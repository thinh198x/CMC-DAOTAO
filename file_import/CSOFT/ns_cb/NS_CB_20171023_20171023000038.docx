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350BDB" w14:textId="11F57350" w:rsidR="00EE1C6A" w:rsidRPr="00835288" w:rsidRDefault="00EE1C6A" w:rsidP="003D72C3">
      <w:pPr>
        <w:pStyle w:val="AutoNumDescription"/>
      </w:pPr>
      <w:bookmarkStart w:id="0" w:name="_Toc397693555"/>
      <w:bookmarkStart w:id="1" w:name="_Toc439077383"/>
      <w:bookmarkStart w:id="2" w:name="_Toc439077473"/>
      <w:bookmarkStart w:id="3" w:name="_Toc439077696"/>
      <w:r w:rsidRPr="00835288">
        <w:rPr>
          <w:noProof/>
        </w:rPr>
        <mc:AlternateContent>
          <mc:Choice Requires="wps">
            <w:drawing>
              <wp:anchor distT="0" distB="0" distL="114300" distR="114300" simplePos="0" relativeHeight="251657216" behindDoc="0" locked="0" layoutInCell="1" allowOverlap="1" wp14:anchorId="4C8EF195" wp14:editId="26C23716">
                <wp:simplePos x="0" y="0"/>
                <wp:positionH relativeFrom="margin">
                  <wp:posOffset>0</wp:posOffset>
                </wp:positionH>
                <wp:positionV relativeFrom="paragraph">
                  <wp:posOffset>0</wp:posOffset>
                </wp:positionV>
                <wp:extent cx="6057900" cy="8336604"/>
                <wp:effectExtent l="19050" t="19050" r="1905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8336604"/>
                        </a:xfrm>
                        <a:prstGeom prst="rect">
                          <a:avLst/>
                        </a:prstGeom>
                        <a:solidFill>
                          <a:srgbClr val="FFFFFF"/>
                        </a:solidFill>
                        <a:ln w="28575">
                          <a:solidFill>
                            <a:srgbClr val="000000"/>
                          </a:solidFill>
                          <a:miter lim="800000"/>
                          <a:headEnd/>
                          <a:tailEnd/>
                        </a:ln>
                      </wps:spPr>
                      <wps:txbx>
                        <w:txbxContent>
                          <w:p w14:paraId="1E2DC7C8" w14:textId="45A3E0AB" w:rsidR="008B01AE" w:rsidRDefault="008B01AE" w:rsidP="00EE2D49">
                            <w:pPr>
                              <w:spacing w:before="72"/>
                              <w:jc w:val="center"/>
                            </w:pPr>
                            <w:bookmarkStart w:id="4" w:name="OLE_LINK10"/>
                            <w:bookmarkStart w:id="5" w:name="OLE_LINK11"/>
                            <w:bookmarkStart w:id="6" w:name="_Hlk216234236"/>
                            <w:r>
                              <w:rPr>
                                <w:noProof/>
                              </w:rPr>
                              <w:drawing>
                                <wp:inline distT="0" distB="0" distL="0" distR="0" wp14:anchorId="3AEEC79A" wp14:editId="61CA13CE">
                                  <wp:extent cx="1104900" cy="6939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3342" cy="705490"/>
                                          </a:xfrm>
                                          <a:prstGeom prst="rect">
                                            <a:avLst/>
                                          </a:prstGeom>
                                        </pic:spPr>
                                      </pic:pic>
                                    </a:graphicData>
                                  </a:graphic>
                                </wp:inline>
                              </w:drawing>
                            </w:r>
                          </w:p>
                          <w:p w14:paraId="78FF33F6" w14:textId="77777777" w:rsidR="008B01AE" w:rsidRDefault="008B01AE" w:rsidP="00EE1C6A">
                            <w:pPr>
                              <w:spacing w:before="72"/>
                              <w:jc w:val="center"/>
                            </w:pPr>
                            <w:r>
                              <w:t>========oOo=========</w:t>
                            </w:r>
                          </w:p>
                          <w:p w14:paraId="7179646B" w14:textId="77777777" w:rsidR="008B01AE" w:rsidRDefault="008B01AE" w:rsidP="00EE1C6A">
                            <w:pPr>
                              <w:spacing w:before="72"/>
                              <w:jc w:val="center"/>
                            </w:pPr>
                          </w:p>
                          <w:p w14:paraId="590E470B" w14:textId="77777777" w:rsidR="008B01AE" w:rsidRDefault="008B01AE" w:rsidP="00EE1C6A">
                            <w:pPr>
                              <w:spacing w:before="72"/>
                              <w:jc w:val="center"/>
                            </w:pPr>
                          </w:p>
                          <w:p w14:paraId="13C859AD" w14:textId="6566B83B" w:rsidR="008B01AE" w:rsidRDefault="008B01AE" w:rsidP="00EE1C6A">
                            <w:pPr>
                              <w:spacing w:before="72"/>
                              <w:jc w:val="center"/>
                            </w:pPr>
                          </w:p>
                          <w:p w14:paraId="0824EBD0" w14:textId="77777777" w:rsidR="008B01AE" w:rsidRDefault="008B01AE" w:rsidP="00EE1C6A">
                            <w:pPr>
                              <w:spacing w:before="72"/>
                              <w:jc w:val="center"/>
                            </w:pPr>
                          </w:p>
                          <w:p w14:paraId="0B773341" w14:textId="77777777" w:rsidR="008B01AE" w:rsidRDefault="008B01AE" w:rsidP="00EE1C6A">
                            <w:pPr>
                              <w:spacing w:before="72"/>
                            </w:pPr>
                          </w:p>
                          <w:p w14:paraId="08CC89FE" w14:textId="77777777" w:rsidR="008B01AE" w:rsidRDefault="008B01AE" w:rsidP="00EE1C6A">
                            <w:pPr>
                              <w:spacing w:before="72"/>
                            </w:pPr>
                          </w:p>
                          <w:p w14:paraId="29D68228" w14:textId="77777777" w:rsidR="008B01AE" w:rsidRDefault="008B01AE" w:rsidP="00EE1C6A">
                            <w:pPr>
                              <w:spacing w:before="72"/>
                            </w:pPr>
                          </w:p>
                          <w:p w14:paraId="254C0ACE" w14:textId="77777777" w:rsidR="008B01AE" w:rsidRDefault="008B01AE" w:rsidP="00EE1C6A">
                            <w:pPr>
                              <w:spacing w:before="72"/>
                            </w:pPr>
                          </w:p>
                          <w:p w14:paraId="7147453E" w14:textId="77777777" w:rsidR="008B01AE" w:rsidRDefault="008B01AE" w:rsidP="00EE1C6A">
                            <w:pPr>
                              <w:spacing w:before="72"/>
                            </w:pPr>
                          </w:p>
                          <w:p w14:paraId="56385581" w14:textId="77777777" w:rsidR="008B01AE" w:rsidRDefault="008B01AE" w:rsidP="00EE1C6A">
                            <w:pPr>
                              <w:spacing w:before="72"/>
                            </w:pPr>
                          </w:p>
                          <w:p w14:paraId="76F5E9ED" w14:textId="77777777" w:rsidR="008B01AE" w:rsidRDefault="008B01AE" w:rsidP="00EE1C6A">
                            <w:pPr>
                              <w:spacing w:before="72"/>
                            </w:pPr>
                          </w:p>
                          <w:p w14:paraId="4B33C715" w14:textId="77777777" w:rsidR="008B01AE" w:rsidRDefault="008B01AE" w:rsidP="003202CD">
                            <w:pPr>
                              <w:jc w:val="center"/>
                              <w:rPr>
                                <w:b/>
                                <w:color w:val="333333"/>
                                <w:sz w:val="48"/>
                              </w:rPr>
                            </w:pPr>
                            <w:r>
                              <w:rPr>
                                <w:b/>
                                <w:color w:val="333333"/>
                                <w:sz w:val="48"/>
                              </w:rPr>
                              <w:t>TÀI LIỆU ĐẶC TẢ YÊU CẦU</w:t>
                            </w:r>
                          </w:p>
                          <w:p w14:paraId="372C97ED" w14:textId="1CDB8F15" w:rsidR="008B01AE" w:rsidRPr="003202CD" w:rsidRDefault="008B01AE" w:rsidP="003202CD">
                            <w:pPr>
                              <w:jc w:val="center"/>
                              <w:rPr>
                                <w:b/>
                                <w:color w:val="333333"/>
                                <w:sz w:val="48"/>
                              </w:rPr>
                            </w:pPr>
                            <w:r>
                              <w:rPr>
                                <w:b/>
                                <w:color w:val="333333"/>
                                <w:sz w:val="48"/>
                              </w:rPr>
                              <w:t>HOẠCH ĐỊNH NHÂN SỰ</w:t>
                            </w:r>
                          </w:p>
                          <w:p w14:paraId="774A24AB" w14:textId="77777777" w:rsidR="008B01AE" w:rsidRDefault="008B01AE" w:rsidP="00EE1C6A">
                            <w:pPr>
                              <w:spacing w:line="288" w:lineRule="auto"/>
                              <w:rPr>
                                <w:b/>
                                <w:sz w:val="40"/>
                              </w:rPr>
                            </w:pPr>
                          </w:p>
                          <w:p w14:paraId="726DB598" w14:textId="77777777" w:rsidR="008B01AE" w:rsidRDefault="008B01AE" w:rsidP="00EE1C6A">
                            <w:pPr>
                              <w:spacing w:line="288" w:lineRule="auto"/>
                              <w:rPr>
                                <w:b/>
                                <w:sz w:val="40"/>
                              </w:rPr>
                            </w:pPr>
                          </w:p>
                          <w:p w14:paraId="03AFCC9E" w14:textId="77777777" w:rsidR="008B01AE" w:rsidRDefault="008B01AE" w:rsidP="00EE1C6A">
                            <w:pPr>
                              <w:spacing w:before="72"/>
                              <w:jc w:val="center"/>
                            </w:pPr>
                          </w:p>
                          <w:p w14:paraId="0A49827F" w14:textId="77777777" w:rsidR="008B01AE" w:rsidRPr="002E1CA1" w:rsidRDefault="008B01AE" w:rsidP="00EE1C6A">
                            <w:pPr>
                              <w:spacing w:before="72"/>
                              <w:jc w:val="center"/>
                            </w:pPr>
                          </w:p>
                          <w:p w14:paraId="41200559" w14:textId="77777777" w:rsidR="008B01AE" w:rsidRDefault="008B01AE" w:rsidP="00EE1C6A">
                            <w:pPr>
                              <w:overflowPunct w:val="0"/>
                              <w:autoSpaceDE w:val="0"/>
                              <w:autoSpaceDN w:val="0"/>
                              <w:adjustRightInd w:val="0"/>
                              <w:spacing w:before="72" w:after="120"/>
                              <w:ind w:firstLine="1620"/>
                              <w:jc w:val="center"/>
                              <w:textAlignment w:val="baseline"/>
                              <w:rPr>
                                <w:bCs/>
                                <w:szCs w:val="22"/>
                              </w:rPr>
                            </w:pPr>
                          </w:p>
                          <w:p w14:paraId="0479FE8D" w14:textId="77777777" w:rsidR="008B01AE" w:rsidRDefault="008B01AE" w:rsidP="00EE1C6A">
                            <w:pPr>
                              <w:pStyle w:val="Footer"/>
                              <w:spacing w:before="72"/>
                              <w:jc w:val="center"/>
                            </w:pPr>
                          </w:p>
                          <w:p w14:paraId="57272B2E" w14:textId="77777777" w:rsidR="008B01AE" w:rsidRDefault="008B01AE" w:rsidP="00EE1C6A">
                            <w:pPr>
                              <w:pStyle w:val="Footer"/>
                              <w:spacing w:before="72"/>
                              <w:jc w:val="center"/>
                            </w:pPr>
                          </w:p>
                          <w:p w14:paraId="14B07A40" w14:textId="77777777" w:rsidR="008B01AE" w:rsidRPr="008E195B" w:rsidRDefault="008B01AE" w:rsidP="00EE1C6A">
                            <w:pPr>
                              <w:spacing w:before="72" w:after="120" w:line="360" w:lineRule="auto"/>
                              <w:jc w:val="center"/>
                              <w:rPr>
                                <w:b/>
                                <w14:shadow w14:blurRad="50800" w14:dist="38100" w14:dir="2700000" w14:sx="100000" w14:sy="100000" w14:kx="0" w14:ky="0" w14:algn="tl">
                                  <w14:srgbClr w14:val="000000">
                                    <w14:alpha w14:val="60000"/>
                                  </w14:srgbClr>
                                </w14:shadow>
                              </w:rPr>
                            </w:pPr>
                          </w:p>
                          <w:p w14:paraId="2D183504" w14:textId="68AF76C7" w:rsidR="008B01AE" w:rsidRPr="008E195B" w:rsidRDefault="008B01AE" w:rsidP="008010A4">
                            <w:pPr>
                              <w:spacing w:before="72"/>
                              <w:jc w:val="center"/>
                              <w:rPr>
                                <w:b/>
                                <w:sz w:val="32"/>
                                <w:szCs w:val="32"/>
                              </w:rPr>
                            </w:pPr>
                            <w:r w:rsidRPr="008E195B">
                              <w:rPr>
                                <w:b/>
                                <w:sz w:val="32"/>
                                <w:szCs w:val="32"/>
                              </w:rPr>
                              <w:t>HÀ NỘI</w:t>
                            </w:r>
                            <w:r>
                              <w:rPr>
                                <w:b/>
                                <w:sz w:val="32"/>
                                <w:szCs w:val="32"/>
                              </w:rPr>
                              <w:t xml:space="preserve"> - 2017</w:t>
                            </w:r>
                          </w:p>
                          <w:p w14:paraId="14B6A024" w14:textId="77777777" w:rsidR="008B01AE" w:rsidRDefault="008B01AE" w:rsidP="00EE1C6A">
                            <w:pPr>
                              <w:spacing w:before="72"/>
                            </w:pPr>
                          </w:p>
                          <w:bookmarkEnd w:id="4"/>
                          <w:bookmarkEnd w:id="5"/>
                          <w:bookmarkEnd w:id="6"/>
                          <w:p w14:paraId="3D2A35B5" w14:textId="77777777" w:rsidR="008B01AE" w:rsidRPr="00835680" w:rsidRDefault="008B01AE" w:rsidP="00EE1C6A">
                            <w:pPr>
                              <w:spacing w:before="72"/>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EF195" id="_x0000_t202" coordsize="21600,21600" o:spt="202" path="m,l,21600r21600,l21600,xe">
                <v:stroke joinstyle="miter"/>
                <v:path gradientshapeok="t" o:connecttype="rect"/>
              </v:shapetype>
              <v:shape id="Text Box 2" o:spid="_x0000_s1026" type="#_x0000_t202" style="position:absolute;left:0;text-align:left;margin-left:0;margin-top:0;width:477pt;height:656.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" strokeweight="2.25pt">
                <v:textbox>
                  <w:txbxContent>
                    <w:p w14:paraId="1E2DC7C8" w14:textId="45A3E0AB" w:rsidR="008B01AE" w:rsidRDefault="008B01AE" w:rsidP="00EE2D49">
                      <w:pPr>
                        <w:spacing w:before="72"/>
                        <w:jc w:val="center"/>
                      </w:pPr>
                      <w:bookmarkStart w:id="7" w:name="OLE_LINK10"/>
                      <w:bookmarkStart w:id="8" w:name="OLE_LINK11"/>
                      <w:bookmarkStart w:id="9" w:name="_Hlk216234236"/>
                      <w:r>
                        <w:rPr>
                          <w:noProof/>
                        </w:rPr>
                        <w:drawing>
                          <wp:inline distT="0" distB="0" distL="0" distR="0" wp14:anchorId="3AEEC79A" wp14:editId="61CA13CE">
                            <wp:extent cx="1104900" cy="6939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3342" cy="705490"/>
                                    </a:xfrm>
                                    <a:prstGeom prst="rect">
                                      <a:avLst/>
                                    </a:prstGeom>
                                  </pic:spPr>
                                </pic:pic>
                              </a:graphicData>
                            </a:graphic>
                          </wp:inline>
                        </w:drawing>
                      </w:r>
                    </w:p>
                    <w:p w14:paraId="78FF33F6" w14:textId="77777777" w:rsidR="008B01AE" w:rsidRDefault="008B01AE" w:rsidP="00EE1C6A">
                      <w:pPr>
                        <w:spacing w:before="72"/>
                        <w:jc w:val="center"/>
                      </w:pPr>
                      <w:r>
                        <w:t>========oOo=========</w:t>
                      </w:r>
                    </w:p>
                    <w:p w14:paraId="7179646B" w14:textId="77777777" w:rsidR="008B01AE" w:rsidRDefault="008B01AE" w:rsidP="00EE1C6A">
                      <w:pPr>
                        <w:spacing w:before="72"/>
                        <w:jc w:val="center"/>
                      </w:pPr>
                    </w:p>
                    <w:p w14:paraId="590E470B" w14:textId="77777777" w:rsidR="008B01AE" w:rsidRDefault="008B01AE" w:rsidP="00EE1C6A">
                      <w:pPr>
                        <w:spacing w:before="72"/>
                        <w:jc w:val="center"/>
                      </w:pPr>
                    </w:p>
                    <w:p w14:paraId="13C859AD" w14:textId="6566B83B" w:rsidR="008B01AE" w:rsidRDefault="008B01AE" w:rsidP="00EE1C6A">
                      <w:pPr>
                        <w:spacing w:before="72"/>
                        <w:jc w:val="center"/>
                      </w:pPr>
                    </w:p>
                    <w:p w14:paraId="0824EBD0" w14:textId="77777777" w:rsidR="008B01AE" w:rsidRDefault="008B01AE" w:rsidP="00EE1C6A">
                      <w:pPr>
                        <w:spacing w:before="72"/>
                        <w:jc w:val="center"/>
                      </w:pPr>
                    </w:p>
                    <w:p w14:paraId="0B773341" w14:textId="77777777" w:rsidR="008B01AE" w:rsidRDefault="008B01AE" w:rsidP="00EE1C6A">
                      <w:pPr>
                        <w:spacing w:before="72"/>
                      </w:pPr>
                    </w:p>
                    <w:p w14:paraId="08CC89FE" w14:textId="77777777" w:rsidR="008B01AE" w:rsidRDefault="008B01AE" w:rsidP="00EE1C6A">
                      <w:pPr>
                        <w:spacing w:before="72"/>
                      </w:pPr>
                    </w:p>
                    <w:p w14:paraId="29D68228" w14:textId="77777777" w:rsidR="008B01AE" w:rsidRDefault="008B01AE" w:rsidP="00EE1C6A">
                      <w:pPr>
                        <w:spacing w:before="72"/>
                      </w:pPr>
                    </w:p>
                    <w:p w14:paraId="254C0ACE" w14:textId="77777777" w:rsidR="008B01AE" w:rsidRDefault="008B01AE" w:rsidP="00EE1C6A">
                      <w:pPr>
                        <w:spacing w:before="72"/>
                      </w:pPr>
                    </w:p>
                    <w:p w14:paraId="7147453E" w14:textId="77777777" w:rsidR="008B01AE" w:rsidRDefault="008B01AE" w:rsidP="00EE1C6A">
                      <w:pPr>
                        <w:spacing w:before="72"/>
                      </w:pPr>
                    </w:p>
                    <w:p w14:paraId="56385581" w14:textId="77777777" w:rsidR="008B01AE" w:rsidRDefault="008B01AE" w:rsidP="00EE1C6A">
                      <w:pPr>
                        <w:spacing w:before="72"/>
                      </w:pPr>
                    </w:p>
                    <w:p w14:paraId="76F5E9ED" w14:textId="77777777" w:rsidR="008B01AE" w:rsidRDefault="008B01AE" w:rsidP="00EE1C6A">
                      <w:pPr>
                        <w:spacing w:before="72"/>
                      </w:pPr>
                    </w:p>
                    <w:p w14:paraId="4B33C715" w14:textId="77777777" w:rsidR="008B01AE" w:rsidRDefault="008B01AE" w:rsidP="003202CD">
                      <w:pPr>
                        <w:jc w:val="center"/>
                        <w:rPr>
                          <w:b/>
                          <w:color w:val="333333"/>
                          <w:sz w:val="48"/>
                        </w:rPr>
                      </w:pPr>
                      <w:r>
                        <w:rPr>
                          <w:b/>
                          <w:color w:val="333333"/>
                          <w:sz w:val="48"/>
                        </w:rPr>
                        <w:t>TÀI LIỆU ĐẶC TẢ YÊU CẦU</w:t>
                      </w:r>
                    </w:p>
                    <w:p w14:paraId="372C97ED" w14:textId="1CDB8F15" w:rsidR="008B01AE" w:rsidRPr="003202CD" w:rsidRDefault="008B01AE" w:rsidP="003202CD">
                      <w:pPr>
                        <w:jc w:val="center"/>
                        <w:rPr>
                          <w:b/>
                          <w:color w:val="333333"/>
                          <w:sz w:val="48"/>
                        </w:rPr>
                      </w:pPr>
                      <w:r>
                        <w:rPr>
                          <w:b/>
                          <w:color w:val="333333"/>
                          <w:sz w:val="48"/>
                        </w:rPr>
                        <w:t>HOẠCH ĐỊNH NHÂN SỰ</w:t>
                      </w:r>
                    </w:p>
                    <w:p w14:paraId="774A24AB" w14:textId="77777777" w:rsidR="008B01AE" w:rsidRDefault="008B01AE" w:rsidP="00EE1C6A">
                      <w:pPr>
                        <w:spacing w:line="288" w:lineRule="auto"/>
                        <w:rPr>
                          <w:b/>
                          <w:sz w:val="40"/>
                        </w:rPr>
                      </w:pPr>
                    </w:p>
                    <w:p w14:paraId="726DB598" w14:textId="77777777" w:rsidR="008B01AE" w:rsidRDefault="008B01AE" w:rsidP="00EE1C6A">
                      <w:pPr>
                        <w:spacing w:line="288" w:lineRule="auto"/>
                        <w:rPr>
                          <w:b/>
                          <w:sz w:val="40"/>
                        </w:rPr>
                      </w:pPr>
                    </w:p>
                    <w:p w14:paraId="03AFCC9E" w14:textId="77777777" w:rsidR="008B01AE" w:rsidRDefault="008B01AE" w:rsidP="00EE1C6A">
                      <w:pPr>
                        <w:spacing w:before="72"/>
                        <w:jc w:val="center"/>
                      </w:pPr>
                    </w:p>
                    <w:p w14:paraId="0A49827F" w14:textId="77777777" w:rsidR="008B01AE" w:rsidRPr="002E1CA1" w:rsidRDefault="008B01AE" w:rsidP="00EE1C6A">
                      <w:pPr>
                        <w:spacing w:before="72"/>
                        <w:jc w:val="center"/>
                      </w:pPr>
                    </w:p>
                    <w:p w14:paraId="41200559" w14:textId="77777777" w:rsidR="008B01AE" w:rsidRDefault="008B01AE" w:rsidP="00EE1C6A">
                      <w:pPr>
                        <w:overflowPunct w:val="0"/>
                        <w:autoSpaceDE w:val="0"/>
                        <w:autoSpaceDN w:val="0"/>
                        <w:adjustRightInd w:val="0"/>
                        <w:spacing w:before="72" w:after="120"/>
                        <w:ind w:firstLine="1620"/>
                        <w:jc w:val="center"/>
                        <w:textAlignment w:val="baseline"/>
                        <w:rPr>
                          <w:bCs/>
                          <w:szCs w:val="22"/>
                        </w:rPr>
                      </w:pPr>
                    </w:p>
                    <w:p w14:paraId="0479FE8D" w14:textId="77777777" w:rsidR="008B01AE" w:rsidRDefault="008B01AE" w:rsidP="00EE1C6A">
                      <w:pPr>
                        <w:pStyle w:val="Footer"/>
                        <w:spacing w:before="72"/>
                        <w:jc w:val="center"/>
                      </w:pPr>
                    </w:p>
                    <w:p w14:paraId="57272B2E" w14:textId="77777777" w:rsidR="008B01AE" w:rsidRDefault="008B01AE" w:rsidP="00EE1C6A">
                      <w:pPr>
                        <w:pStyle w:val="Footer"/>
                        <w:spacing w:before="72"/>
                        <w:jc w:val="center"/>
                      </w:pPr>
                    </w:p>
                    <w:p w14:paraId="14B07A40" w14:textId="77777777" w:rsidR="008B01AE" w:rsidRPr="008E195B" w:rsidRDefault="008B01AE" w:rsidP="00EE1C6A">
                      <w:pPr>
                        <w:spacing w:before="72" w:after="120" w:line="360" w:lineRule="auto"/>
                        <w:jc w:val="center"/>
                        <w:rPr>
                          <w:b/>
                          <w14:shadow w14:blurRad="50800" w14:dist="38100" w14:dir="2700000" w14:sx="100000" w14:sy="100000" w14:kx="0" w14:ky="0" w14:algn="tl">
                            <w14:srgbClr w14:val="000000">
                              <w14:alpha w14:val="60000"/>
                            </w14:srgbClr>
                          </w14:shadow>
                        </w:rPr>
                      </w:pPr>
                    </w:p>
                    <w:p w14:paraId="2D183504" w14:textId="68AF76C7" w:rsidR="008B01AE" w:rsidRPr="008E195B" w:rsidRDefault="008B01AE" w:rsidP="008010A4">
                      <w:pPr>
                        <w:spacing w:before="72"/>
                        <w:jc w:val="center"/>
                        <w:rPr>
                          <w:b/>
                          <w:sz w:val="32"/>
                          <w:szCs w:val="32"/>
                        </w:rPr>
                      </w:pPr>
                      <w:r w:rsidRPr="008E195B">
                        <w:rPr>
                          <w:b/>
                          <w:sz w:val="32"/>
                          <w:szCs w:val="32"/>
                        </w:rPr>
                        <w:t>HÀ NỘI</w:t>
                      </w:r>
                      <w:r>
                        <w:rPr>
                          <w:b/>
                          <w:sz w:val="32"/>
                          <w:szCs w:val="32"/>
                        </w:rPr>
                        <w:t xml:space="preserve"> - 2017</w:t>
                      </w:r>
                    </w:p>
                    <w:p w14:paraId="14B6A024" w14:textId="77777777" w:rsidR="008B01AE" w:rsidRDefault="008B01AE" w:rsidP="00EE1C6A">
                      <w:pPr>
                        <w:spacing w:before="72"/>
                      </w:pPr>
                    </w:p>
                    <w:bookmarkEnd w:id="7"/>
                    <w:bookmarkEnd w:id="8"/>
                    <w:bookmarkEnd w:id="9"/>
                    <w:p w14:paraId="3D2A35B5" w14:textId="77777777" w:rsidR="008B01AE" w:rsidRPr="00835680" w:rsidRDefault="008B01AE" w:rsidP="00EE1C6A">
                      <w:pPr>
                        <w:spacing w:before="72"/>
                        <w:rPr>
                          <w:b/>
                        </w:rPr>
                      </w:pPr>
                    </w:p>
                  </w:txbxContent>
                </v:textbox>
                <w10:wrap anchorx="margin"/>
              </v:shape>
            </w:pict>
          </mc:Fallback>
        </mc:AlternateContent>
      </w:r>
      <w:bookmarkEnd w:id="0"/>
      <w:r w:rsidR="007B394F">
        <w:t xml:space="preserve">I </w:t>
      </w:r>
    </w:p>
    <w:p w14:paraId="67148CB9" w14:textId="77777777" w:rsidR="00EE1C6A" w:rsidRPr="00835288" w:rsidRDefault="00EE1C6A" w:rsidP="00EE1C6A">
      <w:pPr>
        <w:rPr>
          <w:rFonts w:cs="Times New Roman"/>
          <w:sz w:val="24"/>
          <w:szCs w:val="24"/>
        </w:rPr>
      </w:pPr>
    </w:p>
    <w:p w14:paraId="1A678FF1" w14:textId="77777777" w:rsidR="00EE1C6A" w:rsidRPr="00835288" w:rsidRDefault="00EE1C6A" w:rsidP="00EE1C6A">
      <w:pPr>
        <w:rPr>
          <w:rFonts w:cs="Times New Roman"/>
          <w:sz w:val="24"/>
          <w:szCs w:val="24"/>
        </w:rPr>
      </w:pPr>
    </w:p>
    <w:p w14:paraId="1209D843" w14:textId="77777777" w:rsidR="00EE1C6A" w:rsidRPr="00835288" w:rsidRDefault="00EE1C6A" w:rsidP="00EE1C6A">
      <w:pPr>
        <w:rPr>
          <w:rFonts w:cs="Times New Roman"/>
          <w:sz w:val="24"/>
          <w:szCs w:val="24"/>
        </w:rPr>
      </w:pPr>
    </w:p>
    <w:p w14:paraId="1EBA2F4D" w14:textId="77777777" w:rsidR="00EE1C6A" w:rsidRPr="00835288" w:rsidRDefault="00EE1C6A" w:rsidP="00EE1C6A">
      <w:pPr>
        <w:rPr>
          <w:rFonts w:cs="Times New Roman"/>
          <w:sz w:val="24"/>
          <w:szCs w:val="24"/>
        </w:rPr>
      </w:pPr>
    </w:p>
    <w:p w14:paraId="67B54FD9" w14:textId="77777777" w:rsidR="00EE1C6A" w:rsidRPr="00835288" w:rsidRDefault="00EE1C6A" w:rsidP="00EE1C6A">
      <w:pPr>
        <w:rPr>
          <w:rFonts w:cs="Times New Roman"/>
          <w:sz w:val="24"/>
          <w:szCs w:val="24"/>
        </w:rPr>
      </w:pPr>
    </w:p>
    <w:p w14:paraId="31C51E7C" w14:textId="77777777" w:rsidR="00EE1C6A" w:rsidRPr="00835288" w:rsidRDefault="00EE1C6A" w:rsidP="00EE1C6A">
      <w:pPr>
        <w:rPr>
          <w:rFonts w:cs="Times New Roman"/>
          <w:sz w:val="24"/>
          <w:szCs w:val="24"/>
        </w:rPr>
      </w:pPr>
    </w:p>
    <w:p w14:paraId="722F4F0A" w14:textId="77777777" w:rsidR="00EE1C6A" w:rsidRPr="00835288" w:rsidRDefault="00EE1C6A" w:rsidP="00EE1C6A">
      <w:pPr>
        <w:rPr>
          <w:rFonts w:cs="Times New Roman"/>
          <w:sz w:val="24"/>
          <w:szCs w:val="24"/>
        </w:rPr>
      </w:pPr>
    </w:p>
    <w:p w14:paraId="1BF8243A" w14:textId="77777777" w:rsidR="00EE1C6A" w:rsidRPr="00835288" w:rsidRDefault="00EE1C6A" w:rsidP="00EE1C6A">
      <w:pPr>
        <w:rPr>
          <w:rFonts w:cs="Times New Roman"/>
          <w:sz w:val="24"/>
          <w:szCs w:val="24"/>
        </w:rPr>
      </w:pPr>
    </w:p>
    <w:p w14:paraId="199286A3" w14:textId="77777777" w:rsidR="00EE1C6A" w:rsidRPr="00835288" w:rsidRDefault="00EE1C6A" w:rsidP="00EE1C6A">
      <w:pPr>
        <w:rPr>
          <w:rFonts w:cs="Times New Roman"/>
          <w:sz w:val="24"/>
          <w:szCs w:val="24"/>
        </w:rPr>
      </w:pPr>
    </w:p>
    <w:p w14:paraId="2543CC38" w14:textId="77777777" w:rsidR="00EE1C6A" w:rsidRPr="00835288" w:rsidRDefault="00EE1C6A" w:rsidP="00EE1C6A">
      <w:pPr>
        <w:rPr>
          <w:rFonts w:cs="Times New Roman"/>
          <w:sz w:val="24"/>
          <w:szCs w:val="24"/>
        </w:rPr>
      </w:pPr>
    </w:p>
    <w:p w14:paraId="34FE523E" w14:textId="77777777" w:rsidR="00EE1C6A" w:rsidRPr="00835288" w:rsidRDefault="00EE1C6A" w:rsidP="00EE1C6A">
      <w:pPr>
        <w:rPr>
          <w:rFonts w:cs="Times New Roman"/>
          <w:sz w:val="24"/>
          <w:szCs w:val="24"/>
        </w:rPr>
      </w:pPr>
    </w:p>
    <w:p w14:paraId="1BA5DC75" w14:textId="77777777" w:rsidR="00EE1C6A" w:rsidRPr="00835288" w:rsidRDefault="00EE1C6A" w:rsidP="00EE1C6A">
      <w:pPr>
        <w:rPr>
          <w:rFonts w:cs="Times New Roman"/>
          <w:sz w:val="24"/>
          <w:szCs w:val="24"/>
        </w:rPr>
      </w:pPr>
    </w:p>
    <w:p w14:paraId="4507365E" w14:textId="77777777" w:rsidR="00EE1C6A" w:rsidRPr="00835288" w:rsidRDefault="00EE1C6A" w:rsidP="00EE1C6A">
      <w:pPr>
        <w:rPr>
          <w:rFonts w:cs="Times New Roman"/>
          <w:sz w:val="24"/>
          <w:szCs w:val="24"/>
        </w:rPr>
      </w:pPr>
    </w:p>
    <w:p w14:paraId="40BD8106" w14:textId="77777777" w:rsidR="00EE1C6A" w:rsidRPr="00835288" w:rsidRDefault="00EE1C6A" w:rsidP="00EE1C6A">
      <w:pPr>
        <w:rPr>
          <w:rFonts w:cs="Times New Roman"/>
          <w:sz w:val="24"/>
          <w:szCs w:val="24"/>
        </w:rPr>
      </w:pPr>
    </w:p>
    <w:p w14:paraId="410BAAF5" w14:textId="77777777" w:rsidR="00EE1C6A" w:rsidRPr="00835288" w:rsidRDefault="00EE1C6A" w:rsidP="00EE1C6A">
      <w:pPr>
        <w:rPr>
          <w:rFonts w:cs="Times New Roman"/>
          <w:sz w:val="24"/>
          <w:szCs w:val="24"/>
        </w:rPr>
      </w:pPr>
    </w:p>
    <w:p w14:paraId="77AA426E" w14:textId="77777777" w:rsidR="00EE1C6A" w:rsidRPr="00835288" w:rsidRDefault="00EE1C6A" w:rsidP="00EE1C6A">
      <w:pPr>
        <w:rPr>
          <w:rFonts w:cs="Times New Roman"/>
          <w:sz w:val="24"/>
          <w:szCs w:val="24"/>
        </w:rPr>
      </w:pPr>
    </w:p>
    <w:p w14:paraId="59C37676" w14:textId="77777777" w:rsidR="00EE1C6A" w:rsidRPr="00835288" w:rsidRDefault="00EE1C6A" w:rsidP="00EE1C6A">
      <w:pPr>
        <w:rPr>
          <w:rFonts w:cs="Times New Roman"/>
          <w:sz w:val="24"/>
          <w:szCs w:val="24"/>
        </w:rPr>
      </w:pPr>
    </w:p>
    <w:p w14:paraId="3AA47A7D" w14:textId="77777777" w:rsidR="00EE1C6A" w:rsidRPr="00835288" w:rsidRDefault="00EE1C6A" w:rsidP="00EE1C6A">
      <w:pPr>
        <w:rPr>
          <w:rFonts w:cs="Times New Roman"/>
          <w:sz w:val="24"/>
          <w:szCs w:val="24"/>
        </w:rPr>
      </w:pPr>
    </w:p>
    <w:p w14:paraId="52FBDD48" w14:textId="77777777" w:rsidR="00EE1C6A" w:rsidRPr="00835288" w:rsidRDefault="00EE1C6A" w:rsidP="00EE1C6A">
      <w:pPr>
        <w:rPr>
          <w:rFonts w:cs="Times New Roman"/>
          <w:sz w:val="24"/>
          <w:szCs w:val="24"/>
        </w:rPr>
      </w:pPr>
    </w:p>
    <w:p w14:paraId="23650520" w14:textId="77777777" w:rsidR="00EE1C6A" w:rsidRPr="00835288" w:rsidRDefault="00EE1C6A" w:rsidP="00EE1C6A">
      <w:pPr>
        <w:rPr>
          <w:rFonts w:cs="Times New Roman"/>
          <w:sz w:val="24"/>
          <w:szCs w:val="24"/>
        </w:rPr>
      </w:pPr>
    </w:p>
    <w:p w14:paraId="75825AAA" w14:textId="77777777" w:rsidR="00EE1C6A" w:rsidRPr="00835288" w:rsidRDefault="00EE1C6A" w:rsidP="00EE1C6A">
      <w:pPr>
        <w:rPr>
          <w:rFonts w:cs="Times New Roman"/>
          <w:sz w:val="24"/>
          <w:szCs w:val="24"/>
        </w:rPr>
      </w:pPr>
    </w:p>
    <w:p w14:paraId="24DD14E2" w14:textId="77777777" w:rsidR="00EE1C6A" w:rsidRPr="00835288" w:rsidRDefault="00EE1C6A" w:rsidP="00EE1C6A">
      <w:pPr>
        <w:rPr>
          <w:rFonts w:cs="Times New Roman"/>
          <w:sz w:val="24"/>
          <w:szCs w:val="24"/>
        </w:rPr>
      </w:pPr>
    </w:p>
    <w:p w14:paraId="5076F5F2" w14:textId="77777777" w:rsidR="00EE1C6A" w:rsidRPr="00835288" w:rsidRDefault="00EE1C6A" w:rsidP="00EE1C6A">
      <w:pPr>
        <w:rPr>
          <w:rFonts w:cs="Times New Roman"/>
          <w:sz w:val="24"/>
          <w:szCs w:val="24"/>
        </w:rPr>
      </w:pPr>
    </w:p>
    <w:p w14:paraId="7EC62891" w14:textId="77777777" w:rsidR="00EE1C6A" w:rsidRPr="00835288" w:rsidRDefault="00EE1C6A" w:rsidP="00EE1C6A">
      <w:pPr>
        <w:rPr>
          <w:rFonts w:cs="Times New Roman"/>
          <w:sz w:val="24"/>
          <w:szCs w:val="24"/>
        </w:rPr>
      </w:pPr>
    </w:p>
    <w:p w14:paraId="18294730" w14:textId="77777777" w:rsidR="00F73631" w:rsidRDefault="00F73631" w:rsidP="009F4BF3">
      <w:pPr>
        <w:rPr>
          <w:rFonts w:cs="Times New Roman"/>
          <w:sz w:val="24"/>
          <w:szCs w:val="24"/>
        </w:rPr>
        <w:sectPr w:rsidR="00F73631" w:rsidSect="00AC58D5">
          <w:footerReference w:type="default" r:id="rId9"/>
          <w:pgSz w:w="12240" w:h="15840"/>
          <w:pgMar w:top="1350" w:right="1440" w:bottom="1440" w:left="1440" w:header="720" w:footer="720" w:gutter="0"/>
          <w:cols w:space="720"/>
          <w:titlePg/>
          <w:docGrid w:linePitch="360"/>
        </w:sectPr>
      </w:pPr>
    </w:p>
    <w:p w14:paraId="3946E12A" w14:textId="77777777" w:rsidR="00EE2D49" w:rsidRPr="00EE2D49" w:rsidRDefault="00EE2D49" w:rsidP="00E41D94">
      <w:pPr>
        <w:keepLines w:val="0"/>
        <w:spacing w:after="0" w:line="240" w:lineRule="auto"/>
        <w:jc w:val="left"/>
        <w:rPr>
          <w:rFonts w:eastAsia="MS Mincho" w:cs="Times New Roman"/>
          <w:sz w:val="24"/>
          <w:szCs w:val="24"/>
        </w:rPr>
      </w:pPr>
    </w:p>
    <w:sdt>
      <w:sdtPr>
        <w:rPr>
          <w:rFonts w:ascii="Times New Roman" w:eastAsia="Times New Roman" w:hAnsi="Times New Roman" w:cs="Times New Roman"/>
          <w:b w:val="0"/>
          <w:bCs w:val="0"/>
          <w:color w:val="auto"/>
          <w:sz w:val="24"/>
          <w:szCs w:val="24"/>
          <w:lang w:eastAsia="en-US"/>
        </w:rPr>
        <w:id w:val="-902524402"/>
        <w:docPartObj>
          <w:docPartGallery w:val="Table of Contents"/>
          <w:docPartUnique/>
        </w:docPartObj>
      </w:sdtPr>
      <w:sdtEndPr>
        <w:rPr>
          <w:noProof/>
        </w:rPr>
      </w:sdtEndPr>
      <w:sdtContent>
        <w:p w14:paraId="312AB6A1" w14:textId="77777777" w:rsidR="00873D9A" w:rsidRPr="00835288" w:rsidRDefault="00873D9A">
          <w:pPr>
            <w:pStyle w:val="TOCHeading"/>
            <w:rPr>
              <w:rFonts w:ascii="Times New Roman" w:hAnsi="Times New Roman" w:cs="Times New Roman"/>
              <w:sz w:val="24"/>
              <w:szCs w:val="24"/>
            </w:rPr>
          </w:pPr>
          <w:r w:rsidRPr="00835288">
            <w:rPr>
              <w:rFonts w:ascii="Times New Roman" w:hAnsi="Times New Roman" w:cs="Times New Roman"/>
              <w:sz w:val="24"/>
              <w:szCs w:val="24"/>
            </w:rPr>
            <w:t>MỤC LỤC</w:t>
          </w:r>
        </w:p>
        <w:p w14:paraId="217489CD" w14:textId="488070B0" w:rsidR="00A744B4" w:rsidRDefault="008010A4">
          <w:pPr>
            <w:pStyle w:val="TOC1"/>
            <w:tabs>
              <w:tab w:val="left" w:pos="440"/>
              <w:tab w:val="right" w:leader="dot" w:pos="9350"/>
            </w:tabs>
            <w:rPr>
              <w:ins w:id="13" w:author="Admin" w:date="2017-09-29T15:12:00Z"/>
              <w:rFonts w:asciiTheme="minorHAnsi" w:eastAsiaTheme="minorEastAsia" w:hAnsiTheme="minorHAnsi" w:cstheme="minorBidi"/>
              <w:noProof/>
              <w:szCs w:val="22"/>
            </w:rPr>
          </w:pPr>
          <w:r>
            <w:rPr>
              <w:rFonts w:cs="Times New Roman"/>
              <w:sz w:val="24"/>
              <w:szCs w:val="24"/>
            </w:rPr>
            <w:fldChar w:fldCharType="begin"/>
          </w:r>
          <w:r>
            <w:rPr>
              <w:rFonts w:cs="Times New Roman"/>
              <w:sz w:val="24"/>
              <w:szCs w:val="24"/>
            </w:rPr>
            <w:instrText xml:space="preserve"> TOC \o "1-3" \h \z \u </w:instrText>
          </w:r>
          <w:r>
            <w:rPr>
              <w:rFonts w:cs="Times New Roman"/>
              <w:sz w:val="24"/>
              <w:szCs w:val="24"/>
            </w:rPr>
            <w:fldChar w:fldCharType="separate"/>
          </w:r>
          <w:ins w:id="14" w:author="Admin" w:date="2017-09-29T15:12:00Z">
            <w:r w:rsidR="00A744B4" w:rsidRPr="00727173">
              <w:rPr>
                <w:rStyle w:val="Hyperlink"/>
                <w:noProof/>
              </w:rPr>
              <w:fldChar w:fldCharType="begin"/>
            </w:r>
            <w:r w:rsidR="00A744B4" w:rsidRPr="00727173">
              <w:rPr>
                <w:rStyle w:val="Hyperlink"/>
                <w:noProof/>
              </w:rPr>
              <w:instrText xml:space="preserve"> </w:instrText>
            </w:r>
            <w:r w:rsidR="00A744B4">
              <w:rPr>
                <w:noProof/>
              </w:rPr>
              <w:instrText>HYPERLINK \l "_Toc494461258"</w:instrText>
            </w:r>
            <w:r w:rsidR="00A744B4" w:rsidRPr="00727173">
              <w:rPr>
                <w:rStyle w:val="Hyperlink"/>
                <w:noProof/>
              </w:rPr>
              <w:instrText xml:space="preserve"> </w:instrText>
            </w:r>
            <w:r w:rsidR="00A744B4" w:rsidRPr="00727173">
              <w:rPr>
                <w:rStyle w:val="Hyperlink"/>
                <w:noProof/>
              </w:rPr>
            </w:r>
            <w:r w:rsidR="00A744B4" w:rsidRPr="00727173">
              <w:rPr>
                <w:rStyle w:val="Hyperlink"/>
                <w:noProof/>
              </w:rPr>
              <w:fldChar w:fldCharType="separate"/>
            </w:r>
            <w:r w:rsidR="00A744B4" w:rsidRPr="00727173">
              <w:rPr>
                <w:rStyle w:val="Hyperlink"/>
                <w:noProof/>
              </w:rPr>
              <w:t>1</w:t>
            </w:r>
            <w:r w:rsidR="00A744B4">
              <w:rPr>
                <w:rFonts w:asciiTheme="minorHAnsi" w:eastAsiaTheme="minorEastAsia" w:hAnsiTheme="minorHAnsi" w:cstheme="minorBidi"/>
                <w:noProof/>
                <w:szCs w:val="22"/>
              </w:rPr>
              <w:tab/>
            </w:r>
            <w:r w:rsidR="00A744B4" w:rsidRPr="00727173">
              <w:rPr>
                <w:rStyle w:val="Hyperlink"/>
                <w:noProof/>
              </w:rPr>
              <w:t>GIỚI THIỆU CHUNG</w:t>
            </w:r>
            <w:r w:rsidR="00A744B4">
              <w:rPr>
                <w:noProof/>
                <w:webHidden/>
              </w:rPr>
              <w:tab/>
            </w:r>
            <w:r w:rsidR="00A744B4">
              <w:rPr>
                <w:noProof/>
                <w:webHidden/>
              </w:rPr>
              <w:fldChar w:fldCharType="begin"/>
            </w:r>
            <w:r w:rsidR="00A744B4">
              <w:rPr>
                <w:noProof/>
                <w:webHidden/>
              </w:rPr>
              <w:instrText xml:space="preserve"> PAGEREF _Toc494461258 \h </w:instrText>
            </w:r>
            <w:r w:rsidR="00A744B4">
              <w:rPr>
                <w:noProof/>
                <w:webHidden/>
              </w:rPr>
            </w:r>
          </w:ins>
          <w:r w:rsidR="00A744B4">
            <w:rPr>
              <w:noProof/>
              <w:webHidden/>
            </w:rPr>
            <w:fldChar w:fldCharType="separate"/>
          </w:r>
          <w:ins w:id="15" w:author="Admin" w:date="2017-09-29T15:12:00Z">
            <w:r w:rsidR="00A744B4">
              <w:rPr>
                <w:noProof/>
                <w:webHidden/>
              </w:rPr>
              <w:t>5</w:t>
            </w:r>
            <w:r w:rsidR="00A744B4">
              <w:rPr>
                <w:noProof/>
                <w:webHidden/>
              </w:rPr>
              <w:fldChar w:fldCharType="end"/>
            </w:r>
            <w:r w:rsidR="00A744B4" w:rsidRPr="00727173">
              <w:rPr>
                <w:rStyle w:val="Hyperlink"/>
                <w:noProof/>
              </w:rPr>
              <w:fldChar w:fldCharType="end"/>
            </w:r>
          </w:ins>
        </w:p>
        <w:p w14:paraId="0ED73EF7" w14:textId="321A8E53" w:rsidR="00A744B4" w:rsidRDefault="00A744B4">
          <w:pPr>
            <w:pStyle w:val="TOC2"/>
            <w:tabs>
              <w:tab w:val="left" w:pos="880"/>
              <w:tab w:val="right" w:leader="dot" w:pos="9350"/>
            </w:tabs>
            <w:rPr>
              <w:ins w:id="16" w:author="Admin" w:date="2017-09-29T15:12:00Z"/>
              <w:rFonts w:asciiTheme="minorHAnsi" w:eastAsiaTheme="minorEastAsia" w:hAnsiTheme="minorHAnsi" w:cstheme="minorBidi"/>
              <w:noProof/>
              <w:szCs w:val="22"/>
            </w:rPr>
          </w:pPr>
          <w:ins w:id="1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"_Toc494461259"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1.1</w:t>
            </w:r>
            <w:r>
              <w:rPr>
                <w:rFonts w:asciiTheme="minorHAnsi" w:eastAsiaTheme="minorEastAsia" w:hAnsiTheme="minorHAnsi" w:cstheme="minorBidi"/>
                <w:noProof/>
                <w:szCs w:val="22"/>
              </w:rPr>
              <w:tab/>
            </w:r>
            <w:r w:rsidRPr="00727173">
              <w:rPr>
                <w:rStyle w:val="Hyperlink"/>
                <w:noProof/>
              </w:rPr>
              <w:t>Mục đích của tài liệu</w:t>
            </w:r>
            <w:r>
              <w:rPr>
                <w:noProof/>
                <w:webHidden/>
              </w:rPr>
              <w:tab/>
            </w:r>
            <w:r>
              <w:rPr>
                <w:noProof/>
                <w:webHidden/>
              </w:rPr>
              <w:fldChar w:fldCharType="begin"/>
            </w:r>
            <w:r>
              <w:rPr>
                <w:noProof/>
                <w:webHidden/>
              </w:rPr>
              <w:instrText xml:space="preserve"> PAGEREF _Toc494461259 \h </w:instrText>
            </w:r>
            <w:r>
              <w:rPr>
                <w:noProof/>
                <w:webHidden/>
              </w:rPr>
            </w:r>
          </w:ins>
          <w:r>
            <w:rPr>
              <w:noProof/>
              <w:webHidden/>
            </w:rPr>
            <w:fldChar w:fldCharType="separate"/>
          </w:r>
          <w:ins w:id="18" w:author="Admin" w:date="2017-09-29T15:12:00Z">
            <w:r>
              <w:rPr>
                <w:noProof/>
                <w:webHidden/>
              </w:rPr>
              <w:t>5</w:t>
            </w:r>
            <w:r>
              <w:rPr>
                <w:noProof/>
                <w:webHidden/>
              </w:rPr>
              <w:fldChar w:fldCharType="end"/>
            </w:r>
            <w:r w:rsidRPr="00727173">
              <w:rPr>
                <w:rStyle w:val="Hyperlink"/>
                <w:noProof/>
              </w:rPr>
              <w:fldChar w:fldCharType="end"/>
            </w:r>
          </w:ins>
        </w:p>
        <w:p w14:paraId="729733C3" w14:textId="7CDFBC8A" w:rsidR="00A744B4" w:rsidRDefault="00A744B4">
          <w:pPr>
            <w:pStyle w:val="TOC2"/>
            <w:tabs>
              <w:tab w:val="left" w:pos="880"/>
              <w:tab w:val="right" w:leader="dot" w:pos="9350"/>
            </w:tabs>
            <w:rPr>
              <w:ins w:id="19" w:author="Admin" w:date="2017-09-29T15:12:00Z"/>
              <w:rFonts w:asciiTheme="minorHAnsi" w:eastAsiaTheme="minorEastAsia" w:hAnsiTheme="minorHAnsi" w:cstheme="minorBidi"/>
              <w:noProof/>
              <w:szCs w:val="22"/>
            </w:rPr>
          </w:pPr>
          <w:ins w:id="2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1.2</w:t>
            </w:r>
            <w:r>
              <w:rPr>
                <w:rFonts w:asciiTheme="minorHAnsi" w:eastAsiaTheme="minorEastAsia" w:hAnsiTheme="minorHAnsi" w:cstheme="minorBidi"/>
                <w:noProof/>
                <w:szCs w:val="22"/>
              </w:rPr>
              <w:tab/>
            </w:r>
            <w:r w:rsidRPr="00727173">
              <w:rPr>
                <w:rStyle w:val="Hyperlink"/>
                <w:noProof/>
              </w:rPr>
              <w:t>Phạm vi của tài liệu</w:t>
            </w:r>
            <w:r>
              <w:rPr>
                <w:noProof/>
                <w:webHidden/>
              </w:rPr>
              <w:tab/>
            </w:r>
            <w:r>
              <w:rPr>
                <w:noProof/>
                <w:webHidden/>
              </w:rPr>
              <w:fldChar w:fldCharType="begin"/>
            </w:r>
            <w:r>
              <w:rPr>
                <w:noProof/>
                <w:webHidden/>
              </w:rPr>
              <w:instrText xml:space="preserve"> PAGEREF _Toc494461260 \h </w:instrText>
            </w:r>
            <w:r>
              <w:rPr>
                <w:noProof/>
                <w:webHidden/>
              </w:rPr>
            </w:r>
          </w:ins>
          <w:r>
            <w:rPr>
              <w:noProof/>
              <w:webHidden/>
            </w:rPr>
            <w:fldChar w:fldCharType="separate"/>
          </w:r>
          <w:ins w:id="21" w:author="Admin" w:date="2017-09-29T15:12:00Z">
            <w:r>
              <w:rPr>
                <w:noProof/>
                <w:webHidden/>
              </w:rPr>
              <w:t>5</w:t>
            </w:r>
            <w:r>
              <w:rPr>
                <w:noProof/>
                <w:webHidden/>
              </w:rPr>
              <w:fldChar w:fldCharType="end"/>
            </w:r>
            <w:r w:rsidRPr="00727173">
              <w:rPr>
                <w:rStyle w:val="Hyperlink"/>
                <w:noProof/>
              </w:rPr>
              <w:fldChar w:fldCharType="end"/>
            </w:r>
          </w:ins>
        </w:p>
        <w:p w14:paraId="2DA9BC39" w14:textId="4F8C15C0" w:rsidR="00A744B4" w:rsidRDefault="00A744B4">
          <w:pPr>
            <w:pStyle w:val="TOC2"/>
            <w:tabs>
              <w:tab w:val="left" w:pos="880"/>
              <w:tab w:val="right" w:leader="dot" w:pos="9350"/>
            </w:tabs>
            <w:rPr>
              <w:ins w:id="22" w:author="Admin" w:date="2017-09-29T15:12:00Z"/>
              <w:rFonts w:asciiTheme="minorHAnsi" w:eastAsiaTheme="minorEastAsia" w:hAnsiTheme="minorHAnsi" w:cstheme="minorBidi"/>
              <w:noProof/>
              <w:szCs w:val="22"/>
            </w:rPr>
          </w:pPr>
          <w:ins w:id="2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1.3</w:t>
            </w:r>
            <w:r>
              <w:rPr>
                <w:rFonts w:asciiTheme="minorHAnsi" w:eastAsiaTheme="minorEastAsia" w:hAnsiTheme="minorHAnsi" w:cstheme="minorBidi"/>
                <w:noProof/>
                <w:szCs w:val="22"/>
              </w:rPr>
              <w:tab/>
            </w:r>
            <w:r w:rsidRPr="00727173">
              <w:rPr>
                <w:rStyle w:val="Hyperlink"/>
                <w:noProof/>
              </w:rPr>
              <w:t>Thuật ngữ, viết tắt</w:t>
            </w:r>
            <w:r>
              <w:rPr>
                <w:noProof/>
                <w:webHidden/>
              </w:rPr>
              <w:tab/>
            </w:r>
            <w:r>
              <w:rPr>
                <w:noProof/>
                <w:webHidden/>
              </w:rPr>
              <w:fldChar w:fldCharType="begin"/>
            </w:r>
            <w:r>
              <w:rPr>
                <w:noProof/>
                <w:webHidden/>
              </w:rPr>
              <w:instrText xml:space="preserve"> PAGEREF _Toc494461261 \h </w:instrText>
            </w:r>
            <w:r>
              <w:rPr>
                <w:noProof/>
                <w:webHidden/>
              </w:rPr>
            </w:r>
          </w:ins>
          <w:r>
            <w:rPr>
              <w:noProof/>
              <w:webHidden/>
            </w:rPr>
            <w:fldChar w:fldCharType="separate"/>
          </w:r>
          <w:ins w:id="24" w:author="Admin" w:date="2017-09-29T15:12:00Z">
            <w:r>
              <w:rPr>
                <w:noProof/>
                <w:webHidden/>
              </w:rPr>
              <w:t>5</w:t>
            </w:r>
            <w:r>
              <w:rPr>
                <w:noProof/>
                <w:webHidden/>
              </w:rPr>
              <w:fldChar w:fldCharType="end"/>
            </w:r>
            <w:r w:rsidRPr="00727173">
              <w:rPr>
                <w:rStyle w:val="Hyperlink"/>
                <w:noProof/>
              </w:rPr>
              <w:fldChar w:fldCharType="end"/>
            </w:r>
          </w:ins>
        </w:p>
        <w:p w14:paraId="63A69E43" w14:textId="132BBAC6" w:rsidR="00A744B4" w:rsidRDefault="00A744B4">
          <w:pPr>
            <w:pStyle w:val="TOC2"/>
            <w:tabs>
              <w:tab w:val="left" w:pos="880"/>
              <w:tab w:val="right" w:leader="dot" w:pos="9350"/>
            </w:tabs>
            <w:rPr>
              <w:ins w:id="25" w:author="Admin" w:date="2017-09-29T15:12:00Z"/>
              <w:rFonts w:asciiTheme="minorHAnsi" w:eastAsiaTheme="minorEastAsia" w:hAnsiTheme="minorHAnsi" w:cstheme="minorBidi"/>
              <w:noProof/>
              <w:szCs w:val="22"/>
            </w:rPr>
          </w:pPr>
          <w:ins w:id="2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1.4</w:t>
            </w:r>
            <w:r>
              <w:rPr>
                <w:rFonts w:asciiTheme="minorHAnsi" w:eastAsiaTheme="minorEastAsia" w:hAnsiTheme="minorHAnsi" w:cstheme="minorBidi"/>
                <w:noProof/>
                <w:szCs w:val="22"/>
              </w:rPr>
              <w:tab/>
            </w:r>
            <w:r w:rsidRPr="00727173">
              <w:rPr>
                <w:rStyle w:val="Hyperlink"/>
                <w:noProof/>
              </w:rPr>
              <w:t>Quy ước các hình trên quy trình</w:t>
            </w:r>
            <w:r>
              <w:rPr>
                <w:noProof/>
                <w:webHidden/>
              </w:rPr>
              <w:tab/>
            </w:r>
            <w:r>
              <w:rPr>
                <w:noProof/>
                <w:webHidden/>
              </w:rPr>
              <w:fldChar w:fldCharType="begin"/>
            </w:r>
            <w:r>
              <w:rPr>
                <w:noProof/>
                <w:webHidden/>
              </w:rPr>
              <w:instrText xml:space="preserve"> PAGEREF _Toc494461262 \h </w:instrText>
            </w:r>
            <w:r>
              <w:rPr>
                <w:noProof/>
                <w:webHidden/>
              </w:rPr>
            </w:r>
          </w:ins>
          <w:r>
            <w:rPr>
              <w:noProof/>
              <w:webHidden/>
            </w:rPr>
            <w:fldChar w:fldCharType="separate"/>
          </w:r>
          <w:ins w:id="27" w:author="Admin" w:date="2017-09-29T15:12:00Z">
            <w:r>
              <w:rPr>
                <w:noProof/>
                <w:webHidden/>
              </w:rPr>
              <w:t>6</w:t>
            </w:r>
            <w:r>
              <w:rPr>
                <w:noProof/>
                <w:webHidden/>
              </w:rPr>
              <w:fldChar w:fldCharType="end"/>
            </w:r>
            <w:r w:rsidRPr="00727173">
              <w:rPr>
                <w:rStyle w:val="Hyperlink"/>
                <w:noProof/>
              </w:rPr>
              <w:fldChar w:fldCharType="end"/>
            </w:r>
          </w:ins>
        </w:p>
        <w:p w14:paraId="0A125C17" w14:textId="367CE896" w:rsidR="00A744B4" w:rsidRDefault="00A744B4">
          <w:pPr>
            <w:pStyle w:val="TOC1"/>
            <w:tabs>
              <w:tab w:val="left" w:pos="440"/>
              <w:tab w:val="right" w:leader="dot" w:pos="9350"/>
            </w:tabs>
            <w:rPr>
              <w:ins w:id="28" w:author="Admin" w:date="2017-09-29T15:12:00Z"/>
              <w:rFonts w:asciiTheme="minorHAnsi" w:eastAsiaTheme="minorEastAsia" w:hAnsiTheme="minorHAnsi" w:cstheme="minorBidi"/>
              <w:noProof/>
              <w:szCs w:val="22"/>
            </w:rPr>
          </w:pPr>
          <w:ins w:id="2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2</w:t>
            </w:r>
            <w:r>
              <w:rPr>
                <w:rFonts w:asciiTheme="minorHAnsi" w:eastAsiaTheme="minorEastAsia" w:hAnsiTheme="minorHAnsi" w:cstheme="minorBidi"/>
                <w:noProof/>
                <w:szCs w:val="22"/>
              </w:rPr>
              <w:tab/>
            </w:r>
            <w:r w:rsidRPr="00727173">
              <w:rPr>
                <w:rStyle w:val="Hyperlink"/>
                <w:noProof/>
              </w:rPr>
              <w:t>TỔNG QUAN PHÂN HỆ HOẠCH ĐỊNH NHÂN SỰ</w:t>
            </w:r>
            <w:r>
              <w:rPr>
                <w:noProof/>
                <w:webHidden/>
              </w:rPr>
              <w:tab/>
            </w:r>
            <w:r>
              <w:rPr>
                <w:noProof/>
                <w:webHidden/>
              </w:rPr>
              <w:fldChar w:fldCharType="begin"/>
            </w:r>
            <w:r>
              <w:rPr>
                <w:noProof/>
                <w:webHidden/>
              </w:rPr>
              <w:instrText xml:space="preserve"> PAGEREF _Toc494461263 \h </w:instrText>
            </w:r>
            <w:r>
              <w:rPr>
                <w:noProof/>
                <w:webHidden/>
              </w:rPr>
            </w:r>
          </w:ins>
          <w:r>
            <w:rPr>
              <w:noProof/>
              <w:webHidden/>
            </w:rPr>
            <w:fldChar w:fldCharType="separate"/>
          </w:r>
          <w:ins w:id="30" w:author="Admin" w:date="2017-09-29T15:12:00Z">
            <w:r>
              <w:rPr>
                <w:noProof/>
                <w:webHidden/>
              </w:rPr>
              <w:t>6</w:t>
            </w:r>
            <w:r>
              <w:rPr>
                <w:noProof/>
                <w:webHidden/>
              </w:rPr>
              <w:fldChar w:fldCharType="end"/>
            </w:r>
            <w:r w:rsidRPr="00727173">
              <w:rPr>
                <w:rStyle w:val="Hyperlink"/>
                <w:noProof/>
              </w:rPr>
              <w:fldChar w:fldCharType="end"/>
            </w:r>
          </w:ins>
        </w:p>
        <w:p w14:paraId="7D639978" w14:textId="372CBE16" w:rsidR="00A744B4" w:rsidRDefault="00A744B4">
          <w:pPr>
            <w:pStyle w:val="TOC2"/>
            <w:tabs>
              <w:tab w:val="left" w:pos="880"/>
              <w:tab w:val="right" w:leader="dot" w:pos="9350"/>
            </w:tabs>
            <w:rPr>
              <w:ins w:id="31" w:author="Admin" w:date="2017-09-29T15:12:00Z"/>
              <w:rFonts w:asciiTheme="minorHAnsi" w:eastAsiaTheme="minorEastAsia" w:hAnsiTheme="minorHAnsi" w:cstheme="minorBidi"/>
              <w:noProof/>
              <w:szCs w:val="22"/>
            </w:rPr>
          </w:pPr>
          <w:ins w:id="3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2.1</w:t>
            </w:r>
            <w:r>
              <w:rPr>
                <w:rFonts w:asciiTheme="minorHAnsi" w:eastAsiaTheme="minorEastAsia" w:hAnsiTheme="minorHAnsi" w:cstheme="minorBidi"/>
                <w:noProof/>
                <w:szCs w:val="22"/>
              </w:rPr>
              <w:tab/>
            </w:r>
            <w:r w:rsidRPr="00727173">
              <w:rPr>
                <w:rStyle w:val="Hyperlink"/>
                <w:noProof/>
              </w:rPr>
              <w:t>Tổng quan</w:t>
            </w:r>
            <w:r>
              <w:rPr>
                <w:noProof/>
                <w:webHidden/>
              </w:rPr>
              <w:tab/>
            </w:r>
            <w:r>
              <w:rPr>
                <w:noProof/>
                <w:webHidden/>
              </w:rPr>
              <w:fldChar w:fldCharType="begin"/>
            </w:r>
            <w:r>
              <w:rPr>
                <w:noProof/>
                <w:webHidden/>
              </w:rPr>
              <w:instrText xml:space="preserve"> PAGEREF _Toc494461264 \h </w:instrText>
            </w:r>
            <w:r>
              <w:rPr>
                <w:noProof/>
                <w:webHidden/>
              </w:rPr>
            </w:r>
          </w:ins>
          <w:r>
            <w:rPr>
              <w:noProof/>
              <w:webHidden/>
            </w:rPr>
            <w:fldChar w:fldCharType="separate"/>
          </w:r>
          <w:ins w:id="33" w:author="Admin" w:date="2017-09-29T15:12:00Z">
            <w:r>
              <w:rPr>
                <w:noProof/>
                <w:webHidden/>
              </w:rPr>
              <w:t>6</w:t>
            </w:r>
            <w:r>
              <w:rPr>
                <w:noProof/>
                <w:webHidden/>
              </w:rPr>
              <w:fldChar w:fldCharType="end"/>
            </w:r>
            <w:r w:rsidRPr="00727173">
              <w:rPr>
                <w:rStyle w:val="Hyperlink"/>
                <w:noProof/>
              </w:rPr>
              <w:fldChar w:fldCharType="end"/>
            </w:r>
          </w:ins>
        </w:p>
        <w:p w14:paraId="71039CDB" w14:textId="590D4C76" w:rsidR="00A744B4" w:rsidRDefault="00A744B4">
          <w:pPr>
            <w:pStyle w:val="TOC2"/>
            <w:tabs>
              <w:tab w:val="left" w:pos="880"/>
              <w:tab w:val="right" w:leader="dot" w:pos="9350"/>
            </w:tabs>
            <w:rPr>
              <w:ins w:id="34" w:author="Admin" w:date="2017-09-29T15:12:00Z"/>
              <w:rFonts w:asciiTheme="minorHAnsi" w:eastAsiaTheme="minorEastAsia" w:hAnsiTheme="minorHAnsi" w:cstheme="minorBidi"/>
              <w:noProof/>
              <w:szCs w:val="22"/>
            </w:rPr>
          </w:pPr>
          <w:ins w:id="3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2.2</w:t>
            </w:r>
            <w:r>
              <w:rPr>
                <w:rFonts w:asciiTheme="minorHAnsi" w:eastAsiaTheme="minorEastAsia" w:hAnsiTheme="minorHAnsi" w:cstheme="minorBidi"/>
                <w:noProof/>
                <w:szCs w:val="22"/>
              </w:rPr>
              <w:tab/>
            </w:r>
            <w:r w:rsidRPr="00727173">
              <w:rPr>
                <w:rStyle w:val="Hyperlink"/>
                <w:noProof/>
              </w:rPr>
              <w:t>Mô tả</w:t>
            </w:r>
            <w:r>
              <w:rPr>
                <w:noProof/>
                <w:webHidden/>
              </w:rPr>
              <w:tab/>
            </w:r>
            <w:r>
              <w:rPr>
                <w:noProof/>
                <w:webHidden/>
              </w:rPr>
              <w:fldChar w:fldCharType="begin"/>
            </w:r>
            <w:r>
              <w:rPr>
                <w:noProof/>
                <w:webHidden/>
              </w:rPr>
              <w:instrText xml:space="preserve"> PAGEREF _Toc494461265 \h </w:instrText>
            </w:r>
            <w:r>
              <w:rPr>
                <w:noProof/>
                <w:webHidden/>
              </w:rPr>
            </w:r>
          </w:ins>
          <w:r>
            <w:rPr>
              <w:noProof/>
              <w:webHidden/>
            </w:rPr>
            <w:fldChar w:fldCharType="separate"/>
          </w:r>
          <w:ins w:id="36" w:author="Admin" w:date="2017-09-29T15:12:00Z">
            <w:r>
              <w:rPr>
                <w:noProof/>
                <w:webHidden/>
              </w:rPr>
              <w:t>7</w:t>
            </w:r>
            <w:r>
              <w:rPr>
                <w:noProof/>
                <w:webHidden/>
              </w:rPr>
              <w:fldChar w:fldCharType="end"/>
            </w:r>
            <w:r w:rsidRPr="00727173">
              <w:rPr>
                <w:rStyle w:val="Hyperlink"/>
                <w:noProof/>
              </w:rPr>
              <w:fldChar w:fldCharType="end"/>
            </w:r>
          </w:ins>
        </w:p>
        <w:p w14:paraId="32A57EF6" w14:textId="13E15410" w:rsidR="00A744B4" w:rsidRDefault="00A744B4">
          <w:pPr>
            <w:pStyle w:val="TOC1"/>
            <w:tabs>
              <w:tab w:val="left" w:pos="440"/>
              <w:tab w:val="right" w:leader="dot" w:pos="9350"/>
            </w:tabs>
            <w:rPr>
              <w:ins w:id="37" w:author="Admin" w:date="2017-09-29T15:12:00Z"/>
              <w:rFonts w:asciiTheme="minorHAnsi" w:eastAsiaTheme="minorEastAsia" w:hAnsiTheme="minorHAnsi" w:cstheme="minorBidi"/>
              <w:noProof/>
              <w:szCs w:val="22"/>
            </w:rPr>
          </w:pPr>
          <w:ins w:id="3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w:t>
            </w:r>
            <w:r>
              <w:rPr>
                <w:rFonts w:asciiTheme="minorHAnsi" w:eastAsiaTheme="minorEastAsia" w:hAnsiTheme="minorHAnsi" w:cstheme="minorBidi"/>
                <w:noProof/>
                <w:szCs w:val="22"/>
              </w:rPr>
              <w:tab/>
            </w:r>
            <w:r w:rsidRPr="00727173">
              <w:rPr>
                <w:rStyle w:val="Hyperlink"/>
                <w:noProof/>
              </w:rPr>
              <w:t>CHI TIẾT CHỨC NĂNG PHÂN HỆ</w:t>
            </w:r>
            <w:r>
              <w:rPr>
                <w:noProof/>
                <w:webHidden/>
              </w:rPr>
              <w:tab/>
            </w:r>
            <w:r>
              <w:rPr>
                <w:noProof/>
                <w:webHidden/>
              </w:rPr>
              <w:fldChar w:fldCharType="begin"/>
            </w:r>
            <w:r>
              <w:rPr>
                <w:noProof/>
                <w:webHidden/>
              </w:rPr>
              <w:instrText xml:space="preserve"> PAGEREF _Toc494461266 \h </w:instrText>
            </w:r>
            <w:r>
              <w:rPr>
                <w:noProof/>
                <w:webHidden/>
              </w:rPr>
            </w:r>
          </w:ins>
          <w:r>
            <w:rPr>
              <w:noProof/>
              <w:webHidden/>
            </w:rPr>
            <w:fldChar w:fldCharType="separate"/>
          </w:r>
          <w:ins w:id="39" w:author="Admin" w:date="2017-09-29T15:12:00Z">
            <w:r>
              <w:rPr>
                <w:noProof/>
                <w:webHidden/>
              </w:rPr>
              <w:t>8</w:t>
            </w:r>
            <w:r>
              <w:rPr>
                <w:noProof/>
                <w:webHidden/>
              </w:rPr>
              <w:fldChar w:fldCharType="end"/>
            </w:r>
            <w:r w:rsidRPr="00727173">
              <w:rPr>
                <w:rStyle w:val="Hyperlink"/>
                <w:noProof/>
              </w:rPr>
              <w:fldChar w:fldCharType="end"/>
            </w:r>
          </w:ins>
        </w:p>
        <w:p w14:paraId="12047185" w14:textId="5A9A71E6" w:rsidR="00A744B4" w:rsidRDefault="00A744B4">
          <w:pPr>
            <w:pStyle w:val="TOC2"/>
            <w:tabs>
              <w:tab w:val="left" w:pos="880"/>
              <w:tab w:val="right" w:leader="dot" w:pos="9350"/>
            </w:tabs>
            <w:rPr>
              <w:ins w:id="40" w:author="Admin" w:date="2017-09-29T15:12:00Z"/>
              <w:rFonts w:asciiTheme="minorHAnsi" w:eastAsiaTheme="minorEastAsia" w:hAnsiTheme="minorHAnsi" w:cstheme="minorBidi"/>
              <w:noProof/>
              <w:szCs w:val="22"/>
            </w:rPr>
          </w:pPr>
          <w:ins w:id="4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w:t>
            </w:r>
            <w:r>
              <w:rPr>
                <w:rFonts w:asciiTheme="minorHAnsi" w:eastAsiaTheme="minorEastAsia" w:hAnsiTheme="minorHAnsi" w:cstheme="minorBidi"/>
                <w:noProof/>
                <w:szCs w:val="22"/>
              </w:rPr>
              <w:tab/>
            </w:r>
            <w:r w:rsidRPr="00727173">
              <w:rPr>
                <w:rStyle w:val="Hyperlink"/>
                <w:noProof/>
              </w:rPr>
              <w:t>Thiết lập cơ cấu tổ chức</w:t>
            </w:r>
            <w:r>
              <w:rPr>
                <w:noProof/>
                <w:webHidden/>
              </w:rPr>
              <w:tab/>
            </w:r>
            <w:r>
              <w:rPr>
                <w:noProof/>
                <w:webHidden/>
              </w:rPr>
              <w:fldChar w:fldCharType="begin"/>
            </w:r>
            <w:r>
              <w:rPr>
                <w:noProof/>
                <w:webHidden/>
              </w:rPr>
              <w:instrText xml:space="preserve"> PAGEREF _Toc494461267 \h </w:instrText>
            </w:r>
            <w:r>
              <w:rPr>
                <w:noProof/>
                <w:webHidden/>
              </w:rPr>
            </w:r>
          </w:ins>
          <w:r>
            <w:rPr>
              <w:noProof/>
              <w:webHidden/>
            </w:rPr>
            <w:fldChar w:fldCharType="separate"/>
          </w:r>
          <w:ins w:id="42" w:author="Admin" w:date="2017-09-29T15:12:00Z">
            <w:r>
              <w:rPr>
                <w:noProof/>
                <w:webHidden/>
              </w:rPr>
              <w:t>8</w:t>
            </w:r>
            <w:r>
              <w:rPr>
                <w:noProof/>
                <w:webHidden/>
              </w:rPr>
              <w:fldChar w:fldCharType="end"/>
            </w:r>
            <w:r w:rsidRPr="00727173">
              <w:rPr>
                <w:rStyle w:val="Hyperlink"/>
                <w:noProof/>
              </w:rPr>
              <w:fldChar w:fldCharType="end"/>
            </w:r>
          </w:ins>
        </w:p>
        <w:p w14:paraId="4F83C01A" w14:textId="647990B7" w:rsidR="00A744B4" w:rsidRDefault="00A744B4">
          <w:pPr>
            <w:pStyle w:val="TOC3"/>
            <w:tabs>
              <w:tab w:val="left" w:pos="1320"/>
              <w:tab w:val="right" w:leader="dot" w:pos="9350"/>
            </w:tabs>
            <w:rPr>
              <w:ins w:id="43" w:author="Admin" w:date="2017-09-29T15:12:00Z"/>
              <w:rFonts w:asciiTheme="minorHAnsi" w:eastAsiaTheme="minorEastAsia" w:hAnsiTheme="minorHAnsi" w:cstheme="minorBidi"/>
              <w:noProof/>
              <w:szCs w:val="22"/>
            </w:rPr>
          </w:pPr>
          <w:ins w:id="4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_Toc494461268 \h </w:instrText>
            </w:r>
            <w:r>
              <w:rPr>
                <w:noProof/>
                <w:webHidden/>
              </w:rPr>
            </w:r>
          </w:ins>
          <w:r>
            <w:rPr>
              <w:noProof/>
              <w:webHidden/>
            </w:rPr>
            <w:fldChar w:fldCharType="separate"/>
          </w:r>
          <w:ins w:id="45" w:author="Admin" w:date="2017-09-29T15:12:00Z">
            <w:r>
              <w:rPr>
                <w:noProof/>
                <w:webHidden/>
              </w:rPr>
              <w:t>8</w:t>
            </w:r>
            <w:r>
              <w:rPr>
                <w:noProof/>
                <w:webHidden/>
              </w:rPr>
              <w:fldChar w:fldCharType="end"/>
            </w:r>
            <w:r w:rsidRPr="00727173">
              <w:rPr>
                <w:rStyle w:val="Hyperlink"/>
                <w:noProof/>
              </w:rPr>
              <w:fldChar w:fldCharType="end"/>
            </w:r>
          </w:ins>
        </w:p>
        <w:p w14:paraId="0C6D758C" w14:textId="50AFCA0E" w:rsidR="00A744B4" w:rsidRDefault="00A744B4">
          <w:pPr>
            <w:pStyle w:val="TOC3"/>
            <w:tabs>
              <w:tab w:val="left" w:pos="1320"/>
              <w:tab w:val="right" w:leader="dot" w:pos="9350"/>
            </w:tabs>
            <w:rPr>
              <w:ins w:id="46" w:author="Admin" w:date="2017-09-29T15:12:00Z"/>
              <w:rFonts w:asciiTheme="minorHAnsi" w:eastAsiaTheme="minorEastAsia" w:hAnsiTheme="minorHAnsi" w:cstheme="minorBidi"/>
              <w:noProof/>
              <w:szCs w:val="22"/>
            </w:rPr>
          </w:pPr>
          <w:ins w:id="4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"_Toc494461269"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_Toc494461269 \h </w:instrText>
            </w:r>
            <w:r>
              <w:rPr>
                <w:noProof/>
                <w:webHidden/>
              </w:rPr>
            </w:r>
          </w:ins>
          <w:r>
            <w:rPr>
              <w:noProof/>
              <w:webHidden/>
            </w:rPr>
            <w:fldChar w:fldCharType="separate"/>
          </w:r>
          <w:ins w:id="48" w:author="Admin" w:date="2017-09-29T15:12:00Z">
            <w:r>
              <w:rPr>
                <w:noProof/>
                <w:webHidden/>
              </w:rPr>
              <w:t>8</w:t>
            </w:r>
            <w:r>
              <w:rPr>
                <w:noProof/>
                <w:webHidden/>
              </w:rPr>
              <w:fldChar w:fldCharType="end"/>
            </w:r>
            <w:r w:rsidRPr="00727173">
              <w:rPr>
                <w:rStyle w:val="Hyperlink"/>
                <w:noProof/>
              </w:rPr>
              <w:fldChar w:fldCharType="end"/>
            </w:r>
          </w:ins>
        </w:p>
        <w:p w14:paraId="5E433601" w14:textId="3B5AB853" w:rsidR="00A744B4" w:rsidRDefault="00A744B4">
          <w:pPr>
            <w:pStyle w:val="TOC3"/>
            <w:tabs>
              <w:tab w:val="left" w:pos="1320"/>
              <w:tab w:val="right" w:leader="dot" w:pos="9350"/>
            </w:tabs>
            <w:rPr>
              <w:ins w:id="49" w:author="Admin" w:date="2017-09-29T15:12:00Z"/>
              <w:rFonts w:asciiTheme="minorHAnsi" w:eastAsiaTheme="minorEastAsia" w:hAnsiTheme="minorHAnsi" w:cstheme="minorBidi"/>
              <w:noProof/>
              <w:szCs w:val="22"/>
            </w:rPr>
          </w:pPr>
          <w:ins w:id="5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_Toc494461270 \h </w:instrText>
            </w:r>
            <w:r>
              <w:rPr>
                <w:noProof/>
                <w:webHidden/>
              </w:rPr>
            </w:r>
          </w:ins>
          <w:r>
            <w:rPr>
              <w:noProof/>
              <w:webHidden/>
            </w:rPr>
            <w:fldChar w:fldCharType="separate"/>
          </w:r>
          <w:ins w:id="51" w:author="Admin" w:date="2017-09-29T15:12:00Z">
            <w:r>
              <w:rPr>
                <w:noProof/>
                <w:webHidden/>
              </w:rPr>
              <w:t>9</w:t>
            </w:r>
            <w:r>
              <w:rPr>
                <w:noProof/>
                <w:webHidden/>
              </w:rPr>
              <w:fldChar w:fldCharType="end"/>
            </w:r>
            <w:r w:rsidRPr="00727173">
              <w:rPr>
                <w:rStyle w:val="Hyperlink"/>
                <w:noProof/>
              </w:rPr>
              <w:fldChar w:fldCharType="end"/>
            </w:r>
          </w:ins>
        </w:p>
        <w:p w14:paraId="537B9C67" w14:textId="655614F0" w:rsidR="00A744B4" w:rsidRDefault="00A744B4">
          <w:pPr>
            <w:pStyle w:val="TOC3"/>
            <w:tabs>
              <w:tab w:val="left" w:pos="1320"/>
              <w:tab w:val="right" w:leader="dot" w:pos="9350"/>
            </w:tabs>
            <w:rPr>
              <w:ins w:id="52" w:author="Admin" w:date="2017-09-29T15:12:00Z"/>
              <w:rFonts w:asciiTheme="minorHAnsi" w:eastAsiaTheme="minorEastAsia" w:hAnsiTheme="minorHAnsi" w:cstheme="minorBidi"/>
              <w:noProof/>
              <w:szCs w:val="22"/>
            </w:rPr>
          </w:pPr>
          <w:ins w:id="5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w:t>
            </w:r>
            <w:r>
              <w:rPr>
                <w:rFonts w:asciiTheme="minorHAnsi" w:eastAsiaTheme="minorEastAsia" w:hAnsiTheme="minorHAnsi" w:cstheme="minorBidi"/>
                <w:noProof/>
                <w:szCs w:val="22"/>
              </w:rPr>
              <w:tab/>
            </w:r>
            <w:r w:rsidRPr="00727173">
              <w:rPr>
                <w:rStyle w:val="Hyperlink"/>
                <w:noProof/>
              </w:rPr>
              <w:t>Mô tả các trường thông tin của chức năng</w:t>
            </w:r>
            <w:r>
              <w:rPr>
                <w:noProof/>
                <w:webHidden/>
              </w:rPr>
              <w:tab/>
            </w:r>
            <w:r>
              <w:rPr>
                <w:noProof/>
                <w:webHidden/>
              </w:rPr>
              <w:fldChar w:fldCharType="begin"/>
            </w:r>
            <w:r>
              <w:rPr>
                <w:noProof/>
                <w:webHidden/>
              </w:rPr>
              <w:instrText xml:space="preserve"> PAGEREF _Toc494461271 \h </w:instrText>
            </w:r>
            <w:r>
              <w:rPr>
                <w:noProof/>
                <w:webHidden/>
              </w:rPr>
            </w:r>
          </w:ins>
          <w:r>
            <w:rPr>
              <w:noProof/>
              <w:webHidden/>
            </w:rPr>
            <w:fldChar w:fldCharType="separate"/>
          </w:r>
          <w:ins w:id="54" w:author="Admin" w:date="2017-09-29T15:12:00Z">
            <w:r>
              <w:rPr>
                <w:noProof/>
                <w:webHidden/>
              </w:rPr>
              <w:t>10</w:t>
            </w:r>
            <w:r>
              <w:rPr>
                <w:noProof/>
                <w:webHidden/>
              </w:rPr>
              <w:fldChar w:fldCharType="end"/>
            </w:r>
            <w:r w:rsidRPr="00727173">
              <w:rPr>
                <w:rStyle w:val="Hyperlink"/>
                <w:noProof/>
              </w:rPr>
              <w:fldChar w:fldCharType="end"/>
            </w:r>
          </w:ins>
        </w:p>
        <w:p w14:paraId="482C05AB" w14:textId="50085B1C" w:rsidR="00A744B4" w:rsidRDefault="00A744B4">
          <w:pPr>
            <w:pStyle w:val="TOC3"/>
            <w:tabs>
              <w:tab w:val="left" w:pos="1320"/>
              <w:tab w:val="right" w:leader="dot" w:pos="9350"/>
            </w:tabs>
            <w:rPr>
              <w:ins w:id="55" w:author="Admin" w:date="2017-09-29T15:12:00Z"/>
              <w:rFonts w:asciiTheme="minorHAnsi" w:eastAsiaTheme="minorEastAsia" w:hAnsiTheme="minorHAnsi" w:cstheme="minorBidi"/>
              <w:noProof/>
              <w:szCs w:val="22"/>
            </w:rPr>
          </w:pPr>
          <w:ins w:id="5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_Toc494461272 \h </w:instrText>
            </w:r>
            <w:r>
              <w:rPr>
                <w:noProof/>
                <w:webHidden/>
              </w:rPr>
            </w:r>
          </w:ins>
          <w:r>
            <w:rPr>
              <w:noProof/>
              <w:webHidden/>
            </w:rPr>
            <w:fldChar w:fldCharType="separate"/>
          </w:r>
          <w:ins w:id="57" w:author="Admin" w:date="2017-09-29T15:12:00Z">
            <w:r>
              <w:rPr>
                <w:noProof/>
                <w:webHidden/>
              </w:rPr>
              <w:t>11</w:t>
            </w:r>
            <w:r>
              <w:rPr>
                <w:noProof/>
                <w:webHidden/>
              </w:rPr>
              <w:fldChar w:fldCharType="end"/>
            </w:r>
            <w:r w:rsidRPr="00727173">
              <w:rPr>
                <w:rStyle w:val="Hyperlink"/>
                <w:noProof/>
              </w:rPr>
              <w:fldChar w:fldCharType="end"/>
            </w:r>
          </w:ins>
        </w:p>
        <w:p w14:paraId="5BE23A53" w14:textId="1679D699" w:rsidR="00A744B4" w:rsidRDefault="00A744B4">
          <w:pPr>
            <w:pStyle w:val="TOC2"/>
            <w:tabs>
              <w:tab w:val="left" w:pos="880"/>
              <w:tab w:val="right" w:leader="dot" w:pos="9350"/>
            </w:tabs>
            <w:rPr>
              <w:ins w:id="58" w:author="Admin" w:date="2017-09-29T15:12:00Z"/>
              <w:rFonts w:asciiTheme="minorHAnsi" w:eastAsiaTheme="minorEastAsia" w:hAnsiTheme="minorHAnsi" w:cstheme="minorBidi"/>
              <w:noProof/>
              <w:szCs w:val="22"/>
            </w:rPr>
          </w:pPr>
          <w:ins w:id="5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w:t>
            </w:r>
            <w:r>
              <w:rPr>
                <w:rFonts w:asciiTheme="minorHAnsi" w:eastAsiaTheme="minorEastAsia" w:hAnsiTheme="minorHAnsi" w:cstheme="minorBidi"/>
                <w:noProof/>
                <w:szCs w:val="22"/>
              </w:rPr>
              <w:tab/>
            </w:r>
            <w:r w:rsidRPr="00727173">
              <w:rPr>
                <w:rStyle w:val="Hyperlink"/>
                <w:noProof/>
              </w:rPr>
              <w:t>Xây dựng hệ thống ngành nghề, chuyên môn, vị trí chức danh</w:t>
            </w:r>
            <w:r>
              <w:rPr>
                <w:noProof/>
                <w:webHidden/>
              </w:rPr>
              <w:tab/>
            </w:r>
            <w:r>
              <w:rPr>
                <w:noProof/>
                <w:webHidden/>
              </w:rPr>
              <w:fldChar w:fldCharType="begin"/>
            </w:r>
            <w:r>
              <w:rPr>
                <w:noProof/>
                <w:webHidden/>
              </w:rPr>
              <w:instrText xml:space="preserve"> PAGEREF _Toc494461273 \h </w:instrText>
            </w:r>
            <w:r>
              <w:rPr>
                <w:noProof/>
                <w:webHidden/>
              </w:rPr>
            </w:r>
          </w:ins>
          <w:r>
            <w:rPr>
              <w:noProof/>
              <w:webHidden/>
            </w:rPr>
            <w:fldChar w:fldCharType="separate"/>
          </w:r>
          <w:ins w:id="60" w:author="Admin" w:date="2017-09-29T15:12:00Z">
            <w:r>
              <w:rPr>
                <w:noProof/>
                <w:webHidden/>
              </w:rPr>
              <w:t>12</w:t>
            </w:r>
            <w:r>
              <w:rPr>
                <w:noProof/>
                <w:webHidden/>
              </w:rPr>
              <w:fldChar w:fldCharType="end"/>
            </w:r>
            <w:r w:rsidRPr="00727173">
              <w:rPr>
                <w:rStyle w:val="Hyperlink"/>
                <w:noProof/>
              </w:rPr>
              <w:fldChar w:fldCharType="end"/>
            </w:r>
          </w:ins>
        </w:p>
        <w:p w14:paraId="10E46DC1" w14:textId="3078210C" w:rsidR="00A744B4" w:rsidRDefault="00A744B4">
          <w:pPr>
            <w:pStyle w:val="TOC3"/>
            <w:tabs>
              <w:tab w:val="left" w:pos="1320"/>
              <w:tab w:val="right" w:leader="dot" w:pos="9350"/>
            </w:tabs>
            <w:rPr>
              <w:ins w:id="61" w:author="Admin" w:date="2017-09-29T15:12:00Z"/>
              <w:rFonts w:asciiTheme="minorHAnsi" w:eastAsiaTheme="minorEastAsia" w:hAnsiTheme="minorHAnsi" w:cstheme="minorBidi"/>
              <w:noProof/>
              <w:szCs w:val="22"/>
            </w:rPr>
          </w:pPr>
          <w:ins w:id="6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3.2.1</w:t>
            </w:r>
            <w:r>
              <w:rPr>
                <w:rFonts w:asciiTheme="minorHAnsi" w:eastAsiaTheme="minorEastAsia" w:hAnsiTheme="minorHAnsi" w:cstheme="minorBidi"/>
                <w:noProof/>
                <w:szCs w:val="22"/>
              </w:rPr>
              <w:tab/>
            </w:r>
            <w:r w:rsidRPr="00727173">
              <w:rPr>
                <w:rStyle w:val="Hyperlink"/>
                <w:noProof/>
              </w:rPr>
              <w:t>Thiết lập danh mục ngành nghề</w:t>
            </w:r>
            <w:r>
              <w:rPr>
                <w:noProof/>
                <w:webHidden/>
              </w:rPr>
              <w:tab/>
            </w:r>
            <w:r>
              <w:rPr>
                <w:noProof/>
                <w:webHidden/>
              </w:rPr>
              <w:fldChar w:fldCharType="begin"/>
            </w:r>
            <w:r>
              <w:rPr>
                <w:noProof/>
                <w:webHidden/>
              </w:rPr>
              <w:instrText xml:space="preserve"> PAGEREF _Toc494461274 \h </w:instrText>
            </w:r>
            <w:r>
              <w:rPr>
                <w:noProof/>
                <w:webHidden/>
              </w:rPr>
            </w:r>
          </w:ins>
          <w:r>
            <w:rPr>
              <w:noProof/>
              <w:webHidden/>
            </w:rPr>
            <w:fldChar w:fldCharType="separate"/>
          </w:r>
          <w:ins w:id="63" w:author="Admin" w:date="2017-09-29T15:12:00Z">
            <w:r>
              <w:rPr>
                <w:noProof/>
                <w:webHidden/>
              </w:rPr>
              <w:t>12</w:t>
            </w:r>
            <w:r>
              <w:rPr>
                <w:noProof/>
                <w:webHidden/>
              </w:rPr>
              <w:fldChar w:fldCharType="end"/>
            </w:r>
            <w:r w:rsidRPr="00727173">
              <w:rPr>
                <w:rStyle w:val="Hyperlink"/>
                <w:noProof/>
              </w:rPr>
              <w:fldChar w:fldCharType="end"/>
            </w:r>
          </w:ins>
        </w:p>
        <w:p w14:paraId="2653324C" w14:textId="378A58F0" w:rsidR="00A744B4" w:rsidRDefault="00A744B4">
          <w:pPr>
            <w:pStyle w:val="TOC3"/>
            <w:tabs>
              <w:tab w:val="left" w:pos="1320"/>
              <w:tab w:val="right" w:leader="dot" w:pos="9350"/>
            </w:tabs>
            <w:rPr>
              <w:ins w:id="64" w:author="Admin" w:date="2017-09-29T15:12:00Z"/>
              <w:rFonts w:asciiTheme="minorHAnsi" w:eastAsiaTheme="minorEastAsia" w:hAnsiTheme="minorHAnsi" w:cstheme="minorBidi"/>
              <w:noProof/>
              <w:szCs w:val="22"/>
            </w:rPr>
          </w:pPr>
          <w:ins w:id="6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3.2.2</w:t>
            </w:r>
            <w:r>
              <w:rPr>
                <w:rFonts w:asciiTheme="minorHAnsi" w:eastAsiaTheme="minorEastAsia" w:hAnsiTheme="minorHAnsi" w:cstheme="minorBidi"/>
                <w:noProof/>
                <w:szCs w:val="22"/>
              </w:rPr>
              <w:tab/>
            </w:r>
            <w:r w:rsidRPr="00727173">
              <w:rPr>
                <w:rStyle w:val="Hyperlink"/>
                <w:noProof/>
              </w:rPr>
              <w:t>Thiết lập danh mục chuyên môn</w:t>
            </w:r>
            <w:r>
              <w:rPr>
                <w:noProof/>
                <w:webHidden/>
              </w:rPr>
              <w:tab/>
            </w:r>
            <w:r>
              <w:rPr>
                <w:noProof/>
                <w:webHidden/>
              </w:rPr>
              <w:fldChar w:fldCharType="begin"/>
            </w:r>
            <w:r>
              <w:rPr>
                <w:noProof/>
                <w:webHidden/>
              </w:rPr>
              <w:instrText xml:space="preserve"> PAGEREF _Toc494461275 \h </w:instrText>
            </w:r>
            <w:r>
              <w:rPr>
                <w:noProof/>
                <w:webHidden/>
              </w:rPr>
            </w:r>
          </w:ins>
          <w:r>
            <w:rPr>
              <w:noProof/>
              <w:webHidden/>
            </w:rPr>
            <w:fldChar w:fldCharType="separate"/>
          </w:r>
          <w:ins w:id="66" w:author="Admin" w:date="2017-09-29T15:12:00Z">
            <w:r>
              <w:rPr>
                <w:noProof/>
                <w:webHidden/>
              </w:rPr>
              <w:t>14</w:t>
            </w:r>
            <w:r>
              <w:rPr>
                <w:noProof/>
                <w:webHidden/>
              </w:rPr>
              <w:fldChar w:fldCharType="end"/>
            </w:r>
            <w:r w:rsidRPr="00727173">
              <w:rPr>
                <w:rStyle w:val="Hyperlink"/>
                <w:noProof/>
              </w:rPr>
              <w:fldChar w:fldCharType="end"/>
            </w:r>
          </w:ins>
        </w:p>
        <w:p w14:paraId="60BD5564" w14:textId="63371A43" w:rsidR="00A744B4" w:rsidRDefault="00A744B4">
          <w:pPr>
            <w:pStyle w:val="TOC3"/>
            <w:tabs>
              <w:tab w:val="left" w:pos="1320"/>
              <w:tab w:val="right" w:leader="dot" w:pos="9350"/>
            </w:tabs>
            <w:rPr>
              <w:ins w:id="67" w:author="Admin" w:date="2017-09-29T15:12:00Z"/>
              <w:rFonts w:asciiTheme="minorHAnsi" w:eastAsiaTheme="minorEastAsia" w:hAnsiTheme="minorHAnsi" w:cstheme="minorBidi"/>
              <w:noProof/>
              <w:szCs w:val="22"/>
            </w:rPr>
          </w:pPr>
          <w:ins w:id="6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3.2.3</w:t>
            </w:r>
            <w:r>
              <w:rPr>
                <w:rFonts w:asciiTheme="minorHAnsi" w:eastAsiaTheme="minorEastAsia" w:hAnsiTheme="minorHAnsi" w:cstheme="minorBidi"/>
                <w:noProof/>
                <w:szCs w:val="22"/>
              </w:rPr>
              <w:tab/>
            </w:r>
            <w:r w:rsidRPr="00727173">
              <w:rPr>
                <w:rStyle w:val="Hyperlink"/>
                <w:noProof/>
              </w:rPr>
              <w:t>Thiết lập danh mục ngạch nghề nghiệp</w:t>
            </w:r>
            <w:r>
              <w:rPr>
                <w:noProof/>
                <w:webHidden/>
              </w:rPr>
              <w:tab/>
            </w:r>
            <w:r>
              <w:rPr>
                <w:noProof/>
                <w:webHidden/>
              </w:rPr>
              <w:fldChar w:fldCharType="begin"/>
            </w:r>
            <w:r>
              <w:rPr>
                <w:noProof/>
                <w:webHidden/>
              </w:rPr>
              <w:instrText xml:space="preserve"> PAGEREF _Toc494461276 \h </w:instrText>
            </w:r>
            <w:r>
              <w:rPr>
                <w:noProof/>
                <w:webHidden/>
              </w:rPr>
            </w:r>
          </w:ins>
          <w:r>
            <w:rPr>
              <w:noProof/>
              <w:webHidden/>
            </w:rPr>
            <w:fldChar w:fldCharType="separate"/>
          </w:r>
          <w:ins w:id="69" w:author="Admin" w:date="2017-09-29T15:12:00Z">
            <w:r>
              <w:rPr>
                <w:noProof/>
                <w:webHidden/>
              </w:rPr>
              <w:t>16</w:t>
            </w:r>
            <w:r>
              <w:rPr>
                <w:noProof/>
                <w:webHidden/>
              </w:rPr>
              <w:fldChar w:fldCharType="end"/>
            </w:r>
            <w:r w:rsidRPr="00727173">
              <w:rPr>
                <w:rStyle w:val="Hyperlink"/>
                <w:noProof/>
              </w:rPr>
              <w:fldChar w:fldCharType="end"/>
            </w:r>
          </w:ins>
        </w:p>
        <w:p w14:paraId="5A81B79E" w14:textId="3A9DE870" w:rsidR="00A744B4" w:rsidRDefault="00A744B4">
          <w:pPr>
            <w:pStyle w:val="TOC3"/>
            <w:tabs>
              <w:tab w:val="left" w:pos="1320"/>
              <w:tab w:val="right" w:leader="dot" w:pos="9350"/>
            </w:tabs>
            <w:rPr>
              <w:ins w:id="70" w:author="Admin" w:date="2017-09-29T15:12:00Z"/>
              <w:rFonts w:asciiTheme="minorHAnsi" w:eastAsiaTheme="minorEastAsia" w:hAnsiTheme="minorHAnsi" w:cstheme="minorBidi"/>
              <w:noProof/>
              <w:szCs w:val="22"/>
            </w:rPr>
          </w:pPr>
          <w:ins w:id="7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"_Toc494461277"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3.2.4</w:t>
            </w:r>
            <w:r>
              <w:rPr>
                <w:rFonts w:asciiTheme="minorHAnsi" w:eastAsiaTheme="minorEastAsia" w:hAnsiTheme="minorHAnsi" w:cstheme="minorBidi"/>
                <w:noProof/>
                <w:szCs w:val="22"/>
              </w:rPr>
              <w:tab/>
            </w:r>
            <w:r w:rsidRPr="00727173">
              <w:rPr>
                <w:rStyle w:val="Hyperlink"/>
                <w:noProof/>
              </w:rPr>
              <w:t>Thiết lập danh mục cấp bậc nghề nghiệp</w:t>
            </w:r>
            <w:r>
              <w:rPr>
                <w:noProof/>
                <w:webHidden/>
              </w:rPr>
              <w:tab/>
            </w:r>
            <w:r>
              <w:rPr>
                <w:noProof/>
                <w:webHidden/>
              </w:rPr>
              <w:fldChar w:fldCharType="begin"/>
            </w:r>
            <w:r>
              <w:rPr>
                <w:noProof/>
                <w:webHidden/>
              </w:rPr>
              <w:instrText xml:space="preserve"> PAGEREF _Toc494461277 \h </w:instrText>
            </w:r>
            <w:r>
              <w:rPr>
                <w:noProof/>
                <w:webHidden/>
              </w:rPr>
            </w:r>
          </w:ins>
          <w:r>
            <w:rPr>
              <w:noProof/>
              <w:webHidden/>
            </w:rPr>
            <w:fldChar w:fldCharType="separate"/>
          </w:r>
          <w:ins w:id="72" w:author="Admin" w:date="2017-09-29T15:12:00Z">
            <w:r>
              <w:rPr>
                <w:noProof/>
                <w:webHidden/>
              </w:rPr>
              <w:t>18</w:t>
            </w:r>
            <w:r>
              <w:rPr>
                <w:noProof/>
                <w:webHidden/>
              </w:rPr>
              <w:fldChar w:fldCharType="end"/>
            </w:r>
            <w:r w:rsidRPr="00727173">
              <w:rPr>
                <w:rStyle w:val="Hyperlink"/>
                <w:noProof/>
              </w:rPr>
              <w:fldChar w:fldCharType="end"/>
            </w:r>
          </w:ins>
        </w:p>
        <w:p w14:paraId="3D6DFD84" w14:textId="5BDBB6B1" w:rsidR="00A744B4" w:rsidRDefault="00A744B4">
          <w:pPr>
            <w:pStyle w:val="TOC3"/>
            <w:tabs>
              <w:tab w:val="left" w:pos="1320"/>
              <w:tab w:val="right" w:leader="dot" w:pos="9350"/>
            </w:tabs>
            <w:rPr>
              <w:ins w:id="73" w:author="Admin" w:date="2017-09-29T15:12:00Z"/>
              <w:rFonts w:asciiTheme="minorHAnsi" w:eastAsiaTheme="minorEastAsia" w:hAnsiTheme="minorHAnsi" w:cstheme="minorBidi"/>
              <w:noProof/>
              <w:szCs w:val="22"/>
            </w:rPr>
          </w:pPr>
          <w:ins w:id="7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3.2.5</w:t>
            </w:r>
            <w:r>
              <w:rPr>
                <w:rFonts w:asciiTheme="minorHAnsi" w:eastAsiaTheme="minorEastAsia" w:hAnsiTheme="minorHAnsi" w:cstheme="minorBidi"/>
                <w:noProof/>
                <w:szCs w:val="22"/>
              </w:rPr>
              <w:tab/>
            </w:r>
            <w:r w:rsidRPr="00727173">
              <w:rPr>
                <w:rStyle w:val="Hyperlink"/>
                <w:noProof/>
              </w:rPr>
              <w:t>Thiết lập danh mục vị trí chức danh</w:t>
            </w:r>
            <w:r>
              <w:rPr>
                <w:noProof/>
                <w:webHidden/>
              </w:rPr>
              <w:tab/>
            </w:r>
            <w:r>
              <w:rPr>
                <w:noProof/>
                <w:webHidden/>
              </w:rPr>
              <w:fldChar w:fldCharType="begin"/>
            </w:r>
            <w:r>
              <w:rPr>
                <w:noProof/>
                <w:webHidden/>
              </w:rPr>
              <w:instrText xml:space="preserve"> PAGEREF _Toc494461281 \h </w:instrText>
            </w:r>
            <w:r>
              <w:rPr>
                <w:noProof/>
                <w:webHidden/>
              </w:rPr>
            </w:r>
          </w:ins>
          <w:r>
            <w:rPr>
              <w:noProof/>
              <w:webHidden/>
            </w:rPr>
            <w:fldChar w:fldCharType="separate"/>
          </w:r>
          <w:ins w:id="75" w:author="Admin" w:date="2017-09-29T15:12:00Z">
            <w:r>
              <w:rPr>
                <w:noProof/>
                <w:webHidden/>
              </w:rPr>
              <w:t>20</w:t>
            </w:r>
            <w:r>
              <w:rPr>
                <w:noProof/>
                <w:webHidden/>
              </w:rPr>
              <w:fldChar w:fldCharType="end"/>
            </w:r>
            <w:r w:rsidRPr="00727173">
              <w:rPr>
                <w:rStyle w:val="Hyperlink"/>
                <w:noProof/>
              </w:rPr>
              <w:fldChar w:fldCharType="end"/>
            </w:r>
          </w:ins>
        </w:p>
        <w:p w14:paraId="3FA397FB" w14:textId="0F1E0D6C" w:rsidR="00A744B4" w:rsidRDefault="00A744B4">
          <w:pPr>
            <w:pStyle w:val="TOC3"/>
            <w:tabs>
              <w:tab w:val="left" w:pos="1320"/>
              <w:tab w:val="right" w:leader="dot" w:pos="9350"/>
            </w:tabs>
            <w:rPr>
              <w:ins w:id="76" w:author="Admin" w:date="2017-09-29T15:12:00Z"/>
              <w:rFonts w:asciiTheme="minorHAnsi" w:eastAsiaTheme="minorEastAsia" w:hAnsiTheme="minorHAnsi" w:cstheme="minorBidi"/>
              <w:noProof/>
              <w:szCs w:val="22"/>
            </w:rPr>
          </w:pPr>
          <w:ins w:id="7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3.2.6</w:t>
            </w:r>
            <w:r>
              <w:rPr>
                <w:rFonts w:asciiTheme="minorHAnsi" w:eastAsiaTheme="minorEastAsia" w:hAnsiTheme="minorHAnsi" w:cstheme="minorBidi"/>
                <w:noProof/>
                <w:szCs w:val="22"/>
              </w:rPr>
              <w:tab/>
            </w:r>
            <w:r w:rsidRPr="00727173">
              <w:rPr>
                <w:rStyle w:val="Hyperlink"/>
                <w:noProof/>
              </w:rPr>
              <w:t>Danh mục level chức danh</w:t>
            </w:r>
            <w:r>
              <w:rPr>
                <w:noProof/>
                <w:webHidden/>
              </w:rPr>
              <w:tab/>
            </w:r>
            <w:r>
              <w:rPr>
                <w:noProof/>
                <w:webHidden/>
              </w:rPr>
              <w:fldChar w:fldCharType="begin"/>
            </w:r>
            <w:r>
              <w:rPr>
                <w:noProof/>
                <w:webHidden/>
              </w:rPr>
              <w:instrText xml:space="preserve"> PAGEREF _Toc494461282 \h </w:instrText>
            </w:r>
            <w:r>
              <w:rPr>
                <w:noProof/>
                <w:webHidden/>
              </w:rPr>
            </w:r>
          </w:ins>
          <w:r>
            <w:rPr>
              <w:noProof/>
              <w:webHidden/>
            </w:rPr>
            <w:fldChar w:fldCharType="separate"/>
          </w:r>
          <w:ins w:id="78" w:author="Admin" w:date="2017-09-29T15:12:00Z">
            <w:r>
              <w:rPr>
                <w:noProof/>
                <w:webHidden/>
              </w:rPr>
              <w:t>23</w:t>
            </w:r>
            <w:r>
              <w:rPr>
                <w:noProof/>
                <w:webHidden/>
              </w:rPr>
              <w:fldChar w:fldCharType="end"/>
            </w:r>
            <w:r w:rsidRPr="00727173">
              <w:rPr>
                <w:rStyle w:val="Hyperlink"/>
                <w:noProof/>
              </w:rPr>
              <w:fldChar w:fldCharType="end"/>
            </w:r>
          </w:ins>
        </w:p>
        <w:p w14:paraId="020A48A9" w14:textId="3124FD91" w:rsidR="00A744B4" w:rsidRDefault="00A744B4">
          <w:pPr>
            <w:pStyle w:val="TOC3"/>
            <w:tabs>
              <w:tab w:val="left" w:pos="1320"/>
              <w:tab w:val="right" w:leader="dot" w:pos="9350"/>
            </w:tabs>
            <w:rPr>
              <w:ins w:id="79" w:author="Admin" w:date="2017-09-29T15:12:00Z"/>
              <w:rFonts w:asciiTheme="minorHAnsi" w:eastAsiaTheme="minorEastAsia" w:hAnsiTheme="minorHAnsi" w:cstheme="minorBidi"/>
              <w:noProof/>
              <w:szCs w:val="22"/>
            </w:rPr>
          </w:pPr>
          <w:ins w:id="8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3.2.7</w:t>
            </w:r>
            <w:r>
              <w:rPr>
                <w:rFonts w:asciiTheme="minorHAnsi" w:eastAsiaTheme="minorEastAsia" w:hAnsiTheme="minorHAnsi" w:cstheme="minorBidi"/>
                <w:noProof/>
                <w:szCs w:val="22"/>
              </w:rPr>
              <w:tab/>
            </w:r>
            <w:r w:rsidRPr="00727173">
              <w:rPr>
                <w:rStyle w:val="Hyperlink"/>
                <w:noProof/>
              </w:rPr>
              <w:t>Gán vị trí chức danh sử dụng cho mỗi đơn vị</w:t>
            </w:r>
            <w:r>
              <w:rPr>
                <w:noProof/>
                <w:webHidden/>
              </w:rPr>
              <w:tab/>
            </w:r>
            <w:r>
              <w:rPr>
                <w:noProof/>
                <w:webHidden/>
              </w:rPr>
              <w:fldChar w:fldCharType="begin"/>
            </w:r>
            <w:r>
              <w:rPr>
                <w:noProof/>
                <w:webHidden/>
              </w:rPr>
              <w:instrText xml:space="preserve"> PAGEREF _Toc494461283 \h </w:instrText>
            </w:r>
            <w:r>
              <w:rPr>
                <w:noProof/>
                <w:webHidden/>
              </w:rPr>
            </w:r>
          </w:ins>
          <w:r>
            <w:rPr>
              <w:noProof/>
              <w:webHidden/>
            </w:rPr>
            <w:fldChar w:fldCharType="separate"/>
          </w:r>
          <w:ins w:id="81" w:author="Admin" w:date="2017-09-29T15:12:00Z">
            <w:r>
              <w:rPr>
                <w:noProof/>
                <w:webHidden/>
              </w:rPr>
              <w:t>25</w:t>
            </w:r>
            <w:r>
              <w:rPr>
                <w:noProof/>
                <w:webHidden/>
              </w:rPr>
              <w:fldChar w:fldCharType="end"/>
            </w:r>
            <w:r w:rsidRPr="00727173">
              <w:rPr>
                <w:rStyle w:val="Hyperlink"/>
                <w:noProof/>
              </w:rPr>
              <w:fldChar w:fldCharType="end"/>
            </w:r>
          </w:ins>
        </w:p>
        <w:p w14:paraId="5F923204" w14:textId="4C42D2EC" w:rsidR="00A744B4" w:rsidRDefault="00A744B4">
          <w:pPr>
            <w:pStyle w:val="TOC2"/>
            <w:tabs>
              <w:tab w:val="left" w:pos="880"/>
              <w:tab w:val="right" w:leader="dot" w:pos="9350"/>
            </w:tabs>
            <w:rPr>
              <w:ins w:id="82" w:author="Admin" w:date="2017-09-29T15:12:00Z"/>
              <w:rFonts w:asciiTheme="minorHAnsi" w:eastAsiaTheme="minorEastAsia" w:hAnsiTheme="minorHAnsi" w:cstheme="minorBidi"/>
              <w:noProof/>
              <w:szCs w:val="22"/>
            </w:rPr>
          </w:pPr>
          <w:ins w:id="8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3.3</w:t>
            </w:r>
            <w:r>
              <w:rPr>
                <w:rFonts w:asciiTheme="minorHAnsi" w:eastAsiaTheme="minorEastAsia" w:hAnsiTheme="minorHAnsi" w:cstheme="minorBidi"/>
                <w:noProof/>
                <w:szCs w:val="22"/>
              </w:rPr>
              <w:tab/>
            </w:r>
            <w:r w:rsidRPr="00727173">
              <w:rPr>
                <w:rStyle w:val="Hyperlink"/>
                <w:noProof/>
              </w:rPr>
              <w:t>Danh mục phân loại Nhân viên</w:t>
            </w:r>
            <w:r>
              <w:rPr>
                <w:noProof/>
                <w:webHidden/>
              </w:rPr>
              <w:tab/>
            </w:r>
            <w:r>
              <w:rPr>
                <w:noProof/>
                <w:webHidden/>
              </w:rPr>
              <w:fldChar w:fldCharType="begin"/>
            </w:r>
            <w:r>
              <w:rPr>
                <w:noProof/>
                <w:webHidden/>
              </w:rPr>
              <w:instrText xml:space="preserve"> PAGEREF _Toc494461284 \h </w:instrText>
            </w:r>
            <w:r>
              <w:rPr>
                <w:noProof/>
                <w:webHidden/>
              </w:rPr>
            </w:r>
          </w:ins>
          <w:r>
            <w:rPr>
              <w:noProof/>
              <w:webHidden/>
            </w:rPr>
            <w:fldChar w:fldCharType="separate"/>
          </w:r>
          <w:ins w:id="84" w:author="Admin" w:date="2017-09-29T15:12:00Z">
            <w:r>
              <w:rPr>
                <w:noProof/>
                <w:webHidden/>
              </w:rPr>
              <w:t>27</w:t>
            </w:r>
            <w:r>
              <w:rPr>
                <w:noProof/>
                <w:webHidden/>
              </w:rPr>
              <w:fldChar w:fldCharType="end"/>
            </w:r>
            <w:r w:rsidRPr="00727173">
              <w:rPr>
                <w:rStyle w:val="Hyperlink"/>
                <w:noProof/>
              </w:rPr>
              <w:fldChar w:fldCharType="end"/>
            </w:r>
          </w:ins>
        </w:p>
        <w:p w14:paraId="0695AD42" w14:textId="2FE71114" w:rsidR="00A744B4" w:rsidRDefault="00A744B4">
          <w:pPr>
            <w:pStyle w:val="TOC3"/>
            <w:tabs>
              <w:tab w:val="left" w:pos="1320"/>
              <w:tab w:val="right" w:leader="dot" w:pos="9350"/>
            </w:tabs>
            <w:rPr>
              <w:ins w:id="85" w:author="Admin" w:date="2017-09-29T15:12:00Z"/>
              <w:rFonts w:asciiTheme="minorHAnsi" w:eastAsiaTheme="minorEastAsia" w:hAnsiTheme="minorHAnsi" w:cstheme="minorBidi"/>
              <w:noProof/>
              <w:szCs w:val="22"/>
            </w:rPr>
          </w:pPr>
          <w:ins w:id="8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rFonts w:cs="Times New Roman"/>
                <w:noProof/>
              </w:rPr>
              <w:t>3.3.1</w:t>
            </w:r>
            <w:r>
              <w:rPr>
                <w:rFonts w:asciiTheme="minorHAnsi" w:eastAsiaTheme="minorEastAsia" w:hAnsiTheme="minorHAnsi" w:cstheme="minorBidi"/>
                <w:noProof/>
                <w:szCs w:val="22"/>
              </w:rPr>
              <w:tab/>
            </w:r>
            <w:r w:rsidRPr="00727173">
              <w:rPr>
                <w:rStyle w:val="Hyperlink"/>
                <w:rFonts w:cs="Times New Roman"/>
                <w:noProof/>
              </w:rPr>
              <w:t>Mục đích, ý nghĩa</w:t>
            </w:r>
            <w:r>
              <w:rPr>
                <w:noProof/>
                <w:webHidden/>
              </w:rPr>
              <w:tab/>
            </w:r>
            <w:r>
              <w:rPr>
                <w:noProof/>
                <w:webHidden/>
              </w:rPr>
              <w:fldChar w:fldCharType="begin"/>
            </w:r>
            <w:r>
              <w:rPr>
                <w:noProof/>
                <w:webHidden/>
              </w:rPr>
              <w:instrText xml:space="preserve"> PAGEREF _Toc494461285 \h </w:instrText>
            </w:r>
            <w:r>
              <w:rPr>
                <w:noProof/>
                <w:webHidden/>
              </w:rPr>
            </w:r>
          </w:ins>
          <w:r>
            <w:rPr>
              <w:noProof/>
              <w:webHidden/>
            </w:rPr>
            <w:fldChar w:fldCharType="separate"/>
          </w:r>
          <w:ins w:id="87" w:author="Admin" w:date="2017-09-29T15:12:00Z">
            <w:r>
              <w:rPr>
                <w:noProof/>
                <w:webHidden/>
              </w:rPr>
              <w:t>27</w:t>
            </w:r>
            <w:r>
              <w:rPr>
                <w:noProof/>
                <w:webHidden/>
              </w:rPr>
              <w:fldChar w:fldCharType="end"/>
            </w:r>
            <w:r w:rsidRPr="00727173">
              <w:rPr>
                <w:rStyle w:val="Hyperlink"/>
                <w:noProof/>
              </w:rPr>
              <w:fldChar w:fldCharType="end"/>
            </w:r>
          </w:ins>
        </w:p>
        <w:p w14:paraId="37247360" w14:textId="608122C3" w:rsidR="00A744B4" w:rsidRDefault="00A744B4">
          <w:pPr>
            <w:pStyle w:val="TOC3"/>
            <w:tabs>
              <w:tab w:val="left" w:pos="1320"/>
              <w:tab w:val="right" w:leader="dot" w:pos="9350"/>
            </w:tabs>
            <w:rPr>
              <w:ins w:id="88" w:author="Admin" w:date="2017-09-29T15:12:00Z"/>
              <w:rFonts w:asciiTheme="minorHAnsi" w:eastAsiaTheme="minorEastAsia" w:hAnsiTheme="minorHAnsi" w:cstheme="minorBidi"/>
              <w:noProof/>
              <w:szCs w:val="22"/>
            </w:rPr>
          </w:pPr>
          <w:ins w:id="8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rFonts w:cs="Times New Roman"/>
                <w:noProof/>
              </w:rPr>
              <w:t>3.3.2</w:t>
            </w:r>
            <w:r>
              <w:rPr>
                <w:rFonts w:asciiTheme="minorHAnsi" w:eastAsiaTheme="minorEastAsia" w:hAnsiTheme="minorHAnsi" w:cstheme="minorBidi"/>
                <w:noProof/>
                <w:szCs w:val="22"/>
              </w:rPr>
              <w:tab/>
            </w:r>
            <w:r w:rsidRPr="00727173">
              <w:rPr>
                <w:rStyle w:val="Hyperlink"/>
                <w:rFonts w:cs="Times New Roman"/>
                <w:noProof/>
              </w:rPr>
              <w:t>Đặc tả tình huống nghiệp vụ</w:t>
            </w:r>
            <w:r>
              <w:rPr>
                <w:noProof/>
                <w:webHidden/>
              </w:rPr>
              <w:tab/>
            </w:r>
            <w:r>
              <w:rPr>
                <w:noProof/>
                <w:webHidden/>
              </w:rPr>
              <w:fldChar w:fldCharType="begin"/>
            </w:r>
            <w:r>
              <w:rPr>
                <w:noProof/>
                <w:webHidden/>
              </w:rPr>
              <w:instrText xml:space="preserve"> PAGEREF _Toc494461286 \h </w:instrText>
            </w:r>
            <w:r>
              <w:rPr>
                <w:noProof/>
                <w:webHidden/>
              </w:rPr>
            </w:r>
          </w:ins>
          <w:r>
            <w:rPr>
              <w:noProof/>
              <w:webHidden/>
            </w:rPr>
            <w:fldChar w:fldCharType="separate"/>
          </w:r>
          <w:ins w:id="90" w:author="Admin" w:date="2017-09-29T15:12:00Z">
            <w:r>
              <w:rPr>
                <w:noProof/>
                <w:webHidden/>
              </w:rPr>
              <w:t>27</w:t>
            </w:r>
            <w:r>
              <w:rPr>
                <w:noProof/>
                <w:webHidden/>
              </w:rPr>
              <w:fldChar w:fldCharType="end"/>
            </w:r>
            <w:r w:rsidRPr="00727173">
              <w:rPr>
                <w:rStyle w:val="Hyperlink"/>
                <w:noProof/>
              </w:rPr>
              <w:fldChar w:fldCharType="end"/>
            </w:r>
          </w:ins>
        </w:p>
        <w:p w14:paraId="0C6AFEC6" w14:textId="69083D16" w:rsidR="00A744B4" w:rsidRDefault="00A744B4">
          <w:pPr>
            <w:pStyle w:val="TOC3"/>
            <w:tabs>
              <w:tab w:val="left" w:pos="1320"/>
              <w:tab w:val="right" w:leader="dot" w:pos="9350"/>
            </w:tabs>
            <w:rPr>
              <w:ins w:id="91" w:author="Admin" w:date="2017-09-29T15:12:00Z"/>
              <w:rFonts w:asciiTheme="minorHAnsi" w:eastAsiaTheme="minorEastAsia" w:hAnsiTheme="minorHAnsi" w:cstheme="minorBidi"/>
              <w:noProof/>
              <w:szCs w:val="22"/>
            </w:rPr>
          </w:pPr>
          <w:ins w:id="9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rFonts w:cs="Times New Roman"/>
                <w:noProof/>
              </w:rPr>
              <w:t>3.3.3</w:t>
            </w:r>
            <w:r>
              <w:rPr>
                <w:rFonts w:asciiTheme="minorHAnsi" w:eastAsiaTheme="minorEastAsia" w:hAnsiTheme="minorHAnsi" w:cstheme="minorBidi"/>
                <w:noProof/>
                <w:szCs w:val="22"/>
              </w:rPr>
              <w:tab/>
            </w:r>
            <w:r w:rsidRPr="00727173">
              <w:rPr>
                <w:rStyle w:val="Hyperlink"/>
                <w:rFonts w:cs="Times New Roman"/>
                <w:noProof/>
              </w:rPr>
              <w:t>Màn hình giao diện</w:t>
            </w:r>
            <w:r>
              <w:rPr>
                <w:noProof/>
                <w:webHidden/>
              </w:rPr>
              <w:tab/>
            </w:r>
            <w:r>
              <w:rPr>
                <w:noProof/>
                <w:webHidden/>
              </w:rPr>
              <w:fldChar w:fldCharType="begin"/>
            </w:r>
            <w:r>
              <w:rPr>
                <w:noProof/>
                <w:webHidden/>
              </w:rPr>
              <w:instrText xml:space="preserve"> PAGEREF _Toc494461287 \h </w:instrText>
            </w:r>
            <w:r>
              <w:rPr>
                <w:noProof/>
                <w:webHidden/>
              </w:rPr>
            </w:r>
          </w:ins>
          <w:r>
            <w:rPr>
              <w:noProof/>
              <w:webHidden/>
            </w:rPr>
            <w:fldChar w:fldCharType="separate"/>
          </w:r>
          <w:ins w:id="93" w:author="Admin" w:date="2017-09-29T15:12:00Z">
            <w:r>
              <w:rPr>
                <w:noProof/>
                <w:webHidden/>
              </w:rPr>
              <w:t>28</w:t>
            </w:r>
            <w:r>
              <w:rPr>
                <w:noProof/>
                <w:webHidden/>
              </w:rPr>
              <w:fldChar w:fldCharType="end"/>
            </w:r>
            <w:r w:rsidRPr="00727173">
              <w:rPr>
                <w:rStyle w:val="Hyperlink"/>
                <w:noProof/>
              </w:rPr>
              <w:fldChar w:fldCharType="end"/>
            </w:r>
          </w:ins>
        </w:p>
        <w:p w14:paraId="7FBC9DAF" w14:textId="28BFA41F" w:rsidR="00A744B4" w:rsidRDefault="00A744B4">
          <w:pPr>
            <w:pStyle w:val="TOC3"/>
            <w:tabs>
              <w:tab w:val="left" w:pos="1320"/>
              <w:tab w:val="right" w:leader="dot" w:pos="9350"/>
            </w:tabs>
            <w:rPr>
              <w:ins w:id="94" w:author="Admin" w:date="2017-09-29T15:12:00Z"/>
              <w:rFonts w:asciiTheme="minorHAnsi" w:eastAsiaTheme="minorEastAsia" w:hAnsiTheme="minorHAnsi" w:cstheme="minorBidi"/>
              <w:noProof/>
              <w:szCs w:val="22"/>
            </w:rPr>
          </w:pPr>
          <w:ins w:id="9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rFonts w:cs="Times New Roman"/>
                <w:noProof/>
              </w:rPr>
              <w:t>3.3.4</w:t>
            </w:r>
            <w:r>
              <w:rPr>
                <w:rFonts w:asciiTheme="minorHAnsi" w:eastAsiaTheme="minorEastAsia" w:hAnsiTheme="minorHAnsi" w:cstheme="minorBidi"/>
                <w:noProof/>
                <w:szCs w:val="22"/>
              </w:rPr>
              <w:tab/>
            </w:r>
            <w:r w:rsidRPr="00727173">
              <w:rPr>
                <w:rStyle w:val="Hyperlink"/>
                <w:rFonts w:cs="Times New Roman"/>
                <w:noProof/>
              </w:rPr>
              <w:t>Mô tả các trường thông tin trên màn hình</w:t>
            </w:r>
            <w:r>
              <w:rPr>
                <w:noProof/>
                <w:webHidden/>
              </w:rPr>
              <w:tab/>
            </w:r>
            <w:r>
              <w:rPr>
                <w:noProof/>
                <w:webHidden/>
              </w:rPr>
              <w:fldChar w:fldCharType="begin"/>
            </w:r>
            <w:r>
              <w:rPr>
                <w:noProof/>
                <w:webHidden/>
              </w:rPr>
              <w:instrText xml:space="preserve"> PAGEREF _Toc494461288 \h </w:instrText>
            </w:r>
            <w:r>
              <w:rPr>
                <w:noProof/>
                <w:webHidden/>
              </w:rPr>
            </w:r>
          </w:ins>
          <w:r>
            <w:rPr>
              <w:noProof/>
              <w:webHidden/>
            </w:rPr>
            <w:fldChar w:fldCharType="separate"/>
          </w:r>
          <w:ins w:id="96" w:author="Admin" w:date="2017-09-29T15:12:00Z">
            <w:r>
              <w:rPr>
                <w:noProof/>
                <w:webHidden/>
              </w:rPr>
              <w:t>28</w:t>
            </w:r>
            <w:r>
              <w:rPr>
                <w:noProof/>
                <w:webHidden/>
              </w:rPr>
              <w:fldChar w:fldCharType="end"/>
            </w:r>
            <w:r w:rsidRPr="00727173">
              <w:rPr>
                <w:rStyle w:val="Hyperlink"/>
                <w:noProof/>
              </w:rPr>
              <w:fldChar w:fldCharType="end"/>
            </w:r>
          </w:ins>
        </w:p>
        <w:p w14:paraId="01FA45C7" w14:textId="5A53D295" w:rsidR="00A744B4" w:rsidRDefault="00A744B4">
          <w:pPr>
            <w:pStyle w:val="TOC3"/>
            <w:tabs>
              <w:tab w:val="left" w:pos="1320"/>
              <w:tab w:val="right" w:leader="dot" w:pos="9350"/>
            </w:tabs>
            <w:rPr>
              <w:ins w:id="97" w:author="Admin" w:date="2017-09-29T15:12:00Z"/>
              <w:rFonts w:asciiTheme="minorHAnsi" w:eastAsiaTheme="minorEastAsia" w:hAnsiTheme="minorHAnsi" w:cstheme="minorBidi"/>
              <w:noProof/>
              <w:szCs w:val="22"/>
            </w:rPr>
          </w:pPr>
          <w:ins w:id="9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"_Toc494461289"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rFonts w:cs="Times New Roman"/>
                <w:noProof/>
              </w:rPr>
              <w:t>3.3.5</w:t>
            </w:r>
            <w:r>
              <w:rPr>
                <w:rFonts w:asciiTheme="minorHAnsi" w:eastAsiaTheme="minorEastAsia" w:hAnsiTheme="minorHAnsi" w:cstheme="minorBidi"/>
                <w:noProof/>
                <w:szCs w:val="22"/>
              </w:rPr>
              <w:tab/>
            </w:r>
            <w:r w:rsidRPr="00727173">
              <w:rPr>
                <w:rStyle w:val="Hyperlink"/>
                <w:rFonts w:cs="Times New Roman"/>
                <w:noProof/>
              </w:rPr>
              <w:t>Thao tác chức năng</w:t>
            </w:r>
            <w:r>
              <w:rPr>
                <w:noProof/>
                <w:webHidden/>
              </w:rPr>
              <w:tab/>
            </w:r>
            <w:r>
              <w:rPr>
                <w:noProof/>
                <w:webHidden/>
              </w:rPr>
              <w:fldChar w:fldCharType="begin"/>
            </w:r>
            <w:r>
              <w:rPr>
                <w:noProof/>
                <w:webHidden/>
              </w:rPr>
              <w:instrText xml:space="preserve"> PAGEREF _Toc494461289 \h </w:instrText>
            </w:r>
            <w:r>
              <w:rPr>
                <w:noProof/>
                <w:webHidden/>
              </w:rPr>
            </w:r>
          </w:ins>
          <w:r>
            <w:rPr>
              <w:noProof/>
              <w:webHidden/>
            </w:rPr>
            <w:fldChar w:fldCharType="separate"/>
          </w:r>
          <w:ins w:id="99" w:author="Admin" w:date="2017-09-29T15:12:00Z">
            <w:r>
              <w:rPr>
                <w:noProof/>
                <w:webHidden/>
              </w:rPr>
              <w:t>29</w:t>
            </w:r>
            <w:r>
              <w:rPr>
                <w:noProof/>
                <w:webHidden/>
              </w:rPr>
              <w:fldChar w:fldCharType="end"/>
            </w:r>
            <w:r w:rsidRPr="00727173">
              <w:rPr>
                <w:rStyle w:val="Hyperlink"/>
                <w:noProof/>
              </w:rPr>
              <w:fldChar w:fldCharType="end"/>
            </w:r>
          </w:ins>
        </w:p>
        <w:p w14:paraId="795398DD" w14:textId="46AA8E07" w:rsidR="00A744B4" w:rsidRDefault="00A744B4">
          <w:pPr>
            <w:pStyle w:val="TOC2"/>
            <w:tabs>
              <w:tab w:val="left" w:pos="880"/>
              <w:tab w:val="right" w:leader="dot" w:pos="9350"/>
            </w:tabs>
            <w:rPr>
              <w:ins w:id="100" w:author="Admin" w:date="2017-09-29T15:12:00Z"/>
              <w:rFonts w:asciiTheme="minorHAnsi" w:eastAsiaTheme="minorEastAsia" w:hAnsiTheme="minorHAnsi" w:cstheme="minorBidi"/>
              <w:noProof/>
              <w:szCs w:val="22"/>
            </w:rPr>
          </w:pPr>
          <w:ins w:id="10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3.4</w:t>
            </w:r>
            <w:r>
              <w:rPr>
                <w:rFonts w:asciiTheme="minorHAnsi" w:eastAsiaTheme="minorEastAsia" w:hAnsiTheme="minorHAnsi" w:cstheme="minorBidi"/>
                <w:noProof/>
                <w:szCs w:val="22"/>
              </w:rPr>
              <w:tab/>
            </w:r>
            <w:r w:rsidRPr="00727173">
              <w:rPr>
                <w:rStyle w:val="Hyperlink"/>
                <w:noProof/>
              </w:rPr>
              <w:t>Thiết lập MTCV cho vị trí chức danh và gán bản MTCV cho công ty.</w:t>
            </w:r>
            <w:r>
              <w:rPr>
                <w:noProof/>
                <w:webHidden/>
              </w:rPr>
              <w:tab/>
            </w:r>
            <w:r>
              <w:rPr>
                <w:noProof/>
                <w:webHidden/>
              </w:rPr>
              <w:fldChar w:fldCharType="begin"/>
            </w:r>
            <w:r>
              <w:rPr>
                <w:noProof/>
                <w:webHidden/>
              </w:rPr>
              <w:instrText xml:space="preserve"> PAGEREF _Toc494461290 \h </w:instrText>
            </w:r>
            <w:r>
              <w:rPr>
                <w:noProof/>
                <w:webHidden/>
              </w:rPr>
            </w:r>
          </w:ins>
          <w:r>
            <w:rPr>
              <w:noProof/>
              <w:webHidden/>
            </w:rPr>
            <w:fldChar w:fldCharType="separate"/>
          </w:r>
          <w:ins w:id="102" w:author="Admin" w:date="2017-09-29T15:12:00Z">
            <w:r>
              <w:rPr>
                <w:noProof/>
                <w:webHidden/>
              </w:rPr>
              <w:t>29</w:t>
            </w:r>
            <w:r>
              <w:rPr>
                <w:noProof/>
                <w:webHidden/>
              </w:rPr>
              <w:fldChar w:fldCharType="end"/>
            </w:r>
            <w:r w:rsidRPr="00727173">
              <w:rPr>
                <w:rStyle w:val="Hyperlink"/>
                <w:noProof/>
              </w:rPr>
              <w:fldChar w:fldCharType="end"/>
            </w:r>
          </w:ins>
        </w:p>
        <w:p w14:paraId="171C519F" w14:textId="62723C3E" w:rsidR="00A744B4" w:rsidRDefault="00A744B4">
          <w:pPr>
            <w:pStyle w:val="TOC3"/>
            <w:tabs>
              <w:tab w:val="left" w:pos="1320"/>
              <w:tab w:val="right" w:leader="dot" w:pos="9350"/>
            </w:tabs>
            <w:rPr>
              <w:ins w:id="103" w:author="Admin" w:date="2017-09-29T15:12:00Z"/>
              <w:rFonts w:asciiTheme="minorHAnsi" w:eastAsiaTheme="minorEastAsia" w:hAnsiTheme="minorHAnsi" w:cstheme="minorBidi"/>
              <w:noProof/>
              <w:szCs w:val="22"/>
            </w:rPr>
          </w:pPr>
          <w:ins w:id="10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3.4.1</w:t>
            </w:r>
            <w:r>
              <w:rPr>
                <w:rFonts w:asciiTheme="minorHAnsi" w:eastAsiaTheme="minorEastAsia" w:hAnsiTheme="minorHAnsi" w:cstheme="minorBidi"/>
                <w:noProof/>
                <w:szCs w:val="22"/>
              </w:rPr>
              <w:tab/>
            </w:r>
            <w:r w:rsidRPr="00727173">
              <w:rPr>
                <w:rStyle w:val="Hyperlink"/>
                <w:noProof/>
              </w:rPr>
              <w:t>Thiết lập mô tả công việc</w:t>
            </w:r>
            <w:r>
              <w:rPr>
                <w:noProof/>
                <w:webHidden/>
              </w:rPr>
              <w:tab/>
            </w:r>
            <w:r>
              <w:rPr>
                <w:noProof/>
                <w:webHidden/>
              </w:rPr>
              <w:fldChar w:fldCharType="begin"/>
            </w:r>
            <w:r>
              <w:rPr>
                <w:noProof/>
                <w:webHidden/>
              </w:rPr>
              <w:instrText xml:space="preserve"> PAGEREF _Toc494461291 \h </w:instrText>
            </w:r>
            <w:r>
              <w:rPr>
                <w:noProof/>
                <w:webHidden/>
              </w:rPr>
            </w:r>
          </w:ins>
          <w:r>
            <w:rPr>
              <w:noProof/>
              <w:webHidden/>
            </w:rPr>
            <w:fldChar w:fldCharType="separate"/>
          </w:r>
          <w:ins w:id="105" w:author="Admin" w:date="2017-09-29T15:12:00Z">
            <w:r>
              <w:rPr>
                <w:noProof/>
                <w:webHidden/>
              </w:rPr>
              <w:t>29</w:t>
            </w:r>
            <w:r>
              <w:rPr>
                <w:noProof/>
                <w:webHidden/>
              </w:rPr>
              <w:fldChar w:fldCharType="end"/>
            </w:r>
            <w:r w:rsidRPr="00727173">
              <w:rPr>
                <w:rStyle w:val="Hyperlink"/>
                <w:noProof/>
              </w:rPr>
              <w:fldChar w:fldCharType="end"/>
            </w:r>
          </w:ins>
        </w:p>
        <w:p w14:paraId="34740A91" w14:textId="2CE823BA" w:rsidR="00A744B4" w:rsidRDefault="00A744B4">
          <w:pPr>
            <w:pStyle w:val="TOC3"/>
            <w:tabs>
              <w:tab w:val="left" w:pos="1320"/>
              <w:tab w:val="right" w:leader="dot" w:pos="9350"/>
            </w:tabs>
            <w:rPr>
              <w:ins w:id="106" w:author="Admin" w:date="2017-09-29T15:12:00Z"/>
              <w:rFonts w:asciiTheme="minorHAnsi" w:eastAsiaTheme="minorEastAsia" w:hAnsiTheme="minorHAnsi" w:cstheme="minorBidi"/>
              <w:noProof/>
              <w:szCs w:val="22"/>
            </w:rPr>
          </w:pPr>
          <w:ins w:id="10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3.4.2</w:t>
            </w:r>
            <w:r>
              <w:rPr>
                <w:rFonts w:asciiTheme="minorHAnsi" w:eastAsiaTheme="minorEastAsia" w:hAnsiTheme="minorHAnsi" w:cstheme="minorBidi"/>
                <w:noProof/>
                <w:szCs w:val="22"/>
              </w:rPr>
              <w:tab/>
            </w:r>
            <w:r w:rsidRPr="00727173">
              <w:rPr>
                <w:rStyle w:val="Hyperlink"/>
                <w:noProof/>
              </w:rPr>
              <w:t>Gán vị trí MTCV sử dụng cho mỗi đơn vị</w:t>
            </w:r>
            <w:r>
              <w:rPr>
                <w:noProof/>
                <w:webHidden/>
              </w:rPr>
              <w:tab/>
            </w:r>
            <w:r>
              <w:rPr>
                <w:noProof/>
                <w:webHidden/>
              </w:rPr>
              <w:fldChar w:fldCharType="begin"/>
            </w:r>
            <w:r>
              <w:rPr>
                <w:noProof/>
                <w:webHidden/>
              </w:rPr>
              <w:instrText xml:space="preserve"> PAGEREF _Toc494461292 \h </w:instrText>
            </w:r>
            <w:r>
              <w:rPr>
                <w:noProof/>
                <w:webHidden/>
              </w:rPr>
            </w:r>
          </w:ins>
          <w:r>
            <w:rPr>
              <w:noProof/>
              <w:webHidden/>
            </w:rPr>
            <w:fldChar w:fldCharType="separate"/>
          </w:r>
          <w:ins w:id="108" w:author="Admin" w:date="2017-09-29T15:12:00Z">
            <w:r>
              <w:rPr>
                <w:noProof/>
                <w:webHidden/>
              </w:rPr>
              <w:t>35</w:t>
            </w:r>
            <w:r>
              <w:rPr>
                <w:noProof/>
                <w:webHidden/>
              </w:rPr>
              <w:fldChar w:fldCharType="end"/>
            </w:r>
            <w:r w:rsidRPr="00727173">
              <w:rPr>
                <w:rStyle w:val="Hyperlink"/>
                <w:noProof/>
              </w:rPr>
              <w:fldChar w:fldCharType="end"/>
            </w:r>
          </w:ins>
        </w:p>
        <w:p w14:paraId="62C6334B" w14:textId="3413B3A7" w:rsidR="00A744B4" w:rsidRDefault="00A744B4">
          <w:pPr>
            <w:pStyle w:val="TOC2"/>
            <w:tabs>
              <w:tab w:val="left" w:pos="880"/>
              <w:tab w:val="right" w:leader="dot" w:pos="9350"/>
            </w:tabs>
            <w:rPr>
              <w:ins w:id="109" w:author="Admin" w:date="2017-09-29T15:12:00Z"/>
              <w:rFonts w:asciiTheme="minorHAnsi" w:eastAsiaTheme="minorEastAsia" w:hAnsiTheme="minorHAnsi" w:cstheme="minorBidi"/>
              <w:noProof/>
              <w:szCs w:val="22"/>
            </w:rPr>
          </w:pPr>
          <w:ins w:id="110" w:author="Admin" w:date="2017-09-29T15:12:00Z">
            <w:r w:rsidRPr="00727173">
              <w:rPr>
                <w:rStyle w:val="Hyperlink"/>
                <w:noProof/>
              </w:rPr>
              <w:lastRenderedPageBreak/>
              <w:fldChar w:fldCharType="begin"/>
            </w:r>
            <w:r w:rsidRPr="00727173">
              <w:rPr>
                <w:rStyle w:val="Hyperlink"/>
                <w:noProof/>
              </w:rPr>
              <w:instrText xml:space="preserve"> </w:instrText>
            </w:r>
            <w:r>
              <w:rPr>
                <w:noProof/>
              </w:rPr>
              <w:instrText>HYPERLINK \l "_Toc494461293"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3.5</w:t>
            </w:r>
            <w:r>
              <w:rPr>
                <w:rFonts w:asciiTheme="minorHAnsi" w:eastAsiaTheme="minorEastAsia" w:hAnsiTheme="minorHAnsi" w:cstheme="minorBidi"/>
                <w:noProof/>
                <w:szCs w:val="22"/>
              </w:rPr>
              <w:tab/>
            </w:r>
            <w:r w:rsidRPr="00727173">
              <w:rPr>
                <w:rStyle w:val="Hyperlink"/>
                <w:noProof/>
              </w:rPr>
              <w:t>Định biên nhân sự</w:t>
            </w:r>
            <w:r>
              <w:rPr>
                <w:noProof/>
                <w:webHidden/>
              </w:rPr>
              <w:tab/>
            </w:r>
            <w:r>
              <w:rPr>
                <w:noProof/>
                <w:webHidden/>
              </w:rPr>
              <w:fldChar w:fldCharType="begin"/>
            </w:r>
            <w:r>
              <w:rPr>
                <w:noProof/>
                <w:webHidden/>
              </w:rPr>
              <w:instrText xml:space="preserve"> PAGEREF _Toc494461293 \h </w:instrText>
            </w:r>
            <w:r>
              <w:rPr>
                <w:noProof/>
                <w:webHidden/>
              </w:rPr>
            </w:r>
          </w:ins>
          <w:r>
            <w:rPr>
              <w:noProof/>
              <w:webHidden/>
            </w:rPr>
            <w:fldChar w:fldCharType="separate"/>
          </w:r>
          <w:ins w:id="111" w:author="Admin" w:date="2017-09-29T15:12:00Z">
            <w:r>
              <w:rPr>
                <w:noProof/>
                <w:webHidden/>
              </w:rPr>
              <w:t>37</w:t>
            </w:r>
            <w:r>
              <w:rPr>
                <w:noProof/>
                <w:webHidden/>
              </w:rPr>
              <w:fldChar w:fldCharType="end"/>
            </w:r>
            <w:r w:rsidRPr="00727173">
              <w:rPr>
                <w:rStyle w:val="Hyperlink"/>
                <w:noProof/>
              </w:rPr>
              <w:fldChar w:fldCharType="end"/>
            </w:r>
          </w:ins>
        </w:p>
        <w:p w14:paraId="68AA9D2F" w14:textId="47BA64F3" w:rsidR="00A744B4" w:rsidRDefault="00A744B4">
          <w:pPr>
            <w:pStyle w:val="TOC3"/>
            <w:tabs>
              <w:tab w:val="left" w:pos="1320"/>
              <w:tab w:val="right" w:leader="dot" w:pos="9350"/>
            </w:tabs>
            <w:rPr>
              <w:ins w:id="112" w:author="Admin" w:date="2017-09-29T15:12:00Z"/>
              <w:rFonts w:asciiTheme="minorHAnsi" w:eastAsiaTheme="minorEastAsia" w:hAnsiTheme="minorHAnsi" w:cstheme="minorBidi"/>
              <w:noProof/>
              <w:szCs w:val="22"/>
            </w:rPr>
          </w:pPr>
          <w:ins w:id="11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3.5.1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_Toc494461294 \h </w:instrText>
            </w:r>
            <w:r>
              <w:rPr>
                <w:noProof/>
                <w:webHidden/>
              </w:rPr>
            </w:r>
          </w:ins>
          <w:r>
            <w:rPr>
              <w:noProof/>
              <w:webHidden/>
            </w:rPr>
            <w:fldChar w:fldCharType="separate"/>
          </w:r>
          <w:ins w:id="114" w:author="Admin" w:date="2017-09-29T15:12:00Z">
            <w:r>
              <w:rPr>
                <w:noProof/>
                <w:webHidden/>
              </w:rPr>
              <w:t>37</w:t>
            </w:r>
            <w:r>
              <w:rPr>
                <w:noProof/>
                <w:webHidden/>
              </w:rPr>
              <w:fldChar w:fldCharType="end"/>
            </w:r>
            <w:r w:rsidRPr="00727173">
              <w:rPr>
                <w:rStyle w:val="Hyperlink"/>
                <w:noProof/>
              </w:rPr>
              <w:fldChar w:fldCharType="end"/>
            </w:r>
          </w:ins>
        </w:p>
        <w:p w14:paraId="745D0537" w14:textId="44651C1A" w:rsidR="00A744B4" w:rsidRDefault="00A744B4">
          <w:pPr>
            <w:pStyle w:val="TOC3"/>
            <w:tabs>
              <w:tab w:val="left" w:pos="1320"/>
              <w:tab w:val="right" w:leader="dot" w:pos="9350"/>
            </w:tabs>
            <w:rPr>
              <w:ins w:id="115" w:author="Admin" w:date="2017-09-29T15:12:00Z"/>
              <w:rFonts w:asciiTheme="minorHAnsi" w:eastAsiaTheme="minorEastAsia" w:hAnsiTheme="minorHAnsi" w:cstheme="minorBidi"/>
              <w:noProof/>
              <w:szCs w:val="22"/>
            </w:rPr>
          </w:pPr>
          <w:ins w:id="11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3.5.2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_Toc494461295 \h </w:instrText>
            </w:r>
            <w:r>
              <w:rPr>
                <w:noProof/>
                <w:webHidden/>
              </w:rPr>
            </w:r>
          </w:ins>
          <w:r>
            <w:rPr>
              <w:noProof/>
              <w:webHidden/>
            </w:rPr>
            <w:fldChar w:fldCharType="separate"/>
          </w:r>
          <w:ins w:id="117" w:author="Admin" w:date="2017-09-29T15:12:00Z">
            <w:r>
              <w:rPr>
                <w:noProof/>
                <w:webHidden/>
              </w:rPr>
              <w:t>37</w:t>
            </w:r>
            <w:r>
              <w:rPr>
                <w:noProof/>
                <w:webHidden/>
              </w:rPr>
              <w:fldChar w:fldCharType="end"/>
            </w:r>
            <w:r w:rsidRPr="00727173">
              <w:rPr>
                <w:rStyle w:val="Hyperlink"/>
                <w:noProof/>
              </w:rPr>
              <w:fldChar w:fldCharType="end"/>
            </w:r>
          </w:ins>
        </w:p>
        <w:p w14:paraId="2F9DF376" w14:textId="11FD465F" w:rsidR="00A744B4" w:rsidRDefault="00A744B4">
          <w:pPr>
            <w:pStyle w:val="TOC3"/>
            <w:tabs>
              <w:tab w:val="left" w:pos="1320"/>
              <w:tab w:val="right" w:leader="dot" w:pos="9350"/>
            </w:tabs>
            <w:rPr>
              <w:ins w:id="118" w:author="Admin" w:date="2017-09-29T15:12:00Z"/>
              <w:rFonts w:asciiTheme="minorHAnsi" w:eastAsiaTheme="minorEastAsia" w:hAnsiTheme="minorHAnsi" w:cstheme="minorBidi"/>
              <w:noProof/>
              <w:szCs w:val="22"/>
            </w:rPr>
          </w:pPr>
          <w:ins w:id="11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lang w:val="vi-VN"/>
              </w:rPr>
              <w:t>3.5.3</w:t>
            </w:r>
            <w:r>
              <w:rPr>
                <w:rFonts w:asciiTheme="minorHAnsi" w:eastAsiaTheme="minorEastAsia" w:hAnsiTheme="minorHAnsi" w:cstheme="minorBidi"/>
                <w:noProof/>
                <w:szCs w:val="22"/>
              </w:rPr>
              <w:tab/>
            </w:r>
            <w:r w:rsidRPr="00727173">
              <w:rPr>
                <w:rStyle w:val="Hyperlink"/>
                <w:noProof/>
                <w:lang w:val="vi-VN"/>
              </w:rPr>
              <w:t>Màn hình giao diện</w:t>
            </w:r>
            <w:r>
              <w:rPr>
                <w:noProof/>
                <w:webHidden/>
              </w:rPr>
              <w:tab/>
            </w:r>
            <w:r>
              <w:rPr>
                <w:noProof/>
                <w:webHidden/>
              </w:rPr>
              <w:fldChar w:fldCharType="begin"/>
            </w:r>
            <w:r>
              <w:rPr>
                <w:noProof/>
                <w:webHidden/>
              </w:rPr>
              <w:instrText xml:space="preserve"> PAGEREF _Toc494461296 \h </w:instrText>
            </w:r>
            <w:r>
              <w:rPr>
                <w:noProof/>
                <w:webHidden/>
              </w:rPr>
            </w:r>
          </w:ins>
          <w:r>
            <w:rPr>
              <w:noProof/>
              <w:webHidden/>
            </w:rPr>
            <w:fldChar w:fldCharType="separate"/>
          </w:r>
          <w:ins w:id="120" w:author="Admin" w:date="2017-09-29T15:12:00Z">
            <w:r>
              <w:rPr>
                <w:noProof/>
                <w:webHidden/>
              </w:rPr>
              <w:t>38</w:t>
            </w:r>
            <w:r>
              <w:rPr>
                <w:noProof/>
                <w:webHidden/>
              </w:rPr>
              <w:fldChar w:fldCharType="end"/>
            </w:r>
            <w:r w:rsidRPr="00727173">
              <w:rPr>
                <w:rStyle w:val="Hyperlink"/>
                <w:noProof/>
              </w:rPr>
              <w:fldChar w:fldCharType="end"/>
            </w:r>
          </w:ins>
        </w:p>
        <w:p w14:paraId="5991BFAC" w14:textId="14148013" w:rsidR="00A744B4" w:rsidRDefault="00A744B4">
          <w:pPr>
            <w:pStyle w:val="TOC3"/>
            <w:tabs>
              <w:tab w:val="left" w:pos="1320"/>
              <w:tab w:val="right" w:leader="dot" w:pos="9350"/>
            </w:tabs>
            <w:rPr>
              <w:ins w:id="121" w:author="Admin" w:date="2017-09-29T15:12:00Z"/>
              <w:rFonts w:asciiTheme="minorHAnsi" w:eastAsiaTheme="minorEastAsia" w:hAnsiTheme="minorHAnsi" w:cstheme="minorBidi"/>
              <w:noProof/>
              <w:szCs w:val="22"/>
            </w:rPr>
          </w:pPr>
          <w:ins w:id="12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lang w:val="vi-VN"/>
              </w:rPr>
              <w:t>3.5.4</w:t>
            </w:r>
            <w:r>
              <w:rPr>
                <w:rFonts w:asciiTheme="minorHAnsi" w:eastAsiaTheme="minorEastAsia" w:hAnsiTheme="minorHAnsi" w:cstheme="minorBidi"/>
                <w:noProof/>
                <w:szCs w:val="22"/>
              </w:rPr>
              <w:tab/>
            </w:r>
            <w:r w:rsidRPr="00727173">
              <w:rPr>
                <w:rStyle w:val="Hyperlink"/>
                <w:noProof/>
                <w:lang w:val="vi-VN"/>
              </w:rPr>
              <w:t>Mô tả các trường thông tin trên màn hình:</w:t>
            </w:r>
            <w:r>
              <w:rPr>
                <w:noProof/>
                <w:webHidden/>
              </w:rPr>
              <w:tab/>
            </w:r>
            <w:r>
              <w:rPr>
                <w:noProof/>
                <w:webHidden/>
              </w:rPr>
              <w:fldChar w:fldCharType="begin"/>
            </w:r>
            <w:r>
              <w:rPr>
                <w:noProof/>
                <w:webHidden/>
              </w:rPr>
              <w:instrText xml:space="preserve"> PAGEREF _Toc494461298 \h </w:instrText>
            </w:r>
            <w:r>
              <w:rPr>
                <w:noProof/>
                <w:webHidden/>
              </w:rPr>
            </w:r>
          </w:ins>
          <w:r>
            <w:rPr>
              <w:noProof/>
              <w:webHidden/>
            </w:rPr>
            <w:fldChar w:fldCharType="separate"/>
          </w:r>
          <w:ins w:id="123" w:author="Admin" w:date="2017-09-29T15:12:00Z">
            <w:r>
              <w:rPr>
                <w:noProof/>
                <w:webHidden/>
              </w:rPr>
              <w:t>38</w:t>
            </w:r>
            <w:r>
              <w:rPr>
                <w:noProof/>
                <w:webHidden/>
              </w:rPr>
              <w:fldChar w:fldCharType="end"/>
            </w:r>
            <w:r w:rsidRPr="00727173">
              <w:rPr>
                <w:rStyle w:val="Hyperlink"/>
                <w:noProof/>
              </w:rPr>
              <w:fldChar w:fldCharType="end"/>
            </w:r>
          </w:ins>
        </w:p>
        <w:p w14:paraId="4773001A" w14:textId="0D6AE425" w:rsidR="00A744B4" w:rsidRDefault="00A744B4">
          <w:pPr>
            <w:pStyle w:val="TOC3"/>
            <w:tabs>
              <w:tab w:val="left" w:pos="1320"/>
              <w:tab w:val="right" w:leader="dot" w:pos="9350"/>
            </w:tabs>
            <w:rPr>
              <w:ins w:id="124" w:author="Admin" w:date="2017-09-29T15:12:00Z"/>
              <w:rFonts w:asciiTheme="minorHAnsi" w:eastAsiaTheme="minorEastAsia" w:hAnsiTheme="minorHAnsi" w:cstheme="minorBidi"/>
              <w:noProof/>
              <w:szCs w:val="22"/>
            </w:rPr>
          </w:pPr>
          <w:ins w:id="12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"_Toc494461299"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3.5.5</w:t>
            </w:r>
            <w:r>
              <w:rPr>
                <w:rFonts w:asciiTheme="minorHAnsi" w:eastAsiaTheme="minorEastAsia" w:hAnsiTheme="minorHAnsi" w:cstheme="minorBidi"/>
                <w:noProof/>
                <w:szCs w:val="22"/>
              </w:rPr>
              <w:tab/>
            </w:r>
            <w:r w:rsidRPr="00727173">
              <w:rPr>
                <w:rStyle w:val="Hyperlink"/>
                <w:noProof/>
              </w:rPr>
              <w:t>Các bước xử lý</w:t>
            </w:r>
            <w:r>
              <w:rPr>
                <w:noProof/>
                <w:webHidden/>
              </w:rPr>
              <w:tab/>
            </w:r>
            <w:r>
              <w:rPr>
                <w:noProof/>
                <w:webHidden/>
              </w:rPr>
              <w:fldChar w:fldCharType="begin"/>
            </w:r>
            <w:r>
              <w:rPr>
                <w:noProof/>
                <w:webHidden/>
              </w:rPr>
              <w:instrText xml:space="preserve"> PAGEREF _Toc494461299 \h </w:instrText>
            </w:r>
            <w:r>
              <w:rPr>
                <w:noProof/>
                <w:webHidden/>
              </w:rPr>
            </w:r>
          </w:ins>
          <w:r>
            <w:rPr>
              <w:noProof/>
              <w:webHidden/>
            </w:rPr>
            <w:fldChar w:fldCharType="separate"/>
          </w:r>
          <w:ins w:id="126" w:author="Admin" w:date="2017-09-29T15:12:00Z">
            <w:r>
              <w:rPr>
                <w:noProof/>
                <w:webHidden/>
              </w:rPr>
              <w:t>40</w:t>
            </w:r>
            <w:r>
              <w:rPr>
                <w:noProof/>
                <w:webHidden/>
              </w:rPr>
              <w:fldChar w:fldCharType="end"/>
            </w:r>
            <w:r w:rsidRPr="00727173">
              <w:rPr>
                <w:rStyle w:val="Hyperlink"/>
                <w:noProof/>
              </w:rPr>
              <w:fldChar w:fldCharType="end"/>
            </w:r>
          </w:ins>
        </w:p>
        <w:p w14:paraId="21D7BE63" w14:textId="6B3441D5" w:rsidR="00A744B4" w:rsidRDefault="00A744B4">
          <w:pPr>
            <w:pStyle w:val="TOC2"/>
            <w:tabs>
              <w:tab w:val="left" w:pos="880"/>
              <w:tab w:val="right" w:leader="dot" w:pos="9350"/>
            </w:tabs>
            <w:rPr>
              <w:ins w:id="127" w:author="Admin" w:date="2017-09-29T15:12:00Z"/>
              <w:rFonts w:asciiTheme="minorHAnsi" w:eastAsiaTheme="minorEastAsia" w:hAnsiTheme="minorHAnsi" w:cstheme="minorBidi"/>
              <w:noProof/>
              <w:szCs w:val="22"/>
            </w:rPr>
          </w:pPr>
          <w:ins w:id="12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3.6</w:t>
            </w:r>
            <w:r>
              <w:rPr>
                <w:rFonts w:asciiTheme="minorHAnsi" w:eastAsiaTheme="minorEastAsia" w:hAnsiTheme="minorHAnsi" w:cstheme="minorBidi"/>
                <w:noProof/>
                <w:szCs w:val="22"/>
              </w:rPr>
              <w:tab/>
            </w:r>
            <w:r w:rsidRPr="00727173">
              <w:rPr>
                <w:rStyle w:val="Hyperlink"/>
                <w:noProof/>
              </w:rPr>
              <w:t>Thiết lập số vòng tuyển dụng</w:t>
            </w:r>
            <w:r>
              <w:rPr>
                <w:noProof/>
                <w:webHidden/>
              </w:rPr>
              <w:tab/>
            </w:r>
            <w:r>
              <w:rPr>
                <w:noProof/>
                <w:webHidden/>
              </w:rPr>
              <w:fldChar w:fldCharType="begin"/>
            </w:r>
            <w:r>
              <w:rPr>
                <w:noProof/>
                <w:webHidden/>
              </w:rPr>
              <w:instrText xml:space="preserve"> PAGEREF _Toc494461300 \h </w:instrText>
            </w:r>
            <w:r>
              <w:rPr>
                <w:noProof/>
                <w:webHidden/>
              </w:rPr>
            </w:r>
          </w:ins>
          <w:r>
            <w:rPr>
              <w:noProof/>
              <w:webHidden/>
            </w:rPr>
            <w:fldChar w:fldCharType="separate"/>
          </w:r>
          <w:ins w:id="129" w:author="Admin" w:date="2017-09-29T15:12:00Z">
            <w:r>
              <w:rPr>
                <w:noProof/>
                <w:webHidden/>
              </w:rPr>
              <w:t>41</w:t>
            </w:r>
            <w:r>
              <w:rPr>
                <w:noProof/>
                <w:webHidden/>
              </w:rPr>
              <w:fldChar w:fldCharType="end"/>
            </w:r>
            <w:r w:rsidRPr="00727173">
              <w:rPr>
                <w:rStyle w:val="Hyperlink"/>
                <w:noProof/>
              </w:rPr>
              <w:fldChar w:fldCharType="end"/>
            </w:r>
          </w:ins>
        </w:p>
        <w:p w14:paraId="6CAFA6BE" w14:textId="12431968" w:rsidR="00A744B4" w:rsidRDefault="00A744B4">
          <w:pPr>
            <w:pStyle w:val="TOC3"/>
            <w:tabs>
              <w:tab w:val="left" w:pos="1320"/>
              <w:tab w:val="right" w:leader="dot" w:pos="9350"/>
            </w:tabs>
            <w:rPr>
              <w:ins w:id="130" w:author="Admin" w:date="2017-09-29T15:12:00Z"/>
              <w:rFonts w:asciiTheme="minorHAnsi" w:eastAsiaTheme="minorEastAsia" w:hAnsiTheme="minorHAnsi" w:cstheme="minorBidi"/>
              <w:noProof/>
              <w:szCs w:val="22"/>
            </w:rPr>
          </w:pPr>
          <w:ins w:id="13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3.6.1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_Toc494461301 \h </w:instrText>
            </w:r>
            <w:r>
              <w:rPr>
                <w:noProof/>
                <w:webHidden/>
              </w:rPr>
            </w:r>
          </w:ins>
          <w:r>
            <w:rPr>
              <w:noProof/>
              <w:webHidden/>
            </w:rPr>
            <w:fldChar w:fldCharType="separate"/>
          </w:r>
          <w:ins w:id="132" w:author="Admin" w:date="2017-09-29T15:12:00Z">
            <w:r>
              <w:rPr>
                <w:noProof/>
                <w:webHidden/>
              </w:rPr>
              <w:t>41</w:t>
            </w:r>
            <w:r>
              <w:rPr>
                <w:noProof/>
                <w:webHidden/>
              </w:rPr>
              <w:fldChar w:fldCharType="end"/>
            </w:r>
            <w:r w:rsidRPr="00727173">
              <w:rPr>
                <w:rStyle w:val="Hyperlink"/>
                <w:noProof/>
              </w:rPr>
              <w:fldChar w:fldCharType="end"/>
            </w:r>
          </w:ins>
        </w:p>
        <w:p w14:paraId="299CAB81" w14:textId="21DAC45E" w:rsidR="00A744B4" w:rsidRDefault="00A744B4">
          <w:pPr>
            <w:pStyle w:val="TOC3"/>
            <w:tabs>
              <w:tab w:val="left" w:pos="1320"/>
              <w:tab w:val="right" w:leader="dot" w:pos="9350"/>
            </w:tabs>
            <w:rPr>
              <w:ins w:id="133" w:author="Admin" w:date="2017-09-29T15:12:00Z"/>
              <w:rFonts w:asciiTheme="minorHAnsi" w:eastAsiaTheme="minorEastAsia" w:hAnsiTheme="minorHAnsi" w:cstheme="minorBidi"/>
              <w:noProof/>
              <w:szCs w:val="22"/>
            </w:rPr>
          </w:pPr>
          <w:ins w:id="13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3.6.2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_Toc494461302 \h </w:instrText>
            </w:r>
            <w:r>
              <w:rPr>
                <w:noProof/>
                <w:webHidden/>
              </w:rPr>
            </w:r>
          </w:ins>
          <w:r>
            <w:rPr>
              <w:noProof/>
              <w:webHidden/>
            </w:rPr>
            <w:fldChar w:fldCharType="separate"/>
          </w:r>
          <w:ins w:id="135" w:author="Admin" w:date="2017-09-29T15:12:00Z">
            <w:r>
              <w:rPr>
                <w:noProof/>
                <w:webHidden/>
              </w:rPr>
              <w:t>41</w:t>
            </w:r>
            <w:r>
              <w:rPr>
                <w:noProof/>
                <w:webHidden/>
              </w:rPr>
              <w:fldChar w:fldCharType="end"/>
            </w:r>
            <w:r w:rsidRPr="00727173">
              <w:rPr>
                <w:rStyle w:val="Hyperlink"/>
                <w:noProof/>
              </w:rPr>
              <w:fldChar w:fldCharType="end"/>
            </w:r>
          </w:ins>
        </w:p>
        <w:p w14:paraId="7A6C3DAA" w14:textId="2EDCC00D" w:rsidR="00A744B4" w:rsidRDefault="00A744B4">
          <w:pPr>
            <w:pStyle w:val="TOC3"/>
            <w:tabs>
              <w:tab w:val="left" w:pos="1320"/>
              <w:tab w:val="right" w:leader="dot" w:pos="9350"/>
            </w:tabs>
            <w:rPr>
              <w:ins w:id="136" w:author="Admin" w:date="2017-09-29T15:12:00Z"/>
              <w:rFonts w:asciiTheme="minorHAnsi" w:eastAsiaTheme="minorEastAsia" w:hAnsiTheme="minorHAnsi" w:cstheme="minorBidi"/>
              <w:noProof/>
              <w:szCs w:val="22"/>
            </w:rPr>
          </w:pPr>
          <w:ins w:id="13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3.6.3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_Toc494461303 \h </w:instrText>
            </w:r>
            <w:r>
              <w:rPr>
                <w:noProof/>
                <w:webHidden/>
              </w:rPr>
            </w:r>
          </w:ins>
          <w:r>
            <w:rPr>
              <w:noProof/>
              <w:webHidden/>
            </w:rPr>
            <w:fldChar w:fldCharType="separate"/>
          </w:r>
          <w:ins w:id="138" w:author="Admin" w:date="2017-09-29T15:12:00Z">
            <w:r>
              <w:rPr>
                <w:noProof/>
                <w:webHidden/>
              </w:rPr>
              <w:t>41</w:t>
            </w:r>
            <w:r>
              <w:rPr>
                <w:noProof/>
                <w:webHidden/>
              </w:rPr>
              <w:fldChar w:fldCharType="end"/>
            </w:r>
            <w:r w:rsidRPr="00727173">
              <w:rPr>
                <w:rStyle w:val="Hyperlink"/>
                <w:noProof/>
              </w:rPr>
              <w:fldChar w:fldCharType="end"/>
            </w:r>
          </w:ins>
        </w:p>
        <w:p w14:paraId="25869FBD" w14:textId="04336976" w:rsidR="00A744B4" w:rsidRDefault="00A744B4">
          <w:pPr>
            <w:pStyle w:val="TOC3"/>
            <w:tabs>
              <w:tab w:val="left" w:pos="1320"/>
              <w:tab w:val="right" w:leader="dot" w:pos="9350"/>
            </w:tabs>
            <w:rPr>
              <w:ins w:id="139" w:author="Admin" w:date="2017-09-29T15:12:00Z"/>
              <w:rFonts w:asciiTheme="minorHAnsi" w:eastAsiaTheme="minorEastAsia" w:hAnsiTheme="minorHAnsi" w:cstheme="minorBidi"/>
              <w:noProof/>
              <w:szCs w:val="22"/>
            </w:rPr>
          </w:pPr>
          <w:ins w:id="14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3.6.4</w:t>
            </w:r>
            <w:r>
              <w:rPr>
                <w:rFonts w:asciiTheme="minorHAnsi" w:eastAsiaTheme="minorEastAsia" w:hAnsiTheme="minorHAnsi" w:cstheme="minorBidi"/>
                <w:noProof/>
                <w:szCs w:val="22"/>
              </w:rPr>
              <w:tab/>
            </w:r>
            <w:r w:rsidRPr="00727173">
              <w:rPr>
                <w:rStyle w:val="Hyperlink"/>
                <w:noProof/>
              </w:rPr>
              <w:t>Mô tả các trường thông tin trên màn hình</w:t>
            </w:r>
            <w:r>
              <w:rPr>
                <w:noProof/>
                <w:webHidden/>
              </w:rPr>
              <w:tab/>
            </w:r>
            <w:r>
              <w:rPr>
                <w:noProof/>
                <w:webHidden/>
              </w:rPr>
              <w:fldChar w:fldCharType="begin"/>
            </w:r>
            <w:r>
              <w:rPr>
                <w:noProof/>
                <w:webHidden/>
              </w:rPr>
              <w:instrText xml:space="preserve"> PAGEREF _Toc494461304 \h </w:instrText>
            </w:r>
            <w:r>
              <w:rPr>
                <w:noProof/>
                <w:webHidden/>
              </w:rPr>
            </w:r>
          </w:ins>
          <w:r>
            <w:rPr>
              <w:noProof/>
              <w:webHidden/>
            </w:rPr>
            <w:fldChar w:fldCharType="separate"/>
          </w:r>
          <w:ins w:id="141" w:author="Admin" w:date="2017-09-29T15:12:00Z">
            <w:r>
              <w:rPr>
                <w:noProof/>
                <w:webHidden/>
              </w:rPr>
              <w:t>41</w:t>
            </w:r>
            <w:r>
              <w:rPr>
                <w:noProof/>
                <w:webHidden/>
              </w:rPr>
              <w:fldChar w:fldCharType="end"/>
            </w:r>
            <w:r w:rsidRPr="00727173">
              <w:rPr>
                <w:rStyle w:val="Hyperlink"/>
                <w:noProof/>
              </w:rPr>
              <w:fldChar w:fldCharType="end"/>
            </w:r>
          </w:ins>
        </w:p>
        <w:p w14:paraId="38AAEE9A" w14:textId="772FCFEA" w:rsidR="00A744B4" w:rsidRDefault="00A744B4">
          <w:pPr>
            <w:pStyle w:val="TOC3"/>
            <w:tabs>
              <w:tab w:val="left" w:pos="1320"/>
              <w:tab w:val="right" w:leader="dot" w:pos="9350"/>
            </w:tabs>
            <w:rPr>
              <w:ins w:id="142" w:author="Admin" w:date="2017-09-29T15:12:00Z"/>
              <w:rFonts w:asciiTheme="minorHAnsi" w:eastAsiaTheme="minorEastAsia" w:hAnsiTheme="minorHAnsi" w:cstheme="minorBidi"/>
              <w:noProof/>
              <w:szCs w:val="22"/>
            </w:rPr>
          </w:pPr>
          <w:ins w:id="14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3.6.5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_Toc494461305 \h </w:instrText>
            </w:r>
            <w:r>
              <w:rPr>
                <w:noProof/>
                <w:webHidden/>
              </w:rPr>
            </w:r>
          </w:ins>
          <w:r>
            <w:rPr>
              <w:noProof/>
              <w:webHidden/>
            </w:rPr>
            <w:fldChar w:fldCharType="separate"/>
          </w:r>
          <w:ins w:id="144" w:author="Admin" w:date="2017-09-29T15:12:00Z">
            <w:r>
              <w:rPr>
                <w:noProof/>
                <w:webHidden/>
              </w:rPr>
              <w:t>43</w:t>
            </w:r>
            <w:r>
              <w:rPr>
                <w:noProof/>
                <w:webHidden/>
              </w:rPr>
              <w:fldChar w:fldCharType="end"/>
            </w:r>
            <w:r w:rsidRPr="00727173">
              <w:rPr>
                <w:rStyle w:val="Hyperlink"/>
                <w:noProof/>
              </w:rPr>
              <w:fldChar w:fldCharType="end"/>
            </w:r>
          </w:ins>
        </w:p>
        <w:p w14:paraId="109054BA" w14:textId="29224B57" w:rsidR="00A744B4" w:rsidRDefault="00A744B4">
          <w:pPr>
            <w:pStyle w:val="TOC2"/>
            <w:tabs>
              <w:tab w:val="left" w:pos="880"/>
              <w:tab w:val="right" w:leader="dot" w:pos="9350"/>
            </w:tabs>
            <w:rPr>
              <w:ins w:id="145" w:author="Admin" w:date="2017-09-29T15:12:00Z"/>
              <w:rFonts w:asciiTheme="minorHAnsi" w:eastAsiaTheme="minorEastAsia" w:hAnsiTheme="minorHAnsi" w:cstheme="minorBidi"/>
              <w:noProof/>
              <w:szCs w:val="22"/>
            </w:rPr>
          </w:pPr>
          <w:ins w:id="14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3.7</w:t>
            </w:r>
            <w:r>
              <w:rPr>
                <w:rFonts w:asciiTheme="minorHAnsi" w:eastAsiaTheme="minorEastAsia" w:hAnsiTheme="minorHAnsi" w:cstheme="minorBidi"/>
                <w:noProof/>
                <w:szCs w:val="22"/>
              </w:rPr>
              <w:tab/>
            </w:r>
            <w:r w:rsidRPr="00727173">
              <w:rPr>
                <w:rStyle w:val="Hyperlink"/>
                <w:noProof/>
              </w:rPr>
              <w:t>Hệ thống năng lực</w:t>
            </w:r>
            <w:r>
              <w:rPr>
                <w:noProof/>
                <w:webHidden/>
              </w:rPr>
              <w:tab/>
            </w:r>
            <w:r>
              <w:rPr>
                <w:noProof/>
                <w:webHidden/>
              </w:rPr>
              <w:fldChar w:fldCharType="begin"/>
            </w:r>
            <w:r>
              <w:rPr>
                <w:noProof/>
                <w:webHidden/>
              </w:rPr>
              <w:instrText xml:space="preserve"> PAGEREF _Toc494461306 \h </w:instrText>
            </w:r>
            <w:r>
              <w:rPr>
                <w:noProof/>
                <w:webHidden/>
              </w:rPr>
            </w:r>
          </w:ins>
          <w:r>
            <w:rPr>
              <w:noProof/>
              <w:webHidden/>
            </w:rPr>
            <w:fldChar w:fldCharType="separate"/>
          </w:r>
          <w:ins w:id="147" w:author="Admin" w:date="2017-09-29T15:12:00Z">
            <w:r>
              <w:rPr>
                <w:noProof/>
                <w:webHidden/>
              </w:rPr>
              <w:t>43</w:t>
            </w:r>
            <w:r>
              <w:rPr>
                <w:noProof/>
                <w:webHidden/>
              </w:rPr>
              <w:fldChar w:fldCharType="end"/>
            </w:r>
            <w:r w:rsidRPr="00727173">
              <w:rPr>
                <w:rStyle w:val="Hyperlink"/>
                <w:noProof/>
              </w:rPr>
              <w:fldChar w:fldCharType="end"/>
            </w:r>
          </w:ins>
        </w:p>
        <w:p w14:paraId="0C0F21B0" w14:textId="0EB5CD65" w:rsidR="00A744B4" w:rsidRDefault="00A744B4">
          <w:pPr>
            <w:pStyle w:val="TOC3"/>
            <w:tabs>
              <w:tab w:val="left" w:pos="1320"/>
              <w:tab w:val="right" w:leader="dot" w:pos="9350"/>
            </w:tabs>
            <w:rPr>
              <w:ins w:id="148" w:author="Admin" w:date="2017-09-29T15:12:00Z"/>
              <w:rFonts w:asciiTheme="minorHAnsi" w:eastAsiaTheme="minorEastAsia" w:hAnsiTheme="minorHAnsi" w:cstheme="minorBidi"/>
              <w:noProof/>
              <w:szCs w:val="22"/>
            </w:rPr>
          </w:pPr>
          <w:ins w:id="14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"_Toc494461307"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3.7.1</w:t>
            </w:r>
            <w:r>
              <w:rPr>
                <w:rFonts w:asciiTheme="minorHAnsi" w:eastAsiaTheme="minorEastAsia" w:hAnsiTheme="minorHAnsi" w:cstheme="minorBidi"/>
                <w:noProof/>
                <w:szCs w:val="22"/>
              </w:rPr>
              <w:tab/>
            </w:r>
            <w:r w:rsidRPr="00727173">
              <w:rPr>
                <w:rStyle w:val="Hyperlink"/>
                <w:noProof/>
              </w:rPr>
              <w:t>Danh mục nhóm năng lực, năng lực</w:t>
            </w:r>
            <w:r>
              <w:rPr>
                <w:noProof/>
                <w:webHidden/>
              </w:rPr>
              <w:tab/>
            </w:r>
            <w:r>
              <w:rPr>
                <w:noProof/>
                <w:webHidden/>
              </w:rPr>
              <w:fldChar w:fldCharType="begin"/>
            </w:r>
            <w:r>
              <w:rPr>
                <w:noProof/>
                <w:webHidden/>
              </w:rPr>
              <w:instrText xml:space="preserve"> PAGEREF _Toc494461307 \h </w:instrText>
            </w:r>
            <w:r>
              <w:rPr>
                <w:noProof/>
                <w:webHidden/>
              </w:rPr>
            </w:r>
          </w:ins>
          <w:r>
            <w:rPr>
              <w:noProof/>
              <w:webHidden/>
            </w:rPr>
            <w:fldChar w:fldCharType="separate"/>
          </w:r>
          <w:ins w:id="150" w:author="Admin" w:date="2017-09-29T15:12:00Z">
            <w:r>
              <w:rPr>
                <w:noProof/>
                <w:webHidden/>
              </w:rPr>
              <w:t>43</w:t>
            </w:r>
            <w:r>
              <w:rPr>
                <w:noProof/>
                <w:webHidden/>
              </w:rPr>
              <w:fldChar w:fldCharType="end"/>
            </w:r>
            <w:r w:rsidRPr="00727173">
              <w:rPr>
                <w:rStyle w:val="Hyperlink"/>
                <w:noProof/>
              </w:rPr>
              <w:fldChar w:fldCharType="end"/>
            </w:r>
          </w:ins>
        </w:p>
        <w:p w14:paraId="3B8C26AB" w14:textId="57712EC9" w:rsidR="00A744B4" w:rsidRDefault="00A744B4">
          <w:pPr>
            <w:pStyle w:val="TOC3"/>
            <w:tabs>
              <w:tab w:val="left" w:pos="1320"/>
              <w:tab w:val="right" w:leader="dot" w:pos="9350"/>
            </w:tabs>
            <w:rPr>
              <w:ins w:id="151" w:author="Admin" w:date="2017-09-29T15:12:00Z"/>
              <w:rFonts w:asciiTheme="minorHAnsi" w:eastAsiaTheme="minorEastAsia" w:hAnsiTheme="minorHAnsi" w:cstheme="minorBidi"/>
              <w:noProof/>
              <w:szCs w:val="22"/>
            </w:rPr>
          </w:pPr>
          <w:ins w:id="15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3.7.2</w:t>
            </w:r>
            <w:r>
              <w:rPr>
                <w:rFonts w:asciiTheme="minorHAnsi" w:eastAsiaTheme="minorEastAsia" w:hAnsiTheme="minorHAnsi" w:cstheme="minorBidi"/>
                <w:noProof/>
                <w:szCs w:val="22"/>
              </w:rPr>
              <w:tab/>
            </w:r>
            <w:r w:rsidRPr="00727173">
              <w:rPr>
                <w:rStyle w:val="Hyperlink"/>
                <w:noProof/>
              </w:rPr>
              <w:t>Danh mục xây dựng mức năng lực</w:t>
            </w:r>
            <w:r>
              <w:rPr>
                <w:noProof/>
                <w:webHidden/>
              </w:rPr>
              <w:tab/>
            </w:r>
            <w:r>
              <w:rPr>
                <w:noProof/>
                <w:webHidden/>
              </w:rPr>
              <w:fldChar w:fldCharType="begin"/>
            </w:r>
            <w:r>
              <w:rPr>
                <w:noProof/>
                <w:webHidden/>
              </w:rPr>
              <w:instrText xml:space="preserve"> PAGEREF _Toc494461421 \h </w:instrText>
            </w:r>
            <w:r>
              <w:rPr>
                <w:noProof/>
                <w:webHidden/>
              </w:rPr>
            </w:r>
          </w:ins>
          <w:r>
            <w:rPr>
              <w:noProof/>
              <w:webHidden/>
            </w:rPr>
            <w:fldChar w:fldCharType="separate"/>
          </w:r>
          <w:ins w:id="153" w:author="Admin" w:date="2017-09-29T15:12:00Z">
            <w:r>
              <w:rPr>
                <w:noProof/>
                <w:webHidden/>
              </w:rPr>
              <w:t>45</w:t>
            </w:r>
            <w:r>
              <w:rPr>
                <w:noProof/>
                <w:webHidden/>
              </w:rPr>
              <w:fldChar w:fldCharType="end"/>
            </w:r>
            <w:r w:rsidRPr="00727173">
              <w:rPr>
                <w:rStyle w:val="Hyperlink"/>
                <w:noProof/>
              </w:rPr>
              <w:fldChar w:fldCharType="end"/>
            </w:r>
          </w:ins>
        </w:p>
        <w:p w14:paraId="0AB43DC6" w14:textId="2E20DED3" w:rsidR="00A744B4" w:rsidRDefault="00A744B4">
          <w:pPr>
            <w:pStyle w:val="TOC3"/>
            <w:tabs>
              <w:tab w:val="left" w:pos="1320"/>
              <w:tab w:val="right" w:leader="dot" w:pos="9350"/>
            </w:tabs>
            <w:rPr>
              <w:ins w:id="154" w:author="Admin" w:date="2017-09-29T15:12:00Z"/>
              <w:rFonts w:asciiTheme="minorHAnsi" w:eastAsiaTheme="minorEastAsia" w:hAnsiTheme="minorHAnsi" w:cstheme="minorBidi"/>
              <w:noProof/>
              <w:szCs w:val="22"/>
            </w:rPr>
          </w:pPr>
          <w:ins w:id="15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3.7.3</w:t>
            </w:r>
            <w:r>
              <w:rPr>
                <w:rFonts w:asciiTheme="minorHAnsi" w:eastAsiaTheme="minorEastAsia" w:hAnsiTheme="minorHAnsi" w:cstheme="minorBidi"/>
                <w:noProof/>
                <w:szCs w:val="22"/>
              </w:rPr>
              <w:tab/>
            </w:r>
            <w:r w:rsidRPr="00727173">
              <w:rPr>
                <w:rStyle w:val="Hyperlink"/>
                <w:noProof/>
              </w:rPr>
              <w:t>Gán năng lực cho chức danh</w:t>
            </w:r>
            <w:r>
              <w:rPr>
                <w:noProof/>
                <w:webHidden/>
              </w:rPr>
              <w:tab/>
            </w:r>
            <w:r>
              <w:rPr>
                <w:noProof/>
                <w:webHidden/>
              </w:rPr>
              <w:fldChar w:fldCharType="begin"/>
            </w:r>
            <w:r>
              <w:rPr>
                <w:noProof/>
                <w:webHidden/>
              </w:rPr>
              <w:instrText xml:space="preserve"> PAGEREF _Toc494461422 \h </w:instrText>
            </w:r>
            <w:r>
              <w:rPr>
                <w:noProof/>
                <w:webHidden/>
              </w:rPr>
            </w:r>
          </w:ins>
          <w:r>
            <w:rPr>
              <w:noProof/>
              <w:webHidden/>
            </w:rPr>
            <w:fldChar w:fldCharType="separate"/>
          </w:r>
          <w:ins w:id="156" w:author="Admin" w:date="2017-09-29T15:12:00Z">
            <w:r>
              <w:rPr>
                <w:noProof/>
                <w:webHidden/>
              </w:rPr>
              <w:t>48</w:t>
            </w:r>
            <w:r>
              <w:rPr>
                <w:noProof/>
                <w:webHidden/>
              </w:rPr>
              <w:fldChar w:fldCharType="end"/>
            </w:r>
            <w:r w:rsidRPr="00727173">
              <w:rPr>
                <w:rStyle w:val="Hyperlink"/>
                <w:noProof/>
              </w:rPr>
              <w:fldChar w:fldCharType="end"/>
            </w:r>
          </w:ins>
        </w:p>
        <w:p w14:paraId="3FB28BA1" w14:textId="0EC3B0F8" w:rsidR="00A744B4" w:rsidRDefault="00A744B4">
          <w:pPr>
            <w:pStyle w:val="TOC3"/>
            <w:tabs>
              <w:tab w:val="left" w:pos="1320"/>
              <w:tab w:val="right" w:leader="dot" w:pos="9350"/>
            </w:tabs>
            <w:rPr>
              <w:ins w:id="157" w:author="Admin" w:date="2017-09-29T15:12:00Z"/>
              <w:rFonts w:asciiTheme="minorHAnsi" w:eastAsiaTheme="minorEastAsia" w:hAnsiTheme="minorHAnsi" w:cstheme="minorBidi"/>
              <w:noProof/>
              <w:szCs w:val="22"/>
            </w:rPr>
          </w:pPr>
          <w:ins w:id="15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3.7.4</w:t>
            </w:r>
            <w:r>
              <w:rPr>
                <w:rFonts w:asciiTheme="minorHAnsi" w:eastAsiaTheme="minorEastAsia" w:hAnsiTheme="minorHAnsi" w:cstheme="minorBidi"/>
                <w:noProof/>
                <w:szCs w:val="22"/>
              </w:rPr>
              <w:tab/>
            </w:r>
            <w:r w:rsidRPr="00727173">
              <w:rPr>
                <w:rStyle w:val="Hyperlink"/>
                <w:noProof/>
              </w:rPr>
              <w:t>Gán năng lực chức danh sử dụng cho mỗi đơn vị</w:t>
            </w:r>
            <w:r>
              <w:rPr>
                <w:noProof/>
                <w:webHidden/>
              </w:rPr>
              <w:tab/>
            </w:r>
            <w:r>
              <w:rPr>
                <w:noProof/>
                <w:webHidden/>
              </w:rPr>
              <w:fldChar w:fldCharType="begin"/>
            </w:r>
            <w:r>
              <w:rPr>
                <w:noProof/>
                <w:webHidden/>
              </w:rPr>
              <w:instrText xml:space="preserve"> PAGEREF _Toc494461423 \h </w:instrText>
            </w:r>
            <w:r>
              <w:rPr>
                <w:noProof/>
                <w:webHidden/>
              </w:rPr>
            </w:r>
          </w:ins>
          <w:r>
            <w:rPr>
              <w:noProof/>
              <w:webHidden/>
            </w:rPr>
            <w:fldChar w:fldCharType="separate"/>
          </w:r>
          <w:ins w:id="159" w:author="Admin" w:date="2017-09-29T15:12:00Z">
            <w:r>
              <w:rPr>
                <w:noProof/>
                <w:webHidden/>
              </w:rPr>
              <w:t>49</w:t>
            </w:r>
            <w:r>
              <w:rPr>
                <w:noProof/>
                <w:webHidden/>
              </w:rPr>
              <w:fldChar w:fldCharType="end"/>
            </w:r>
            <w:r w:rsidRPr="00727173">
              <w:rPr>
                <w:rStyle w:val="Hyperlink"/>
                <w:noProof/>
              </w:rPr>
              <w:fldChar w:fldCharType="end"/>
            </w:r>
          </w:ins>
        </w:p>
        <w:p w14:paraId="3FA369E4" w14:textId="024B5BC7" w:rsidR="00A744B4" w:rsidRDefault="00A744B4">
          <w:pPr>
            <w:pStyle w:val="TOC2"/>
            <w:tabs>
              <w:tab w:val="left" w:pos="880"/>
              <w:tab w:val="right" w:leader="dot" w:pos="9350"/>
            </w:tabs>
            <w:rPr>
              <w:ins w:id="160" w:author="Admin" w:date="2017-09-29T15:12:00Z"/>
              <w:rFonts w:asciiTheme="minorHAnsi" w:eastAsiaTheme="minorEastAsia" w:hAnsiTheme="minorHAnsi" w:cstheme="minorBidi"/>
              <w:noProof/>
              <w:szCs w:val="22"/>
            </w:rPr>
          </w:pPr>
          <w:ins w:id="16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3.8</w:t>
            </w:r>
            <w:r>
              <w:rPr>
                <w:rFonts w:asciiTheme="minorHAnsi" w:eastAsiaTheme="minorEastAsia" w:hAnsiTheme="minorHAnsi" w:cstheme="minorBidi"/>
                <w:noProof/>
                <w:szCs w:val="22"/>
              </w:rPr>
              <w:tab/>
            </w:r>
            <w:r w:rsidRPr="00727173">
              <w:rPr>
                <w:rStyle w:val="Hyperlink"/>
                <w:noProof/>
              </w:rPr>
              <w:t>Thiết lập hệ thống thang lương</w:t>
            </w:r>
            <w:r>
              <w:rPr>
                <w:noProof/>
                <w:webHidden/>
              </w:rPr>
              <w:tab/>
            </w:r>
            <w:r>
              <w:rPr>
                <w:noProof/>
                <w:webHidden/>
              </w:rPr>
              <w:fldChar w:fldCharType="begin"/>
            </w:r>
            <w:r>
              <w:rPr>
                <w:noProof/>
                <w:webHidden/>
              </w:rPr>
              <w:instrText xml:space="preserve"> PAGEREF _Toc494461424 \h </w:instrText>
            </w:r>
            <w:r>
              <w:rPr>
                <w:noProof/>
                <w:webHidden/>
              </w:rPr>
            </w:r>
          </w:ins>
          <w:r>
            <w:rPr>
              <w:noProof/>
              <w:webHidden/>
            </w:rPr>
            <w:fldChar w:fldCharType="separate"/>
          </w:r>
          <w:ins w:id="162" w:author="Admin" w:date="2017-09-29T15:12:00Z">
            <w:r>
              <w:rPr>
                <w:noProof/>
                <w:webHidden/>
              </w:rPr>
              <w:t>51</w:t>
            </w:r>
            <w:r>
              <w:rPr>
                <w:noProof/>
                <w:webHidden/>
              </w:rPr>
              <w:fldChar w:fldCharType="end"/>
            </w:r>
            <w:r w:rsidRPr="00727173">
              <w:rPr>
                <w:rStyle w:val="Hyperlink"/>
                <w:noProof/>
              </w:rPr>
              <w:fldChar w:fldCharType="end"/>
            </w:r>
          </w:ins>
        </w:p>
        <w:p w14:paraId="7B2237D3" w14:textId="335A43C7" w:rsidR="00A744B4" w:rsidRDefault="00A744B4">
          <w:pPr>
            <w:pStyle w:val="TOC3"/>
            <w:tabs>
              <w:tab w:val="left" w:pos="1320"/>
              <w:tab w:val="right" w:leader="dot" w:pos="9350"/>
            </w:tabs>
            <w:rPr>
              <w:ins w:id="163" w:author="Admin" w:date="2017-09-29T15:12:00Z"/>
              <w:rFonts w:asciiTheme="minorHAnsi" w:eastAsiaTheme="minorEastAsia" w:hAnsiTheme="minorHAnsi" w:cstheme="minorBidi"/>
              <w:noProof/>
              <w:szCs w:val="22"/>
            </w:rPr>
          </w:pPr>
          <w:ins w:id="16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3.8.1</w:t>
            </w:r>
            <w:r>
              <w:rPr>
                <w:rFonts w:asciiTheme="minorHAnsi" w:eastAsiaTheme="minorEastAsia" w:hAnsiTheme="minorHAnsi" w:cstheme="minorBidi"/>
                <w:noProof/>
                <w:szCs w:val="22"/>
              </w:rPr>
              <w:tab/>
            </w:r>
            <w:r w:rsidRPr="00727173">
              <w:rPr>
                <w:rStyle w:val="Hyperlink"/>
                <w:noProof/>
              </w:rPr>
              <w:t>Thiết lập thang lương</w:t>
            </w:r>
            <w:r>
              <w:rPr>
                <w:noProof/>
                <w:webHidden/>
              </w:rPr>
              <w:tab/>
            </w:r>
            <w:r>
              <w:rPr>
                <w:noProof/>
                <w:webHidden/>
              </w:rPr>
              <w:fldChar w:fldCharType="begin"/>
            </w:r>
            <w:r>
              <w:rPr>
                <w:noProof/>
                <w:webHidden/>
              </w:rPr>
              <w:instrText xml:space="preserve"> PAGEREF _Toc494461425 \h </w:instrText>
            </w:r>
            <w:r>
              <w:rPr>
                <w:noProof/>
                <w:webHidden/>
              </w:rPr>
            </w:r>
          </w:ins>
          <w:r>
            <w:rPr>
              <w:noProof/>
              <w:webHidden/>
            </w:rPr>
            <w:fldChar w:fldCharType="separate"/>
          </w:r>
          <w:ins w:id="165" w:author="Admin" w:date="2017-09-29T15:12:00Z">
            <w:r>
              <w:rPr>
                <w:noProof/>
                <w:webHidden/>
              </w:rPr>
              <w:t>51</w:t>
            </w:r>
            <w:r>
              <w:rPr>
                <w:noProof/>
                <w:webHidden/>
              </w:rPr>
              <w:fldChar w:fldCharType="end"/>
            </w:r>
            <w:r w:rsidRPr="00727173">
              <w:rPr>
                <w:rStyle w:val="Hyperlink"/>
                <w:noProof/>
              </w:rPr>
              <w:fldChar w:fldCharType="end"/>
            </w:r>
          </w:ins>
        </w:p>
        <w:p w14:paraId="6AC49E59" w14:textId="6A377646" w:rsidR="00A744B4" w:rsidRDefault="00A744B4">
          <w:pPr>
            <w:pStyle w:val="TOC3"/>
            <w:tabs>
              <w:tab w:val="left" w:pos="1320"/>
              <w:tab w:val="right" w:leader="dot" w:pos="9350"/>
            </w:tabs>
            <w:rPr>
              <w:ins w:id="166" w:author="Admin" w:date="2017-09-29T15:12:00Z"/>
              <w:rFonts w:asciiTheme="minorHAnsi" w:eastAsiaTheme="minorEastAsia" w:hAnsiTheme="minorHAnsi" w:cstheme="minorBidi"/>
              <w:noProof/>
              <w:szCs w:val="22"/>
            </w:rPr>
          </w:pPr>
          <w:ins w:id="16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3.8.2</w:t>
            </w:r>
            <w:r>
              <w:rPr>
                <w:rFonts w:asciiTheme="minorHAnsi" w:eastAsiaTheme="minorEastAsia" w:hAnsiTheme="minorHAnsi" w:cstheme="minorBidi"/>
                <w:noProof/>
                <w:szCs w:val="22"/>
              </w:rPr>
              <w:tab/>
            </w:r>
            <w:r w:rsidRPr="00727173">
              <w:rPr>
                <w:rStyle w:val="Hyperlink"/>
                <w:noProof/>
              </w:rPr>
              <w:t>Thiết lập ngạch lương</w:t>
            </w:r>
            <w:r>
              <w:rPr>
                <w:noProof/>
                <w:webHidden/>
              </w:rPr>
              <w:tab/>
            </w:r>
            <w:r>
              <w:rPr>
                <w:noProof/>
                <w:webHidden/>
              </w:rPr>
              <w:fldChar w:fldCharType="begin"/>
            </w:r>
            <w:r>
              <w:rPr>
                <w:noProof/>
                <w:webHidden/>
              </w:rPr>
              <w:instrText xml:space="preserve"> PAGEREF _Toc494461426 \h </w:instrText>
            </w:r>
            <w:r>
              <w:rPr>
                <w:noProof/>
                <w:webHidden/>
              </w:rPr>
            </w:r>
          </w:ins>
          <w:r>
            <w:rPr>
              <w:noProof/>
              <w:webHidden/>
            </w:rPr>
            <w:fldChar w:fldCharType="separate"/>
          </w:r>
          <w:ins w:id="168" w:author="Admin" w:date="2017-09-29T15:12:00Z">
            <w:r>
              <w:rPr>
                <w:noProof/>
                <w:webHidden/>
              </w:rPr>
              <w:t>53</w:t>
            </w:r>
            <w:r>
              <w:rPr>
                <w:noProof/>
                <w:webHidden/>
              </w:rPr>
              <w:fldChar w:fldCharType="end"/>
            </w:r>
            <w:r w:rsidRPr="00727173">
              <w:rPr>
                <w:rStyle w:val="Hyperlink"/>
                <w:noProof/>
              </w:rPr>
              <w:fldChar w:fldCharType="end"/>
            </w:r>
          </w:ins>
        </w:p>
        <w:p w14:paraId="13FBB08D" w14:textId="7106FEFC" w:rsidR="00A744B4" w:rsidRDefault="00A744B4">
          <w:pPr>
            <w:pStyle w:val="TOC3"/>
            <w:tabs>
              <w:tab w:val="left" w:pos="1320"/>
              <w:tab w:val="right" w:leader="dot" w:pos="9350"/>
            </w:tabs>
            <w:rPr>
              <w:ins w:id="169" w:author="Admin" w:date="2017-09-29T15:12:00Z"/>
              <w:rFonts w:asciiTheme="minorHAnsi" w:eastAsiaTheme="minorEastAsia" w:hAnsiTheme="minorHAnsi" w:cstheme="minorBidi"/>
              <w:noProof/>
              <w:szCs w:val="22"/>
            </w:rPr>
          </w:pPr>
          <w:ins w:id="17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3.8.3</w:t>
            </w:r>
            <w:r>
              <w:rPr>
                <w:rFonts w:asciiTheme="minorHAnsi" w:eastAsiaTheme="minorEastAsia" w:hAnsiTheme="minorHAnsi" w:cstheme="minorBidi"/>
                <w:noProof/>
                <w:szCs w:val="22"/>
              </w:rPr>
              <w:tab/>
            </w:r>
            <w:r w:rsidRPr="00727173">
              <w:rPr>
                <w:rStyle w:val="Hyperlink"/>
                <w:noProof/>
              </w:rPr>
              <w:t>Thiết lập bậc lương</w:t>
            </w:r>
            <w:r>
              <w:rPr>
                <w:noProof/>
                <w:webHidden/>
              </w:rPr>
              <w:tab/>
            </w:r>
            <w:r>
              <w:rPr>
                <w:noProof/>
                <w:webHidden/>
              </w:rPr>
              <w:fldChar w:fldCharType="begin"/>
            </w:r>
            <w:r>
              <w:rPr>
                <w:noProof/>
                <w:webHidden/>
              </w:rPr>
              <w:instrText xml:space="preserve"> PAGEREF _Toc494461427 \h </w:instrText>
            </w:r>
            <w:r>
              <w:rPr>
                <w:noProof/>
                <w:webHidden/>
              </w:rPr>
            </w:r>
          </w:ins>
          <w:r>
            <w:rPr>
              <w:noProof/>
              <w:webHidden/>
            </w:rPr>
            <w:fldChar w:fldCharType="separate"/>
          </w:r>
          <w:ins w:id="171" w:author="Admin" w:date="2017-09-29T15:12:00Z">
            <w:r>
              <w:rPr>
                <w:noProof/>
                <w:webHidden/>
              </w:rPr>
              <w:t>55</w:t>
            </w:r>
            <w:r>
              <w:rPr>
                <w:noProof/>
                <w:webHidden/>
              </w:rPr>
              <w:fldChar w:fldCharType="end"/>
            </w:r>
            <w:r w:rsidRPr="00727173">
              <w:rPr>
                <w:rStyle w:val="Hyperlink"/>
                <w:noProof/>
              </w:rPr>
              <w:fldChar w:fldCharType="end"/>
            </w:r>
          </w:ins>
        </w:p>
        <w:p w14:paraId="39B0BA36" w14:textId="7E14A31D" w:rsidR="00A744B4" w:rsidRDefault="00A744B4">
          <w:pPr>
            <w:pStyle w:val="TOC3"/>
            <w:tabs>
              <w:tab w:val="left" w:pos="1320"/>
              <w:tab w:val="right" w:leader="dot" w:pos="9350"/>
            </w:tabs>
            <w:rPr>
              <w:ins w:id="172" w:author="Admin" w:date="2017-09-29T15:12:00Z"/>
              <w:rFonts w:asciiTheme="minorHAnsi" w:eastAsiaTheme="minorEastAsia" w:hAnsiTheme="minorHAnsi" w:cstheme="minorBidi"/>
              <w:noProof/>
              <w:szCs w:val="22"/>
            </w:rPr>
          </w:pPr>
          <w:ins w:id="17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3.8.4</w:t>
            </w:r>
            <w:r>
              <w:rPr>
                <w:rFonts w:asciiTheme="minorHAnsi" w:eastAsiaTheme="minorEastAsia" w:hAnsiTheme="minorHAnsi" w:cstheme="minorBidi"/>
                <w:noProof/>
                <w:szCs w:val="22"/>
              </w:rPr>
              <w:tab/>
            </w:r>
            <w:r w:rsidRPr="00727173">
              <w:rPr>
                <w:rStyle w:val="Hyperlink"/>
                <w:noProof/>
              </w:rPr>
              <w:t>Thiết lập hệ thống thang bảng lương cho các Công ty</w:t>
            </w:r>
            <w:r>
              <w:rPr>
                <w:noProof/>
                <w:webHidden/>
              </w:rPr>
              <w:tab/>
            </w:r>
            <w:r>
              <w:rPr>
                <w:noProof/>
                <w:webHidden/>
              </w:rPr>
              <w:fldChar w:fldCharType="begin"/>
            </w:r>
            <w:r>
              <w:rPr>
                <w:noProof/>
                <w:webHidden/>
              </w:rPr>
              <w:instrText xml:space="preserve"> PAGEREF _Toc494461428 \h </w:instrText>
            </w:r>
            <w:r>
              <w:rPr>
                <w:noProof/>
                <w:webHidden/>
              </w:rPr>
            </w:r>
          </w:ins>
          <w:r>
            <w:rPr>
              <w:noProof/>
              <w:webHidden/>
            </w:rPr>
            <w:fldChar w:fldCharType="separate"/>
          </w:r>
          <w:ins w:id="174" w:author="Admin" w:date="2017-09-29T15:12:00Z">
            <w:r>
              <w:rPr>
                <w:noProof/>
                <w:webHidden/>
              </w:rPr>
              <w:t>59</w:t>
            </w:r>
            <w:r>
              <w:rPr>
                <w:noProof/>
                <w:webHidden/>
              </w:rPr>
              <w:fldChar w:fldCharType="end"/>
            </w:r>
            <w:r w:rsidRPr="00727173">
              <w:rPr>
                <w:rStyle w:val="Hyperlink"/>
                <w:noProof/>
              </w:rPr>
              <w:fldChar w:fldCharType="end"/>
            </w:r>
          </w:ins>
        </w:p>
        <w:p w14:paraId="4BE46ACE" w14:textId="15E24368" w:rsidR="00A744B4" w:rsidRDefault="00A744B4">
          <w:pPr>
            <w:pStyle w:val="TOC2"/>
            <w:tabs>
              <w:tab w:val="left" w:pos="880"/>
              <w:tab w:val="right" w:leader="dot" w:pos="9350"/>
            </w:tabs>
            <w:rPr>
              <w:ins w:id="175" w:author="Admin" w:date="2017-09-29T15:12:00Z"/>
              <w:rFonts w:asciiTheme="minorHAnsi" w:eastAsiaTheme="minorEastAsia" w:hAnsiTheme="minorHAnsi" w:cstheme="minorBidi"/>
              <w:noProof/>
              <w:szCs w:val="22"/>
            </w:rPr>
          </w:pPr>
          <w:ins w:id="17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"_Toc494461429"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3.9</w:t>
            </w:r>
            <w:r>
              <w:rPr>
                <w:rFonts w:asciiTheme="minorHAnsi" w:eastAsiaTheme="minorEastAsia" w:hAnsiTheme="minorHAnsi" w:cstheme="minorBidi"/>
                <w:noProof/>
                <w:szCs w:val="22"/>
              </w:rPr>
              <w:tab/>
            </w:r>
            <w:r w:rsidRPr="00727173">
              <w:rPr>
                <w:rStyle w:val="Hyperlink"/>
                <w:noProof/>
              </w:rPr>
              <w:t>DMHS006: Danh mục quyết định</w:t>
            </w:r>
            <w:r>
              <w:rPr>
                <w:noProof/>
                <w:webHidden/>
              </w:rPr>
              <w:tab/>
            </w:r>
            <w:r>
              <w:rPr>
                <w:noProof/>
                <w:webHidden/>
              </w:rPr>
              <w:fldChar w:fldCharType="begin"/>
            </w:r>
            <w:r>
              <w:rPr>
                <w:noProof/>
                <w:webHidden/>
              </w:rPr>
              <w:instrText xml:space="preserve"> PAGEREF _Toc494461429 \h </w:instrText>
            </w:r>
            <w:r>
              <w:rPr>
                <w:noProof/>
                <w:webHidden/>
              </w:rPr>
            </w:r>
          </w:ins>
          <w:r>
            <w:rPr>
              <w:noProof/>
              <w:webHidden/>
            </w:rPr>
            <w:fldChar w:fldCharType="separate"/>
          </w:r>
          <w:ins w:id="177" w:author="Admin" w:date="2017-09-29T15:12:00Z">
            <w:r>
              <w:rPr>
                <w:noProof/>
                <w:webHidden/>
              </w:rPr>
              <w:t>61</w:t>
            </w:r>
            <w:r>
              <w:rPr>
                <w:noProof/>
                <w:webHidden/>
              </w:rPr>
              <w:fldChar w:fldCharType="end"/>
            </w:r>
            <w:r w:rsidRPr="00727173">
              <w:rPr>
                <w:rStyle w:val="Hyperlink"/>
                <w:noProof/>
              </w:rPr>
              <w:fldChar w:fldCharType="end"/>
            </w:r>
          </w:ins>
        </w:p>
        <w:p w14:paraId="14E23BBA" w14:textId="2853716D" w:rsidR="00A744B4" w:rsidRDefault="00A744B4">
          <w:pPr>
            <w:pStyle w:val="TOC3"/>
            <w:tabs>
              <w:tab w:val="left" w:pos="1320"/>
              <w:tab w:val="right" w:leader="dot" w:pos="9350"/>
            </w:tabs>
            <w:rPr>
              <w:ins w:id="178" w:author="Admin" w:date="2017-09-29T15:12:00Z"/>
              <w:rFonts w:asciiTheme="minorHAnsi" w:eastAsiaTheme="minorEastAsia" w:hAnsiTheme="minorHAnsi" w:cstheme="minorBidi"/>
              <w:noProof/>
              <w:szCs w:val="22"/>
            </w:rPr>
          </w:pPr>
          <w:ins w:id="17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3.9.1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_Toc494461430 \h </w:instrText>
            </w:r>
            <w:r>
              <w:rPr>
                <w:noProof/>
                <w:webHidden/>
              </w:rPr>
            </w:r>
          </w:ins>
          <w:r>
            <w:rPr>
              <w:noProof/>
              <w:webHidden/>
            </w:rPr>
            <w:fldChar w:fldCharType="separate"/>
          </w:r>
          <w:ins w:id="180" w:author="Admin" w:date="2017-09-29T15:12:00Z">
            <w:r>
              <w:rPr>
                <w:noProof/>
                <w:webHidden/>
              </w:rPr>
              <w:t>61</w:t>
            </w:r>
            <w:r>
              <w:rPr>
                <w:noProof/>
                <w:webHidden/>
              </w:rPr>
              <w:fldChar w:fldCharType="end"/>
            </w:r>
            <w:r w:rsidRPr="00727173">
              <w:rPr>
                <w:rStyle w:val="Hyperlink"/>
                <w:noProof/>
              </w:rPr>
              <w:fldChar w:fldCharType="end"/>
            </w:r>
          </w:ins>
        </w:p>
        <w:p w14:paraId="461A0EB5" w14:textId="3A6D2F89" w:rsidR="00A744B4" w:rsidRDefault="00A744B4">
          <w:pPr>
            <w:pStyle w:val="TOC3"/>
            <w:tabs>
              <w:tab w:val="left" w:pos="1320"/>
              <w:tab w:val="right" w:leader="dot" w:pos="9350"/>
            </w:tabs>
            <w:rPr>
              <w:ins w:id="181" w:author="Admin" w:date="2017-09-29T15:12:00Z"/>
              <w:rFonts w:asciiTheme="minorHAnsi" w:eastAsiaTheme="minorEastAsia" w:hAnsiTheme="minorHAnsi" w:cstheme="minorBidi"/>
              <w:noProof/>
              <w:szCs w:val="22"/>
            </w:rPr>
          </w:pPr>
          <w:ins w:id="18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3.9.2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_Toc494461431 \h </w:instrText>
            </w:r>
            <w:r>
              <w:rPr>
                <w:noProof/>
                <w:webHidden/>
              </w:rPr>
            </w:r>
          </w:ins>
          <w:r>
            <w:rPr>
              <w:noProof/>
              <w:webHidden/>
            </w:rPr>
            <w:fldChar w:fldCharType="separate"/>
          </w:r>
          <w:ins w:id="183" w:author="Admin" w:date="2017-09-29T15:12:00Z">
            <w:r>
              <w:rPr>
                <w:noProof/>
                <w:webHidden/>
              </w:rPr>
              <w:t>61</w:t>
            </w:r>
            <w:r>
              <w:rPr>
                <w:noProof/>
                <w:webHidden/>
              </w:rPr>
              <w:fldChar w:fldCharType="end"/>
            </w:r>
            <w:r w:rsidRPr="00727173">
              <w:rPr>
                <w:rStyle w:val="Hyperlink"/>
                <w:noProof/>
              </w:rPr>
              <w:fldChar w:fldCharType="end"/>
            </w:r>
          </w:ins>
        </w:p>
        <w:p w14:paraId="70B3222C" w14:textId="1F57DCA5" w:rsidR="00A744B4" w:rsidRDefault="00A744B4">
          <w:pPr>
            <w:pStyle w:val="TOC3"/>
            <w:tabs>
              <w:tab w:val="left" w:pos="1320"/>
              <w:tab w:val="right" w:leader="dot" w:pos="9350"/>
            </w:tabs>
            <w:rPr>
              <w:ins w:id="184" w:author="Admin" w:date="2017-09-29T15:12:00Z"/>
              <w:rFonts w:asciiTheme="minorHAnsi" w:eastAsiaTheme="minorEastAsia" w:hAnsiTheme="minorHAnsi" w:cstheme="minorBidi"/>
              <w:noProof/>
              <w:szCs w:val="22"/>
            </w:rPr>
          </w:pPr>
          <w:ins w:id="18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3.9.3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_Toc494461432 \h </w:instrText>
            </w:r>
            <w:r>
              <w:rPr>
                <w:noProof/>
                <w:webHidden/>
              </w:rPr>
            </w:r>
          </w:ins>
          <w:r>
            <w:rPr>
              <w:noProof/>
              <w:webHidden/>
            </w:rPr>
            <w:fldChar w:fldCharType="separate"/>
          </w:r>
          <w:ins w:id="186" w:author="Admin" w:date="2017-09-29T15:12:00Z">
            <w:r>
              <w:rPr>
                <w:noProof/>
                <w:webHidden/>
              </w:rPr>
              <w:t>61</w:t>
            </w:r>
            <w:r>
              <w:rPr>
                <w:noProof/>
                <w:webHidden/>
              </w:rPr>
              <w:fldChar w:fldCharType="end"/>
            </w:r>
            <w:r w:rsidRPr="00727173">
              <w:rPr>
                <w:rStyle w:val="Hyperlink"/>
                <w:noProof/>
              </w:rPr>
              <w:fldChar w:fldCharType="end"/>
            </w:r>
          </w:ins>
        </w:p>
        <w:p w14:paraId="2332EBD2" w14:textId="54A4E3E3" w:rsidR="00A744B4" w:rsidRDefault="00A744B4">
          <w:pPr>
            <w:pStyle w:val="TOC3"/>
            <w:tabs>
              <w:tab w:val="left" w:pos="1320"/>
              <w:tab w:val="right" w:leader="dot" w:pos="9350"/>
            </w:tabs>
            <w:rPr>
              <w:ins w:id="187" w:author="Admin" w:date="2017-09-29T15:12:00Z"/>
              <w:rFonts w:asciiTheme="minorHAnsi" w:eastAsiaTheme="minorEastAsia" w:hAnsiTheme="minorHAnsi" w:cstheme="minorBidi"/>
              <w:noProof/>
              <w:szCs w:val="22"/>
            </w:rPr>
          </w:pPr>
          <w:ins w:id="18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3.9.4</w:t>
            </w:r>
            <w:r>
              <w:rPr>
                <w:rFonts w:asciiTheme="minorHAnsi" w:eastAsiaTheme="minorEastAsia" w:hAnsiTheme="minorHAnsi" w:cstheme="minorBidi"/>
                <w:noProof/>
                <w:szCs w:val="22"/>
              </w:rPr>
              <w:tab/>
            </w:r>
            <w:r w:rsidRPr="00727173">
              <w:rPr>
                <w:rStyle w:val="Hyperlink"/>
                <w:noProof/>
              </w:rPr>
              <w:t>Mô tả nội dung các trường thông tin</w:t>
            </w:r>
            <w:r>
              <w:rPr>
                <w:noProof/>
                <w:webHidden/>
              </w:rPr>
              <w:tab/>
            </w:r>
            <w:r>
              <w:rPr>
                <w:noProof/>
                <w:webHidden/>
              </w:rPr>
              <w:fldChar w:fldCharType="begin"/>
            </w:r>
            <w:r>
              <w:rPr>
                <w:noProof/>
                <w:webHidden/>
              </w:rPr>
              <w:instrText xml:space="preserve"> PAGEREF _Toc494461433 \h </w:instrText>
            </w:r>
            <w:r>
              <w:rPr>
                <w:noProof/>
                <w:webHidden/>
              </w:rPr>
            </w:r>
          </w:ins>
          <w:r>
            <w:rPr>
              <w:noProof/>
              <w:webHidden/>
            </w:rPr>
            <w:fldChar w:fldCharType="separate"/>
          </w:r>
          <w:ins w:id="189" w:author="Admin" w:date="2017-09-29T15:12:00Z">
            <w:r>
              <w:rPr>
                <w:noProof/>
                <w:webHidden/>
              </w:rPr>
              <w:t>62</w:t>
            </w:r>
            <w:r>
              <w:rPr>
                <w:noProof/>
                <w:webHidden/>
              </w:rPr>
              <w:fldChar w:fldCharType="end"/>
            </w:r>
            <w:r w:rsidRPr="00727173">
              <w:rPr>
                <w:rStyle w:val="Hyperlink"/>
                <w:noProof/>
              </w:rPr>
              <w:fldChar w:fldCharType="end"/>
            </w:r>
          </w:ins>
        </w:p>
        <w:p w14:paraId="738D9840" w14:textId="57ECE03E" w:rsidR="00A744B4" w:rsidRDefault="00A744B4">
          <w:pPr>
            <w:pStyle w:val="TOC3"/>
            <w:tabs>
              <w:tab w:val="left" w:pos="1320"/>
              <w:tab w:val="right" w:leader="dot" w:pos="9350"/>
            </w:tabs>
            <w:rPr>
              <w:ins w:id="190" w:author="Admin" w:date="2017-09-29T15:12:00Z"/>
              <w:rFonts w:asciiTheme="minorHAnsi" w:eastAsiaTheme="minorEastAsia" w:hAnsiTheme="minorHAnsi" w:cstheme="minorBidi"/>
              <w:noProof/>
              <w:szCs w:val="22"/>
            </w:rPr>
          </w:pPr>
          <w:ins w:id="19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3.9.5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_Toc494461434 \h </w:instrText>
            </w:r>
            <w:r>
              <w:rPr>
                <w:noProof/>
                <w:webHidden/>
              </w:rPr>
            </w:r>
          </w:ins>
          <w:r>
            <w:rPr>
              <w:noProof/>
              <w:webHidden/>
            </w:rPr>
            <w:fldChar w:fldCharType="separate"/>
          </w:r>
          <w:ins w:id="192" w:author="Admin" w:date="2017-09-29T15:12:00Z">
            <w:r>
              <w:rPr>
                <w:noProof/>
                <w:webHidden/>
              </w:rPr>
              <w:t>62</w:t>
            </w:r>
            <w:r>
              <w:rPr>
                <w:noProof/>
                <w:webHidden/>
              </w:rPr>
              <w:fldChar w:fldCharType="end"/>
            </w:r>
            <w:r w:rsidRPr="00727173">
              <w:rPr>
                <w:rStyle w:val="Hyperlink"/>
                <w:noProof/>
              </w:rPr>
              <w:fldChar w:fldCharType="end"/>
            </w:r>
          </w:ins>
        </w:p>
        <w:p w14:paraId="1A16BB99" w14:textId="302723DA" w:rsidR="00A744B4" w:rsidRDefault="00A744B4">
          <w:pPr>
            <w:pStyle w:val="TOC2"/>
            <w:tabs>
              <w:tab w:val="left" w:pos="880"/>
              <w:tab w:val="right" w:leader="dot" w:pos="9350"/>
            </w:tabs>
            <w:rPr>
              <w:ins w:id="193" w:author="Admin" w:date="2017-09-29T15:12:00Z"/>
              <w:rFonts w:asciiTheme="minorHAnsi" w:eastAsiaTheme="minorEastAsia" w:hAnsiTheme="minorHAnsi" w:cstheme="minorBidi"/>
              <w:noProof/>
              <w:szCs w:val="22"/>
            </w:rPr>
          </w:pPr>
          <w:ins w:id="19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3.10</w:t>
            </w:r>
            <w:r>
              <w:rPr>
                <w:rFonts w:asciiTheme="minorHAnsi" w:eastAsiaTheme="minorEastAsia" w:hAnsiTheme="minorHAnsi" w:cstheme="minorBidi"/>
                <w:noProof/>
                <w:szCs w:val="22"/>
              </w:rPr>
              <w:tab/>
            </w:r>
            <w:r w:rsidRPr="00727173">
              <w:rPr>
                <w:rStyle w:val="Hyperlink"/>
                <w:noProof/>
              </w:rPr>
              <w:t>DMHS005: Danh mục loại hợp đồng lao động</w:t>
            </w:r>
            <w:r>
              <w:rPr>
                <w:noProof/>
                <w:webHidden/>
              </w:rPr>
              <w:tab/>
            </w:r>
            <w:r>
              <w:rPr>
                <w:noProof/>
                <w:webHidden/>
              </w:rPr>
              <w:fldChar w:fldCharType="begin"/>
            </w:r>
            <w:r>
              <w:rPr>
                <w:noProof/>
                <w:webHidden/>
              </w:rPr>
              <w:instrText xml:space="preserve"> PAGEREF _Toc494461435 \h </w:instrText>
            </w:r>
            <w:r>
              <w:rPr>
                <w:noProof/>
                <w:webHidden/>
              </w:rPr>
            </w:r>
          </w:ins>
          <w:r>
            <w:rPr>
              <w:noProof/>
              <w:webHidden/>
            </w:rPr>
            <w:fldChar w:fldCharType="separate"/>
          </w:r>
          <w:ins w:id="195" w:author="Admin" w:date="2017-09-29T15:12:00Z">
            <w:r>
              <w:rPr>
                <w:noProof/>
                <w:webHidden/>
              </w:rPr>
              <w:t>63</w:t>
            </w:r>
            <w:r>
              <w:rPr>
                <w:noProof/>
                <w:webHidden/>
              </w:rPr>
              <w:fldChar w:fldCharType="end"/>
            </w:r>
            <w:r w:rsidRPr="00727173">
              <w:rPr>
                <w:rStyle w:val="Hyperlink"/>
                <w:noProof/>
              </w:rPr>
              <w:fldChar w:fldCharType="end"/>
            </w:r>
          </w:ins>
        </w:p>
        <w:p w14:paraId="7527A93B" w14:textId="331182E0" w:rsidR="00A744B4" w:rsidRDefault="00A744B4">
          <w:pPr>
            <w:pStyle w:val="TOC3"/>
            <w:tabs>
              <w:tab w:val="left" w:pos="1320"/>
              <w:tab w:val="right" w:leader="dot" w:pos="9350"/>
            </w:tabs>
            <w:rPr>
              <w:ins w:id="196" w:author="Admin" w:date="2017-09-29T15:12:00Z"/>
              <w:rFonts w:asciiTheme="minorHAnsi" w:eastAsiaTheme="minorEastAsia" w:hAnsiTheme="minorHAnsi" w:cstheme="minorBidi"/>
              <w:noProof/>
              <w:szCs w:val="22"/>
            </w:rPr>
          </w:pPr>
          <w:ins w:id="19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3.10.1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_Toc494461436 \h </w:instrText>
            </w:r>
            <w:r>
              <w:rPr>
                <w:noProof/>
                <w:webHidden/>
              </w:rPr>
            </w:r>
          </w:ins>
          <w:r>
            <w:rPr>
              <w:noProof/>
              <w:webHidden/>
            </w:rPr>
            <w:fldChar w:fldCharType="separate"/>
          </w:r>
          <w:ins w:id="198" w:author="Admin" w:date="2017-09-29T15:12:00Z">
            <w:r>
              <w:rPr>
                <w:noProof/>
                <w:webHidden/>
              </w:rPr>
              <w:t>63</w:t>
            </w:r>
            <w:r>
              <w:rPr>
                <w:noProof/>
                <w:webHidden/>
              </w:rPr>
              <w:fldChar w:fldCharType="end"/>
            </w:r>
            <w:r w:rsidRPr="00727173">
              <w:rPr>
                <w:rStyle w:val="Hyperlink"/>
                <w:noProof/>
              </w:rPr>
              <w:fldChar w:fldCharType="end"/>
            </w:r>
          </w:ins>
        </w:p>
        <w:p w14:paraId="0D9435AC" w14:textId="518C382F" w:rsidR="00A744B4" w:rsidRDefault="00A744B4">
          <w:pPr>
            <w:pStyle w:val="TOC3"/>
            <w:tabs>
              <w:tab w:val="left" w:pos="1320"/>
              <w:tab w:val="right" w:leader="dot" w:pos="9350"/>
            </w:tabs>
            <w:rPr>
              <w:ins w:id="199" w:author="Admin" w:date="2017-09-29T15:12:00Z"/>
              <w:rFonts w:asciiTheme="minorHAnsi" w:eastAsiaTheme="minorEastAsia" w:hAnsiTheme="minorHAnsi" w:cstheme="minorBidi"/>
              <w:noProof/>
              <w:szCs w:val="22"/>
            </w:rPr>
          </w:pPr>
          <w:ins w:id="20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3.10.2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_Toc494461437 \h </w:instrText>
            </w:r>
            <w:r>
              <w:rPr>
                <w:noProof/>
                <w:webHidden/>
              </w:rPr>
            </w:r>
          </w:ins>
          <w:r>
            <w:rPr>
              <w:noProof/>
              <w:webHidden/>
            </w:rPr>
            <w:fldChar w:fldCharType="separate"/>
          </w:r>
          <w:ins w:id="201" w:author="Admin" w:date="2017-09-29T15:12:00Z">
            <w:r>
              <w:rPr>
                <w:noProof/>
                <w:webHidden/>
              </w:rPr>
              <w:t>63</w:t>
            </w:r>
            <w:r>
              <w:rPr>
                <w:noProof/>
                <w:webHidden/>
              </w:rPr>
              <w:fldChar w:fldCharType="end"/>
            </w:r>
            <w:r w:rsidRPr="00727173">
              <w:rPr>
                <w:rStyle w:val="Hyperlink"/>
                <w:noProof/>
              </w:rPr>
              <w:fldChar w:fldCharType="end"/>
            </w:r>
          </w:ins>
        </w:p>
        <w:p w14:paraId="09DBB711" w14:textId="0CF7CB1A" w:rsidR="00A744B4" w:rsidRDefault="00A744B4">
          <w:pPr>
            <w:pStyle w:val="TOC3"/>
            <w:tabs>
              <w:tab w:val="left" w:pos="1320"/>
              <w:tab w:val="right" w:leader="dot" w:pos="9350"/>
            </w:tabs>
            <w:rPr>
              <w:ins w:id="202" w:author="Admin" w:date="2017-09-29T15:12:00Z"/>
              <w:rFonts w:asciiTheme="minorHAnsi" w:eastAsiaTheme="minorEastAsia" w:hAnsiTheme="minorHAnsi" w:cstheme="minorBidi"/>
              <w:noProof/>
              <w:szCs w:val="22"/>
            </w:rPr>
          </w:pPr>
          <w:ins w:id="20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3.10.3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_Toc494461438 \h </w:instrText>
            </w:r>
            <w:r>
              <w:rPr>
                <w:noProof/>
                <w:webHidden/>
              </w:rPr>
            </w:r>
          </w:ins>
          <w:r>
            <w:rPr>
              <w:noProof/>
              <w:webHidden/>
            </w:rPr>
            <w:fldChar w:fldCharType="separate"/>
          </w:r>
          <w:ins w:id="204" w:author="Admin" w:date="2017-09-29T15:12:00Z">
            <w:r>
              <w:rPr>
                <w:noProof/>
                <w:webHidden/>
              </w:rPr>
              <w:t>64</w:t>
            </w:r>
            <w:r>
              <w:rPr>
                <w:noProof/>
                <w:webHidden/>
              </w:rPr>
              <w:fldChar w:fldCharType="end"/>
            </w:r>
            <w:r w:rsidRPr="00727173">
              <w:rPr>
                <w:rStyle w:val="Hyperlink"/>
                <w:noProof/>
              </w:rPr>
              <w:fldChar w:fldCharType="end"/>
            </w:r>
          </w:ins>
        </w:p>
        <w:p w14:paraId="4D0AC7C3" w14:textId="26D663DC" w:rsidR="00A744B4" w:rsidRDefault="00A744B4">
          <w:pPr>
            <w:pStyle w:val="TOC3"/>
            <w:tabs>
              <w:tab w:val="left" w:pos="1320"/>
              <w:tab w:val="right" w:leader="dot" w:pos="9350"/>
            </w:tabs>
            <w:rPr>
              <w:ins w:id="205" w:author="Admin" w:date="2017-09-29T15:12:00Z"/>
              <w:rFonts w:asciiTheme="minorHAnsi" w:eastAsiaTheme="minorEastAsia" w:hAnsiTheme="minorHAnsi" w:cstheme="minorBidi"/>
              <w:noProof/>
              <w:szCs w:val="22"/>
            </w:rPr>
          </w:pPr>
          <w:ins w:id="20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"_Toc494461439"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3.10.4</w:t>
            </w:r>
            <w:r>
              <w:rPr>
                <w:rFonts w:asciiTheme="minorHAnsi" w:eastAsiaTheme="minorEastAsia" w:hAnsiTheme="minorHAnsi" w:cstheme="minorBidi"/>
                <w:noProof/>
                <w:szCs w:val="22"/>
              </w:rPr>
              <w:tab/>
            </w:r>
            <w:r w:rsidRPr="00727173">
              <w:rPr>
                <w:rStyle w:val="Hyperlink"/>
                <w:noProof/>
              </w:rPr>
              <w:t>Mô tả nội dung các trường thông tin</w:t>
            </w:r>
            <w:r>
              <w:rPr>
                <w:noProof/>
                <w:webHidden/>
              </w:rPr>
              <w:tab/>
            </w:r>
            <w:r>
              <w:rPr>
                <w:noProof/>
                <w:webHidden/>
              </w:rPr>
              <w:fldChar w:fldCharType="begin"/>
            </w:r>
            <w:r>
              <w:rPr>
                <w:noProof/>
                <w:webHidden/>
              </w:rPr>
              <w:instrText xml:space="preserve"> PAGEREF _Toc494461439 \h </w:instrText>
            </w:r>
            <w:r>
              <w:rPr>
                <w:noProof/>
                <w:webHidden/>
              </w:rPr>
            </w:r>
          </w:ins>
          <w:r>
            <w:rPr>
              <w:noProof/>
              <w:webHidden/>
            </w:rPr>
            <w:fldChar w:fldCharType="separate"/>
          </w:r>
          <w:ins w:id="207" w:author="Admin" w:date="2017-09-29T15:12:00Z">
            <w:r>
              <w:rPr>
                <w:noProof/>
                <w:webHidden/>
              </w:rPr>
              <w:t>64</w:t>
            </w:r>
            <w:r>
              <w:rPr>
                <w:noProof/>
                <w:webHidden/>
              </w:rPr>
              <w:fldChar w:fldCharType="end"/>
            </w:r>
            <w:r w:rsidRPr="00727173">
              <w:rPr>
                <w:rStyle w:val="Hyperlink"/>
                <w:noProof/>
              </w:rPr>
              <w:fldChar w:fldCharType="end"/>
            </w:r>
          </w:ins>
        </w:p>
        <w:p w14:paraId="319E73B6" w14:textId="573BC1D8" w:rsidR="00A744B4" w:rsidRDefault="00A744B4">
          <w:pPr>
            <w:pStyle w:val="TOC3"/>
            <w:tabs>
              <w:tab w:val="left" w:pos="1320"/>
              <w:tab w:val="right" w:leader="dot" w:pos="9350"/>
            </w:tabs>
            <w:rPr>
              <w:ins w:id="208" w:author="Admin" w:date="2017-09-29T15:12:00Z"/>
              <w:rFonts w:asciiTheme="minorHAnsi" w:eastAsiaTheme="minorEastAsia" w:hAnsiTheme="minorHAnsi" w:cstheme="minorBidi"/>
              <w:noProof/>
              <w:szCs w:val="22"/>
            </w:rPr>
          </w:pPr>
          <w:ins w:id="20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3.10.5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_Toc494461440 \h </w:instrText>
            </w:r>
            <w:r>
              <w:rPr>
                <w:noProof/>
                <w:webHidden/>
              </w:rPr>
            </w:r>
          </w:ins>
          <w:r>
            <w:rPr>
              <w:noProof/>
              <w:webHidden/>
            </w:rPr>
            <w:fldChar w:fldCharType="separate"/>
          </w:r>
          <w:ins w:id="210" w:author="Admin" w:date="2017-09-29T15:12:00Z">
            <w:r>
              <w:rPr>
                <w:noProof/>
                <w:webHidden/>
              </w:rPr>
              <w:t>65</w:t>
            </w:r>
            <w:r>
              <w:rPr>
                <w:noProof/>
                <w:webHidden/>
              </w:rPr>
              <w:fldChar w:fldCharType="end"/>
            </w:r>
            <w:r w:rsidRPr="00727173">
              <w:rPr>
                <w:rStyle w:val="Hyperlink"/>
                <w:noProof/>
              </w:rPr>
              <w:fldChar w:fldCharType="end"/>
            </w:r>
          </w:ins>
        </w:p>
        <w:p w14:paraId="26C9C7DD" w14:textId="248F714E" w:rsidR="00A744B4" w:rsidRDefault="00A744B4">
          <w:pPr>
            <w:pStyle w:val="TOC2"/>
            <w:tabs>
              <w:tab w:val="left" w:pos="880"/>
              <w:tab w:val="right" w:leader="dot" w:pos="9350"/>
            </w:tabs>
            <w:rPr>
              <w:ins w:id="211" w:author="Admin" w:date="2017-09-29T15:12:00Z"/>
              <w:rFonts w:asciiTheme="minorHAnsi" w:eastAsiaTheme="minorEastAsia" w:hAnsiTheme="minorHAnsi" w:cstheme="minorBidi"/>
              <w:noProof/>
              <w:szCs w:val="22"/>
            </w:rPr>
          </w:pPr>
          <w:ins w:id="21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w:t>
            </w:r>
            <w:r>
              <w:rPr>
                <w:rFonts w:asciiTheme="minorHAnsi" w:eastAsiaTheme="minorEastAsia" w:hAnsiTheme="minorHAnsi" w:cstheme="minorBidi"/>
                <w:noProof/>
                <w:szCs w:val="22"/>
              </w:rPr>
              <w:tab/>
            </w:r>
            <w:r w:rsidRPr="00727173">
              <w:rPr>
                <w:rStyle w:val="Hyperlink"/>
                <w:noProof/>
              </w:rPr>
              <w:t>Danh mục các khoản hỗ trợ khác (phụ cấp)</w:t>
            </w:r>
            <w:r>
              <w:rPr>
                <w:noProof/>
                <w:webHidden/>
              </w:rPr>
              <w:tab/>
            </w:r>
            <w:r>
              <w:rPr>
                <w:noProof/>
                <w:webHidden/>
              </w:rPr>
              <w:fldChar w:fldCharType="begin"/>
            </w:r>
            <w:r>
              <w:rPr>
                <w:noProof/>
                <w:webHidden/>
              </w:rPr>
              <w:instrText xml:space="preserve"> PAGEREF _Toc494461441 \h </w:instrText>
            </w:r>
            <w:r>
              <w:rPr>
                <w:noProof/>
                <w:webHidden/>
              </w:rPr>
            </w:r>
          </w:ins>
          <w:r>
            <w:rPr>
              <w:noProof/>
              <w:webHidden/>
            </w:rPr>
            <w:fldChar w:fldCharType="separate"/>
          </w:r>
          <w:ins w:id="213" w:author="Admin" w:date="2017-09-29T15:12:00Z">
            <w:r>
              <w:rPr>
                <w:noProof/>
                <w:webHidden/>
              </w:rPr>
              <w:t>66</w:t>
            </w:r>
            <w:r>
              <w:rPr>
                <w:noProof/>
                <w:webHidden/>
              </w:rPr>
              <w:fldChar w:fldCharType="end"/>
            </w:r>
            <w:r w:rsidRPr="00727173">
              <w:rPr>
                <w:rStyle w:val="Hyperlink"/>
                <w:noProof/>
              </w:rPr>
              <w:fldChar w:fldCharType="end"/>
            </w:r>
          </w:ins>
        </w:p>
        <w:p w14:paraId="26052C59" w14:textId="70A47B3C" w:rsidR="00A744B4" w:rsidRDefault="00A744B4">
          <w:pPr>
            <w:pStyle w:val="TOC3"/>
            <w:tabs>
              <w:tab w:val="left" w:pos="1320"/>
              <w:tab w:val="right" w:leader="dot" w:pos="9350"/>
            </w:tabs>
            <w:rPr>
              <w:ins w:id="214" w:author="Admin" w:date="2017-09-29T15:12:00Z"/>
              <w:rFonts w:asciiTheme="minorHAnsi" w:eastAsiaTheme="minorEastAsia" w:hAnsiTheme="minorHAnsi" w:cstheme="minorBidi"/>
              <w:noProof/>
              <w:szCs w:val="22"/>
            </w:rPr>
          </w:pPr>
          <w:ins w:id="215" w:author="Admin" w:date="2017-09-29T15:12:00Z">
            <w:r w:rsidRPr="00727173">
              <w:rPr>
                <w:rStyle w:val="Hyperlink"/>
                <w:noProof/>
              </w:rPr>
              <w:lastRenderedPageBreak/>
              <w:fldChar w:fldCharType="begin"/>
            </w:r>
            <w:r w:rsidRPr="00727173">
              <w:rPr>
                <w:rStyle w:val="Hyperlink"/>
                <w:noProof/>
              </w:rPr>
              <w:instrText xml:space="preserve"> </w:instrText>
            </w:r>
            <w:r>
              <w:rPr>
                <w:noProof/>
              </w:rPr>
              <w:instrText>HYPERLINK \l "_Toc494461442"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_Toc494461442 \h </w:instrText>
            </w:r>
            <w:r>
              <w:rPr>
                <w:noProof/>
                <w:webHidden/>
              </w:rPr>
            </w:r>
          </w:ins>
          <w:r>
            <w:rPr>
              <w:noProof/>
              <w:webHidden/>
            </w:rPr>
            <w:fldChar w:fldCharType="separate"/>
          </w:r>
          <w:ins w:id="216" w:author="Admin" w:date="2017-09-29T15:12:00Z">
            <w:r>
              <w:rPr>
                <w:noProof/>
                <w:webHidden/>
              </w:rPr>
              <w:t>66</w:t>
            </w:r>
            <w:r>
              <w:rPr>
                <w:noProof/>
                <w:webHidden/>
              </w:rPr>
              <w:fldChar w:fldCharType="end"/>
            </w:r>
            <w:r w:rsidRPr="00727173">
              <w:rPr>
                <w:rStyle w:val="Hyperlink"/>
                <w:noProof/>
              </w:rPr>
              <w:fldChar w:fldCharType="end"/>
            </w:r>
          </w:ins>
        </w:p>
        <w:p w14:paraId="2F831B9D" w14:textId="154CD036" w:rsidR="00A744B4" w:rsidRDefault="00A744B4">
          <w:pPr>
            <w:pStyle w:val="TOC3"/>
            <w:tabs>
              <w:tab w:val="left" w:pos="1320"/>
              <w:tab w:val="right" w:leader="dot" w:pos="9350"/>
            </w:tabs>
            <w:rPr>
              <w:ins w:id="217" w:author="Admin" w:date="2017-09-29T15:12:00Z"/>
              <w:rFonts w:asciiTheme="minorHAnsi" w:eastAsiaTheme="minorEastAsia" w:hAnsiTheme="minorHAnsi" w:cstheme="minorBidi"/>
              <w:noProof/>
              <w:szCs w:val="22"/>
            </w:rPr>
          </w:pPr>
          <w:ins w:id="21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_Toc494461443 \h </w:instrText>
            </w:r>
            <w:r>
              <w:rPr>
                <w:noProof/>
                <w:webHidden/>
              </w:rPr>
            </w:r>
          </w:ins>
          <w:r>
            <w:rPr>
              <w:noProof/>
              <w:webHidden/>
            </w:rPr>
            <w:fldChar w:fldCharType="separate"/>
          </w:r>
          <w:ins w:id="219" w:author="Admin" w:date="2017-09-29T15:12:00Z">
            <w:r>
              <w:rPr>
                <w:noProof/>
                <w:webHidden/>
              </w:rPr>
              <w:t>66</w:t>
            </w:r>
            <w:r>
              <w:rPr>
                <w:noProof/>
                <w:webHidden/>
              </w:rPr>
              <w:fldChar w:fldCharType="end"/>
            </w:r>
            <w:r w:rsidRPr="00727173">
              <w:rPr>
                <w:rStyle w:val="Hyperlink"/>
                <w:noProof/>
              </w:rPr>
              <w:fldChar w:fldCharType="end"/>
            </w:r>
          </w:ins>
        </w:p>
        <w:p w14:paraId="53C7223D" w14:textId="09382431" w:rsidR="00A744B4" w:rsidRDefault="00A744B4">
          <w:pPr>
            <w:pStyle w:val="TOC3"/>
            <w:tabs>
              <w:tab w:val="left" w:pos="1320"/>
              <w:tab w:val="right" w:leader="dot" w:pos="9350"/>
            </w:tabs>
            <w:rPr>
              <w:ins w:id="220" w:author="Admin" w:date="2017-09-29T15:12:00Z"/>
              <w:rFonts w:asciiTheme="minorHAnsi" w:eastAsiaTheme="minorEastAsia" w:hAnsiTheme="minorHAnsi" w:cstheme="minorBidi"/>
              <w:noProof/>
              <w:szCs w:val="22"/>
            </w:rPr>
          </w:pPr>
          <w:ins w:id="22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_Toc494461444 \h </w:instrText>
            </w:r>
            <w:r>
              <w:rPr>
                <w:noProof/>
                <w:webHidden/>
              </w:rPr>
            </w:r>
          </w:ins>
          <w:r>
            <w:rPr>
              <w:noProof/>
              <w:webHidden/>
            </w:rPr>
            <w:fldChar w:fldCharType="separate"/>
          </w:r>
          <w:ins w:id="222" w:author="Admin" w:date="2017-09-29T15:12:00Z">
            <w:r>
              <w:rPr>
                <w:noProof/>
                <w:webHidden/>
              </w:rPr>
              <w:t>66</w:t>
            </w:r>
            <w:r>
              <w:rPr>
                <w:noProof/>
                <w:webHidden/>
              </w:rPr>
              <w:fldChar w:fldCharType="end"/>
            </w:r>
            <w:r w:rsidRPr="00727173">
              <w:rPr>
                <w:rStyle w:val="Hyperlink"/>
                <w:noProof/>
              </w:rPr>
              <w:fldChar w:fldCharType="end"/>
            </w:r>
          </w:ins>
        </w:p>
        <w:p w14:paraId="19794D96" w14:textId="1A2571E8" w:rsidR="00A744B4" w:rsidRDefault="00A744B4">
          <w:pPr>
            <w:pStyle w:val="TOC3"/>
            <w:tabs>
              <w:tab w:val="left" w:pos="1320"/>
              <w:tab w:val="right" w:leader="dot" w:pos="9350"/>
            </w:tabs>
            <w:rPr>
              <w:ins w:id="223" w:author="Admin" w:date="2017-09-29T15:12:00Z"/>
              <w:rFonts w:asciiTheme="minorHAnsi" w:eastAsiaTheme="minorEastAsia" w:hAnsiTheme="minorHAnsi" w:cstheme="minorBidi"/>
              <w:noProof/>
              <w:szCs w:val="22"/>
            </w:rPr>
          </w:pPr>
          <w:ins w:id="22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3.11.4</w:t>
            </w:r>
            <w:r>
              <w:rPr>
                <w:rFonts w:asciiTheme="minorHAnsi" w:eastAsiaTheme="minorEastAsia" w:hAnsiTheme="minorHAnsi" w:cstheme="minorBidi"/>
                <w:noProof/>
                <w:szCs w:val="22"/>
              </w:rPr>
              <w:tab/>
            </w:r>
            <w:r w:rsidRPr="00727173">
              <w:rPr>
                <w:rStyle w:val="Hyperlink"/>
                <w:noProof/>
              </w:rPr>
              <w:t>Mô tả các trường thông tin</w:t>
            </w:r>
            <w:r>
              <w:rPr>
                <w:noProof/>
                <w:webHidden/>
              </w:rPr>
              <w:tab/>
            </w:r>
            <w:r>
              <w:rPr>
                <w:noProof/>
                <w:webHidden/>
              </w:rPr>
              <w:fldChar w:fldCharType="begin"/>
            </w:r>
            <w:r>
              <w:rPr>
                <w:noProof/>
                <w:webHidden/>
              </w:rPr>
              <w:instrText xml:space="preserve"> PAGEREF _Toc494461445 \h </w:instrText>
            </w:r>
            <w:r>
              <w:rPr>
                <w:noProof/>
                <w:webHidden/>
              </w:rPr>
            </w:r>
          </w:ins>
          <w:r>
            <w:rPr>
              <w:noProof/>
              <w:webHidden/>
            </w:rPr>
            <w:fldChar w:fldCharType="separate"/>
          </w:r>
          <w:ins w:id="225" w:author="Admin" w:date="2017-09-29T15:12:00Z">
            <w:r>
              <w:rPr>
                <w:noProof/>
                <w:webHidden/>
              </w:rPr>
              <w:t>67</w:t>
            </w:r>
            <w:r>
              <w:rPr>
                <w:noProof/>
                <w:webHidden/>
              </w:rPr>
              <w:fldChar w:fldCharType="end"/>
            </w:r>
            <w:r w:rsidRPr="00727173">
              <w:rPr>
                <w:rStyle w:val="Hyperlink"/>
                <w:noProof/>
              </w:rPr>
              <w:fldChar w:fldCharType="end"/>
            </w:r>
          </w:ins>
        </w:p>
        <w:p w14:paraId="5DA23BA6" w14:textId="5098ABE0" w:rsidR="00A744B4" w:rsidRDefault="00A744B4">
          <w:pPr>
            <w:pStyle w:val="TOC3"/>
            <w:tabs>
              <w:tab w:val="left" w:pos="1320"/>
              <w:tab w:val="right" w:leader="dot" w:pos="9350"/>
            </w:tabs>
            <w:rPr>
              <w:ins w:id="226" w:author="Admin" w:date="2017-09-29T15:12:00Z"/>
              <w:rFonts w:asciiTheme="minorHAnsi" w:eastAsiaTheme="minorEastAsia" w:hAnsiTheme="minorHAnsi" w:cstheme="minorBidi"/>
              <w:noProof/>
              <w:szCs w:val="22"/>
            </w:rPr>
          </w:pPr>
          <w:ins w:id="22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3.11.5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_Toc494461446 \h </w:instrText>
            </w:r>
            <w:r>
              <w:rPr>
                <w:noProof/>
                <w:webHidden/>
              </w:rPr>
            </w:r>
          </w:ins>
          <w:r>
            <w:rPr>
              <w:noProof/>
              <w:webHidden/>
            </w:rPr>
            <w:fldChar w:fldCharType="separate"/>
          </w:r>
          <w:ins w:id="228" w:author="Admin" w:date="2017-09-29T15:12:00Z">
            <w:r>
              <w:rPr>
                <w:noProof/>
                <w:webHidden/>
              </w:rPr>
              <w:t>67</w:t>
            </w:r>
            <w:r>
              <w:rPr>
                <w:noProof/>
                <w:webHidden/>
              </w:rPr>
              <w:fldChar w:fldCharType="end"/>
            </w:r>
            <w:r w:rsidRPr="00727173">
              <w:rPr>
                <w:rStyle w:val="Hyperlink"/>
                <w:noProof/>
              </w:rPr>
              <w:fldChar w:fldCharType="end"/>
            </w:r>
          </w:ins>
        </w:p>
        <w:p w14:paraId="33D72613" w14:textId="7655E5A8" w:rsidR="00A744B4" w:rsidRDefault="00A744B4">
          <w:pPr>
            <w:pStyle w:val="TOC2"/>
            <w:tabs>
              <w:tab w:val="left" w:pos="880"/>
              <w:tab w:val="right" w:leader="dot" w:pos="9350"/>
            </w:tabs>
            <w:rPr>
              <w:ins w:id="229" w:author="Admin" w:date="2017-09-29T15:12:00Z"/>
              <w:rFonts w:asciiTheme="minorHAnsi" w:eastAsiaTheme="minorEastAsia" w:hAnsiTheme="minorHAnsi" w:cstheme="minorBidi"/>
              <w:noProof/>
              <w:szCs w:val="22"/>
            </w:rPr>
          </w:pPr>
          <w:ins w:id="23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w:t>
            </w:r>
            <w:r>
              <w:rPr>
                <w:rFonts w:asciiTheme="minorHAnsi" w:eastAsiaTheme="minorEastAsia" w:hAnsiTheme="minorHAnsi" w:cstheme="minorBidi"/>
                <w:noProof/>
                <w:szCs w:val="22"/>
              </w:rPr>
              <w:tab/>
            </w:r>
            <w:r w:rsidRPr="00727173">
              <w:rPr>
                <w:rStyle w:val="Hyperlink"/>
                <w:noProof/>
              </w:rPr>
              <w:t>Danh mục phúc lợi</w:t>
            </w:r>
            <w:r>
              <w:rPr>
                <w:noProof/>
                <w:webHidden/>
              </w:rPr>
              <w:tab/>
            </w:r>
            <w:r>
              <w:rPr>
                <w:noProof/>
                <w:webHidden/>
              </w:rPr>
              <w:fldChar w:fldCharType="begin"/>
            </w:r>
            <w:r>
              <w:rPr>
                <w:noProof/>
                <w:webHidden/>
              </w:rPr>
              <w:instrText xml:space="preserve"> PAGEREF _Toc494461447 \h </w:instrText>
            </w:r>
            <w:r>
              <w:rPr>
                <w:noProof/>
                <w:webHidden/>
              </w:rPr>
            </w:r>
          </w:ins>
          <w:r>
            <w:rPr>
              <w:noProof/>
              <w:webHidden/>
            </w:rPr>
            <w:fldChar w:fldCharType="separate"/>
          </w:r>
          <w:ins w:id="231" w:author="Admin" w:date="2017-09-29T15:12:00Z">
            <w:r>
              <w:rPr>
                <w:noProof/>
                <w:webHidden/>
              </w:rPr>
              <w:t>68</w:t>
            </w:r>
            <w:r>
              <w:rPr>
                <w:noProof/>
                <w:webHidden/>
              </w:rPr>
              <w:fldChar w:fldCharType="end"/>
            </w:r>
            <w:r w:rsidRPr="00727173">
              <w:rPr>
                <w:rStyle w:val="Hyperlink"/>
                <w:noProof/>
              </w:rPr>
              <w:fldChar w:fldCharType="end"/>
            </w:r>
          </w:ins>
        </w:p>
        <w:p w14:paraId="5FDC676A" w14:textId="0F04129D" w:rsidR="00A744B4" w:rsidRDefault="00A744B4">
          <w:pPr>
            <w:pStyle w:val="TOC3"/>
            <w:tabs>
              <w:tab w:val="left" w:pos="1320"/>
              <w:tab w:val="right" w:leader="dot" w:pos="9350"/>
            </w:tabs>
            <w:rPr>
              <w:ins w:id="232" w:author="Admin" w:date="2017-09-29T15:12:00Z"/>
              <w:rFonts w:asciiTheme="minorHAnsi" w:eastAsiaTheme="minorEastAsia" w:hAnsiTheme="minorHAnsi" w:cstheme="minorBidi"/>
              <w:noProof/>
              <w:szCs w:val="22"/>
            </w:rPr>
          </w:pPr>
          <w:ins w:id="23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_Toc494461448 \h </w:instrText>
            </w:r>
            <w:r>
              <w:rPr>
                <w:noProof/>
                <w:webHidden/>
              </w:rPr>
            </w:r>
          </w:ins>
          <w:r>
            <w:rPr>
              <w:noProof/>
              <w:webHidden/>
            </w:rPr>
            <w:fldChar w:fldCharType="separate"/>
          </w:r>
          <w:ins w:id="234" w:author="Admin" w:date="2017-09-29T15:12:00Z">
            <w:r>
              <w:rPr>
                <w:noProof/>
                <w:webHidden/>
              </w:rPr>
              <w:t>68</w:t>
            </w:r>
            <w:r>
              <w:rPr>
                <w:noProof/>
                <w:webHidden/>
              </w:rPr>
              <w:fldChar w:fldCharType="end"/>
            </w:r>
            <w:r w:rsidRPr="00727173">
              <w:rPr>
                <w:rStyle w:val="Hyperlink"/>
                <w:noProof/>
              </w:rPr>
              <w:fldChar w:fldCharType="end"/>
            </w:r>
          </w:ins>
        </w:p>
        <w:p w14:paraId="25783669" w14:textId="6401ECC9" w:rsidR="00A744B4" w:rsidRDefault="00A744B4">
          <w:pPr>
            <w:pStyle w:val="TOC3"/>
            <w:tabs>
              <w:tab w:val="left" w:pos="1320"/>
              <w:tab w:val="right" w:leader="dot" w:pos="9350"/>
            </w:tabs>
            <w:rPr>
              <w:ins w:id="235" w:author="Admin" w:date="2017-09-29T15:12:00Z"/>
              <w:rFonts w:asciiTheme="minorHAnsi" w:eastAsiaTheme="minorEastAsia" w:hAnsiTheme="minorHAnsi" w:cstheme="minorBidi"/>
              <w:noProof/>
              <w:szCs w:val="22"/>
            </w:rPr>
          </w:pPr>
          <w:ins w:id="23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"_Toc494461449"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_Toc494461449 \h </w:instrText>
            </w:r>
            <w:r>
              <w:rPr>
                <w:noProof/>
                <w:webHidden/>
              </w:rPr>
            </w:r>
          </w:ins>
          <w:r>
            <w:rPr>
              <w:noProof/>
              <w:webHidden/>
            </w:rPr>
            <w:fldChar w:fldCharType="separate"/>
          </w:r>
          <w:ins w:id="237" w:author="Admin" w:date="2017-09-29T15:12:00Z">
            <w:r>
              <w:rPr>
                <w:noProof/>
                <w:webHidden/>
              </w:rPr>
              <w:t>68</w:t>
            </w:r>
            <w:r>
              <w:rPr>
                <w:noProof/>
                <w:webHidden/>
              </w:rPr>
              <w:fldChar w:fldCharType="end"/>
            </w:r>
            <w:r w:rsidRPr="00727173">
              <w:rPr>
                <w:rStyle w:val="Hyperlink"/>
                <w:noProof/>
              </w:rPr>
              <w:fldChar w:fldCharType="end"/>
            </w:r>
          </w:ins>
        </w:p>
        <w:p w14:paraId="0FCC1903" w14:textId="2653D489" w:rsidR="00A744B4" w:rsidRDefault="00A744B4">
          <w:pPr>
            <w:pStyle w:val="TOC3"/>
            <w:tabs>
              <w:tab w:val="left" w:pos="1320"/>
              <w:tab w:val="right" w:leader="dot" w:pos="9350"/>
            </w:tabs>
            <w:rPr>
              <w:ins w:id="238" w:author="Admin" w:date="2017-09-29T15:12:00Z"/>
              <w:rFonts w:asciiTheme="minorHAnsi" w:eastAsiaTheme="minorEastAsia" w:hAnsiTheme="minorHAnsi" w:cstheme="minorBidi"/>
              <w:noProof/>
              <w:szCs w:val="22"/>
            </w:rPr>
          </w:pPr>
          <w:ins w:id="23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_Toc494461450 \h </w:instrText>
            </w:r>
            <w:r>
              <w:rPr>
                <w:noProof/>
                <w:webHidden/>
              </w:rPr>
            </w:r>
          </w:ins>
          <w:r>
            <w:rPr>
              <w:noProof/>
              <w:webHidden/>
            </w:rPr>
            <w:fldChar w:fldCharType="separate"/>
          </w:r>
          <w:ins w:id="240" w:author="Admin" w:date="2017-09-29T15:12:00Z">
            <w:r>
              <w:rPr>
                <w:noProof/>
                <w:webHidden/>
              </w:rPr>
              <w:t>69</w:t>
            </w:r>
            <w:r>
              <w:rPr>
                <w:noProof/>
                <w:webHidden/>
              </w:rPr>
              <w:fldChar w:fldCharType="end"/>
            </w:r>
            <w:r w:rsidRPr="00727173">
              <w:rPr>
                <w:rStyle w:val="Hyperlink"/>
                <w:noProof/>
              </w:rPr>
              <w:fldChar w:fldCharType="end"/>
            </w:r>
          </w:ins>
        </w:p>
        <w:p w14:paraId="23E84AC7" w14:textId="606A02C6" w:rsidR="00A744B4" w:rsidRDefault="00A744B4">
          <w:pPr>
            <w:pStyle w:val="TOC3"/>
            <w:tabs>
              <w:tab w:val="left" w:pos="1320"/>
              <w:tab w:val="right" w:leader="dot" w:pos="9350"/>
            </w:tabs>
            <w:rPr>
              <w:ins w:id="241" w:author="Admin" w:date="2017-09-29T15:12:00Z"/>
              <w:rFonts w:asciiTheme="minorHAnsi" w:eastAsiaTheme="minorEastAsia" w:hAnsiTheme="minorHAnsi" w:cstheme="minorBidi"/>
              <w:noProof/>
              <w:szCs w:val="22"/>
            </w:rPr>
          </w:pPr>
          <w:ins w:id="24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3.12.4</w:t>
            </w:r>
            <w:r>
              <w:rPr>
                <w:rFonts w:asciiTheme="minorHAnsi" w:eastAsiaTheme="minorEastAsia" w:hAnsiTheme="minorHAnsi" w:cstheme="minorBidi"/>
                <w:noProof/>
                <w:szCs w:val="22"/>
              </w:rPr>
              <w:tab/>
            </w:r>
            <w:r w:rsidRPr="00727173">
              <w:rPr>
                <w:rStyle w:val="Hyperlink"/>
                <w:noProof/>
              </w:rPr>
              <w:t>Mô tả các trường thông tin trên màn hình</w:t>
            </w:r>
            <w:r>
              <w:rPr>
                <w:noProof/>
                <w:webHidden/>
              </w:rPr>
              <w:tab/>
            </w:r>
            <w:r>
              <w:rPr>
                <w:noProof/>
                <w:webHidden/>
              </w:rPr>
              <w:fldChar w:fldCharType="begin"/>
            </w:r>
            <w:r>
              <w:rPr>
                <w:noProof/>
                <w:webHidden/>
              </w:rPr>
              <w:instrText xml:space="preserve"> PAGEREF _Toc494461452 \h </w:instrText>
            </w:r>
            <w:r>
              <w:rPr>
                <w:noProof/>
                <w:webHidden/>
              </w:rPr>
            </w:r>
          </w:ins>
          <w:r>
            <w:rPr>
              <w:noProof/>
              <w:webHidden/>
            </w:rPr>
            <w:fldChar w:fldCharType="separate"/>
          </w:r>
          <w:ins w:id="243" w:author="Admin" w:date="2017-09-29T15:12:00Z">
            <w:r>
              <w:rPr>
                <w:noProof/>
                <w:webHidden/>
              </w:rPr>
              <w:t>69</w:t>
            </w:r>
            <w:r>
              <w:rPr>
                <w:noProof/>
                <w:webHidden/>
              </w:rPr>
              <w:fldChar w:fldCharType="end"/>
            </w:r>
            <w:r w:rsidRPr="00727173">
              <w:rPr>
                <w:rStyle w:val="Hyperlink"/>
                <w:noProof/>
              </w:rPr>
              <w:fldChar w:fldCharType="end"/>
            </w:r>
          </w:ins>
        </w:p>
        <w:p w14:paraId="21898119" w14:textId="744CCB25" w:rsidR="00A744B4" w:rsidRDefault="00A744B4">
          <w:pPr>
            <w:pStyle w:val="TOC3"/>
            <w:tabs>
              <w:tab w:val="left" w:pos="1320"/>
              <w:tab w:val="right" w:leader="dot" w:pos="9350"/>
            </w:tabs>
            <w:rPr>
              <w:ins w:id="244" w:author="Admin" w:date="2017-09-29T15:12:00Z"/>
              <w:rFonts w:asciiTheme="minorHAnsi" w:eastAsiaTheme="minorEastAsia" w:hAnsiTheme="minorHAnsi" w:cstheme="minorBidi"/>
              <w:noProof/>
              <w:szCs w:val="22"/>
            </w:rPr>
          </w:pPr>
          <w:ins w:id="24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3.12.5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_Toc494461453 \h </w:instrText>
            </w:r>
            <w:r>
              <w:rPr>
                <w:noProof/>
                <w:webHidden/>
              </w:rPr>
            </w:r>
          </w:ins>
          <w:r>
            <w:rPr>
              <w:noProof/>
              <w:webHidden/>
            </w:rPr>
            <w:fldChar w:fldCharType="separate"/>
          </w:r>
          <w:ins w:id="246" w:author="Admin" w:date="2017-09-29T15:12:00Z">
            <w:r>
              <w:rPr>
                <w:noProof/>
                <w:webHidden/>
              </w:rPr>
              <w:t>71</w:t>
            </w:r>
            <w:r>
              <w:rPr>
                <w:noProof/>
                <w:webHidden/>
              </w:rPr>
              <w:fldChar w:fldCharType="end"/>
            </w:r>
            <w:r w:rsidRPr="00727173">
              <w:rPr>
                <w:rStyle w:val="Hyperlink"/>
                <w:noProof/>
              </w:rPr>
              <w:fldChar w:fldCharType="end"/>
            </w:r>
          </w:ins>
        </w:p>
        <w:p w14:paraId="332A5687" w14:textId="35F5EA23" w:rsidR="00A744B4" w:rsidRDefault="00A744B4">
          <w:pPr>
            <w:pStyle w:val="TOC2"/>
            <w:tabs>
              <w:tab w:val="left" w:pos="880"/>
              <w:tab w:val="right" w:leader="dot" w:pos="9350"/>
            </w:tabs>
            <w:rPr>
              <w:ins w:id="247" w:author="Admin" w:date="2017-09-29T15:12:00Z"/>
              <w:rFonts w:asciiTheme="minorHAnsi" w:eastAsiaTheme="minorEastAsia" w:hAnsiTheme="minorHAnsi" w:cstheme="minorBidi"/>
              <w:noProof/>
              <w:szCs w:val="22"/>
            </w:rPr>
          </w:pPr>
          <w:ins w:id="24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3.13</w:t>
            </w:r>
            <w:r>
              <w:rPr>
                <w:rFonts w:asciiTheme="minorHAnsi" w:eastAsiaTheme="minorEastAsia" w:hAnsiTheme="minorHAnsi" w:cstheme="minorBidi"/>
                <w:noProof/>
                <w:szCs w:val="22"/>
              </w:rPr>
              <w:tab/>
            </w:r>
            <w:r w:rsidRPr="00727173">
              <w:rPr>
                <w:rStyle w:val="Hyperlink"/>
                <w:noProof/>
              </w:rPr>
              <w:t>Danh mục hình thức khen thưởng</w:t>
            </w:r>
            <w:r>
              <w:rPr>
                <w:noProof/>
                <w:webHidden/>
              </w:rPr>
              <w:tab/>
            </w:r>
            <w:r>
              <w:rPr>
                <w:noProof/>
                <w:webHidden/>
              </w:rPr>
              <w:fldChar w:fldCharType="begin"/>
            </w:r>
            <w:r>
              <w:rPr>
                <w:noProof/>
                <w:webHidden/>
              </w:rPr>
              <w:instrText xml:space="preserve"> PAGEREF _Toc494461454 \h </w:instrText>
            </w:r>
            <w:r>
              <w:rPr>
                <w:noProof/>
                <w:webHidden/>
              </w:rPr>
            </w:r>
          </w:ins>
          <w:r>
            <w:rPr>
              <w:noProof/>
              <w:webHidden/>
            </w:rPr>
            <w:fldChar w:fldCharType="separate"/>
          </w:r>
          <w:ins w:id="249" w:author="Admin" w:date="2017-09-29T15:12:00Z">
            <w:r>
              <w:rPr>
                <w:noProof/>
                <w:webHidden/>
              </w:rPr>
              <w:t>71</w:t>
            </w:r>
            <w:r>
              <w:rPr>
                <w:noProof/>
                <w:webHidden/>
              </w:rPr>
              <w:fldChar w:fldCharType="end"/>
            </w:r>
            <w:r w:rsidRPr="00727173">
              <w:rPr>
                <w:rStyle w:val="Hyperlink"/>
                <w:noProof/>
              </w:rPr>
              <w:fldChar w:fldCharType="end"/>
            </w:r>
          </w:ins>
        </w:p>
        <w:p w14:paraId="7A464697" w14:textId="46EC5B34" w:rsidR="00A744B4" w:rsidRDefault="00A744B4">
          <w:pPr>
            <w:pStyle w:val="TOC3"/>
            <w:tabs>
              <w:tab w:val="left" w:pos="1320"/>
              <w:tab w:val="right" w:leader="dot" w:pos="9350"/>
            </w:tabs>
            <w:rPr>
              <w:ins w:id="250" w:author="Admin" w:date="2017-09-29T15:12:00Z"/>
              <w:rFonts w:asciiTheme="minorHAnsi" w:eastAsiaTheme="minorEastAsia" w:hAnsiTheme="minorHAnsi" w:cstheme="minorBidi"/>
              <w:noProof/>
              <w:szCs w:val="22"/>
            </w:rPr>
          </w:pPr>
          <w:ins w:id="25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3.13.1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_Toc494461455 \h </w:instrText>
            </w:r>
            <w:r>
              <w:rPr>
                <w:noProof/>
                <w:webHidden/>
              </w:rPr>
            </w:r>
          </w:ins>
          <w:r>
            <w:rPr>
              <w:noProof/>
              <w:webHidden/>
            </w:rPr>
            <w:fldChar w:fldCharType="separate"/>
          </w:r>
          <w:ins w:id="252" w:author="Admin" w:date="2017-09-29T15:12:00Z">
            <w:r>
              <w:rPr>
                <w:noProof/>
                <w:webHidden/>
              </w:rPr>
              <w:t>71</w:t>
            </w:r>
            <w:r>
              <w:rPr>
                <w:noProof/>
                <w:webHidden/>
              </w:rPr>
              <w:fldChar w:fldCharType="end"/>
            </w:r>
            <w:r w:rsidRPr="00727173">
              <w:rPr>
                <w:rStyle w:val="Hyperlink"/>
                <w:noProof/>
              </w:rPr>
              <w:fldChar w:fldCharType="end"/>
            </w:r>
          </w:ins>
        </w:p>
        <w:p w14:paraId="750F0EFB" w14:textId="35F75844" w:rsidR="00A744B4" w:rsidRDefault="00A744B4">
          <w:pPr>
            <w:pStyle w:val="TOC3"/>
            <w:tabs>
              <w:tab w:val="left" w:pos="1320"/>
              <w:tab w:val="right" w:leader="dot" w:pos="9350"/>
            </w:tabs>
            <w:rPr>
              <w:ins w:id="253" w:author="Admin" w:date="2017-09-29T15:12:00Z"/>
              <w:rFonts w:asciiTheme="minorHAnsi" w:eastAsiaTheme="minorEastAsia" w:hAnsiTheme="minorHAnsi" w:cstheme="minorBidi"/>
              <w:noProof/>
              <w:szCs w:val="22"/>
            </w:rPr>
          </w:pPr>
          <w:ins w:id="25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3.13.2</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_Toc494461456 \h </w:instrText>
            </w:r>
            <w:r>
              <w:rPr>
                <w:noProof/>
                <w:webHidden/>
              </w:rPr>
            </w:r>
          </w:ins>
          <w:r>
            <w:rPr>
              <w:noProof/>
              <w:webHidden/>
            </w:rPr>
            <w:fldChar w:fldCharType="separate"/>
          </w:r>
          <w:ins w:id="255" w:author="Admin" w:date="2017-09-29T15:12:00Z">
            <w:r>
              <w:rPr>
                <w:noProof/>
                <w:webHidden/>
              </w:rPr>
              <w:t>72</w:t>
            </w:r>
            <w:r>
              <w:rPr>
                <w:noProof/>
                <w:webHidden/>
              </w:rPr>
              <w:fldChar w:fldCharType="end"/>
            </w:r>
            <w:r w:rsidRPr="00727173">
              <w:rPr>
                <w:rStyle w:val="Hyperlink"/>
                <w:noProof/>
              </w:rPr>
              <w:fldChar w:fldCharType="end"/>
            </w:r>
          </w:ins>
        </w:p>
        <w:p w14:paraId="5DBEA466" w14:textId="0C655AA4" w:rsidR="00A744B4" w:rsidRDefault="00A744B4">
          <w:pPr>
            <w:pStyle w:val="TOC3"/>
            <w:tabs>
              <w:tab w:val="left" w:pos="1320"/>
              <w:tab w:val="right" w:leader="dot" w:pos="9350"/>
            </w:tabs>
            <w:rPr>
              <w:ins w:id="256" w:author="Admin" w:date="2017-09-29T15:12:00Z"/>
              <w:rFonts w:asciiTheme="minorHAnsi" w:eastAsiaTheme="minorEastAsia" w:hAnsiTheme="minorHAnsi" w:cstheme="minorBidi"/>
              <w:noProof/>
              <w:szCs w:val="22"/>
            </w:rPr>
          </w:pPr>
          <w:ins w:id="25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3.13.3</w:t>
            </w:r>
            <w:r>
              <w:rPr>
                <w:rFonts w:asciiTheme="minorHAnsi" w:eastAsiaTheme="minorEastAsia" w:hAnsiTheme="minorHAnsi" w:cstheme="minorBidi"/>
                <w:noProof/>
                <w:szCs w:val="22"/>
              </w:rPr>
              <w:tab/>
            </w:r>
            <w:r w:rsidRPr="00727173">
              <w:rPr>
                <w:rStyle w:val="Hyperlink"/>
                <w:noProof/>
              </w:rPr>
              <w:t>Mô tả các trường thông tin trên màn hình</w:t>
            </w:r>
            <w:r>
              <w:rPr>
                <w:noProof/>
                <w:webHidden/>
              </w:rPr>
              <w:tab/>
            </w:r>
            <w:r>
              <w:rPr>
                <w:noProof/>
                <w:webHidden/>
              </w:rPr>
              <w:fldChar w:fldCharType="begin"/>
            </w:r>
            <w:r>
              <w:rPr>
                <w:noProof/>
                <w:webHidden/>
              </w:rPr>
              <w:instrText xml:space="preserve"> PAGEREF _Toc494461457 \h </w:instrText>
            </w:r>
            <w:r>
              <w:rPr>
                <w:noProof/>
                <w:webHidden/>
              </w:rPr>
            </w:r>
          </w:ins>
          <w:r>
            <w:rPr>
              <w:noProof/>
              <w:webHidden/>
            </w:rPr>
            <w:fldChar w:fldCharType="separate"/>
          </w:r>
          <w:ins w:id="258" w:author="Admin" w:date="2017-09-29T15:12:00Z">
            <w:r>
              <w:rPr>
                <w:noProof/>
                <w:webHidden/>
              </w:rPr>
              <w:t>72</w:t>
            </w:r>
            <w:r>
              <w:rPr>
                <w:noProof/>
                <w:webHidden/>
              </w:rPr>
              <w:fldChar w:fldCharType="end"/>
            </w:r>
            <w:r w:rsidRPr="00727173">
              <w:rPr>
                <w:rStyle w:val="Hyperlink"/>
                <w:noProof/>
              </w:rPr>
              <w:fldChar w:fldCharType="end"/>
            </w:r>
          </w:ins>
        </w:p>
        <w:p w14:paraId="75B5C893" w14:textId="03C2F79D" w:rsidR="00A744B4" w:rsidRDefault="00A744B4">
          <w:pPr>
            <w:pStyle w:val="TOC3"/>
            <w:tabs>
              <w:tab w:val="left" w:pos="1320"/>
              <w:tab w:val="right" w:leader="dot" w:pos="9350"/>
            </w:tabs>
            <w:rPr>
              <w:ins w:id="259" w:author="Admin" w:date="2017-09-29T15:12:00Z"/>
              <w:rFonts w:asciiTheme="minorHAnsi" w:eastAsiaTheme="minorEastAsia" w:hAnsiTheme="minorHAnsi" w:cstheme="minorBidi"/>
              <w:noProof/>
              <w:szCs w:val="22"/>
            </w:rPr>
          </w:pPr>
          <w:ins w:id="26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3.13.4</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_Toc494461458 \h </w:instrText>
            </w:r>
            <w:r>
              <w:rPr>
                <w:noProof/>
                <w:webHidden/>
              </w:rPr>
            </w:r>
          </w:ins>
          <w:r>
            <w:rPr>
              <w:noProof/>
              <w:webHidden/>
            </w:rPr>
            <w:fldChar w:fldCharType="separate"/>
          </w:r>
          <w:ins w:id="261" w:author="Admin" w:date="2017-09-29T15:12:00Z">
            <w:r>
              <w:rPr>
                <w:noProof/>
                <w:webHidden/>
              </w:rPr>
              <w:t>73</w:t>
            </w:r>
            <w:r>
              <w:rPr>
                <w:noProof/>
                <w:webHidden/>
              </w:rPr>
              <w:fldChar w:fldCharType="end"/>
            </w:r>
            <w:r w:rsidRPr="00727173">
              <w:rPr>
                <w:rStyle w:val="Hyperlink"/>
                <w:noProof/>
              </w:rPr>
              <w:fldChar w:fldCharType="end"/>
            </w:r>
          </w:ins>
        </w:p>
        <w:p w14:paraId="59DCA257" w14:textId="0CEC717C" w:rsidR="00A744B4" w:rsidRDefault="00A744B4">
          <w:pPr>
            <w:pStyle w:val="TOC2"/>
            <w:tabs>
              <w:tab w:val="left" w:pos="880"/>
              <w:tab w:val="right" w:leader="dot" w:pos="9350"/>
            </w:tabs>
            <w:rPr>
              <w:ins w:id="262" w:author="Admin" w:date="2017-09-29T15:12:00Z"/>
              <w:rFonts w:asciiTheme="minorHAnsi" w:eastAsiaTheme="minorEastAsia" w:hAnsiTheme="minorHAnsi" w:cstheme="minorBidi"/>
              <w:noProof/>
              <w:szCs w:val="22"/>
            </w:rPr>
          </w:pPr>
          <w:ins w:id="26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"_Toc494461459"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w:t>
            </w:r>
            <w:r>
              <w:rPr>
                <w:rFonts w:asciiTheme="minorHAnsi" w:eastAsiaTheme="minorEastAsia" w:hAnsiTheme="minorHAnsi" w:cstheme="minorBidi"/>
                <w:noProof/>
                <w:szCs w:val="22"/>
              </w:rPr>
              <w:tab/>
            </w:r>
            <w:r w:rsidRPr="00727173">
              <w:rPr>
                <w:rStyle w:val="Hyperlink"/>
                <w:noProof/>
              </w:rPr>
              <w:t>Danh mục hình thức kỷ luật</w:t>
            </w:r>
            <w:r>
              <w:rPr>
                <w:noProof/>
                <w:webHidden/>
              </w:rPr>
              <w:tab/>
            </w:r>
            <w:r>
              <w:rPr>
                <w:noProof/>
                <w:webHidden/>
              </w:rPr>
              <w:fldChar w:fldCharType="begin"/>
            </w:r>
            <w:r>
              <w:rPr>
                <w:noProof/>
                <w:webHidden/>
              </w:rPr>
              <w:instrText xml:space="preserve"> PAGEREF _Toc494461459 \h </w:instrText>
            </w:r>
            <w:r>
              <w:rPr>
                <w:noProof/>
                <w:webHidden/>
              </w:rPr>
            </w:r>
          </w:ins>
          <w:r>
            <w:rPr>
              <w:noProof/>
              <w:webHidden/>
            </w:rPr>
            <w:fldChar w:fldCharType="separate"/>
          </w:r>
          <w:ins w:id="264" w:author="Admin" w:date="2017-09-29T15:12:00Z">
            <w:r>
              <w:rPr>
                <w:noProof/>
                <w:webHidden/>
              </w:rPr>
              <w:t>73</w:t>
            </w:r>
            <w:r>
              <w:rPr>
                <w:noProof/>
                <w:webHidden/>
              </w:rPr>
              <w:fldChar w:fldCharType="end"/>
            </w:r>
            <w:r w:rsidRPr="00727173">
              <w:rPr>
                <w:rStyle w:val="Hyperlink"/>
                <w:noProof/>
              </w:rPr>
              <w:fldChar w:fldCharType="end"/>
            </w:r>
          </w:ins>
        </w:p>
        <w:p w14:paraId="004CD606" w14:textId="70E8AE5C" w:rsidR="00A744B4" w:rsidRDefault="00A744B4">
          <w:pPr>
            <w:pStyle w:val="TOC3"/>
            <w:tabs>
              <w:tab w:val="left" w:pos="1320"/>
              <w:tab w:val="right" w:leader="dot" w:pos="9350"/>
            </w:tabs>
            <w:rPr>
              <w:ins w:id="265" w:author="Admin" w:date="2017-09-29T15:12:00Z"/>
              <w:rFonts w:asciiTheme="minorHAnsi" w:eastAsiaTheme="minorEastAsia" w:hAnsiTheme="minorHAnsi" w:cstheme="minorBidi"/>
              <w:noProof/>
              <w:szCs w:val="22"/>
            </w:rPr>
          </w:pPr>
          <w:ins w:id="26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_Toc494461460 \h </w:instrText>
            </w:r>
            <w:r>
              <w:rPr>
                <w:noProof/>
                <w:webHidden/>
              </w:rPr>
            </w:r>
          </w:ins>
          <w:r>
            <w:rPr>
              <w:noProof/>
              <w:webHidden/>
            </w:rPr>
            <w:fldChar w:fldCharType="separate"/>
          </w:r>
          <w:ins w:id="267" w:author="Admin" w:date="2017-09-29T15:12:00Z">
            <w:r>
              <w:rPr>
                <w:noProof/>
                <w:webHidden/>
              </w:rPr>
              <w:t>73</w:t>
            </w:r>
            <w:r>
              <w:rPr>
                <w:noProof/>
                <w:webHidden/>
              </w:rPr>
              <w:fldChar w:fldCharType="end"/>
            </w:r>
            <w:r w:rsidRPr="00727173">
              <w:rPr>
                <w:rStyle w:val="Hyperlink"/>
                <w:noProof/>
              </w:rPr>
              <w:fldChar w:fldCharType="end"/>
            </w:r>
          </w:ins>
        </w:p>
        <w:p w14:paraId="1EBB65AB" w14:textId="1916BB43" w:rsidR="00A744B4" w:rsidRDefault="00A744B4">
          <w:pPr>
            <w:pStyle w:val="TOC3"/>
            <w:tabs>
              <w:tab w:val="left" w:pos="1320"/>
              <w:tab w:val="right" w:leader="dot" w:pos="9350"/>
            </w:tabs>
            <w:rPr>
              <w:ins w:id="268" w:author="Admin" w:date="2017-09-29T15:12:00Z"/>
              <w:rFonts w:asciiTheme="minorHAnsi" w:eastAsiaTheme="minorEastAsia" w:hAnsiTheme="minorHAnsi" w:cstheme="minorBidi"/>
              <w:noProof/>
              <w:szCs w:val="22"/>
            </w:rPr>
          </w:pPr>
          <w:ins w:id="26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_Toc494461461 \h </w:instrText>
            </w:r>
            <w:r>
              <w:rPr>
                <w:noProof/>
                <w:webHidden/>
              </w:rPr>
            </w:r>
          </w:ins>
          <w:r>
            <w:rPr>
              <w:noProof/>
              <w:webHidden/>
            </w:rPr>
            <w:fldChar w:fldCharType="separate"/>
          </w:r>
          <w:ins w:id="270" w:author="Admin" w:date="2017-09-29T15:12:00Z">
            <w:r>
              <w:rPr>
                <w:noProof/>
                <w:webHidden/>
              </w:rPr>
              <w:t>74</w:t>
            </w:r>
            <w:r>
              <w:rPr>
                <w:noProof/>
                <w:webHidden/>
              </w:rPr>
              <w:fldChar w:fldCharType="end"/>
            </w:r>
            <w:r w:rsidRPr="00727173">
              <w:rPr>
                <w:rStyle w:val="Hyperlink"/>
                <w:noProof/>
              </w:rPr>
              <w:fldChar w:fldCharType="end"/>
            </w:r>
          </w:ins>
        </w:p>
        <w:p w14:paraId="16382186" w14:textId="4D5AEABF" w:rsidR="00A744B4" w:rsidRDefault="00A744B4">
          <w:pPr>
            <w:pStyle w:val="TOC3"/>
            <w:tabs>
              <w:tab w:val="left" w:pos="1320"/>
              <w:tab w:val="right" w:leader="dot" w:pos="9350"/>
            </w:tabs>
            <w:rPr>
              <w:ins w:id="271" w:author="Admin" w:date="2017-09-29T15:12:00Z"/>
              <w:rFonts w:asciiTheme="minorHAnsi" w:eastAsiaTheme="minorEastAsia" w:hAnsiTheme="minorHAnsi" w:cstheme="minorBidi"/>
              <w:noProof/>
              <w:szCs w:val="22"/>
            </w:rPr>
          </w:pPr>
          <w:ins w:id="27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_Toc494461462 \h </w:instrText>
            </w:r>
            <w:r>
              <w:rPr>
                <w:noProof/>
                <w:webHidden/>
              </w:rPr>
            </w:r>
          </w:ins>
          <w:r>
            <w:rPr>
              <w:noProof/>
              <w:webHidden/>
            </w:rPr>
            <w:fldChar w:fldCharType="separate"/>
          </w:r>
          <w:ins w:id="273" w:author="Admin" w:date="2017-09-29T15:12:00Z">
            <w:r>
              <w:rPr>
                <w:noProof/>
                <w:webHidden/>
              </w:rPr>
              <w:t>74</w:t>
            </w:r>
            <w:r>
              <w:rPr>
                <w:noProof/>
                <w:webHidden/>
              </w:rPr>
              <w:fldChar w:fldCharType="end"/>
            </w:r>
            <w:r w:rsidRPr="00727173">
              <w:rPr>
                <w:rStyle w:val="Hyperlink"/>
                <w:noProof/>
              </w:rPr>
              <w:fldChar w:fldCharType="end"/>
            </w:r>
          </w:ins>
        </w:p>
        <w:p w14:paraId="026ACFB9" w14:textId="05E9DABC" w:rsidR="00A744B4" w:rsidRDefault="00A744B4">
          <w:pPr>
            <w:pStyle w:val="TOC3"/>
            <w:tabs>
              <w:tab w:val="left" w:pos="1320"/>
              <w:tab w:val="right" w:leader="dot" w:pos="9350"/>
            </w:tabs>
            <w:rPr>
              <w:ins w:id="274" w:author="Admin" w:date="2017-09-29T15:12:00Z"/>
              <w:rFonts w:asciiTheme="minorHAnsi" w:eastAsiaTheme="minorEastAsia" w:hAnsiTheme="minorHAnsi" w:cstheme="minorBidi"/>
              <w:noProof/>
              <w:szCs w:val="22"/>
            </w:rPr>
          </w:pPr>
          <w:ins w:id="27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3.14.4</w:t>
            </w:r>
            <w:r>
              <w:rPr>
                <w:rFonts w:asciiTheme="minorHAnsi" w:eastAsiaTheme="minorEastAsia" w:hAnsiTheme="minorHAnsi" w:cstheme="minorBidi"/>
                <w:noProof/>
                <w:szCs w:val="22"/>
              </w:rPr>
              <w:tab/>
            </w:r>
            <w:r w:rsidRPr="00727173">
              <w:rPr>
                <w:rStyle w:val="Hyperlink"/>
                <w:noProof/>
              </w:rPr>
              <w:t>Mô tả các trường thông tin trên màn hình</w:t>
            </w:r>
            <w:r>
              <w:rPr>
                <w:noProof/>
                <w:webHidden/>
              </w:rPr>
              <w:tab/>
            </w:r>
            <w:r>
              <w:rPr>
                <w:noProof/>
                <w:webHidden/>
              </w:rPr>
              <w:fldChar w:fldCharType="begin"/>
            </w:r>
            <w:r>
              <w:rPr>
                <w:noProof/>
                <w:webHidden/>
              </w:rPr>
              <w:instrText xml:space="preserve"> PAGEREF _Toc494461463 \h </w:instrText>
            </w:r>
            <w:r>
              <w:rPr>
                <w:noProof/>
                <w:webHidden/>
              </w:rPr>
            </w:r>
          </w:ins>
          <w:r>
            <w:rPr>
              <w:noProof/>
              <w:webHidden/>
            </w:rPr>
            <w:fldChar w:fldCharType="separate"/>
          </w:r>
          <w:ins w:id="276" w:author="Admin" w:date="2017-09-29T15:12:00Z">
            <w:r>
              <w:rPr>
                <w:noProof/>
                <w:webHidden/>
              </w:rPr>
              <w:t>74</w:t>
            </w:r>
            <w:r>
              <w:rPr>
                <w:noProof/>
                <w:webHidden/>
              </w:rPr>
              <w:fldChar w:fldCharType="end"/>
            </w:r>
            <w:r w:rsidRPr="00727173">
              <w:rPr>
                <w:rStyle w:val="Hyperlink"/>
                <w:noProof/>
              </w:rPr>
              <w:fldChar w:fldCharType="end"/>
            </w:r>
          </w:ins>
        </w:p>
        <w:p w14:paraId="56AFAEF8" w14:textId="21632F8A" w:rsidR="00A744B4" w:rsidRDefault="00A744B4">
          <w:pPr>
            <w:pStyle w:val="TOC3"/>
            <w:tabs>
              <w:tab w:val="left" w:pos="1320"/>
              <w:tab w:val="right" w:leader="dot" w:pos="9350"/>
            </w:tabs>
            <w:rPr>
              <w:ins w:id="277" w:author="Admin" w:date="2017-09-29T15:12:00Z"/>
              <w:rFonts w:asciiTheme="minorHAnsi" w:eastAsiaTheme="minorEastAsia" w:hAnsiTheme="minorHAnsi" w:cstheme="minorBidi"/>
              <w:noProof/>
              <w:szCs w:val="22"/>
            </w:rPr>
          </w:pPr>
          <w:ins w:id="27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3.14.5</w:t>
            </w:r>
            <w:r>
              <w:rPr>
                <w:rFonts w:asciiTheme="minorHAnsi" w:eastAsiaTheme="minorEastAsia" w:hAnsiTheme="minorHAnsi" w:cstheme="minorBidi"/>
                <w:noProof/>
                <w:szCs w:val="22"/>
              </w:rPr>
              <w:tab/>
            </w:r>
            <w:r w:rsidRPr="00727173">
              <w:rPr>
                <w:rStyle w:val="Hyperlink"/>
                <w:noProof/>
              </w:rPr>
              <w:t>Thao tác chức năng</w:t>
            </w:r>
            <w:r>
              <w:rPr>
                <w:noProof/>
                <w:webHidden/>
              </w:rPr>
              <w:tab/>
            </w:r>
            <w:r>
              <w:rPr>
                <w:noProof/>
                <w:webHidden/>
              </w:rPr>
              <w:fldChar w:fldCharType="begin"/>
            </w:r>
            <w:r>
              <w:rPr>
                <w:noProof/>
                <w:webHidden/>
              </w:rPr>
              <w:instrText xml:space="preserve"> PAGEREF _Toc494461464 \h </w:instrText>
            </w:r>
            <w:r>
              <w:rPr>
                <w:noProof/>
                <w:webHidden/>
              </w:rPr>
            </w:r>
          </w:ins>
          <w:r>
            <w:rPr>
              <w:noProof/>
              <w:webHidden/>
            </w:rPr>
            <w:fldChar w:fldCharType="separate"/>
          </w:r>
          <w:ins w:id="279" w:author="Admin" w:date="2017-09-29T15:12:00Z">
            <w:r>
              <w:rPr>
                <w:noProof/>
                <w:webHidden/>
              </w:rPr>
              <w:t>75</w:t>
            </w:r>
            <w:r>
              <w:rPr>
                <w:noProof/>
                <w:webHidden/>
              </w:rPr>
              <w:fldChar w:fldCharType="end"/>
            </w:r>
            <w:r w:rsidRPr="00727173">
              <w:rPr>
                <w:rStyle w:val="Hyperlink"/>
                <w:noProof/>
              </w:rPr>
              <w:fldChar w:fldCharType="end"/>
            </w:r>
          </w:ins>
        </w:p>
        <w:p w14:paraId="2CD833DE" w14:textId="175BA5B2" w:rsidR="00A744B4" w:rsidRDefault="00A744B4">
          <w:pPr>
            <w:pStyle w:val="TOC2"/>
            <w:tabs>
              <w:tab w:val="left" w:pos="880"/>
              <w:tab w:val="right" w:leader="dot" w:pos="9350"/>
            </w:tabs>
            <w:rPr>
              <w:ins w:id="280" w:author="Admin" w:date="2017-09-29T15:12:00Z"/>
              <w:rFonts w:asciiTheme="minorHAnsi" w:eastAsiaTheme="minorEastAsia" w:hAnsiTheme="minorHAnsi" w:cstheme="minorBidi"/>
              <w:noProof/>
              <w:szCs w:val="22"/>
            </w:rPr>
          </w:pPr>
          <w:ins w:id="28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w:t>
            </w:r>
            <w:r>
              <w:rPr>
                <w:rFonts w:asciiTheme="minorHAnsi" w:eastAsiaTheme="minorEastAsia" w:hAnsiTheme="minorHAnsi" w:cstheme="minorBidi"/>
                <w:noProof/>
                <w:szCs w:val="22"/>
              </w:rPr>
              <w:tab/>
            </w:r>
            <w:r w:rsidRPr="00727173">
              <w:rPr>
                <w:rStyle w:val="Hyperlink"/>
                <w:noProof/>
              </w:rPr>
              <w:t>Thiết lập đối tượng chấm công</w:t>
            </w:r>
            <w:r>
              <w:rPr>
                <w:noProof/>
                <w:webHidden/>
              </w:rPr>
              <w:tab/>
            </w:r>
            <w:r>
              <w:rPr>
                <w:noProof/>
                <w:webHidden/>
              </w:rPr>
              <w:fldChar w:fldCharType="begin"/>
            </w:r>
            <w:r>
              <w:rPr>
                <w:noProof/>
                <w:webHidden/>
              </w:rPr>
              <w:instrText xml:space="preserve"> PAGEREF _Toc494461465 \h </w:instrText>
            </w:r>
            <w:r>
              <w:rPr>
                <w:noProof/>
                <w:webHidden/>
              </w:rPr>
            </w:r>
          </w:ins>
          <w:r>
            <w:rPr>
              <w:noProof/>
              <w:webHidden/>
            </w:rPr>
            <w:fldChar w:fldCharType="separate"/>
          </w:r>
          <w:ins w:id="282" w:author="Admin" w:date="2017-09-29T15:12:00Z">
            <w:r>
              <w:rPr>
                <w:noProof/>
                <w:webHidden/>
              </w:rPr>
              <w:t>75</w:t>
            </w:r>
            <w:r>
              <w:rPr>
                <w:noProof/>
                <w:webHidden/>
              </w:rPr>
              <w:fldChar w:fldCharType="end"/>
            </w:r>
            <w:r w:rsidRPr="00727173">
              <w:rPr>
                <w:rStyle w:val="Hyperlink"/>
                <w:noProof/>
              </w:rPr>
              <w:fldChar w:fldCharType="end"/>
            </w:r>
          </w:ins>
        </w:p>
        <w:p w14:paraId="7D4A98F9" w14:textId="43123E75" w:rsidR="00A744B4" w:rsidRDefault="00A744B4">
          <w:pPr>
            <w:pStyle w:val="TOC3"/>
            <w:tabs>
              <w:tab w:val="left" w:pos="1320"/>
              <w:tab w:val="right" w:leader="dot" w:pos="9350"/>
            </w:tabs>
            <w:rPr>
              <w:ins w:id="283" w:author="Admin" w:date="2017-09-29T15:12:00Z"/>
              <w:rFonts w:asciiTheme="minorHAnsi" w:eastAsiaTheme="minorEastAsia" w:hAnsiTheme="minorHAnsi" w:cstheme="minorBidi"/>
              <w:noProof/>
              <w:szCs w:val="22"/>
            </w:rPr>
          </w:pPr>
          <w:ins w:id="28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_Toc494461466 \h </w:instrText>
            </w:r>
            <w:r>
              <w:rPr>
                <w:noProof/>
                <w:webHidden/>
              </w:rPr>
            </w:r>
          </w:ins>
          <w:r>
            <w:rPr>
              <w:noProof/>
              <w:webHidden/>
            </w:rPr>
            <w:fldChar w:fldCharType="separate"/>
          </w:r>
          <w:ins w:id="285" w:author="Admin" w:date="2017-09-29T15:12:00Z">
            <w:r>
              <w:rPr>
                <w:noProof/>
                <w:webHidden/>
              </w:rPr>
              <w:t>75</w:t>
            </w:r>
            <w:r>
              <w:rPr>
                <w:noProof/>
                <w:webHidden/>
              </w:rPr>
              <w:fldChar w:fldCharType="end"/>
            </w:r>
            <w:r w:rsidRPr="00727173">
              <w:rPr>
                <w:rStyle w:val="Hyperlink"/>
                <w:noProof/>
              </w:rPr>
              <w:fldChar w:fldCharType="end"/>
            </w:r>
          </w:ins>
        </w:p>
        <w:p w14:paraId="31DB73AE" w14:textId="79539F5F" w:rsidR="00A744B4" w:rsidRDefault="00A744B4">
          <w:pPr>
            <w:pStyle w:val="TOC3"/>
            <w:tabs>
              <w:tab w:val="left" w:pos="1320"/>
              <w:tab w:val="right" w:leader="dot" w:pos="9350"/>
            </w:tabs>
            <w:rPr>
              <w:ins w:id="286" w:author="Admin" w:date="2017-09-29T15:12:00Z"/>
              <w:rFonts w:asciiTheme="minorHAnsi" w:eastAsiaTheme="minorEastAsia" w:hAnsiTheme="minorHAnsi" w:cstheme="minorBidi"/>
              <w:noProof/>
              <w:szCs w:val="22"/>
            </w:rPr>
          </w:pPr>
          <w:ins w:id="28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_Toc494461467 \h </w:instrText>
            </w:r>
            <w:r>
              <w:rPr>
                <w:noProof/>
                <w:webHidden/>
              </w:rPr>
            </w:r>
          </w:ins>
          <w:r>
            <w:rPr>
              <w:noProof/>
              <w:webHidden/>
            </w:rPr>
            <w:fldChar w:fldCharType="separate"/>
          </w:r>
          <w:ins w:id="288" w:author="Admin" w:date="2017-09-29T15:12:00Z">
            <w:r>
              <w:rPr>
                <w:noProof/>
                <w:webHidden/>
              </w:rPr>
              <w:t>76</w:t>
            </w:r>
            <w:r>
              <w:rPr>
                <w:noProof/>
                <w:webHidden/>
              </w:rPr>
              <w:fldChar w:fldCharType="end"/>
            </w:r>
            <w:r w:rsidRPr="00727173">
              <w:rPr>
                <w:rStyle w:val="Hyperlink"/>
                <w:noProof/>
              </w:rPr>
              <w:fldChar w:fldCharType="end"/>
            </w:r>
          </w:ins>
        </w:p>
        <w:p w14:paraId="4AF1B15A" w14:textId="415E0090" w:rsidR="00A744B4" w:rsidRDefault="00A744B4">
          <w:pPr>
            <w:pStyle w:val="TOC3"/>
            <w:tabs>
              <w:tab w:val="left" w:pos="1320"/>
              <w:tab w:val="right" w:leader="dot" w:pos="9350"/>
            </w:tabs>
            <w:rPr>
              <w:ins w:id="289" w:author="Admin" w:date="2017-09-29T15:12:00Z"/>
              <w:rFonts w:asciiTheme="minorHAnsi" w:eastAsiaTheme="minorEastAsia" w:hAnsiTheme="minorHAnsi" w:cstheme="minorBidi"/>
              <w:noProof/>
              <w:szCs w:val="22"/>
            </w:rPr>
          </w:pPr>
          <w:ins w:id="290"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_Toc494461468 \h </w:instrText>
            </w:r>
            <w:r>
              <w:rPr>
                <w:noProof/>
                <w:webHidden/>
              </w:rPr>
            </w:r>
          </w:ins>
          <w:r>
            <w:rPr>
              <w:noProof/>
              <w:webHidden/>
            </w:rPr>
            <w:fldChar w:fldCharType="separate"/>
          </w:r>
          <w:ins w:id="291" w:author="Admin" w:date="2017-09-29T15:12:00Z">
            <w:r>
              <w:rPr>
                <w:noProof/>
                <w:webHidden/>
              </w:rPr>
              <w:t>76</w:t>
            </w:r>
            <w:r>
              <w:rPr>
                <w:noProof/>
                <w:webHidden/>
              </w:rPr>
              <w:fldChar w:fldCharType="end"/>
            </w:r>
            <w:r w:rsidRPr="00727173">
              <w:rPr>
                <w:rStyle w:val="Hyperlink"/>
                <w:noProof/>
              </w:rPr>
              <w:fldChar w:fldCharType="end"/>
            </w:r>
          </w:ins>
        </w:p>
        <w:p w14:paraId="352DAD0D" w14:textId="1A923DD1" w:rsidR="00A744B4" w:rsidRDefault="00A744B4">
          <w:pPr>
            <w:pStyle w:val="TOC3"/>
            <w:tabs>
              <w:tab w:val="left" w:pos="1320"/>
              <w:tab w:val="right" w:leader="dot" w:pos="9350"/>
            </w:tabs>
            <w:rPr>
              <w:ins w:id="292" w:author="Admin" w:date="2017-09-29T15:12:00Z"/>
              <w:rFonts w:asciiTheme="minorHAnsi" w:eastAsiaTheme="minorEastAsia" w:hAnsiTheme="minorHAnsi" w:cstheme="minorBidi"/>
              <w:noProof/>
              <w:szCs w:val="22"/>
            </w:rPr>
          </w:pPr>
          <w:ins w:id="29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"_Toc494461469"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3.15.4</w:t>
            </w:r>
            <w:r>
              <w:rPr>
                <w:rFonts w:asciiTheme="minorHAnsi" w:eastAsiaTheme="minorEastAsia" w:hAnsiTheme="minorHAnsi" w:cstheme="minorBidi"/>
                <w:noProof/>
                <w:szCs w:val="22"/>
              </w:rPr>
              <w:tab/>
            </w:r>
            <w:r w:rsidRPr="00727173">
              <w:rPr>
                <w:rStyle w:val="Hyperlink"/>
                <w:noProof/>
              </w:rPr>
              <w:t>Mô tả các trường thông tin</w:t>
            </w:r>
            <w:r>
              <w:rPr>
                <w:noProof/>
                <w:webHidden/>
              </w:rPr>
              <w:tab/>
            </w:r>
            <w:r>
              <w:rPr>
                <w:noProof/>
                <w:webHidden/>
              </w:rPr>
              <w:fldChar w:fldCharType="begin"/>
            </w:r>
            <w:r>
              <w:rPr>
                <w:noProof/>
                <w:webHidden/>
              </w:rPr>
              <w:instrText xml:space="preserve"> PAGEREF _Toc494461469 \h </w:instrText>
            </w:r>
            <w:r>
              <w:rPr>
                <w:noProof/>
                <w:webHidden/>
              </w:rPr>
            </w:r>
          </w:ins>
          <w:r>
            <w:rPr>
              <w:noProof/>
              <w:webHidden/>
            </w:rPr>
            <w:fldChar w:fldCharType="separate"/>
          </w:r>
          <w:ins w:id="294" w:author="Admin" w:date="2017-09-29T15:12:00Z">
            <w:r>
              <w:rPr>
                <w:noProof/>
                <w:webHidden/>
              </w:rPr>
              <w:t>77</w:t>
            </w:r>
            <w:r>
              <w:rPr>
                <w:noProof/>
                <w:webHidden/>
              </w:rPr>
              <w:fldChar w:fldCharType="end"/>
            </w:r>
            <w:r w:rsidRPr="00727173">
              <w:rPr>
                <w:rStyle w:val="Hyperlink"/>
                <w:noProof/>
              </w:rPr>
              <w:fldChar w:fldCharType="end"/>
            </w:r>
          </w:ins>
        </w:p>
        <w:p w14:paraId="3454A005" w14:textId="4B01CF01" w:rsidR="00A744B4" w:rsidRDefault="00A744B4">
          <w:pPr>
            <w:pStyle w:val="TOC3"/>
            <w:tabs>
              <w:tab w:val="left" w:pos="1320"/>
              <w:tab w:val="right" w:leader="dot" w:pos="9350"/>
            </w:tabs>
            <w:rPr>
              <w:ins w:id="295" w:author="Admin" w:date="2017-09-29T15:12:00Z"/>
              <w:rFonts w:asciiTheme="minorHAnsi" w:eastAsiaTheme="minorEastAsia" w:hAnsiTheme="minorHAnsi" w:cstheme="minorBidi"/>
              <w:noProof/>
              <w:szCs w:val="22"/>
            </w:rPr>
          </w:pPr>
          <w:ins w:id="29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3.15.5</w:t>
            </w:r>
            <w:r>
              <w:rPr>
                <w:rFonts w:asciiTheme="minorHAnsi" w:eastAsiaTheme="minorEastAsia" w:hAnsiTheme="minorHAnsi" w:cstheme="minorBidi"/>
                <w:noProof/>
                <w:szCs w:val="22"/>
              </w:rPr>
              <w:tab/>
            </w:r>
            <w:r w:rsidRPr="00727173">
              <w:rPr>
                <w:rStyle w:val="Hyperlink"/>
                <w:noProof/>
              </w:rPr>
              <w:t>Các nút chức năng</w:t>
            </w:r>
            <w:r>
              <w:rPr>
                <w:noProof/>
                <w:webHidden/>
              </w:rPr>
              <w:tab/>
            </w:r>
            <w:r>
              <w:rPr>
                <w:noProof/>
                <w:webHidden/>
              </w:rPr>
              <w:fldChar w:fldCharType="begin"/>
            </w:r>
            <w:r>
              <w:rPr>
                <w:noProof/>
                <w:webHidden/>
              </w:rPr>
              <w:instrText xml:space="preserve"> PAGEREF _Toc494461470 \h </w:instrText>
            </w:r>
            <w:r>
              <w:rPr>
                <w:noProof/>
                <w:webHidden/>
              </w:rPr>
            </w:r>
          </w:ins>
          <w:r>
            <w:rPr>
              <w:noProof/>
              <w:webHidden/>
            </w:rPr>
            <w:fldChar w:fldCharType="separate"/>
          </w:r>
          <w:ins w:id="297" w:author="Admin" w:date="2017-09-29T15:12:00Z">
            <w:r>
              <w:rPr>
                <w:noProof/>
                <w:webHidden/>
              </w:rPr>
              <w:t>78</w:t>
            </w:r>
            <w:r>
              <w:rPr>
                <w:noProof/>
                <w:webHidden/>
              </w:rPr>
              <w:fldChar w:fldCharType="end"/>
            </w:r>
            <w:r w:rsidRPr="00727173">
              <w:rPr>
                <w:rStyle w:val="Hyperlink"/>
                <w:noProof/>
              </w:rPr>
              <w:fldChar w:fldCharType="end"/>
            </w:r>
          </w:ins>
        </w:p>
        <w:p w14:paraId="2D8BA08E" w14:textId="3692B365" w:rsidR="00A744B4" w:rsidRDefault="00A744B4">
          <w:pPr>
            <w:pStyle w:val="TOC2"/>
            <w:tabs>
              <w:tab w:val="left" w:pos="880"/>
              <w:tab w:val="right" w:leader="dot" w:pos="9350"/>
            </w:tabs>
            <w:rPr>
              <w:ins w:id="298" w:author="Admin" w:date="2017-09-29T15:12:00Z"/>
              <w:rFonts w:asciiTheme="minorHAnsi" w:eastAsiaTheme="minorEastAsia" w:hAnsiTheme="minorHAnsi" w:cstheme="minorBidi"/>
              <w:noProof/>
              <w:szCs w:val="22"/>
            </w:rPr>
          </w:pPr>
          <w:ins w:id="29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3.16</w:t>
            </w:r>
            <w:r>
              <w:rPr>
                <w:rFonts w:asciiTheme="minorHAnsi" w:eastAsiaTheme="minorEastAsia" w:hAnsiTheme="minorHAnsi" w:cstheme="minorBidi"/>
                <w:noProof/>
                <w:szCs w:val="22"/>
              </w:rPr>
              <w:tab/>
            </w:r>
            <w:r w:rsidRPr="00727173">
              <w:rPr>
                <w:rStyle w:val="Hyperlink"/>
                <w:noProof/>
              </w:rPr>
              <w:t>Danh mục ngày nghỉ lễ</w:t>
            </w:r>
            <w:r>
              <w:rPr>
                <w:noProof/>
                <w:webHidden/>
              </w:rPr>
              <w:tab/>
            </w:r>
            <w:r>
              <w:rPr>
                <w:noProof/>
                <w:webHidden/>
              </w:rPr>
              <w:fldChar w:fldCharType="begin"/>
            </w:r>
            <w:r>
              <w:rPr>
                <w:noProof/>
                <w:webHidden/>
              </w:rPr>
              <w:instrText xml:space="preserve"> PAGEREF _Toc494461471 \h </w:instrText>
            </w:r>
            <w:r>
              <w:rPr>
                <w:noProof/>
                <w:webHidden/>
              </w:rPr>
            </w:r>
          </w:ins>
          <w:r>
            <w:rPr>
              <w:noProof/>
              <w:webHidden/>
            </w:rPr>
            <w:fldChar w:fldCharType="separate"/>
          </w:r>
          <w:ins w:id="300" w:author="Admin" w:date="2017-09-29T15:12:00Z">
            <w:r>
              <w:rPr>
                <w:noProof/>
                <w:webHidden/>
              </w:rPr>
              <w:t>79</w:t>
            </w:r>
            <w:r>
              <w:rPr>
                <w:noProof/>
                <w:webHidden/>
              </w:rPr>
              <w:fldChar w:fldCharType="end"/>
            </w:r>
            <w:r w:rsidRPr="00727173">
              <w:rPr>
                <w:rStyle w:val="Hyperlink"/>
                <w:noProof/>
              </w:rPr>
              <w:fldChar w:fldCharType="end"/>
            </w:r>
          </w:ins>
        </w:p>
        <w:p w14:paraId="609B3F07" w14:textId="53439EF3" w:rsidR="00A744B4" w:rsidRDefault="00A744B4">
          <w:pPr>
            <w:pStyle w:val="TOC3"/>
            <w:tabs>
              <w:tab w:val="left" w:pos="1320"/>
              <w:tab w:val="right" w:leader="dot" w:pos="9350"/>
            </w:tabs>
            <w:rPr>
              <w:ins w:id="301" w:author="Admin" w:date="2017-09-29T15:12:00Z"/>
              <w:rFonts w:asciiTheme="minorHAnsi" w:eastAsiaTheme="minorEastAsia" w:hAnsiTheme="minorHAnsi" w:cstheme="minorBidi"/>
              <w:noProof/>
              <w:szCs w:val="22"/>
            </w:rPr>
          </w:pPr>
          <w:ins w:id="30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3.16.1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_Toc494461472 \h </w:instrText>
            </w:r>
            <w:r>
              <w:rPr>
                <w:noProof/>
                <w:webHidden/>
              </w:rPr>
            </w:r>
          </w:ins>
          <w:r>
            <w:rPr>
              <w:noProof/>
              <w:webHidden/>
            </w:rPr>
            <w:fldChar w:fldCharType="separate"/>
          </w:r>
          <w:ins w:id="303" w:author="Admin" w:date="2017-09-29T15:12:00Z">
            <w:r>
              <w:rPr>
                <w:noProof/>
                <w:webHidden/>
              </w:rPr>
              <w:t>79</w:t>
            </w:r>
            <w:r>
              <w:rPr>
                <w:noProof/>
                <w:webHidden/>
              </w:rPr>
              <w:fldChar w:fldCharType="end"/>
            </w:r>
            <w:r w:rsidRPr="00727173">
              <w:rPr>
                <w:rStyle w:val="Hyperlink"/>
                <w:noProof/>
              </w:rPr>
              <w:fldChar w:fldCharType="end"/>
            </w:r>
          </w:ins>
        </w:p>
        <w:p w14:paraId="3ECDC869" w14:textId="499428CF" w:rsidR="00A744B4" w:rsidRDefault="00A744B4">
          <w:pPr>
            <w:pStyle w:val="TOC3"/>
            <w:tabs>
              <w:tab w:val="left" w:pos="1320"/>
              <w:tab w:val="right" w:leader="dot" w:pos="9350"/>
            </w:tabs>
            <w:rPr>
              <w:ins w:id="304" w:author="Admin" w:date="2017-09-29T15:12:00Z"/>
              <w:rFonts w:asciiTheme="minorHAnsi" w:eastAsiaTheme="minorEastAsia" w:hAnsiTheme="minorHAnsi" w:cstheme="minorBidi"/>
              <w:noProof/>
              <w:szCs w:val="22"/>
            </w:rPr>
          </w:pPr>
          <w:ins w:id="30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3.16.2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_Toc494461473 \h </w:instrText>
            </w:r>
            <w:r>
              <w:rPr>
                <w:noProof/>
                <w:webHidden/>
              </w:rPr>
            </w:r>
          </w:ins>
          <w:r>
            <w:rPr>
              <w:noProof/>
              <w:webHidden/>
            </w:rPr>
            <w:fldChar w:fldCharType="separate"/>
          </w:r>
          <w:ins w:id="306" w:author="Admin" w:date="2017-09-29T15:12:00Z">
            <w:r>
              <w:rPr>
                <w:noProof/>
                <w:webHidden/>
              </w:rPr>
              <w:t>79</w:t>
            </w:r>
            <w:r>
              <w:rPr>
                <w:noProof/>
                <w:webHidden/>
              </w:rPr>
              <w:fldChar w:fldCharType="end"/>
            </w:r>
            <w:r w:rsidRPr="00727173">
              <w:rPr>
                <w:rStyle w:val="Hyperlink"/>
                <w:noProof/>
              </w:rPr>
              <w:fldChar w:fldCharType="end"/>
            </w:r>
          </w:ins>
        </w:p>
        <w:p w14:paraId="778E27F4" w14:textId="28338FD1" w:rsidR="00A744B4" w:rsidRDefault="00A744B4">
          <w:pPr>
            <w:pStyle w:val="TOC3"/>
            <w:tabs>
              <w:tab w:val="left" w:pos="1320"/>
              <w:tab w:val="right" w:leader="dot" w:pos="9350"/>
            </w:tabs>
            <w:rPr>
              <w:ins w:id="307" w:author="Admin" w:date="2017-09-29T15:12:00Z"/>
              <w:rFonts w:asciiTheme="minorHAnsi" w:eastAsiaTheme="minorEastAsia" w:hAnsiTheme="minorHAnsi" w:cstheme="minorBidi"/>
              <w:noProof/>
              <w:szCs w:val="22"/>
            </w:rPr>
          </w:pPr>
          <w:ins w:id="30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3.16.3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_Toc494461474 \h </w:instrText>
            </w:r>
            <w:r>
              <w:rPr>
                <w:noProof/>
                <w:webHidden/>
              </w:rPr>
            </w:r>
          </w:ins>
          <w:r>
            <w:rPr>
              <w:noProof/>
              <w:webHidden/>
            </w:rPr>
            <w:fldChar w:fldCharType="separate"/>
          </w:r>
          <w:ins w:id="309" w:author="Admin" w:date="2017-09-29T15:12:00Z">
            <w:r>
              <w:rPr>
                <w:noProof/>
                <w:webHidden/>
              </w:rPr>
              <w:t>79</w:t>
            </w:r>
            <w:r>
              <w:rPr>
                <w:noProof/>
                <w:webHidden/>
              </w:rPr>
              <w:fldChar w:fldCharType="end"/>
            </w:r>
            <w:r w:rsidRPr="00727173">
              <w:rPr>
                <w:rStyle w:val="Hyperlink"/>
                <w:noProof/>
              </w:rPr>
              <w:fldChar w:fldCharType="end"/>
            </w:r>
          </w:ins>
        </w:p>
        <w:p w14:paraId="239FA43E" w14:textId="081C032D" w:rsidR="00A744B4" w:rsidRDefault="00A744B4">
          <w:pPr>
            <w:pStyle w:val="TOC3"/>
            <w:tabs>
              <w:tab w:val="left" w:pos="1320"/>
              <w:tab w:val="right" w:leader="dot" w:pos="9350"/>
            </w:tabs>
            <w:rPr>
              <w:ins w:id="310" w:author="Admin" w:date="2017-09-29T15:12:00Z"/>
              <w:rFonts w:asciiTheme="minorHAnsi" w:eastAsiaTheme="minorEastAsia" w:hAnsiTheme="minorHAnsi" w:cstheme="minorBidi"/>
              <w:noProof/>
              <w:szCs w:val="22"/>
            </w:rPr>
          </w:pPr>
          <w:ins w:id="31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3.16.4</w:t>
            </w:r>
            <w:r>
              <w:rPr>
                <w:rFonts w:asciiTheme="minorHAnsi" w:eastAsiaTheme="minorEastAsia" w:hAnsiTheme="minorHAnsi" w:cstheme="minorBidi"/>
                <w:noProof/>
                <w:szCs w:val="22"/>
              </w:rPr>
              <w:tab/>
            </w:r>
            <w:r w:rsidRPr="00727173">
              <w:rPr>
                <w:rStyle w:val="Hyperlink"/>
                <w:noProof/>
              </w:rPr>
              <w:t>Mô tả nội dung các trường thông tin</w:t>
            </w:r>
            <w:r>
              <w:rPr>
                <w:noProof/>
                <w:webHidden/>
              </w:rPr>
              <w:tab/>
            </w:r>
            <w:r>
              <w:rPr>
                <w:noProof/>
                <w:webHidden/>
              </w:rPr>
              <w:fldChar w:fldCharType="begin"/>
            </w:r>
            <w:r>
              <w:rPr>
                <w:noProof/>
                <w:webHidden/>
              </w:rPr>
              <w:instrText xml:space="preserve"> PAGEREF _Toc494461475 \h </w:instrText>
            </w:r>
            <w:r>
              <w:rPr>
                <w:noProof/>
                <w:webHidden/>
              </w:rPr>
            </w:r>
          </w:ins>
          <w:r>
            <w:rPr>
              <w:noProof/>
              <w:webHidden/>
            </w:rPr>
            <w:fldChar w:fldCharType="separate"/>
          </w:r>
          <w:ins w:id="312" w:author="Admin" w:date="2017-09-29T15:12:00Z">
            <w:r>
              <w:rPr>
                <w:noProof/>
                <w:webHidden/>
              </w:rPr>
              <w:t>80</w:t>
            </w:r>
            <w:r>
              <w:rPr>
                <w:noProof/>
                <w:webHidden/>
              </w:rPr>
              <w:fldChar w:fldCharType="end"/>
            </w:r>
            <w:r w:rsidRPr="00727173">
              <w:rPr>
                <w:rStyle w:val="Hyperlink"/>
                <w:noProof/>
              </w:rPr>
              <w:fldChar w:fldCharType="end"/>
            </w:r>
          </w:ins>
        </w:p>
        <w:p w14:paraId="3E6CA7E1" w14:textId="53AA7A48" w:rsidR="00A744B4" w:rsidRDefault="00A744B4">
          <w:pPr>
            <w:pStyle w:val="TOC3"/>
            <w:tabs>
              <w:tab w:val="left" w:pos="1320"/>
              <w:tab w:val="right" w:leader="dot" w:pos="9350"/>
            </w:tabs>
            <w:rPr>
              <w:ins w:id="313" w:author="Admin" w:date="2017-09-29T15:12:00Z"/>
              <w:rFonts w:asciiTheme="minorHAnsi" w:eastAsiaTheme="minorEastAsia" w:hAnsiTheme="minorHAnsi" w:cstheme="minorBidi"/>
              <w:noProof/>
              <w:szCs w:val="22"/>
            </w:rPr>
          </w:pPr>
          <w:ins w:id="31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3.16.5</w:t>
            </w:r>
            <w:r>
              <w:rPr>
                <w:rFonts w:asciiTheme="minorHAnsi" w:eastAsiaTheme="minorEastAsia" w:hAnsiTheme="minorHAnsi" w:cstheme="minorBidi"/>
                <w:noProof/>
                <w:szCs w:val="22"/>
              </w:rPr>
              <w:tab/>
            </w:r>
            <w:r w:rsidRPr="00727173">
              <w:rPr>
                <w:rStyle w:val="Hyperlink"/>
                <w:noProof/>
              </w:rPr>
              <w:t>Các nút chức năng</w:t>
            </w:r>
            <w:r>
              <w:rPr>
                <w:noProof/>
                <w:webHidden/>
              </w:rPr>
              <w:tab/>
            </w:r>
            <w:r>
              <w:rPr>
                <w:noProof/>
                <w:webHidden/>
              </w:rPr>
              <w:fldChar w:fldCharType="begin"/>
            </w:r>
            <w:r>
              <w:rPr>
                <w:noProof/>
                <w:webHidden/>
              </w:rPr>
              <w:instrText xml:space="preserve"> PAGEREF _Toc494461476 \h </w:instrText>
            </w:r>
            <w:r>
              <w:rPr>
                <w:noProof/>
                <w:webHidden/>
              </w:rPr>
            </w:r>
          </w:ins>
          <w:r>
            <w:rPr>
              <w:noProof/>
              <w:webHidden/>
            </w:rPr>
            <w:fldChar w:fldCharType="separate"/>
          </w:r>
          <w:ins w:id="315" w:author="Admin" w:date="2017-09-29T15:12:00Z">
            <w:r>
              <w:rPr>
                <w:noProof/>
                <w:webHidden/>
              </w:rPr>
              <w:t>80</w:t>
            </w:r>
            <w:r>
              <w:rPr>
                <w:noProof/>
                <w:webHidden/>
              </w:rPr>
              <w:fldChar w:fldCharType="end"/>
            </w:r>
            <w:r w:rsidRPr="00727173">
              <w:rPr>
                <w:rStyle w:val="Hyperlink"/>
                <w:noProof/>
              </w:rPr>
              <w:fldChar w:fldCharType="end"/>
            </w:r>
          </w:ins>
        </w:p>
        <w:p w14:paraId="697135E8" w14:textId="24939BFC" w:rsidR="00A744B4" w:rsidRDefault="00A744B4">
          <w:pPr>
            <w:pStyle w:val="TOC2"/>
            <w:tabs>
              <w:tab w:val="left" w:pos="880"/>
              <w:tab w:val="right" w:leader="dot" w:pos="9350"/>
            </w:tabs>
            <w:rPr>
              <w:ins w:id="316" w:author="Admin" w:date="2017-09-29T15:12:00Z"/>
              <w:rFonts w:asciiTheme="minorHAnsi" w:eastAsiaTheme="minorEastAsia" w:hAnsiTheme="minorHAnsi" w:cstheme="minorBidi"/>
              <w:noProof/>
              <w:szCs w:val="22"/>
            </w:rPr>
          </w:pPr>
          <w:ins w:id="31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3.17</w:t>
            </w:r>
            <w:r>
              <w:rPr>
                <w:rFonts w:asciiTheme="minorHAnsi" w:eastAsiaTheme="minorEastAsia" w:hAnsiTheme="minorHAnsi" w:cstheme="minorBidi"/>
                <w:noProof/>
                <w:szCs w:val="22"/>
              </w:rPr>
              <w:tab/>
            </w:r>
            <w:r w:rsidRPr="00727173">
              <w:rPr>
                <w:rStyle w:val="Hyperlink"/>
                <w:noProof/>
              </w:rPr>
              <w:t>Danh mục tham số hệ thống lương</w:t>
            </w:r>
            <w:r>
              <w:rPr>
                <w:noProof/>
                <w:webHidden/>
              </w:rPr>
              <w:tab/>
            </w:r>
            <w:r>
              <w:rPr>
                <w:noProof/>
                <w:webHidden/>
              </w:rPr>
              <w:fldChar w:fldCharType="begin"/>
            </w:r>
            <w:r>
              <w:rPr>
                <w:noProof/>
                <w:webHidden/>
              </w:rPr>
              <w:instrText xml:space="preserve"> PAGEREF _Toc494461477 \h </w:instrText>
            </w:r>
            <w:r>
              <w:rPr>
                <w:noProof/>
                <w:webHidden/>
              </w:rPr>
            </w:r>
          </w:ins>
          <w:r>
            <w:rPr>
              <w:noProof/>
              <w:webHidden/>
            </w:rPr>
            <w:fldChar w:fldCharType="separate"/>
          </w:r>
          <w:ins w:id="318" w:author="Admin" w:date="2017-09-29T15:12:00Z">
            <w:r>
              <w:rPr>
                <w:noProof/>
                <w:webHidden/>
              </w:rPr>
              <w:t>81</w:t>
            </w:r>
            <w:r>
              <w:rPr>
                <w:noProof/>
                <w:webHidden/>
              </w:rPr>
              <w:fldChar w:fldCharType="end"/>
            </w:r>
            <w:r w:rsidRPr="00727173">
              <w:rPr>
                <w:rStyle w:val="Hyperlink"/>
                <w:noProof/>
              </w:rPr>
              <w:fldChar w:fldCharType="end"/>
            </w:r>
          </w:ins>
        </w:p>
        <w:p w14:paraId="372DF6F3" w14:textId="551BFAA5" w:rsidR="00A744B4" w:rsidRDefault="00A744B4">
          <w:pPr>
            <w:pStyle w:val="TOC3"/>
            <w:tabs>
              <w:tab w:val="left" w:pos="1320"/>
              <w:tab w:val="right" w:leader="dot" w:pos="9350"/>
            </w:tabs>
            <w:rPr>
              <w:ins w:id="319" w:author="Admin" w:date="2017-09-29T15:12:00Z"/>
              <w:rFonts w:asciiTheme="minorHAnsi" w:eastAsiaTheme="minorEastAsia" w:hAnsiTheme="minorHAnsi" w:cstheme="minorBidi"/>
              <w:noProof/>
              <w:szCs w:val="22"/>
            </w:rPr>
          </w:pPr>
          <w:ins w:id="320" w:author="Admin" w:date="2017-09-29T15:12:00Z">
            <w:r w:rsidRPr="00727173">
              <w:rPr>
                <w:rStyle w:val="Hyperlink"/>
                <w:noProof/>
              </w:rPr>
              <w:lastRenderedPageBreak/>
              <w:fldChar w:fldCharType="begin"/>
            </w:r>
            <w:r w:rsidRPr="00727173">
              <w:rPr>
                <w:rStyle w:val="Hyperlink"/>
                <w:noProof/>
              </w:rPr>
              <w:instrText xml:space="preserve"> </w:instrText>
            </w:r>
            <w:r>
              <w:rPr>
                <w:noProof/>
              </w:rPr>
              <w:instrText>HYPERLINK \l "_Toc494461478"</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3.17.1</w:t>
            </w:r>
            <w:r>
              <w:rPr>
                <w:rFonts w:asciiTheme="minorHAnsi" w:eastAsiaTheme="minorEastAsia" w:hAnsiTheme="minorHAnsi" w:cstheme="minorBidi"/>
                <w:noProof/>
                <w:szCs w:val="22"/>
              </w:rPr>
              <w:tab/>
            </w:r>
            <w:r w:rsidRPr="00727173">
              <w:rPr>
                <w:rStyle w:val="Hyperlink"/>
                <w:noProof/>
              </w:rPr>
              <w:t>Mục đích, ý nghĩa</w:t>
            </w:r>
            <w:r>
              <w:rPr>
                <w:noProof/>
                <w:webHidden/>
              </w:rPr>
              <w:tab/>
            </w:r>
            <w:r>
              <w:rPr>
                <w:noProof/>
                <w:webHidden/>
              </w:rPr>
              <w:fldChar w:fldCharType="begin"/>
            </w:r>
            <w:r>
              <w:rPr>
                <w:noProof/>
                <w:webHidden/>
              </w:rPr>
              <w:instrText xml:space="preserve"> PAGEREF _Toc494461478 \h </w:instrText>
            </w:r>
            <w:r>
              <w:rPr>
                <w:noProof/>
                <w:webHidden/>
              </w:rPr>
            </w:r>
          </w:ins>
          <w:r>
            <w:rPr>
              <w:noProof/>
              <w:webHidden/>
            </w:rPr>
            <w:fldChar w:fldCharType="separate"/>
          </w:r>
          <w:ins w:id="321" w:author="Admin" w:date="2017-09-29T15:12:00Z">
            <w:r>
              <w:rPr>
                <w:noProof/>
                <w:webHidden/>
              </w:rPr>
              <w:t>81</w:t>
            </w:r>
            <w:r>
              <w:rPr>
                <w:noProof/>
                <w:webHidden/>
              </w:rPr>
              <w:fldChar w:fldCharType="end"/>
            </w:r>
            <w:r w:rsidRPr="00727173">
              <w:rPr>
                <w:rStyle w:val="Hyperlink"/>
                <w:noProof/>
              </w:rPr>
              <w:fldChar w:fldCharType="end"/>
            </w:r>
          </w:ins>
        </w:p>
        <w:p w14:paraId="796790CE" w14:textId="5B8B8EB4" w:rsidR="00A744B4" w:rsidRDefault="00A744B4">
          <w:pPr>
            <w:pStyle w:val="TOC3"/>
            <w:tabs>
              <w:tab w:val="left" w:pos="1320"/>
              <w:tab w:val="right" w:leader="dot" w:pos="9350"/>
            </w:tabs>
            <w:rPr>
              <w:ins w:id="322" w:author="Admin" w:date="2017-09-29T15:12:00Z"/>
              <w:rFonts w:asciiTheme="minorHAnsi" w:eastAsiaTheme="minorEastAsia" w:hAnsiTheme="minorHAnsi" w:cstheme="minorBidi"/>
              <w:noProof/>
              <w:szCs w:val="22"/>
            </w:rPr>
          </w:pPr>
          <w:ins w:id="323"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"_Toc494461479"</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3.17.2</w:t>
            </w:r>
            <w:r>
              <w:rPr>
                <w:rFonts w:asciiTheme="minorHAnsi" w:eastAsiaTheme="minorEastAsia" w:hAnsiTheme="minorHAnsi" w:cstheme="minorBidi"/>
                <w:noProof/>
                <w:szCs w:val="22"/>
              </w:rPr>
              <w:tab/>
            </w:r>
            <w:r w:rsidRPr="00727173">
              <w:rPr>
                <w:rStyle w:val="Hyperlink"/>
                <w:noProof/>
              </w:rPr>
              <w:t>Đặc tả các tình huống nghiệp vụ</w:t>
            </w:r>
            <w:r>
              <w:rPr>
                <w:noProof/>
                <w:webHidden/>
              </w:rPr>
              <w:tab/>
            </w:r>
            <w:r>
              <w:rPr>
                <w:noProof/>
                <w:webHidden/>
              </w:rPr>
              <w:fldChar w:fldCharType="begin"/>
            </w:r>
            <w:r>
              <w:rPr>
                <w:noProof/>
                <w:webHidden/>
              </w:rPr>
              <w:instrText xml:space="preserve"> PAGEREF _Toc494461479 \h </w:instrText>
            </w:r>
            <w:r>
              <w:rPr>
                <w:noProof/>
                <w:webHidden/>
              </w:rPr>
            </w:r>
          </w:ins>
          <w:r>
            <w:rPr>
              <w:noProof/>
              <w:webHidden/>
            </w:rPr>
            <w:fldChar w:fldCharType="separate"/>
          </w:r>
          <w:ins w:id="324" w:author="Admin" w:date="2017-09-29T15:12:00Z">
            <w:r>
              <w:rPr>
                <w:noProof/>
                <w:webHidden/>
              </w:rPr>
              <w:t>81</w:t>
            </w:r>
            <w:r>
              <w:rPr>
                <w:noProof/>
                <w:webHidden/>
              </w:rPr>
              <w:fldChar w:fldCharType="end"/>
            </w:r>
            <w:r w:rsidRPr="00727173">
              <w:rPr>
                <w:rStyle w:val="Hyperlink"/>
                <w:noProof/>
              </w:rPr>
              <w:fldChar w:fldCharType="end"/>
            </w:r>
          </w:ins>
        </w:p>
        <w:p w14:paraId="152B2873" w14:textId="71AAA815" w:rsidR="00A744B4" w:rsidRDefault="00A744B4">
          <w:pPr>
            <w:pStyle w:val="TOC3"/>
            <w:tabs>
              <w:tab w:val="left" w:pos="1320"/>
              <w:tab w:val="right" w:leader="dot" w:pos="9350"/>
            </w:tabs>
            <w:rPr>
              <w:ins w:id="325" w:author="Admin" w:date="2017-09-29T15:12:00Z"/>
              <w:rFonts w:asciiTheme="minorHAnsi" w:eastAsiaTheme="minorEastAsia" w:hAnsiTheme="minorHAnsi" w:cstheme="minorBidi"/>
              <w:noProof/>
              <w:szCs w:val="22"/>
            </w:rPr>
          </w:pPr>
          <w:ins w:id="326"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"_Toc494461480"</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3.17.3</w:t>
            </w:r>
            <w:r>
              <w:rPr>
                <w:rFonts w:asciiTheme="minorHAnsi" w:eastAsiaTheme="minorEastAsia" w:hAnsiTheme="minorHAnsi" w:cstheme="minorBidi"/>
                <w:noProof/>
                <w:szCs w:val="22"/>
              </w:rPr>
              <w:tab/>
            </w:r>
            <w:r w:rsidRPr="00727173">
              <w:rPr>
                <w:rStyle w:val="Hyperlink"/>
                <w:noProof/>
              </w:rPr>
              <w:t>Mô tả các trường thông tin của chức năng</w:t>
            </w:r>
            <w:r>
              <w:rPr>
                <w:noProof/>
                <w:webHidden/>
              </w:rPr>
              <w:tab/>
            </w:r>
            <w:r>
              <w:rPr>
                <w:noProof/>
                <w:webHidden/>
              </w:rPr>
              <w:fldChar w:fldCharType="begin"/>
            </w:r>
            <w:r>
              <w:rPr>
                <w:noProof/>
                <w:webHidden/>
              </w:rPr>
              <w:instrText xml:space="preserve"> PAGEREF _Toc494461480 \h </w:instrText>
            </w:r>
            <w:r>
              <w:rPr>
                <w:noProof/>
                <w:webHidden/>
              </w:rPr>
            </w:r>
          </w:ins>
          <w:r>
            <w:rPr>
              <w:noProof/>
              <w:webHidden/>
            </w:rPr>
            <w:fldChar w:fldCharType="separate"/>
          </w:r>
          <w:ins w:id="327" w:author="Admin" w:date="2017-09-29T15:12:00Z">
            <w:r>
              <w:rPr>
                <w:noProof/>
                <w:webHidden/>
              </w:rPr>
              <w:t>82</w:t>
            </w:r>
            <w:r>
              <w:rPr>
                <w:noProof/>
                <w:webHidden/>
              </w:rPr>
              <w:fldChar w:fldCharType="end"/>
            </w:r>
            <w:r w:rsidRPr="00727173">
              <w:rPr>
                <w:rStyle w:val="Hyperlink"/>
                <w:noProof/>
              </w:rPr>
              <w:fldChar w:fldCharType="end"/>
            </w:r>
          </w:ins>
        </w:p>
        <w:p w14:paraId="33BB6FC3" w14:textId="54B3DE3F" w:rsidR="00A744B4" w:rsidRDefault="00A744B4">
          <w:pPr>
            <w:pStyle w:val="TOC3"/>
            <w:tabs>
              <w:tab w:val="left" w:pos="1320"/>
              <w:tab w:val="right" w:leader="dot" w:pos="9350"/>
            </w:tabs>
            <w:rPr>
              <w:ins w:id="328" w:author="Admin" w:date="2017-09-29T15:12:00Z"/>
              <w:rFonts w:asciiTheme="minorHAnsi" w:eastAsiaTheme="minorEastAsia" w:hAnsiTheme="minorHAnsi" w:cstheme="minorBidi"/>
              <w:noProof/>
              <w:szCs w:val="22"/>
            </w:rPr>
          </w:pPr>
          <w:ins w:id="329"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"_Toc494461481"</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3.17.4</w:t>
            </w:r>
            <w:r>
              <w:rPr>
                <w:rFonts w:asciiTheme="minorHAnsi" w:eastAsiaTheme="minorEastAsia" w:hAnsiTheme="minorHAnsi" w:cstheme="minorBidi"/>
                <w:noProof/>
                <w:szCs w:val="22"/>
              </w:rPr>
              <w:tab/>
            </w:r>
            <w:r w:rsidRPr="00727173">
              <w:rPr>
                <w:rStyle w:val="Hyperlink"/>
                <w:noProof/>
              </w:rPr>
              <w:t>Các nút chức năng</w:t>
            </w:r>
            <w:r>
              <w:rPr>
                <w:noProof/>
                <w:webHidden/>
              </w:rPr>
              <w:tab/>
            </w:r>
            <w:r>
              <w:rPr>
                <w:noProof/>
                <w:webHidden/>
              </w:rPr>
              <w:fldChar w:fldCharType="begin"/>
            </w:r>
            <w:r>
              <w:rPr>
                <w:noProof/>
                <w:webHidden/>
              </w:rPr>
              <w:instrText xml:space="preserve"> PAGEREF _Toc494461481 \h </w:instrText>
            </w:r>
            <w:r>
              <w:rPr>
                <w:noProof/>
                <w:webHidden/>
              </w:rPr>
            </w:r>
          </w:ins>
          <w:r>
            <w:rPr>
              <w:noProof/>
              <w:webHidden/>
            </w:rPr>
            <w:fldChar w:fldCharType="separate"/>
          </w:r>
          <w:ins w:id="330" w:author="Admin" w:date="2017-09-29T15:12:00Z">
            <w:r>
              <w:rPr>
                <w:noProof/>
                <w:webHidden/>
              </w:rPr>
              <w:t>82</w:t>
            </w:r>
            <w:r>
              <w:rPr>
                <w:noProof/>
                <w:webHidden/>
              </w:rPr>
              <w:fldChar w:fldCharType="end"/>
            </w:r>
            <w:r w:rsidRPr="00727173">
              <w:rPr>
                <w:rStyle w:val="Hyperlink"/>
                <w:noProof/>
              </w:rPr>
              <w:fldChar w:fldCharType="end"/>
            </w:r>
          </w:ins>
        </w:p>
        <w:p w14:paraId="38BB5738" w14:textId="0C91EA9C" w:rsidR="00A744B4" w:rsidRDefault="00A744B4">
          <w:pPr>
            <w:pStyle w:val="TOC2"/>
            <w:tabs>
              <w:tab w:val="left" w:pos="880"/>
              <w:tab w:val="right" w:leader="dot" w:pos="9350"/>
            </w:tabs>
            <w:rPr>
              <w:ins w:id="331" w:author="Admin" w:date="2017-09-29T15:12:00Z"/>
              <w:rFonts w:asciiTheme="minorHAnsi" w:eastAsiaTheme="minorEastAsia" w:hAnsiTheme="minorHAnsi" w:cstheme="minorBidi"/>
              <w:noProof/>
              <w:szCs w:val="22"/>
            </w:rPr>
          </w:pPr>
          <w:ins w:id="332"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"_Toc494461482"</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3.18</w:t>
            </w:r>
            <w:r>
              <w:rPr>
                <w:rFonts w:asciiTheme="minorHAnsi" w:eastAsiaTheme="minorEastAsia" w:hAnsiTheme="minorHAnsi" w:cstheme="minorBidi"/>
                <w:noProof/>
                <w:szCs w:val="22"/>
              </w:rPr>
              <w:tab/>
            </w:r>
            <w:r w:rsidRPr="00727173">
              <w:rPr>
                <w:rStyle w:val="Hyperlink"/>
                <w:noProof/>
              </w:rPr>
              <w:t>Thiết lập quỹ lương</w:t>
            </w:r>
            <w:r>
              <w:rPr>
                <w:noProof/>
                <w:webHidden/>
              </w:rPr>
              <w:tab/>
            </w:r>
            <w:r>
              <w:rPr>
                <w:noProof/>
                <w:webHidden/>
              </w:rPr>
              <w:fldChar w:fldCharType="begin"/>
            </w:r>
            <w:r>
              <w:rPr>
                <w:noProof/>
                <w:webHidden/>
              </w:rPr>
              <w:instrText xml:space="preserve"> PAGEREF _Toc494461482 \h </w:instrText>
            </w:r>
            <w:r>
              <w:rPr>
                <w:noProof/>
                <w:webHidden/>
              </w:rPr>
            </w:r>
          </w:ins>
          <w:r>
            <w:rPr>
              <w:noProof/>
              <w:webHidden/>
            </w:rPr>
            <w:fldChar w:fldCharType="separate"/>
          </w:r>
          <w:ins w:id="333" w:author="Admin" w:date="2017-09-29T15:12:00Z">
            <w:r>
              <w:rPr>
                <w:noProof/>
                <w:webHidden/>
              </w:rPr>
              <w:t>83</w:t>
            </w:r>
            <w:r>
              <w:rPr>
                <w:noProof/>
                <w:webHidden/>
              </w:rPr>
              <w:fldChar w:fldCharType="end"/>
            </w:r>
            <w:r w:rsidRPr="00727173">
              <w:rPr>
                <w:rStyle w:val="Hyperlink"/>
                <w:noProof/>
              </w:rPr>
              <w:fldChar w:fldCharType="end"/>
            </w:r>
          </w:ins>
        </w:p>
        <w:p w14:paraId="060DCED9" w14:textId="201D7079" w:rsidR="00A744B4" w:rsidRDefault="00A744B4">
          <w:pPr>
            <w:pStyle w:val="TOC3"/>
            <w:tabs>
              <w:tab w:val="left" w:pos="1320"/>
              <w:tab w:val="right" w:leader="dot" w:pos="9350"/>
            </w:tabs>
            <w:rPr>
              <w:ins w:id="334" w:author="Admin" w:date="2017-09-29T15:12:00Z"/>
              <w:rFonts w:asciiTheme="minorHAnsi" w:eastAsiaTheme="minorEastAsia" w:hAnsiTheme="minorHAnsi" w:cstheme="minorBidi"/>
              <w:noProof/>
              <w:szCs w:val="22"/>
            </w:rPr>
          </w:pPr>
          <w:ins w:id="335"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"_Toc494461483"</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3.18.1</w:t>
            </w:r>
            <w:r>
              <w:rPr>
                <w:rFonts w:asciiTheme="minorHAnsi" w:eastAsiaTheme="minorEastAsia" w:hAnsiTheme="minorHAnsi" w:cstheme="minorBidi"/>
                <w:noProof/>
                <w:szCs w:val="22"/>
              </w:rPr>
              <w:tab/>
            </w:r>
            <w:r w:rsidRPr="00727173">
              <w:rPr>
                <w:rStyle w:val="Hyperlink"/>
                <w:noProof/>
              </w:rPr>
              <w:t>Mục đích của tính năng</w:t>
            </w:r>
            <w:r>
              <w:rPr>
                <w:noProof/>
                <w:webHidden/>
              </w:rPr>
              <w:tab/>
            </w:r>
            <w:r>
              <w:rPr>
                <w:noProof/>
                <w:webHidden/>
              </w:rPr>
              <w:fldChar w:fldCharType="begin"/>
            </w:r>
            <w:r>
              <w:rPr>
                <w:noProof/>
                <w:webHidden/>
              </w:rPr>
              <w:instrText xml:space="preserve"> PAGEREF _Toc494461483 \h </w:instrText>
            </w:r>
            <w:r>
              <w:rPr>
                <w:noProof/>
                <w:webHidden/>
              </w:rPr>
            </w:r>
          </w:ins>
          <w:r>
            <w:rPr>
              <w:noProof/>
              <w:webHidden/>
            </w:rPr>
            <w:fldChar w:fldCharType="separate"/>
          </w:r>
          <w:ins w:id="336" w:author="Admin" w:date="2017-09-29T15:12:00Z">
            <w:r>
              <w:rPr>
                <w:noProof/>
                <w:webHidden/>
              </w:rPr>
              <w:t>83</w:t>
            </w:r>
            <w:r>
              <w:rPr>
                <w:noProof/>
                <w:webHidden/>
              </w:rPr>
              <w:fldChar w:fldCharType="end"/>
            </w:r>
            <w:r w:rsidRPr="00727173">
              <w:rPr>
                <w:rStyle w:val="Hyperlink"/>
                <w:noProof/>
              </w:rPr>
              <w:fldChar w:fldCharType="end"/>
            </w:r>
          </w:ins>
        </w:p>
        <w:p w14:paraId="5AC50397" w14:textId="0C95D79D" w:rsidR="00A744B4" w:rsidRDefault="00A744B4">
          <w:pPr>
            <w:pStyle w:val="TOC3"/>
            <w:tabs>
              <w:tab w:val="left" w:pos="1320"/>
              <w:tab w:val="right" w:leader="dot" w:pos="9350"/>
            </w:tabs>
            <w:rPr>
              <w:ins w:id="337" w:author="Admin" w:date="2017-09-29T15:12:00Z"/>
              <w:rFonts w:asciiTheme="minorHAnsi" w:eastAsiaTheme="minorEastAsia" w:hAnsiTheme="minorHAnsi" w:cstheme="minorBidi"/>
              <w:noProof/>
              <w:szCs w:val="22"/>
            </w:rPr>
          </w:pPr>
          <w:ins w:id="338"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"_Toc494461484"</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3.18.2</w:t>
            </w:r>
            <w:r>
              <w:rPr>
                <w:rFonts w:asciiTheme="minorHAnsi" w:eastAsiaTheme="minorEastAsia" w:hAnsiTheme="minorHAnsi" w:cstheme="minorBidi"/>
                <w:noProof/>
                <w:szCs w:val="22"/>
              </w:rPr>
              <w:tab/>
            </w:r>
            <w:r w:rsidRPr="00727173">
              <w:rPr>
                <w:rStyle w:val="Hyperlink"/>
                <w:noProof/>
              </w:rPr>
              <w:t>Đặc tả tình huống nghiệp vụ</w:t>
            </w:r>
            <w:r>
              <w:rPr>
                <w:noProof/>
                <w:webHidden/>
              </w:rPr>
              <w:tab/>
            </w:r>
            <w:r>
              <w:rPr>
                <w:noProof/>
                <w:webHidden/>
              </w:rPr>
              <w:fldChar w:fldCharType="begin"/>
            </w:r>
            <w:r>
              <w:rPr>
                <w:noProof/>
                <w:webHidden/>
              </w:rPr>
              <w:instrText xml:space="preserve"> PAGEREF _Toc494461484 \h </w:instrText>
            </w:r>
            <w:r>
              <w:rPr>
                <w:noProof/>
                <w:webHidden/>
              </w:rPr>
            </w:r>
          </w:ins>
          <w:r>
            <w:rPr>
              <w:noProof/>
              <w:webHidden/>
            </w:rPr>
            <w:fldChar w:fldCharType="separate"/>
          </w:r>
          <w:ins w:id="339" w:author="Admin" w:date="2017-09-29T15:12:00Z">
            <w:r>
              <w:rPr>
                <w:noProof/>
                <w:webHidden/>
              </w:rPr>
              <w:t>83</w:t>
            </w:r>
            <w:r>
              <w:rPr>
                <w:noProof/>
                <w:webHidden/>
              </w:rPr>
              <w:fldChar w:fldCharType="end"/>
            </w:r>
            <w:r w:rsidRPr="00727173">
              <w:rPr>
                <w:rStyle w:val="Hyperlink"/>
                <w:noProof/>
              </w:rPr>
              <w:fldChar w:fldCharType="end"/>
            </w:r>
          </w:ins>
        </w:p>
        <w:p w14:paraId="5327B0DD" w14:textId="3074EC7A" w:rsidR="00A744B4" w:rsidRDefault="00A744B4">
          <w:pPr>
            <w:pStyle w:val="TOC3"/>
            <w:tabs>
              <w:tab w:val="left" w:pos="1320"/>
              <w:tab w:val="right" w:leader="dot" w:pos="9350"/>
            </w:tabs>
            <w:rPr>
              <w:ins w:id="340" w:author="Admin" w:date="2017-09-29T15:12:00Z"/>
              <w:rFonts w:asciiTheme="minorHAnsi" w:eastAsiaTheme="minorEastAsia" w:hAnsiTheme="minorHAnsi" w:cstheme="minorBidi"/>
              <w:noProof/>
              <w:szCs w:val="22"/>
            </w:rPr>
          </w:pPr>
          <w:ins w:id="341"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"_Toc494461485"</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3.18.3</w:t>
            </w:r>
            <w:r>
              <w:rPr>
                <w:rFonts w:asciiTheme="minorHAnsi" w:eastAsiaTheme="minorEastAsia" w:hAnsiTheme="minorHAnsi" w:cstheme="minorBidi"/>
                <w:noProof/>
                <w:szCs w:val="22"/>
              </w:rPr>
              <w:tab/>
            </w:r>
            <w:r w:rsidRPr="00727173">
              <w:rPr>
                <w:rStyle w:val="Hyperlink"/>
                <w:noProof/>
              </w:rPr>
              <w:t>Màn hình giao diện</w:t>
            </w:r>
            <w:r>
              <w:rPr>
                <w:noProof/>
                <w:webHidden/>
              </w:rPr>
              <w:tab/>
            </w:r>
            <w:r>
              <w:rPr>
                <w:noProof/>
                <w:webHidden/>
              </w:rPr>
              <w:fldChar w:fldCharType="begin"/>
            </w:r>
            <w:r>
              <w:rPr>
                <w:noProof/>
                <w:webHidden/>
              </w:rPr>
              <w:instrText xml:space="preserve"> PAGEREF _Toc494461485 \h </w:instrText>
            </w:r>
            <w:r>
              <w:rPr>
                <w:noProof/>
                <w:webHidden/>
              </w:rPr>
            </w:r>
          </w:ins>
          <w:r>
            <w:rPr>
              <w:noProof/>
              <w:webHidden/>
            </w:rPr>
            <w:fldChar w:fldCharType="separate"/>
          </w:r>
          <w:ins w:id="342" w:author="Admin" w:date="2017-09-29T15:12:00Z">
            <w:r>
              <w:rPr>
                <w:noProof/>
                <w:webHidden/>
              </w:rPr>
              <w:t>84</w:t>
            </w:r>
            <w:r>
              <w:rPr>
                <w:noProof/>
                <w:webHidden/>
              </w:rPr>
              <w:fldChar w:fldCharType="end"/>
            </w:r>
            <w:r w:rsidRPr="00727173">
              <w:rPr>
                <w:rStyle w:val="Hyperlink"/>
                <w:noProof/>
              </w:rPr>
              <w:fldChar w:fldCharType="end"/>
            </w:r>
          </w:ins>
        </w:p>
        <w:p w14:paraId="34B8F58A" w14:textId="0638D3B0" w:rsidR="00A744B4" w:rsidRDefault="00A744B4">
          <w:pPr>
            <w:pStyle w:val="TOC3"/>
            <w:tabs>
              <w:tab w:val="left" w:pos="1320"/>
              <w:tab w:val="right" w:leader="dot" w:pos="9350"/>
            </w:tabs>
            <w:rPr>
              <w:ins w:id="343" w:author="Admin" w:date="2017-09-29T15:12:00Z"/>
              <w:rFonts w:asciiTheme="minorHAnsi" w:eastAsiaTheme="minorEastAsia" w:hAnsiTheme="minorHAnsi" w:cstheme="minorBidi"/>
              <w:noProof/>
              <w:szCs w:val="22"/>
            </w:rPr>
          </w:pPr>
          <w:ins w:id="344"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"_Toc494461486"</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3.18.4</w:t>
            </w:r>
            <w:r>
              <w:rPr>
                <w:rFonts w:asciiTheme="minorHAnsi" w:eastAsiaTheme="minorEastAsia" w:hAnsiTheme="minorHAnsi" w:cstheme="minorBidi"/>
                <w:noProof/>
                <w:szCs w:val="22"/>
              </w:rPr>
              <w:tab/>
            </w:r>
            <w:r w:rsidRPr="00727173">
              <w:rPr>
                <w:rStyle w:val="Hyperlink"/>
                <w:noProof/>
              </w:rPr>
              <w:t>Mô tả các trường thông tin trên giao diện</w:t>
            </w:r>
            <w:r>
              <w:rPr>
                <w:noProof/>
                <w:webHidden/>
              </w:rPr>
              <w:tab/>
            </w:r>
            <w:r>
              <w:rPr>
                <w:noProof/>
                <w:webHidden/>
              </w:rPr>
              <w:fldChar w:fldCharType="begin"/>
            </w:r>
            <w:r>
              <w:rPr>
                <w:noProof/>
                <w:webHidden/>
              </w:rPr>
              <w:instrText xml:space="preserve"> PAGEREF _Toc494461486 \h </w:instrText>
            </w:r>
            <w:r>
              <w:rPr>
                <w:noProof/>
                <w:webHidden/>
              </w:rPr>
            </w:r>
          </w:ins>
          <w:r>
            <w:rPr>
              <w:noProof/>
              <w:webHidden/>
            </w:rPr>
            <w:fldChar w:fldCharType="separate"/>
          </w:r>
          <w:ins w:id="345" w:author="Admin" w:date="2017-09-29T15:12:00Z">
            <w:r>
              <w:rPr>
                <w:noProof/>
                <w:webHidden/>
              </w:rPr>
              <w:t>84</w:t>
            </w:r>
            <w:r>
              <w:rPr>
                <w:noProof/>
                <w:webHidden/>
              </w:rPr>
              <w:fldChar w:fldCharType="end"/>
            </w:r>
            <w:r w:rsidRPr="00727173">
              <w:rPr>
                <w:rStyle w:val="Hyperlink"/>
                <w:noProof/>
              </w:rPr>
              <w:fldChar w:fldCharType="end"/>
            </w:r>
          </w:ins>
        </w:p>
        <w:p w14:paraId="36B06E26" w14:textId="6356C7C2" w:rsidR="00A744B4" w:rsidRDefault="00A744B4">
          <w:pPr>
            <w:pStyle w:val="TOC3"/>
            <w:tabs>
              <w:tab w:val="left" w:pos="1320"/>
              <w:tab w:val="right" w:leader="dot" w:pos="9350"/>
            </w:tabs>
            <w:rPr>
              <w:ins w:id="346" w:author="Admin" w:date="2017-09-29T15:12:00Z"/>
              <w:rFonts w:asciiTheme="minorHAnsi" w:eastAsiaTheme="minorEastAsia" w:hAnsiTheme="minorHAnsi" w:cstheme="minorBidi"/>
              <w:noProof/>
              <w:szCs w:val="22"/>
            </w:rPr>
          </w:pPr>
          <w:ins w:id="347" w:author="Admin" w:date="2017-09-29T15:12:00Z">
            <w:r w:rsidRPr="00727173">
              <w:rPr>
                <w:rStyle w:val="Hyperlink"/>
                <w:noProof/>
              </w:rPr>
              <w:fldChar w:fldCharType="begin"/>
            </w:r>
            <w:r w:rsidRPr="00727173">
              <w:rPr>
                <w:rStyle w:val="Hyperlink"/>
                <w:noProof/>
              </w:rPr>
              <w:instrText xml:space="preserve"> </w:instrText>
            </w:r>
            <w:r>
              <w:rPr>
                <w:noProof/>
              </w:rPr>
              <w:instrText>HYPERLINK \l "_Toc494461487"</w:instrText>
            </w:r>
            <w:r w:rsidRPr="00727173">
              <w:rPr>
                <w:rStyle w:val="Hyperlink"/>
                <w:noProof/>
              </w:rPr>
              <w:instrText xml:space="preserve"> </w:instrText>
            </w:r>
            <w:r w:rsidRPr="00727173">
              <w:rPr>
                <w:rStyle w:val="Hyperlink"/>
                <w:noProof/>
              </w:rPr>
            </w:r>
            <w:r w:rsidRPr="00727173">
              <w:rPr>
                <w:rStyle w:val="Hyperlink"/>
                <w:noProof/>
              </w:rPr>
              <w:fldChar w:fldCharType="separate"/>
            </w:r>
            <w:r w:rsidRPr="00727173">
              <w:rPr>
                <w:rStyle w:val="Hyperlink"/>
                <w:noProof/>
              </w:rPr>
              <w:t>3.18.5</w:t>
            </w:r>
            <w:r>
              <w:rPr>
                <w:rFonts w:asciiTheme="minorHAnsi" w:eastAsiaTheme="minorEastAsia" w:hAnsiTheme="minorHAnsi" w:cstheme="minorBidi"/>
                <w:noProof/>
                <w:szCs w:val="22"/>
              </w:rPr>
              <w:tab/>
            </w:r>
            <w:r w:rsidRPr="00727173">
              <w:rPr>
                <w:rStyle w:val="Hyperlink"/>
                <w:noProof/>
              </w:rPr>
              <w:t>Các bước xử lý</w:t>
            </w:r>
            <w:r>
              <w:rPr>
                <w:noProof/>
                <w:webHidden/>
              </w:rPr>
              <w:tab/>
            </w:r>
            <w:r>
              <w:rPr>
                <w:noProof/>
                <w:webHidden/>
              </w:rPr>
              <w:fldChar w:fldCharType="begin"/>
            </w:r>
            <w:r>
              <w:rPr>
                <w:noProof/>
                <w:webHidden/>
              </w:rPr>
              <w:instrText xml:space="preserve"> PAGEREF _Toc494461487 \h </w:instrText>
            </w:r>
            <w:r>
              <w:rPr>
                <w:noProof/>
                <w:webHidden/>
              </w:rPr>
            </w:r>
          </w:ins>
          <w:r>
            <w:rPr>
              <w:noProof/>
              <w:webHidden/>
            </w:rPr>
            <w:fldChar w:fldCharType="separate"/>
          </w:r>
          <w:ins w:id="348" w:author="Admin" w:date="2017-09-29T15:12:00Z">
            <w:r>
              <w:rPr>
                <w:noProof/>
                <w:webHidden/>
              </w:rPr>
              <w:t>87</w:t>
            </w:r>
            <w:r>
              <w:rPr>
                <w:noProof/>
                <w:webHidden/>
              </w:rPr>
              <w:fldChar w:fldCharType="end"/>
            </w:r>
            <w:r w:rsidRPr="00727173">
              <w:rPr>
                <w:rStyle w:val="Hyperlink"/>
                <w:noProof/>
              </w:rPr>
              <w:fldChar w:fldCharType="end"/>
            </w:r>
          </w:ins>
        </w:p>
        <w:p w14:paraId="151A726B" w14:textId="61F57ACA" w:rsidR="00453E2E" w:rsidDel="00A744B4" w:rsidRDefault="00453E2E">
          <w:pPr>
            <w:pStyle w:val="TOC1"/>
            <w:tabs>
              <w:tab w:val="left" w:pos="440"/>
              <w:tab w:val="right" w:leader="dot" w:pos="9350"/>
            </w:tabs>
            <w:rPr>
              <w:del w:id="349" w:author="Admin" w:date="2017-09-29T15:12:00Z"/>
              <w:rFonts w:asciiTheme="minorHAnsi" w:eastAsiaTheme="minorEastAsia" w:hAnsiTheme="minorHAnsi" w:cstheme="minorBidi"/>
              <w:noProof/>
              <w:szCs w:val="22"/>
            </w:rPr>
          </w:pPr>
          <w:del w:id="350" w:author="Admin" w:date="2017-09-29T15:12:00Z">
            <w:r w:rsidRPr="00A744B4" w:rsidDel="00A744B4">
              <w:rPr>
                <w:rStyle w:val="Hyperlink"/>
                <w:noProof/>
                <w:rPrChange w:id="351" w:author="Admin" w:date="2017-09-29T15:12:00Z">
                  <w:rPr>
                    <w:rStyle w:val="Hyperlink"/>
                    <w:noProof/>
                  </w:rPr>
                </w:rPrChange>
              </w:rPr>
              <w:delText>1</w:delText>
            </w:r>
            <w:r w:rsidDel="00A744B4">
              <w:rPr>
                <w:rFonts w:asciiTheme="minorHAnsi" w:eastAsiaTheme="minorEastAsia" w:hAnsiTheme="minorHAnsi" w:cstheme="minorBidi"/>
                <w:noProof/>
                <w:szCs w:val="22"/>
              </w:rPr>
              <w:tab/>
            </w:r>
            <w:r w:rsidRPr="00A744B4" w:rsidDel="00A744B4">
              <w:rPr>
                <w:rStyle w:val="Hyperlink"/>
                <w:noProof/>
                <w:rPrChange w:id="352" w:author="Admin" w:date="2017-09-29T15:12:00Z">
                  <w:rPr>
                    <w:rStyle w:val="Hyperlink"/>
                    <w:noProof/>
                  </w:rPr>
                </w:rPrChange>
              </w:rPr>
              <w:delText>GIỚI THIỆU CHUNG</w:delText>
            </w:r>
            <w:r w:rsidDel="00A744B4">
              <w:rPr>
                <w:noProof/>
                <w:webHidden/>
              </w:rPr>
              <w:tab/>
              <w:delText>4</w:delText>
            </w:r>
          </w:del>
        </w:p>
        <w:p w14:paraId="32A42BF8" w14:textId="17958A41" w:rsidR="00453E2E" w:rsidDel="00A744B4" w:rsidRDefault="00453E2E">
          <w:pPr>
            <w:pStyle w:val="TOC2"/>
            <w:tabs>
              <w:tab w:val="left" w:pos="880"/>
              <w:tab w:val="right" w:leader="dot" w:pos="9350"/>
            </w:tabs>
            <w:rPr>
              <w:del w:id="353" w:author="Admin" w:date="2017-09-29T15:12:00Z"/>
              <w:rFonts w:asciiTheme="minorHAnsi" w:eastAsiaTheme="minorEastAsia" w:hAnsiTheme="minorHAnsi" w:cstheme="minorBidi"/>
              <w:noProof/>
              <w:szCs w:val="22"/>
            </w:rPr>
          </w:pPr>
          <w:del w:id="354" w:author="Admin" w:date="2017-09-29T15:12:00Z">
            <w:r w:rsidRPr="00A744B4" w:rsidDel="00A744B4">
              <w:rPr>
                <w:rStyle w:val="Hyperlink"/>
                <w:noProof/>
                <w:rPrChange w:id="355" w:author="Admin" w:date="2017-09-29T15:12:00Z">
                  <w:rPr>
                    <w:rStyle w:val="Hyperlink"/>
                    <w:noProof/>
                  </w:rPr>
                </w:rPrChange>
              </w:rPr>
              <w:delText>1.1</w:delText>
            </w:r>
            <w:r w:rsidDel="00A744B4">
              <w:rPr>
                <w:rFonts w:asciiTheme="minorHAnsi" w:eastAsiaTheme="minorEastAsia" w:hAnsiTheme="minorHAnsi" w:cstheme="minorBidi"/>
                <w:noProof/>
                <w:szCs w:val="22"/>
              </w:rPr>
              <w:tab/>
            </w:r>
            <w:r w:rsidRPr="00A744B4" w:rsidDel="00A744B4">
              <w:rPr>
                <w:rStyle w:val="Hyperlink"/>
                <w:noProof/>
                <w:rPrChange w:id="356" w:author="Admin" w:date="2017-09-29T15:12:00Z">
                  <w:rPr>
                    <w:rStyle w:val="Hyperlink"/>
                    <w:noProof/>
                  </w:rPr>
                </w:rPrChange>
              </w:rPr>
              <w:delText>Mục đích của tài liệu</w:delText>
            </w:r>
            <w:r w:rsidDel="00A744B4">
              <w:rPr>
                <w:noProof/>
                <w:webHidden/>
              </w:rPr>
              <w:tab/>
              <w:delText>4</w:delText>
            </w:r>
          </w:del>
        </w:p>
        <w:p w14:paraId="5F378C4E" w14:textId="2DAA8B67" w:rsidR="00453E2E" w:rsidDel="00A744B4" w:rsidRDefault="00453E2E">
          <w:pPr>
            <w:pStyle w:val="TOC2"/>
            <w:tabs>
              <w:tab w:val="left" w:pos="880"/>
              <w:tab w:val="right" w:leader="dot" w:pos="9350"/>
            </w:tabs>
            <w:rPr>
              <w:del w:id="357" w:author="Admin" w:date="2017-09-29T15:12:00Z"/>
              <w:rFonts w:asciiTheme="minorHAnsi" w:eastAsiaTheme="minorEastAsia" w:hAnsiTheme="minorHAnsi" w:cstheme="minorBidi"/>
              <w:noProof/>
              <w:szCs w:val="22"/>
            </w:rPr>
          </w:pPr>
          <w:del w:id="358" w:author="Admin" w:date="2017-09-29T15:12:00Z">
            <w:r w:rsidRPr="00A744B4" w:rsidDel="00A744B4">
              <w:rPr>
                <w:rStyle w:val="Hyperlink"/>
                <w:noProof/>
                <w:rPrChange w:id="359" w:author="Admin" w:date="2017-09-29T15:12:00Z">
                  <w:rPr>
                    <w:rStyle w:val="Hyperlink"/>
                    <w:noProof/>
                  </w:rPr>
                </w:rPrChange>
              </w:rPr>
              <w:delText>1.2</w:delText>
            </w:r>
            <w:r w:rsidDel="00A744B4">
              <w:rPr>
                <w:rFonts w:asciiTheme="minorHAnsi" w:eastAsiaTheme="minorEastAsia" w:hAnsiTheme="minorHAnsi" w:cstheme="minorBidi"/>
                <w:noProof/>
                <w:szCs w:val="22"/>
              </w:rPr>
              <w:tab/>
            </w:r>
            <w:r w:rsidRPr="00A744B4" w:rsidDel="00A744B4">
              <w:rPr>
                <w:rStyle w:val="Hyperlink"/>
                <w:noProof/>
                <w:rPrChange w:id="360" w:author="Admin" w:date="2017-09-29T15:12:00Z">
                  <w:rPr>
                    <w:rStyle w:val="Hyperlink"/>
                    <w:noProof/>
                  </w:rPr>
                </w:rPrChange>
              </w:rPr>
              <w:delText>Phạm vi của tài liệu</w:delText>
            </w:r>
            <w:r w:rsidDel="00A744B4">
              <w:rPr>
                <w:noProof/>
                <w:webHidden/>
              </w:rPr>
              <w:tab/>
              <w:delText>4</w:delText>
            </w:r>
          </w:del>
        </w:p>
        <w:p w14:paraId="710E638D" w14:textId="4A0434FE" w:rsidR="00453E2E" w:rsidDel="00A744B4" w:rsidRDefault="00453E2E">
          <w:pPr>
            <w:pStyle w:val="TOC2"/>
            <w:tabs>
              <w:tab w:val="left" w:pos="880"/>
              <w:tab w:val="right" w:leader="dot" w:pos="9350"/>
            </w:tabs>
            <w:rPr>
              <w:del w:id="361" w:author="Admin" w:date="2017-09-29T15:12:00Z"/>
              <w:rFonts w:asciiTheme="minorHAnsi" w:eastAsiaTheme="minorEastAsia" w:hAnsiTheme="minorHAnsi" w:cstheme="minorBidi"/>
              <w:noProof/>
              <w:szCs w:val="22"/>
            </w:rPr>
          </w:pPr>
          <w:del w:id="362" w:author="Admin" w:date="2017-09-29T15:12:00Z">
            <w:r w:rsidRPr="00A744B4" w:rsidDel="00A744B4">
              <w:rPr>
                <w:rStyle w:val="Hyperlink"/>
                <w:noProof/>
                <w:rPrChange w:id="363" w:author="Admin" w:date="2017-09-29T15:12:00Z">
                  <w:rPr>
                    <w:rStyle w:val="Hyperlink"/>
                    <w:noProof/>
                  </w:rPr>
                </w:rPrChange>
              </w:rPr>
              <w:delText>1.3</w:delText>
            </w:r>
            <w:r w:rsidDel="00A744B4">
              <w:rPr>
                <w:rFonts w:asciiTheme="minorHAnsi" w:eastAsiaTheme="minorEastAsia" w:hAnsiTheme="minorHAnsi" w:cstheme="minorBidi"/>
                <w:noProof/>
                <w:szCs w:val="22"/>
              </w:rPr>
              <w:tab/>
            </w:r>
            <w:r w:rsidRPr="00A744B4" w:rsidDel="00A744B4">
              <w:rPr>
                <w:rStyle w:val="Hyperlink"/>
                <w:noProof/>
                <w:rPrChange w:id="364" w:author="Admin" w:date="2017-09-29T15:12:00Z">
                  <w:rPr>
                    <w:rStyle w:val="Hyperlink"/>
                    <w:noProof/>
                  </w:rPr>
                </w:rPrChange>
              </w:rPr>
              <w:delText>Thuật ngữ, viết tắt</w:delText>
            </w:r>
            <w:r w:rsidDel="00A744B4">
              <w:rPr>
                <w:noProof/>
                <w:webHidden/>
              </w:rPr>
              <w:tab/>
              <w:delText>5</w:delText>
            </w:r>
          </w:del>
        </w:p>
        <w:p w14:paraId="500E028C" w14:textId="6CC89E3C" w:rsidR="00453E2E" w:rsidDel="00A744B4" w:rsidRDefault="00453E2E">
          <w:pPr>
            <w:pStyle w:val="TOC2"/>
            <w:tabs>
              <w:tab w:val="left" w:pos="880"/>
              <w:tab w:val="right" w:leader="dot" w:pos="9350"/>
            </w:tabs>
            <w:rPr>
              <w:del w:id="365" w:author="Admin" w:date="2017-09-29T15:12:00Z"/>
              <w:rFonts w:asciiTheme="minorHAnsi" w:eastAsiaTheme="minorEastAsia" w:hAnsiTheme="minorHAnsi" w:cstheme="minorBidi"/>
              <w:noProof/>
              <w:szCs w:val="22"/>
            </w:rPr>
          </w:pPr>
          <w:del w:id="366" w:author="Admin" w:date="2017-09-29T15:12:00Z">
            <w:r w:rsidRPr="00A744B4" w:rsidDel="00A744B4">
              <w:rPr>
                <w:rStyle w:val="Hyperlink"/>
                <w:noProof/>
                <w:rPrChange w:id="367" w:author="Admin" w:date="2017-09-29T15:12:00Z">
                  <w:rPr>
                    <w:rStyle w:val="Hyperlink"/>
                    <w:noProof/>
                  </w:rPr>
                </w:rPrChange>
              </w:rPr>
              <w:delText>1.4</w:delText>
            </w:r>
            <w:r w:rsidDel="00A744B4">
              <w:rPr>
                <w:rFonts w:asciiTheme="minorHAnsi" w:eastAsiaTheme="minorEastAsia" w:hAnsiTheme="minorHAnsi" w:cstheme="minorBidi"/>
                <w:noProof/>
                <w:szCs w:val="22"/>
              </w:rPr>
              <w:tab/>
            </w:r>
            <w:r w:rsidRPr="00A744B4" w:rsidDel="00A744B4">
              <w:rPr>
                <w:rStyle w:val="Hyperlink"/>
                <w:noProof/>
                <w:rPrChange w:id="368" w:author="Admin" w:date="2017-09-29T15:12:00Z">
                  <w:rPr>
                    <w:rStyle w:val="Hyperlink"/>
                    <w:noProof/>
                  </w:rPr>
                </w:rPrChange>
              </w:rPr>
              <w:delText>Quy ước các hình trên quy trình</w:delText>
            </w:r>
            <w:r w:rsidDel="00A744B4">
              <w:rPr>
                <w:noProof/>
                <w:webHidden/>
              </w:rPr>
              <w:tab/>
              <w:delText>5</w:delText>
            </w:r>
          </w:del>
        </w:p>
        <w:p w14:paraId="4484851C" w14:textId="2D8D6864" w:rsidR="00453E2E" w:rsidDel="00A744B4" w:rsidRDefault="00453E2E">
          <w:pPr>
            <w:pStyle w:val="TOC1"/>
            <w:tabs>
              <w:tab w:val="left" w:pos="440"/>
              <w:tab w:val="right" w:leader="dot" w:pos="9350"/>
            </w:tabs>
            <w:rPr>
              <w:del w:id="369" w:author="Admin" w:date="2017-09-29T15:12:00Z"/>
              <w:rFonts w:asciiTheme="minorHAnsi" w:eastAsiaTheme="minorEastAsia" w:hAnsiTheme="minorHAnsi" w:cstheme="minorBidi"/>
              <w:noProof/>
              <w:szCs w:val="22"/>
            </w:rPr>
          </w:pPr>
          <w:del w:id="370" w:author="Admin" w:date="2017-09-29T15:12:00Z">
            <w:r w:rsidRPr="00A744B4" w:rsidDel="00A744B4">
              <w:rPr>
                <w:rStyle w:val="Hyperlink"/>
                <w:noProof/>
                <w:rPrChange w:id="371" w:author="Admin" w:date="2017-09-29T15:12:00Z">
                  <w:rPr>
                    <w:rStyle w:val="Hyperlink"/>
                    <w:noProof/>
                  </w:rPr>
                </w:rPrChange>
              </w:rPr>
              <w:delText>2</w:delText>
            </w:r>
            <w:r w:rsidDel="00A744B4">
              <w:rPr>
                <w:rFonts w:asciiTheme="minorHAnsi" w:eastAsiaTheme="minorEastAsia" w:hAnsiTheme="minorHAnsi" w:cstheme="minorBidi"/>
                <w:noProof/>
                <w:szCs w:val="22"/>
              </w:rPr>
              <w:tab/>
            </w:r>
            <w:r w:rsidRPr="00A744B4" w:rsidDel="00A744B4">
              <w:rPr>
                <w:rStyle w:val="Hyperlink"/>
                <w:noProof/>
                <w:rPrChange w:id="372" w:author="Admin" w:date="2017-09-29T15:12:00Z">
                  <w:rPr>
                    <w:rStyle w:val="Hyperlink"/>
                    <w:noProof/>
                  </w:rPr>
                </w:rPrChange>
              </w:rPr>
              <w:delText>TỔNG QUAN PHÂN HỆ HOẠCH ĐỊNH NHÂN SỰ</w:delText>
            </w:r>
            <w:r w:rsidDel="00A744B4">
              <w:rPr>
                <w:noProof/>
                <w:webHidden/>
              </w:rPr>
              <w:tab/>
              <w:delText>5</w:delText>
            </w:r>
          </w:del>
        </w:p>
        <w:p w14:paraId="2AF34B41" w14:textId="1A913526" w:rsidR="00453E2E" w:rsidDel="00A744B4" w:rsidRDefault="00453E2E">
          <w:pPr>
            <w:pStyle w:val="TOC2"/>
            <w:tabs>
              <w:tab w:val="left" w:pos="880"/>
              <w:tab w:val="right" w:leader="dot" w:pos="9350"/>
            </w:tabs>
            <w:rPr>
              <w:del w:id="373" w:author="Admin" w:date="2017-09-29T15:12:00Z"/>
              <w:rFonts w:asciiTheme="minorHAnsi" w:eastAsiaTheme="minorEastAsia" w:hAnsiTheme="minorHAnsi" w:cstheme="minorBidi"/>
              <w:noProof/>
              <w:szCs w:val="22"/>
            </w:rPr>
          </w:pPr>
          <w:del w:id="374" w:author="Admin" w:date="2017-09-29T15:12:00Z">
            <w:r w:rsidRPr="00A744B4" w:rsidDel="00A744B4">
              <w:rPr>
                <w:rStyle w:val="Hyperlink"/>
                <w:noProof/>
                <w:rPrChange w:id="375" w:author="Admin" w:date="2017-09-29T15:12:00Z">
                  <w:rPr>
                    <w:rStyle w:val="Hyperlink"/>
                    <w:noProof/>
                  </w:rPr>
                </w:rPrChange>
              </w:rPr>
              <w:delText>2.1</w:delText>
            </w:r>
            <w:r w:rsidDel="00A744B4">
              <w:rPr>
                <w:rFonts w:asciiTheme="minorHAnsi" w:eastAsiaTheme="minorEastAsia" w:hAnsiTheme="minorHAnsi" w:cstheme="minorBidi"/>
                <w:noProof/>
                <w:szCs w:val="22"/>
              </w:rPr>
              <w:tab/>
            </w:r>
            <w:r w:rsidRPr="00A744B4" w:rsidDel="00A744B4">
              <w:rPr>
                <w:rStyle w:val="Hyperlink"/>
                <w:noProof/>
                <w:rPrChange w:id="376" w:author="Admin" w:date="2017-09-29T15:12:00Z">
                  <w:rPr>
                    <w:rStyle w:val="Hyperlink"/>
                    <w:noProof/>
                  </w:rPr>
                </w:rPrChange>
              </w:rPr>
              <w:delText>Tổng quan</w:delText>
            </w:r>
            <w:r w:rsidDel="00A744B4">
              <w:rPr>
                <w:noProof/>
                <w:webHidden/>
              </w:rPr>
              <w:tab/>
              <w:delText>5</w:delText>
            </w:r>
          </w:del>
        </w:p>
        <w:p w14:paraId="529ACC69" w14:textId="31E74E20" w:rsidR="00453E2E" w:rsidDel="00A744B4" w:rsidRDefault="00453E2E">
          <w:pPr>
            <w:pStyle w:val="TOC2"/>
            <w:tabs>
              <w:tab w:val="left" w:pos="880"/>
              <w:tab w:val="right" w:leader="dot" w:pos="9350"/>
            </w:tabs>
            <w:rPr>
              <w:del w:id="377" w:author="Admin" w:date="2017-09-29T15:12:00Z"/>
              <w:rFonts w:asciiTheme="minorHAnsi" w:eastAsiaTheme="minorEastAsia" w:hAnsiTheme="minorHAnsi" w:cstheme="minorBidi"/>
              <w:noProof/>
              <w:szCs w:val="22"/>
            </w:rPr>
          </w:pPr>
          <w:del w:id="378" w:author="Admin" w:date="2017-09-29T15:12:00Z">
            <w:r w:rsidRPr="00A744B4" w:rsidDel="00A744B4">
              <w:rPr>
                <w:rStyle w:val="Hyperlink"/>
                <w:noProof/>
                <w:rPrChange w:id="379" w:author="Admin" w:date="2017-09-29T15:12:00Z">
                  <w:rPr>
                    <w:rStyle w:val="Hyperlink"/>
                    <w:noProof/>
                  </w:rPr>
                </w:rPrChange>
              </w:rPr>
              <w:delText>2.2</w:delText>
            </w:r>
            <w:r w:rsidDel="00A744B4">
              <w:rPr>
                <w:rFonts w:asciiTheme="minorHAnsi" w:eastAsiaTheme="minorEastAsia" w:hAnsiTheme="minorHAnsi" w:cstheme="minorBidi"/>
                <w:noProof/>
                <w:szCs w:val="22"/>
              </w:rPr>
              <w:tab/>
            </w:r>
            <w:r w:rsidRPr="00A744B4" w:rsidDel="00A744B4">
              <w:rPr>
                <w:rStyle w:val="Hyperlink"/>
                <w:noProof/>
                <w:rPrChange w:id="380" w:author="Admin" w:date="2017-09-29T15:12:00Z">
                  <w:rPr>
                    <w:rStyle w:val="Hyperlink"/>
                    <w:noProof/>
                  </w:rPr>
                </w:rPrChange>
              </w:rPr>
              <w:delText>Mô tả</w:delText>
            </w:r>
            <w:r w:rsidDel="00A744B4">
              <w:rPr>
                <w:noProof/>
                <w:webHidden/>
              </w:rPr>
              <w:tab/>
              <w:delText>7</w:delText>
            </w:r>
          </w:del>
        </w:p>
        <w:p w14:paraId="17A0C325" w14:textId="12023B1B" w:rsidR="00453E2E" w:rsidDel="00A744B4" w:rsidRDefault="00453E2E">
          <w:pPr>
            <w:pStyle w:val="TOC1"/>
            <w:tabs>
              <w:tab w:val="left" w:pos="440"/>
              <w:tab w:val="right" w:leader="dot" w:pos="9350"/>
            </w:tabs>
            <w:rPr>
              <w:del w:id="381" w:author="Admin" w:date="2017-09-29T15:12:00Z"/>
              <w:rFonts w:asciiTheme="minorHAnsi" w:eastAsiaTheme="minorEastAsia" w:hAnsiTheme="minorHAnsi" w:cstheme="minorBidi"/>
              <w:noProof/>
              <w:szCs w:val="22"/>
            </w:rPr>
          </w:pPr>
          <w:del w:id="382" w:author="Admin" w:date="2017-09-29T15:12:00Z">
            <w:r w:rsidRPr="00A744B4" w:rsidDel="00A744B4">
              <w:rPr>
                <w:rStyle w:val="Hyperlink"/>
                <w:noProof/>
                <w:rPrChange w:id="383" w:author="Admin" w:date="2017-09-29T15:12:00Z">
                  <w:rPr>
                    <w:rStyle w:val="Hyperlink"/>
                    <w:noProof/>
                  </w:rPr>
                </w:rPrChange>
              </w:rPr>
              <w:delText>3</w:delText>
            </w:r>
            <w:r w:rsidDel="00A744B4">
              <w:rPr>
                <w:rFonts w:asciiTheme="minorHAnsi" w:eastAsiaTheme="minorEastAsia" w:hAnsiTheme="minorHAnsi" w:cstheme="minorBidi"/>
                <w:noProof/>
                <w:szCs w:val="22"/>
              </w:rPr>
              <w:tab/>
            </w:r>
            <w:r w:rsidRPr="00A744B4" w:rsidDel="00A744B4">
              <w:rPr>
                <w:rStyle w:val="Hyperlink"/>
                <w:noProof/>
                <w:rPrChange w:id="384" w:author="Admin" w:date="2017-09-29T15:12:00Z">
                  <w:rPr>
                    <w:rStyle w:val="Hyperlink"/>
                    <w:noProof/>
                  </w:rPr>
                </w:rPrChange>
              </w:rPr>
              <w:delText>CHI TIẾT CHỨC NĂNG PHÂN HỆ</w:delText>
            </w:r>
            <w:r w:rsidDel="00A744B4">
              <w:rPr>
                <w:noProof/>
                <w:webHidden/>
              </w:rPr>
              <w:tab/>
              <w:delText>8</w:delText>
            </w:r>
          </w:del>
        </w:p>
        <w:p w14:paraId="0D6B249B" w14:textId="2D9B802D" w:rsidR="00453E2E" w:rsidDel="00A744B4" w:rsidRDefault="00453E2E">
          <w:pPr>
            <w:pStyle w:val="TOC2"/>
            <w:tabs>
              <w:tab w:val="left" w:pos="880"/>
              <w:tab w:val="right" w:leader="dot" w:pos="9350"/>
            </w:tabs>
            <w:rPr>
              <w:del w:id="385" w:author="Admin" w:date="2017-09-29T15:12:00Z"/>
              <w:rFonts w:asciiTheme="minorHAnsi" w:eastAsiaTheme="minorEastAsia" w:hAnsiTheme="minorHAnsi" w:cstheme="minorBidi"/>
              <w:noProof/>
              <w:szCs w:val="22"/>
            </w:rPr>
          </w:pPr>
          <w:del w:id="386" w:author="Admin" w:date="2017-09-29T15:12:00Z">
            <w:r w:rsidRPr="00A744B4" w:rsidDel="00A744B4">
              <w:rPr>
                <w:rStyle w:val="Hyperlink"/>
                <w:noProof/>
                <w:rPrChange w:id="387" w:author="Admin" w:date="2017-09-29T15:12:00Z">
                  <w:rPr>
                    <w:rStyle w:val="Hyperlink"/>
                    <w:noProof/>
                  </w:rPr>
                </w:rPrChange>
              </w:rPr>
              <w:delText>3.1</w:delText>
            </w:r>
            <w:r w:rsidDel="00A744B4">
              <w:rPr>
                <w:rFonts w:asciiTheme="minorHAnsi" w:eastAsiaTheme="minorEastAsia" w:hAnsiTheme="minorHAnsi" w:cstheme="minorBidi"/>
                <w:noProof/>
                <w:szCs w:val="22"/>
              </w:rPr>
              <w:tab/>
            </w:r>
            <w:r w:rsidRPr="00A744B4" w:rsidDel="00A744B4">
              <w:rPr>
                <w:rStyle w:val="Hyperlink"/>
                <w:noProof/>
                <w:rPrChange w:id="388" w:author="Admin" w:date="2017-09-29T15:12:00Z">
                  <w:rPr>
                    <w:rStyle w:val="Hyperlink"/>
                    <w:noProof/>
                  </w:rPr>
                </w:rPrChange>
              </w:rPr>
              <w:delText>Thiết lập cơ cấu tổ chức</w:delText>
            </w:r>
            <w:r w:rsidDel="00A744B4">
              <w:rPr>
                <w:noProof/>
                <w:webHidden/>
              </w:rPr>
              <w:tab/>
              <w:delText>8</w:delText>
            </w:r>
          </w:del>
        </w:p>
        <w:p w14:paraId="626810B1" w14:textId="18A3FA44" w:rsidR="00453E2E" w:rsidDel="00A744B4" w:rsidRDefault="00453E2E">
          <w:pPr>
            <w:pStyle w:val="TOC3"/>
            <w:tabs>
              <w:tab w:val="left" w:pos="1320"/>
              <w:tab w:val="right" w:leader="dot" w:pos="9350"/>
            </w:tabs>
            <w:rPr>
              <w:del w:id="389" w:author="Admin" w:date="2017-09-29T15:12:00Z"/>
              <w:rFonts w:asciiTheme="minorHAnsi" w:eastAsiaTheme="minorEastAsia" w:hAnsiTheme="minorHAnsi" w:cstheme="minorBidi"/>
              <w:noProof/>
              <w:szCs w:val="22"/>
            </w:rPr>
          </w:pPr>
          <w:del w:id="390" w:author="Admin" w:date="2017-09-29T15:12:00Z">
            <w:r w:rsidRPr="00A744B4" w:rsidDel="00A744B4">
              <w:rPr>
                <w:rStyle w:val="Hyperlink"/>
                <w:noProof/>
                <w:rPrChange w:id="391" w:author="Admin" w:date="2017-09-29T15:12:00Z">
                  <w:rPr>
                    <w:rStyle w:val="Hyperlink"/>
                    <w:noProof/>
                  </w:rPr>
                </w:rPrChange>
              </w:rPr>
              <w:delText>3.1.1</w:delText>
            </w:r>
            <w:r w:rsidDel="00A744B4">
              <w:rPr>
                <w:rFonts w:asciiTheme="minorHAnsi" w:eastAsiaTheme="minorEastAsia" w:hAnsiTheme="minorHAnsi" w:cstheme="minorBidi"/>
                <w:noProof/>
                <w:szCs w:val="22"/>
              </w:rPr>
              <w:tab/>
            </w:r>
            <w:r w:rsidRPr="00A744B4" w:rsidDel="00A744B4">
              <w:rPr>
                <w:rStyle w:val="Hyperlink"/>
                <w:noProof/>
                <w:rPrChange w:id="392" w:author="Admin" w:date="2017-09-29T15:12:00Z">
                  <w:rPr>
                    <w:rStyle w:val="Hyperlink"/>
                    <w:noProof/>
                  </w:rPr>
                </w:rPrChange>
              </w:rPr>
              <w:delText>Mục đích, ý nghĩa</w:delText>
            </w:r>
            <w:r w:rsidDel="00A744B4">
              <w:rPr>
                <w:noProof/>
                <w:webHidden/>
              </w:rPr>
              <w:tab/>
              <w:delText>8</w:delText>
            </w:r>
          </w:del>
        </w:p>
        <w:p w14:paraId="4D5553F4" w14:textId="162447D7" w:rsidR="00453E2E" w:rsidDel="00A744B4" w:rsidRDefault="00453E2E">
          <w:pPr>
            <w:pStyle w:val="TOC3"/>
            <w:tabs>
              <w:tab w:val="left" w:pos="1320"/>
              <w:tab w:val="right" w:leader="dot" w:pos="9350"/>
            </w:tabs>
            <w:rPr>
              <w:del w:id="393" w:author="Admin" w:date="2017-09-29T15:12:00Z"/>
              <w:rFonts w:asciiTheme="minorHAnsi" w:eastAsiaTheme="minorEastAsia" w:hAnsiTheme="minorHAnsi" w:cstheme="minorBidi"/>
              <w:noProof/>
              <w:szCs w:val="22"/>
            </w:rPr>
          </w:pPr>
          <w:del w:id="394" w:author="Admin" w:date="2017-09-29T15:12:00Z">
            <w:r w:rsidRPr="00A744B4" w:rsidDel="00A744B4">
              <w:rPr>
                <w:rStyle w:val="Hyperlink"/>
                <w:noProof/>
                <w:rPrChange w:id="395" w:author="Admin" w:date="2017-09-29T15:12:00Z">
                  <w:rPr>
                    <w:rStyle w:val="Hyperlink"/>
                    <w:noProof/>
                  </w:rPr>
                </w:rPrChange>
              </w:rPr>
              <w:delText>3.1.2</w:delText>
            </w:r>
            <w:r w:rsidDel="00A744B4">
              <w:rPr>
                <w:rFonts w:asciiTheme="minorHAnsi" w:eastAsiaTheme="minorEastAsia" w:hAnsiTheme="minorHAnsi" w:cstheme="minorBidi"/>
                <w:noProof/>
                <w:szCs w:val="22"/>
              </w:rPr>
              <w:tab/>
            </w:r>
            <w:r w:rsidRPr="00A744B4" w:rsidDel="00A744B4">
              <w:rPr>
                <w:rStyle w:val="Hyperlink"/>
                <w:noProof/>
                <w:rPrChange w:id="396" w:author="Admin" w:date="2017-09-29T15:12:00Z">
                  <w:rPr>
                    <w:rStyle w:val="Hyperlink"/>
                    <w:noProof/>
                  </w:rPr>
                </w:rPrChange>
              </w:rPr>
              <w:delText>Đặc tả tình huống nghiệp vụ</w:delText>
            </w:r>
            <w:r w:rsidDel="00A744B4">
              <w:rPr>
                <w:noProof/>
                <w:webHidden/>
              </w:rPr>
              <w:tab/>
              <w:delText>8</w:delText>
            </w:r>
          </w:del>
        </w:p>
        <w:p w14:paraId="5D82A8EE" w14:textId="32172E6E" w:rsidR="00453E2E" w:rsidDel="00A744B4" w:rsidRDefault="00453E2E">
          <w:pPr>
            <w:pStyle w:val="TOC3"/>
            <w:tabs>
              <w:tab w:val="left" w:pos="1320"/>
              <w:tab w:val="right" w:leader="dot" w:pos="9350"/>
            </w:tabs>
            <w:rPr>
              <w:del w:id="397" w:author="Admin" w:date="2017-09-29T15:12:00Z"/>
              <w:rFonts w:asciiTheme="minorHAnsi" w:eastAsiaTheme="minorEastAsia" w:hAnsiTheme="minorHAnsi" w:cstheme="minorBidi"/>
              <w:noProof/>
              <w:szCs w:val="22"/>
            </w:rPr>
          </w:pPr>
          <w:del w:id="398" w:author="Admin" w:date="2017-09-29T15:12:00Z">
            <w:r w:rsidRPr="00A744B4" w:rsidDel="00A744B4">
              <w:rPr>
                <w:rStyle w:val="Hyperlink"/>
                <w:noProof/>
                <w:rPrChange w:id="399" w:author="Admin" w:date="2017-09-29T15:12:00Z">
                  <w:rPr>
                    <w:rStyle w:val="Hyperlink"/>
                    <w:noProof/>
                  </w:rPr>
                </w:rPrChange>
              </w:rPr>
              <w:delText>3.1.3</w:delText>
            </w:r>
            <w:r w:rsidDel="00A744B4">
              <w:rPr>
                <w:rFonts w:asciiTheme="minorHAnsi" w:eastAsiaTheme="minorEastAsia" w:hAnsiTheme="minorHAnsi" w:cstheme="minorBidi"/>
                <w:noProof/>
                <w:szCs w:val="22"/>
              </w:rPr>
              <w:tab/>
            </w:r>
            <w:r w:rsidRPr="00A744B4" w:rsidDel="00A744B4">
              <w:rPr>
                <w:rStyle w:val="Hyperlink"/>
                <w:noProof/>
                <w:rPrChange w:id="400" w:author="Admin" w:date="2017-09-29T15:12:00Z">
                  <w:rPr>
                    <w:rStyle w:val="Hyperlink"/>
                    <w:noProof/>
                  </w:rPr>
                </w:rPrChange>
              </w:rPr>
              <w:delText>Màn hình giao diện</w:delText>
            </w:r>
            <w:r w:rsidDel="00A744B4">
              <w:rPr>
                <w:noProof/>
                <w:webHidden/>
              </w:rPr>
              <w:tab/>
              <w:delText>9</w:delText>
            </w:r>
          </w:del>
        </w:p>
        <w:p w14:paraId="7897A4E0" w14:textId="66F4EDC9" w:rsidR="00453E2E" w:rsidDel="00A744B4" w:rsidRDefault="00453E2E">
          <w:pPr>
            <w:pStyle w:val="TOC3"/>
            <w:tabs>
              <w:tab w:val="left" w:pos="1320"/>
              <w:tab w:val="right" w:leader="dot" w:pos="9350"/>
            </w:tabs>
            <w:rPr>
              <w:del w:id="401" w:author="Admin" w:date="2017-09-29T15:12:00Z"/>
              <w:rFonts w:asciiTheme="minorHAnsi" w:eastAsiaTheme="minorEastAsia" w:hAnsiTheme="minorHAnsi" w:cstheme="minorBidi"/>
              <w:noProof/>
              <w:szCs w:val="22"/>
            </w:rPr>
          </w:pPr>
          <w:del w:id="402" w:author="Admin" w:date="2017-09-29T15:12:00Z">
            <w:r w:rsidRPr="00A744B4" w:rsidDel="00A744B4">
              <w:rPr>
                <w:rStyle w:val="Hyperlink"/>
                <w:noProof/>
                <w:rPrChange w:id="403" w:author="Admin" w:date="2017-09-29T15:12:00Z">
                  <w:rPr>
                    <w:rStyle w:val="Hyperlink"/>
                    <w:noProof/>
                  </w:rPr>
                </w:rPrChange>
              </w:rPr>
              <w:delText>3.1.4</w:delText>
            </w:r>
            <w:r w:rsidDel="00A744B4">
              <w:rPr>
                <w:rFonts w:asciiTheme="minorHAnsi" w:eastAsiaTheme="minorEastAsia" w:hAnsiTheme="minorHAnsi" w:cstheme="minorBidi"/>
                <w:noProof/>
                <w:szCs w:val="22"/>
              </w:rPr>
              <w:tab/>
            </w:r>
            <w:r w:rsidRPr="00A744B4" w:rsidDel="00A744B4">
              <w:rPr>
                <w:rStyle w:val="Hyperlink"/>
                <w:noProof/>
                <w:rPrChange w:id="404" w:author="Admin" w:date="2017-09-29T15:12:00Z">
                  <w:rPr>
                    <w:rStyle w:val="Hyperlink"/>
                    <w:noProof/>
                  </w:rPr>
                </w:rPrChange>
              </w:rPr>
              <w:delText>Mô tả các trường thông tin của chức năng</w:delText>
            </w:r>
            <w:r w:rsidDel="00A744B4">
              <w:rPr>
                <w:noProof/>
                <w:webHidden/>
              </w:rPr>
              <w:tab/>
              <w:delText>10</w:delText>
            </w:r>
          </w:del>
        </w:p>
        <w:p w14:paraId="6C9D0D39" w14:textId="7BA1F910" w:rsidR="00453E2E" w:rsidDel="00A744B4" w:rsidRDefault="00453E2E">
          <w:pPr>
            <w:pStyle w:val="TOC3"/>
            <w:tabs>
              <w:tab w:val="left" w:pos="1320"/>
              <w:tab w:val="right" w:leader="dot" w:pos="9350"/>
            </w:tabs>
            <w:rPr>
              <w:del w:id="405" w:author="Admin" w:date="2017-09-29T15:12:00Z"/>
              <w:rFonts w:asciiTheme="minorHAnsi" w:eastAsiaTheme="minorEastAsia" w:hAnsiTheme="minorHAnsi" w:cstheme="minorBidi"/>
              <w:noProof/>
              <w:szCs w:val="22"/>
            </w:rPr>
          </w:pPr>
          <w:del w:id="406" w:author="Admin" w:date="2017-09-29T15:12:00Z">
            <w:r w:rsidRPr="00A744B4" w:rsidDel="00A744B4">
              <w:rPr>
                <w:rStyle w:val="Hyperlink"/>
                <w:noProof/>
                <w:rPrChange w:id="407" w:author="Admin" w:date="2017-09-29T15:12:00Z">
                  <w:rPr>
                    <w:rStyle w:val="Hyperlink"/>
                    <w:noProof/>
                  </w:rPr>
                </w:rPrChange>
              </w:rPr>
              <w:delText>3.1.5</w:delText>
            </w:r>
            <w:r w:rsidDel="00A744B4">
              <w:rPr>
                <w:rFonts w:asciiTheme="minorHAnsi" w:eastAsiaTheme="minorEastAsia" w:hAnsiTheme="minorHAnsi" w:cstheme="minorBidi"/>
                <w:noProof/>
                <w:szCs w:val="22"/>
              </w:rPr>
              <w:tab/>
            </w:r>
            <w:r w:rsidRPr="00A744B4" w:rsidDel="00A744B4">
              <w:rPr>
                <w:rStyle w:val="Hyperlink"/>
                <w:noProof/>
                <w:rPrChange w:id="408" w:author="Admin" w:date="2017-09-29T15:12:00Z">
                  <w:rPr>
                    <w:rStyle w:val="Hyperlink"/>
                    <w:noProof/>
                  </w:rPr>
                </w:rPrChange>
              </w:rPr>
              <w:delText>Thao tác chức năng</w:delText>
            </w:r>
            <w:r w:rsidDel="00A744B4">
              <w:rPr>
                <w:noProof/>
                <w:webHidden/>
              </w:rPr>
              <w:tab/>
              <w:delText>11</w:delText>
            </w:r>
          </w:del>
        </w:p>
        <w:p w14:paraId="60113A9E" w14:textId="5DC016C7" w:rsidR="00453E2E" w:rsidDel="00A744B4" w:rsidRDefault="00453E2E">
          <w:pPr>
            <w:pStyle w:val="TOC2"/>
            <w:tabs>
              <w:tab w:val="left" w:pos="880"/>
              <w:tab w:val="right" w:leader="dot" w:pos="9350"/>
            </w:tabs>
            <w:rPr>
              <w:del w:id="409" w:author="Admin" w:date="2017-09-29T15:12:00Z"/>
              <w:rFonts w:asciiTheme="minorHAnsi" w:eastAsiaTheme="minorEastAsia" w:hAnsiTheme="minorHAnsi" w:cstheme="minorBidi"/>
              <w:noProof/>
              <w:szCs w:val="22"/>
            </w:rPr>
          </w:pPr>
          <w:del w:id="410" w:author="Admin" w:date="2017-09-29T15:12:00Z">
            <w:r w:rsidRPr="00A744B4" w:rsidDel="00A744B4">
              <w:rPr>
                <w:rStyle w:val="Hyperlink"/>
                <w:noProof/>
                <w:rPrChange w:id="411" w:author="Admin" w:date="2017-09-29T15:12:00Z">
                  <w:rPr>
                    <w:rStyle w:val="Hyperlink"/>
                    <w:noProof/>
                  </w:rPr>
                </w:rPrChange>
              </w:rPr>
              <w:delText>3.2</w:delText>
            </w:r>
            <w:r w:rsidDel="00A744B4">
              <w:rPr>
                <w:rFonts w:asciiTheme="minorHAnsi" w:eastAsiaTheme="minorEastAsia" w:hAnsiTheme="minorHAnsi" w:cstheme="minorBidi"/>
                <w:noProof/>
                <w:szCs w:val="22"/>
              </w:rPr>
              <w:tab/>
            </w:r>
            <w:r w:rsidRPr="00A744B4" w:rsidDel="00A744B4">
              <w:rPr>
                <w:rStyle w:val="Hyperlink"/>
                <w:noProof/>
                <w:rPrChange w:id="412" w:author="Admin" w:date="2017-09-29T15:12:00Z">
                  <w:rPr>
                    <w:rStyle w:val="Hyperlink"/>
                    <w:noProof/>
                  </w:rPr>
                </w:rPrChange>
              </w:rPr>
              <w:delText>Xây dựng hệ thống ngành nghề, chuyên môn, vị trí chức danh</w:delText>
            </w:r>
            <w:r w:rsidDel="00A744B4">
              <w:rPr>
                <w:noProof/>
                <w:webHidden/>
              </w:rPr>
              <w:tab/>
              <w:delText>12</w:delText>
            </w:r>
          </w:del>
        </w:p>
        <w:p w14:paraId="1002A36E" w14:textId="1A9C33A7" w:rsidR="00453E2E" w:rsidDel="00A744B4" w:rsidRDefault="00453E2E">
          <w:pPr>
            <w:pStyle w:val="TOC3"/>
            <w:tabs>
              <w:tab w:val="left" w:pos="1320"/>
              <w:tab w:val="right" w:leader="dot" w:pos="9350"/>
            </w:tabs>
            <w:rPr>
              <w:del w:id="413" w:author="Admin" w:date="2017-09-29T15:12:00Z"/>
              <w:rFonts w:asciiTheme="minorHAnsi" w:eastAsiaTheme="minorEastAsia" w:hAnsiTheme="minorHAnsi" w:cstheme="minorBidi"/>
              <w:noProof/>
              <w:szCs w:val="22"/>
            </w:rPr>
          </w:pPr>
          <w:del w:id="414" w:author="Admin" w:date="2017-09-29T15:12:00Z">
            <w:r w:rsidRPr="00A744B4" w:rsidDel="00A744B4">
              <w:rPr>
                <w:rStyle w:val="Hyperlink"/>
                <w:noProof/>
                <w:rPrChange w:id="415" w:author="Admin" w:date="2017-09-29T15:12:00Z">
                  <w:rPr>
                    <w:rStyle w:val="Hyperlink"/>
                    <w:noProof/>
                  </w:rPr>
                </w:rPrChange>
              </w:rPr>
              <w:delText>3.2.1</w:delText>
            </w:r>
            <w:r w:rsidDel="00A744B4">
              <w:rPr>
                <w:rFonts w:asciiTheme="minorHAnsi" w:eastAsiaTheme="minorEastAsia" w:hAnsiTheme="minorHAnsi" w:cstheme="minorBidi"/>
                <w:noProof/>
                <w:szCs w:val="22"/>
              </w:rPr>
              <w:tab/>
            </w:r>
            <w:r w:rsidRPr="00A744B4" w:rsidDel="00A744B4">
              <w:rPr>
                <w:rStyle w:val="Hyperlink"/>
                <w:noProof/>
                <w:rPrChange w:id="416" w:author="Admin" w:date="2017-09-29T15:12:00Z">
                  <w:rPr>
                    <w:rStyle w:val="Hyperlink"/>
                    <w:noProof/>
                  </w:rPr>
                </w:rPrChange>
              </w:rPr>
              <w:delText>Thiết lập danh mục ngành nghề</w:delText>
            </w:r>
            <w:r w:rsidDel="00A744B4">
              <w:rPr>
                <w:noProof/>
                <w:webHidden/>
              </w:rPr>
              <w:tab/>
              <w:delText>12</w:delText>
            </w:r>
          </w:del>
        </w:p>
        <w:p w14:paraId="5044793E" w14:textId="19ABE1ED" w:rsidR="00453E2E" w:rsidDel="00A744B4" w:rsidRDefault="00453E2E">
          <w:pPr>
            <w:pStyle w:val="TOC3"/>
            <w:tabs>
              <w:tab w:val="left" w:pos="1320"/>
              <w:tab w:val="right" w:leader="dot" w:pos="9350"/>
            </w:tabs>
            <w:rPr>
              <w:del w:id="417" w:author="Admin" w:date="2017-09-29T15:12:00Z"/>
              <w:rFonts w:asciiTheme="minorHAnsi" w:eastAsiaTheme="minorEastAsia" w:hAnsiTheme="minorHAnsi" w:cstheme="minorBidi"/>
              <w:noProof/>
              <w:szCs w:val="22"/>
            </w:rPr>
          </w:pPr>
          <w:del w:id="418" w:author="Admin" w:date="2017-09-29T15:12:00Z">
            <w:r w:rsidRPr="00A744B4" w:rsidDel="00A744B4">
              <w:rPr>
                <w:rStyle w:val="Hyperlink"/>
                <w:noProof/>
                <w:rPrChange w:id="419" w:author="Admin" w:date="2017-09-29T15:12:00Z">
                  <w:rPr>
                    <w:rStyle w:val="Hyperlink"/>
                    <w:noProof/>
                  </w:rPr>
                </w:rPrChange>
              </w:rPr>
              <w:delText>3.2.2</w:delText>
            </w:r>
            <w:r w:rsidDel="00A744B4">
              <w:rPr>
                <w:rFonts w:asciiTheme="minorHAnsi" w:eastAsiaTheme="minorEastAsia" w:hAnsiTheme="minorHAnsi" w:cstheme="minorBidi"/>
                <w:noProof/>
                <w:szCs w:val="22"/>
              </w:rPr>
              <w:tab/>
            </w:r>
            <w:r w:rsidRPr="00A744B4" w:rsidDel="00A744B4">
              <w:rPr>
                <w:rStyle w:val="Hyperlink"/>
                <w:noProof/>
                <w:rPrChange w:id="420" w:author="Admin" w:date="2017-09-29T15:12:00Z">
                  <w:rPr>
                    <w:rStyle w:val="Hyperlink"/>
                    <w:noProof/>
                  </w:rPr>
                </w:rPrChange>
              </w:rPr>
              <w:delText>Thiết lập danh mục chuyên môn</w:delText>
            </w:r>
            <w:r w:rsidDel="00A744B4">
              <w:rPr>
                <w:noProof/>
                <w:webHidden/>
              </w:rPr>
              <w:tab/>
              <w:delText>14</w:delText>
            </w:r>
          </w:del>
        </w:p>
        <w:p w14:paraId="6DEC27E5" w14:textId="0B21BE0C" w:rsidR="00453E2E" w:rsidDel="00A744B4" w:rsidRDefault="00453E2E">
          <w:pPr>
            <w:pStyle w:val="TOC3"/>
            <w:tabs>
              <w:tab w:val="left" w:pos="1320"/>
              <w:tab w:val="right" w:leader="dot" w:pos="9350"/>
            </w:tabs>
            <w:rPr>
              <w:del w:id="421" w:author="Admin" w:date="2017-09-29T15:12:00Z"/>
              <w:rFonts w:asciiTheme="minorHAnsi" w:eastAsiaTheme="minorEastAsia" w:hAnsiTheme="minorHAnsi" w:cstheme="minorBidi"/>
              <w:noProof/>
              <w:szCs w:val="22"/>
            </w:rPr>
          </w:pPr>
          <w:del w:id="422" w:author="Admin" w:date="2017-09-29T15:12:00Z">
            <w:r w:rsidRPr="00A744B4" w:rsidDel="00A744B4">
              <w:rPr>
                <w:rStyle w:val="Hyperlink"/>
                <w:noProof/>
                <w:rPrChange w:id="423" w:author="Admin" w:date="2017-09-29T15:12:00Z">
                  <w:rPr>
                    <w:rStyle w:val="Hyperlink"/>
                    <w:noProof/>
                  </w:rPr>
                </w:rPrChange>
              </w:rPr>
              <w:delText>3.2.3</w:delText>
            </w:r>
            <w:r w:rsidDel="00A744B4">
              <w:rPr>
                <w:rFonts w:asciiTheme="minorHAnsi" w:eastAsiaTheme="minorEastAsia" w:hAnsiTheme="minorHAnsi" w:cstheme="minorBidi"/>
                <w:noProof/>
                <w:szCs w:val="22"/>
              </w:rPr>
              <w:tab/>
            </w:r>
            <w:r w:rsidRPr="00A744B4" w:rsidDel="00A744B4">
              <w:rPr>
                <w:rStyle w:val="Hyperlink"/>
                <w:noProof/>
                <w:rPrChange w:id="424" w:author="Admin" w:date="2017-09-29T15:12:00Z">
                  <w:rPr>
                    <w:rStyle w:val="Hyperlink"/>
                    <w:noProof/>
                  </w:rPr>
                </w:rPrChange>
              </w:rPr>
              <w:delText>Thiết lập danh mục ngạch nghề nghiệp</w:delText>
            </w:r>
            <w:r w:rsidDel="00A744B4">
              <w:rPr>
                <w:noProof/>
                <w:webHidden/>
              </w:rPr>
              <w:tab/>
              <w:delText>16</w:delText>
            </w:r>
          </w:del>
        </w:p>
        <w:p w14:paraId="17C37D5F" w14:textId="0EB1A859" w:rsidR="00453E2E" w:rsidDel="00A744B4" w:rsidRDefault="00453E2E">
          <w:pPr>
            <w:pStyle w:val="TOC3"/>
            <w:tabs>
              <w:tab w:val="left" w:pos="1320"/>
              <w:tab w:val="right" w:leader="dot" w:pos="9350"/>
            </w:tabs>
            <w:rPr>
              <w:del w:id="425" w:author="Admin" w:date="2017-09-29T15:12:00Z"/>
              <w:rFonts w:asciiTheme="minorHAnsi" w:eastAsiaTheme="minorEastAsia" w:hAnsiTheme="minorHAnsi" w:cstheme="minorBidi"/>
              <w:noProof/>
              <w:szCs w:val="22"/>
            </w:rPr>
          </w:pPr>
          <w:del w:id="426" w:author="Admin" w:date="2017-09-29T15:12:00Z">
            <w:r w:rsidRPr="00A744B4" w:rsidDel="00A744B4">
              <w:rPr>
                <w:rStyle w:val="Hyperlink"/>
                <w:noProof/>
                <w:rPrChange w:id="427" w:author="Admin" w:date="2017-09-29T15:12:00Z">
                  <w:rPr>
                    <w:rStyle w:val="Hyperlink"/>
                    <w:noProof/>
                  </w:rPr>
                </w:rPrChange>
              </w:rPr>
              <w:delText>3.2.4</w:delText>
            </w:r>
            <w:r w:rsidDel="00A744B4">
              <w:rPr>
                <w:rFonts w:asciiTheme="minorHAnsi" w:eastAsiaTheme="minorEastAsia" w:hAnsiTheme="minorHAnsi" w:cstheme="minorBidi"/>
                <w:noProof/>
                <w:szCs w:val="22"/>
              </w:rPr>
              <w:tab/>
            </w:r>
            <w:r w:rsidRPr="00A744B4" w:rsidDel="00A744B4">
              <w:rPr>
                <w:rStyle w:val="Hyperlink"/>
                <w:noProof/>
                <w:rPrChange w:id="428" w:author="Admin" w:date="2017-09-29T15:12:00Z">
                  <w:rPr>
                    <w:rStyle w:val="Hyperlink"/>
                    <w:noProof/>
                  </w:rPr>
                </w:rPrChange>
              </w:rPr>
              <w:delText>Thiết lập danh mục cấp bậc nghề nghiệp</w:delText>
            </w:r>
            <w:r w:rsidDel="00A744B4">
              <w:rPr>
                <w:noProof/>
                <w:webHidden/>
              </w:rPr>
              <w:tab/>
              <w:delText>18</w:delText>
            </w:r>
          </w:del>
        </w:p>
        <w:p w14:paraId="41AD5EAF" w14:textId="3FE39900" w:rsidR="00453E2E" w:rsidDel="00A744B4" w:rsidRDefault="00453E2E">
          <w:pPr>
            <w:pStyle w:val="TOC3"/>
            <w:tabs>
              <w:tab w:val="left" w:pos="1320"/>
              <w:tab w:val="right" w:leader="dot" w:pos="9350"/>
            </w:tabs>
            <w:rPr>
              <w:del w:id="429" w:author="Admin" w:date="2017-09-29T15:12:00Z"/>
              <w:rFonts w:asciiTheme="minorHAnsi" w:eastAsiaTheme="minorEastAsia" w:hAnsiTheme="minorHAnsi" w:cstheme="minorBidi"/>
              <w:noProof/>
              <w:szCs w:val="22"/>
            </w:rPr>
          </w:pPr>
          <w:del w:id="430" w:author="Admin" w:date="2017-09-29T15:12:00Z">
            <w:r w:rsidRPr="00A744B4" w:rsidDel="00A744B4">
              <w:rPr>
                <w:rStyle w:val="Hyperlink"/>
                <w:noProof/>
                <w:rPrChange w:id="431" w:author="Admin" w:date="2017-09-29T15:12:00Z">
                  <w:rPr>
                    <w:rStyle w:val="Hyperlink"/>
                    <w:noProof/>
                  </w:rPr>
                </w:rPrChange>
              </w:rPr>
              <w:delText>3.2.5</w:delText>
            </w:r>
            <w:r w:rsidDel="00A744B4">
              <w:rPr>
                <w:rFonts w:asciiTheme="minorHAnsi" w:eastAsiaTheme="minorEastAsia" w:hAnsiTheme="minorHAnsi" w:cstheme="minorBidi"/>
                <w:noProof/>
                <w:szCs w:val="22"/>
              </w:rPr>
              <w:tab/>
            </w:r>
            <w:r w:rsidRPr="00A744B4" w:rsidDel="00A744B4">
              <w:rPr>
                <w:rStyle w:val="Hyperlink"/>
                <w:noProof/>
                <w:rPrChange w:id="432" w:author="Admin" w:date="2017-09-29T15:12:00Z">
                  <w:rPr>
                    <w:rStyle w:val="Hyperlink"/>
                    <w:noProof/>
                  </w:rPr>
                </w:rPrChange>
              </w:rPr>
              <w:delText>Thiết lập danh mục vị trí chức danh</w:delText>
            </w:r>
            <w:r w:rsidDel="00A744B4">
              <w:rPr>
                <w:noProof/>
                <w:webHidden/>
              </w:rPr>
              <w:tab/>
              <w:delText>20</w:delText>
            </w:r>
          </w:del>
        </w:p>
        <w:p w14:paraId="331629C1" w14:textId="1771DB65" w:rsidR="00453E2E" w:rsidDel="00A744B4" w:rsidRDefault="00453E2E">
          <w:pPr>
            <w:pStyle w:val="TOC3"/>
            <w:tabs>
              <w:tab w:val="left" w:pos="1320"/>
              <w:tab w:val="right" w:leader="dot" w:pos="9350"/>
            </w:tabs>
            <w:rPr>
              <w:del w:id="433" w:author="Admin" w:date="2017-09-29T15:12:00Z"/>
              <w:rFonts w:asciiTheme="minorHAnsi" w:eastAsiaTheme="minorEastAsia" w:hAnsiTheme="minorHAnsi" w:cstheme="minorBidi"/>
              <w:noProof/>
              <w:szCs w:val="22"/>
            </w:rPr>
          </w:pPr>
          <w:del w:id="434" w:author="Admin" w:date="2017-09-29T15:12:00Z">
            <w:r w:rsidRPr="00A744B4" w:rsidDel="00A744B4">
              <w:rPr>
                <w:rStyle w:val="Hyperlink"/>
                <w:noProof/>
                <w:rPrChange w:id="435" w:author="Admin" w:date="2017-09-29T15:12:00Z">
                  <w:rPr>
                    <w:rStyle w:val="Hyperlink"/>
                    <w:noProof/>
                  </w:rPr>
                </w:rPrChange>
              </w:rPr>
              <w:delText>3.2.6</w:delText>
            </w:r>
            <w:r w:rsidDel="00A744B4">
              <w:rPr>
                <w:rFonts w:asciiTheme="minorHAnsi" w:eastAsiaTheme="minorEastAsia" w:hAnsiTheme="minorHAnsi" w:cstheme="minorBidi"/>
                <w:noProof/>
                <w:szCs w:val="22"/>
              </w:rPr>
              <w:tab/>
            </w:r>
            <w:r w:rsidRPr="00A744B4" w:rsidDel="00A744B4">
              <w:rPr>
                <w:rStyle w:val="Hyperlink"/>
                <w:noProof/>
                <w:rPrChange w:id="436" w:author="Admin" w:date="2017-09-29T15:12:00Z">
                  <w:rPr>
                    <w:rStyle w:val="Hyperlink"/>
                    <w:noProof/>
                  </w:rPr>
                </w:rPrChange>
              </w:rPr>
              <w:delText>Danh mục level chức danh</w:delText>
            </w:r>
            <w:r w:rsidDel="00A744B4">
              <w:rPr>
                <w:noProof/>
                <w:webHidden/>
              </w:rPr>
              <w:tab/>
              <w:delText>23</w:delText>
            </w:r>
          </w:del>
        </w:p>
        <w:p w14:paraId="744CA435" w14:textId="51DF605E" w:rsidR="00453E2E" w:rsidDel="00A744B4" w:rsidRDefault="00453E2E">
          <w:pPr>
            <w:pStyle w:val="TOC3"/>
            <w:tabs>
              <w:tab w:val="left" w:pos="1320"/>
              <w:tab w:val="right" w:leader="dot" w:pos="9350"/>
            </w:tabs>
            <w:rPr>
              <w:del w:id="437" w:author="Admin" w:date="2017-09-29T15:12:00Z"/>
              <w:rFonts w:asciiTheme="minorHAnsi" w:eastAsiaTheme="minorEastAsia" w:hAnsiTheme="minorHAnsi" w:cstheme="minorBidi"/>
              <w:noProof/>
              <w:szCs w:val="22"/>
            </w:rPr>
          </w:pPr>
          <w:del w:id="438" w:author="Admin" w:date="2017-09-29T15:12:00Z">
            <w:r w:rsidRPr="00A744B4" w:rsidDel="00A744B4">
              <w:rPr>
                <w:rStyle w:val="Hyperlink"/>
                <w:noProof/>
                <w:rPrChange w:id="439" w:author="Admin" w:date="2017-09-29T15:12:00Z">
                  <w:rPr>
                    <w:rStyle w:val="Hyperlink"/>
                    <w:noProof/>
                  </w:rPr>
                </w:rPrChange>
              </w:rPr>
              <w:delText>3.2.7</w:delText>
            </w:r>
            <w:r w:rsidDel="00A744B4">
              <w:rPr>
                <w:rFonts w:asciiTheme="minorHAnsi" w:eastAsiaTheme="minorEastAsia" w:hAnsiTheme="minorHAnsi" w:cstheme="minorBidi"/>
                <w:noProof/>
                <w:szCs w:val="22"/>
              </w:rPr>
              <w:tab/>
            </w:r>
            <w:r w:rsidRPr="00A744B4" w:rsidDel="00A744B4">
              <w:rPr>
                <w:rStyle w:val="Hyperlink"/>
                <w:noProof/>
                <w:rPrChange w:id="440" w:author="Admin" w:date="2017-09-29T15:12:00Z">
                  <w:rPr>
                    <w:rStyle w:val="Hyperlink"/>
                    <w:noProof/>
                  </w:rPr>
                </w:rPrChange>
              </w:rPr>
              <w:delText>Gán vị trí chức danh sử dụng cho mỗi đơn vị</w:delText>
            </w:r>
            <w:r w:rsidDel="00A744B4">
              <w:rPr>
                <w:noProof/>
                <w:webHidden/>
              </w:rPr>
              <w:tab/>
              <w:delText>25</w:delText>
            </w:r>
          </w:del>
        </w:p>
        <w:p w14:paraId="3B446FF4" w14:textId="1B5B17C5" w:rsidR="00453E2E" w:rsidDel="00A744B4" w:rsidRDefault="00453E2E">
          <w:pPr>
            <w:pStyle w:val="TOC2"/>
            <w:tabs>
              <w:tab w:val="left" w:pos="880"/>
              <w:tab w:val="right" w:leader="dot" w:pos="9350"/>
            </w:tabs>
            <w:rPr>
              <w:del w:id="441" w:author="Admin" w:date="2017-09-29T15:12:00Z"/>
              <w:rFonts w:asciiTheme="minorHAnsi" w:eastAsiaTheme="minorEastAsia" w:hAnsiTheme="minorHAnsi" w:cstheme="minorBidi"/>
              <w:noProof/>
              <w:szCs w:val="22"/>
            </w:rPr>
          </w:pPr>
          <w:del w:id="442" w:author="Admin" w:date="2017-09-29T15:12:00Z">
            <w:r w:rsidRPr="00A744B4" w:rsidDel="00A744B4">
              <w:rPr>
                <w:rStyle w:val="Hyperlink"/>
                <w:noProof/>
                <w:rPrChange w:id="443" w:author="Admin" w:date="2017-09-29T15:12:00Z">
                  <w:rPr>
                    <w:rStyle w:val="Hyperlink"/>
                    <w:noProof/>
                  </w:rPr>
                </w:rPrChange>
              </w:rPr>
              <w:delText>3.3</w:delText>
            </w:r>
            <w:r w:rsidDel="00A744B4">
              <w:rPr>
                <w:rFonts w:asciiTheme="minorHAnsi" w:eastAsiaTheme="minorEastAsia" w:hAnsiTheme="minorHAnsi" w:cstheme="minorBidi"/>
                <w:noProof/>
                <w:szCs w:val="22"/>
              </w:rPr>
              <w:tab/>
            </w:r>
            <w:r w:rsidRPr="00A744B4" w:rsidDel="00A744B4">
              <w:rPr>
                <w:rStyle w:val="Hyperlink"/>
                <w:noProof/>
                <w:rPrChange w:id="444" w:author="Admin" w:date="2017-09-29T15:12:00Z">
                  <w:rPr>
                    <w:rStyle w:val="Hyperlink"/>
                    <w:noProof/>
                  </w:rPr>
                </w:rPrChange>
              </w:rPr>
              <w:delText>Danh mục phân loại Nhân viên</w:delText>
            </w:r>
            <w:r w:rsidDel="00A744B4">
              <w:rPr>
                <w:noProof/>
                <w:webHidden/>
              </w:rPr>
              <w:tab/>
              <w:delText>27</w:delText>
            </w:r>
          </w:del>
        </w:p>
        <w:p w14:paraId="4B87B04B" w14:textId="4B60DBCE" w:rsidR="00453E2E" w:rsidDel="00A744B4" w:rsidRDefault="00453E2E">
          <w:pPr>
            <w:pStyle w:val="TOC3"/>
            <w:tabs>
              <w:tab w:val="left" w:pos="1320"/>
              <w:tab w:val="right" w:leader="dot" w:pos="9350"/>
            </w:tabs>
            <w:rPr>
              <w:del w:id="445" w:author="Admin" w:date="2017-09-29T15:12:00Z"/>
              <w:rFonts w:asciiTheme="minorHAnsi" w:eastAsiaTheme="minorEastAsia" w:hAnsiTheme="minorHAnsi" w:cstheme="minorBidi"/>
              <w:noProof/>
              <w:szCs w:val="22"/>
            </w:rPr>
          </w:pPr>
          <w:del w:id="446" w:author="Admin" w:date="2017-09-29T15:12:00Z">
            <w:r w:rsidRPr="00A744B4" w:rsidDel="00A744B4">
              <w:rPr>
                <w:rStyle w:val="Hyperlink"/>
                <w:noProof/>
                <w:rPrChange w:id="447" w:author="Admin" w:date="2017-09-29T15:12:00Z">
                  <w:rPr>
                    <w:rStyle w:val="Hyperlink"/>
                    <w:noProof/>
                  </w:rPr>
                </w:rPrChange>
              </w:rPr>
              <w:delText>3.3.1</w:delText>
            </w:r>
            <w:r w:rsidDel="00A744B4">
              <w:rPr>
                <w:rFonts w:asciiTheme="minorHAnsi" w:eastAsiaTheme="minorEastAsia" w:hAnsiTheme="minorHAnsi" w:cstheme="minorBidi"/>
                <w:noProof/>
                <w:szCs w:val="22"/>
              </w:rPr>
              <w:tab/>
            </w:r>
            <w:r w:rsidRPr="00A744B4" w:rsidDel="00A744B4">
              <w:rPr>
                <w:rStyle w:val="Hyperlink"/>
                <w:noProof/>
                <w:rPrChange w:id="448" w:author="Admin" w:date="2017-09-29T15:12:00Z">
                  <w:rPr>
                    <w:rStyle w:val="Hyperlink"/>
                    <w:noProof/>
                  </w:rPr>
                </w:rPrChange>
              </w:rPr>
              <w:delText>Mục đích, ý nghĩa</w:delText>
            </w:r>
            <w:r w:rsidDel="00A744B4">
              <w:rPr>
                <w:noProof/>
                <w:webHidden/>
              </w:rPr>
              <w:tab/>
              <w:delText>27</w:delText>
            </w:r>
          </w:del>
        </w:p>
        <w:p w14:paraId="2F83001E" w14:textId="335DB0CA" w:rsidR="00453E2E" w:rsidDel="00A744B4" w:rsidRDefault="00453E2E">
          <w:pPr>
            <w:pStyle w:val="TOC3"/>
            <w:tabs>
              <w:tab w:val="left" w:pos="1320"/>
              <w:tab w:val="right" w:leader="dot" w:pos="9350"/>
            </w:tabs>
            <w:rPr>
              <w:del w:id="449" w:author="Admin" w:date="2017-09-29T15:12:00Z"/>
              <w:rFonts w:asciiTheme="minorHAnsi" w:eastAsiaTheme="minorEastAsia" w:hAnsiTheme="minorHAnsi" w:cstheme="minorBidi"/>
              <w:noProof/>
              <w:szCs w:val="22"/>
            </w:rPr>
          </w:pPr>
          <w:del w:id="450" w:author="Admin" w:date="2017-09-29T15:12:00Z">
            <w:r w:rsidRPr="00A744B4" w:rsidDel="00A744B4">
              <w:rPr>
                <w:rStyle w:val="Hyperlink"/>
                <w:noProof/>
                <w:rPrChange w:id="451" w:author="Admin" w:date="2017-09-29T15:12:00Z">
                  <w:rPr>
                    <w:rStyle w:val="Hyperlink"/>
                    <w:noProof/>
                  </w:rPr>
                </w:rPrChange>
              </w:rPr>
              <w:delText>3.3.2</w:delText>
            </w:r>
            <w:r w:rsidDel="00A744B4">
              <w:rPr>
                <w:rFonts w:asciiTheme="minorHAnsi" w:eastAsiaTheme="minorEastAsia" w:hAnsiTheme="minorHAnsi" w:cstheme="minorBidi"/>
                <w:noProof/>
                <w:szCs w:val="22"/>
              </w:rPr>
              <w:tab/>
            </w:r>
            <w:r w:rsidRPr="00A744B4" w:rsidDel="00A744B4">
              <w:rPr>
                <w:rStyle w:val="Hyperlink"/>
                <w:noProof/>
                <w:rPrChange w:id="452" w:author="Admin" w:date="2017-09-29T15:12:00Z">
                  <w:rPr>
                    <w:rStyle w:val="Hyperlink"/>
                    <w:noProof/>
                  </w:rPr>
                </w:rPrChange>
              </w:rPr>
              <w:delText>Đặc tả tình huống nghiệp vụ</w:delText>
            </w:r>
            <w:r w:rsidDel="00A744B4">
              <w:rPr>
                <w:noProof/>
                <w:webHidden/>
              </w:rPr>
              <w:tab/>
              <w:delText>27</w:delText>
            </w:r>
          </w:del>
        </w:p>
        <w:p w14:paraId="4FA854B1" w14:textId="55F595FC" w:rsidR="00453E2E" w:rsidDel="00A744B4" w:rsidRDefault="00453E2E">
          <w:pPr>
            <w:pStyle w:val="TOC3"/>
            <w:tabs>
              <w:tab w:val="left" w:pos="1320"/>
              <w:tab w:val="right" w:leader="dot" w:pos="9350"/>
            </w:tabs>
            <w:rPr>
              <w:del w:id="453" w:author="Admin" w:date="2017-09-29T15:12:00Z"/>
              <w:rFonts w:asciiTheme="minorHAnsi" w:eastAsiaTheme="minorEastAsia" w:hAnsiTheme="minorHAnsi" w:cstheme="minorBidi"/>
              <w:noProof/>
              <w:szCs w:val="22"/>
            </w:rPr>
          </w:pPr>
          <w:del w:id="454" w:author="Admin" w:date="2017-09-29T15:12:00Z">
            <w:r w:rsidRPr="00A744B4" w:rsidDel="00A744B4">
              <w:rPr>
                <w:rStyle w:val="Hyperlink"/>
                <w:noProof/>
                <w:rPrChange w:id="455" w:author="Admin" w:date="2017-09-29T15:12:00Z">
                  <w:rPr>
                    <w:rStyle w:val="Hyperlink"/>
                    <w:noProof/>
                  </w:rPr>
                </w:rPrChange>
              </w:rPr>
              <w:delText>3.3.3</w:delText>
            </w:r>
            <w:r w:rsidDel="00A744B4">
              <w:rPr>
                <w:rFonts w:asciiTheme="minorHAnsi" w:eastAsiaTheme="minorEastAsia" w:hAnsiTheme="minorHAnsi" w:cstheme="minorBidi"/>
                <w:noProof/>
                <w:szCs w:val="22"/>
              </w:rPr>
              <w:tab/>
            </w:r>
            <w:r w:rsidRPr="00A744B4" w:rsidDel="00A744B4">
              <w:rPr>
                <w:rStyle w:val="Hyperlink"/>
                <w:noProof/>
                <w:rPrChange w:id="456" w:author="Admin" w:date="2017-09-29T15:12:00Z">
                  <w:rPr>
                    <w:rStyle w:val="Hyperlink"/>
                    <w:noProof/>
                  </w:rPr>
                </w:rPrChange>
              </w:rPr>
              <w:delText>Màn hình giao diện</w:delText>
            </w:r>
            <w:r w:rsidDel="00A744B4">
              <w:rPr>
                <w:noProof/>
                <w:webHidden/>
              </w:rPr>
              <w:tab/>
              <w:delText>28</w:delText>
            </w:r>
          </w:del>
        </w:p>
        <w:p w14:paraId="07C5E352" w14:textId="5C8A98E7" w:rsidR="00453E2E" w:rsidDel="00A744B4" w:rsidRDefault="00453E2E">
          <w:pPr>
            <w:pStyle w:val="TOC3"/>
            <w:tabs>
              <w:tab w:val="left" w:pos="1320"/>
              <w:tab w:val="right" w:leader="dot" w:pos="9350"/>
            </w:tabs>
            <w:rPr>
              <w:del w:id="457" w:author="Admin" w:date="2017-09-29T15:12:00Z"/>
              <w:rFonts w:asciiTheme="minorHAnsi" w:eastAsiaTheme="minorEastAsia" w:hAnsiTheme="minorHAnsi" w:cstheme="minorBidi"/>
              <w:noProof/>
              <w:szCs w:val="22"/>
            </w:rPr>
          </w:pPr>
          <w:del w:id="458" w:author="Admin" w:date="2017-09-29T15:12:00Z">
            <w:r w:rsidRPr="00A744B4" w:rsidDel="00A744B4">
              <w:rPr>
                <w:rStyle w:val="Hyperlink"/>
                <w:noProof/>
                <w:rPrChange w:id="459" w:author="Admin" w:date="2017-09-29T15:12:00Z">
                  <w:rPr>
                    <w:rStyle w:val="Hyperlink"/>
                    <w:noProof/>
                  </w:rPr>
                </w:rPrChange>
              </w:rPr>
              <w:delText>3.3.4</w:delText>
            </w:r>
            <w:r w:rsidDel="00A744B4">
              <w:rPr>
                <w:rFonts w:asciiTheme="minorHAnsi" w:eastAsiaTheme="minorEastAsia" w:hAnsiTheme="minorHAnsi" w:cstheme="minorBidi"/>
                <w:noProof/>
                <w:szCs w:val="22"/>
              </w:rPr>
              <w:tab/>
            </w:r>
            <w:r w:rsidRPr="00A744B4" w:rsidDel="00A744B4">
              <w:rPr>
                <w:rStyle w:val="Hyperlink"/>
                <w:noProof/>
                <w:rPrChange w:id="460" w:author="Admin" w:date="2017-09-29T15:12:00Z">
                  <w:rPr>
                    <w:rStyle w:val="Hyperlink"/>
                    <w:noProof/>
                  </w:rPr>
                </w:rPrChange>
              </w:rPr>
              <w:delText>Mô tả các trường thông tin trên màn hình</w:delText>
            </w:r>
            <w:r w:rsidDel="00A744B4">
              <w:rPr>
                <w:noProof/>
                <w:webHidden/>
              </w:rPr>
              <w:tab/>
              <w:delText>28</w:delText>
            </w:r>
          </w:del>
        </w:p>
        <w:p w14:paraId="4DAE6C2C" w14:textId="4F453F62" w:rsidR="00453E2E" w:rsidDel="00A744B4" w:rsidRDefault="00453E2E">
          <w:pPr>
            <w:pStyle w:val="TOC3"/>
            <w:tabs>
              <w:tab w:val="left" w:pos="1320"/>
              <w:tab w:val="right" w:leader="dot" w:pos="9350"/>
            </w:tabs>
            <w:rPr>
              <w:del w:id="461" w:author="Admin" w:date="2017-09-29T15:12:00Z"/>
              <w:rFonts w:asciiTheme="minorHAnsi" w:eastAsiaTheme="minorEastAsia" w:hAnsiTheme="minorHAnsi" w:cstheme="minorBidi"/>
              <w:noProof/>
              <w:szCs w:val="22"/>
            </w:rPr>
          </w:pPr>
          <w:del w:id="462" w:author="Admin" w:date="2017-09-29T15:12:00Z">
            <w:r w:rsidRPr="00A744B4" w:rsidDel="00A744B4">
              <w:rPr>
                <w:rStyle w:val="Hyperlink"/>
                <w:noProof/>
                <w:rPrChange w:id="463" w:author="Admin" w:date="2017-09-29T15:12:00Z">
                  <w:rPr>
                    <w:rStyle w:val="Hyperlink"/>
                    <w:noProof/>
                  </w:rPr>
                </w:rPrChange>
              </w:rPr>
              <w:delText>3.3.5</w:delText>
            </w:r>
            <w:r w:rsidDel="00A744B4">
              <w:rPr>
                <w:rFonts w:asciiTheme="minorHAnsi" w:eastAsiaTheme="minorEastAsia" w:hAnsiTheme="minorHAnsi" w:cstheme="minorBidi"/>
                <w:noProof/>
                <w:szCs w:val="22"/>
              </w:rPr>
              <w:tab/>
            </w:r>
            <w:r w:rsidRPr="00A744B4" w:rsidDel="00A744B4">
              <w:rPr>
                <w:rStyle w:val="Hyperlink"/>
                <w:noProof/>
                <w:rPrChange w:id="464" w:author="Admin" w:date="2017-09-29T15:12:00Z">
                  <w:rPr>
                    <w:rStyle w:val="Hyperlink"/>
                    <w:noProof/>
                  </w:rPr>
                </w:rPrChange>
              </w:rPr>
              <w:delText>Thao tác chức năng</w:delText>
            </w:r>
            <w:r w:rsidDel="00A744B4">
              <w:rPr>
                <w:noProof/>
                <w:webHidden/>
              </w:rPr>
              <w:tab/>
              <w:delText>28</w:delText>
            </w:r>
          </w:del>
        </w:p>
        <w:p w14:paraId="3778B458" w14:textId="1EF45F9F" w:rsidR="00453E2E" w:rsidDel="00A744B4" w:rsidRDefault="00453E2E">
          <w:pPr>
            <w:pStyle w:val="TOC2"/>
            <w:tabs>
              <w:tab w:val="left" w:pos="880"/>
              <w:tab w:val="right" w:leader="dot" w:pos="9350"/>
            </w:tabs>
            <w:rPr>
              <w:del w:id="465" w:author="Admin" w:date="2017-09-29T15:12:00Z"/>
              <w:rFonts w:asciiTheme="minorHAnsi" w:eastAsiaTheme="minorEastAsia" w:hAnsiTheme="minorHAnsi" w:cstheme="minorBidi"/>
              <w:noProof/>
              <w:szCs w:val="22"/>
            </w:rPr>
          </w:pPr>
          <w:del w:id="466" w:author="Admin" w:date="2017-09-29T15:12:00Z">
            <w:r w:rsidRPr="00A744B4" w:rsidDel="00A744B4">
              <w:rPr>
                <w:rStyle w:val="Hyperlink"/>
                <w:noProof/>
                <w:rPrChange w:id="467" w:author="Admin" w:date="2017-09-29T15:12:00Z">
                  <w:rPr>
                    <w:rStyle w:val="Hyperlink"/>
                    <w:noProof/>
                  </w:rPr>
                </w:rPrChange>
              </w:rPr>
              <w:delText>3.4</w:delText>
            </w:r>
            <w:r w:rsidDel="00A744B4">
              <w:rPr>
                <w:rFonts w:asciiTheme="minorHAnsi" w:eastAsiaTheme="minorEastAsia" w:hAnsiTheme="minorHAnsi" w:cstheme="minorBidi"/>
                <w:noProof/>
                <w:szCs w:val="22"/>
              </w:rPr>
              <w:tab/>
            </w:r>
            <w:r w:rsidRPr="00A744B4" w:rsidDel="00A744B4">
              <w:rPr>
                <w:rStyle w:val="Hyperlink"/>
                <w:noProof/>
                <w:rPrChange w:id="468" w:author="Admin" w:date="2017-09-29T15:12:00Z">
                  <w:rPr>
                    <w:rStyle w:val="Hyperlink"/>
                    <w:noProof/>
                  </w:rPr>
                </w:rPrChange>
              </w:rPr>
              <w:delText>Thiết lập MTCV cho vị trí chức danh và gán bản MTCV cho công ty.</w:delText>
            </w:r>
            <w:r w:rsidDel="00A744B4">
              <w:rPr>
                <w:noProof/>
                <w:webHidden/>
              </w:rPr>
              <w:tab/>
              <w:delText>29</w:delText>
            </w:r>
          </w:del>
        </w:p>
        <w:p w14:paraId="2CAB5E13" w14:textId="24519C97" w:rsidR="00453E2E" w:rsidDel="00A744B4" w:rsidRDefault="00453E2E">
          <w:pPr>
            <w:pStyle w:val="TOC3"/>
            <w:tabs>
              <w:tab w:val="left" w:pos="1320"/>
              <w:tab w:val="right" w:leader="dot" w:pos="9350"/>
            </w:tabs>
            <w:rPr>
              <w:del w:id="469" w:author="Admin" w:date="2017-09-29T15:12:00Z"/>
              <w:rFonts w:asciiTheme="minorHAnsi" w:eastAsiaTheme="minorEastAsia" w:hAnsiTheme="minorHAnsi" w:cstheme="minorBidi"/>
              <w:noProof/>
              <w:szCs w:val="22"/>
            </w:rPr>
          </w:pPr>
          <w:del w:id="470" w:author="Admin" w:date="2017-09-29T15:12:00Z">
            <w:r w:rsidRPr="00A744B4" w:rsidDel="00A744B4">
              <w:rPr>
                <w:rStyle w:val="Hyperlink"/>
                <w:noProof/>
                <w:rPrChange w:id="471" w:author="Admin" w:date="2017-09-29T15:12:00Z">
                  <w:rPr>
                    <w:rStyle w:val="Hyperlink"/>
                    <w:noProof/>
                  </w:rPr>
                </w:rPrChange>
              </w:rPr>
              <w:delText>3.4.1</w:delText>
            </w:r>
            <w:r w:rsidDel="00A744B4">
              <w:rPr>
                <w:rFonts w:asciiTheme="minorHAnsi" w:eastAsiaTheme="minorEastAsia" w:hAnsiTheme="minorHAnsi" w:cstheme="minorBidi"/>
                <w:noProof/>
                <w:szCs w:val="22"/>
              </w:rPr>
              <w:tab/>
            </w:r>
            <w:r w:rsidRPr="00A744B4" w:rsidDel="00A744B4">
              <w:rPr>
                <w:rStyle w:val="Hyperlink"/>
                <w:noProof/>
                <w:rPrChange w:id="472" w:author="Admin" w:date="2017-09-29T15:12:00Z">
                  <w:rPr>
                    <w:rStyle w:val="Hyperlink"/>
                    <w:noProof/>
                  </w:rPr>
                </w:rPrChange>
              </w:rPr>
              <w:delText>Mục đích, ý nghĩa</w:delText>
            </w:r>
            <w:r w:rsidDel="00A744B4">
              <w:rPr>
                <w:noProof/>
                <w:webHidden/>
              </w:rPr>
              <w:tab/>
              <w:delText>29</w:delText>
            </w:r>
          </w:del>
        </w:p>
        <w:p w14:paraId="4544CB08" w14:textId="37E945E7" w:rsidR="00453E2E" w:rsidDel="00A744B4" w:rsidRDefault="00453E2E">
          <w:pPr>
            <w:pStyle w:val="TOC3"/>
            <w:tabs>
              <w:tab w:val="left" w:pos="1320"/>
              <w:tab w:val="right" w:leader="dot" w:pos="9350"/>
            </w:tabs>
            <w:rPr>
              <w:del w:id="473" w:author="Admin" w:date="2017-09-29T15:12:00Z"/>
              <w:rFonts w:asciiTheme="minorHAnsi" w:eastAsiaTheme="minorEastAsia" w:hAnsiTheme="minorHAnsi" w:cstheme="minorBidi"/>
              <w:noProof/>
              <w:szCs w:val="22"/>
            </w:rPr>
          </w:pPr>
          <w:del w:id="474" w:author="Admin" w:date="2017-09-29T15:12:00Z">
            <w:r w:rsidRPr="00A744B4" w:rsidDel="00A744B4">
              <w:rPr>
                <w:rStyle w:val="Hyperlink"/>
                <w:noProof/>
                <w:rPrChange w:id="475" w:author="Admin" w:date="2017-09-29T15:12:00Z">
                  <w:rPr>
                    <w:rStyle w:val="Hyperlink"/>
                    <w:noProof/>
                  </w:rPr>
                </w:rPrChange>
              </w:rPr>
              <w:delText>3.4.2</w:delText>
            </w:r>
            <w:r w:rsidDel="00A744B4">
              <w:rPr>
                <w:rFonts w:asciiTheme="minorHAnsi" w:eastAsiaTheme="minorEastAsia" w:hAnsiTheme="minorHAnsi" w:cstheme="minorBidi"/>
                <w:noProof/>
                <w:szCs w:val="22"/>
              </w:rPr>
              <w:tab/>
            </w:r>
            <w:r w:rsidRPr="00A744B4" w:rsidDel="00A744B4">
              <w:rPr>
                <w:rStyle w:val="Hyperlink"/>
                <w:noProof/>
                <w:rPrChange w:id="476" w:author="Admin" w:date="2017-09-29T15:12:00Z">
                  <w:rPr>
                    <w:rStyle w:val="Hyperlink"/>
                    <w:noProof/>
                  </w:rPr>
                </w:rPrChange>
              </w:rPr>
              <w:delText>Đặc tả tình huống nghiệp vụ</w:delText>
            </w:r>
            <w:r w:rsidDel="00A744B4">
              <w:rPr>
                <w:noProof/>
                <w:webHidden/>
              </w:rPr>
              <w:tab/>
              <w:delText>29</w:delText>
            </w:r>
          </w:del>
        </w:p>
        <w:p w14:paraId="7B2DBA5C" w14:textId="3EA196CD" w:rsidR="00453E2E" w:rsidDel="00A744B4" w:rsidRDefault="00453E2E">
          <w:pPr>
            <w:pStyle w:val="TOC3"/>
            <w:tabs>
              <w:tab w:val="left" w:pos="1320"/>
              <w:tab w:val="right" w:leader="dot" w:pos="9350"/>
            </w:tabs>
            <w:rPr>
              <w:del w:id="477" w:author="Admin" w:date="2017-09-29T15:12:00Z"/>
              <w:rFonts w:asciiTheme="minorHAnsi" w:eastAsiaTheme="minorEastAsia" w:hAnsiTheme="minorHAnsi" w:cstheme="minorBidi"/>
              <w:noProof/>
              <w:szCs w:val="22"/>
            </w:rPr>
          </w:pPr>
          <w:del w:id="478" w:author="Admin" w:date="2017-09-29T15:12:00Z">
            <w:r w:rsidRPr="00A744B4" w:rsidDel="00A744B4">
              <w:rPr>
                <w:rStyle w:val="Hyperlink"/>
                <w:noProof/>
                <w:rPrChange w:id="479" w:author="Admin" w:date="2017-09-29T15:12:00Z">
                  <w:rPr>
                    <w:rStyle w:val="Hyperlink"/>
                    <w:noProof/>
                  </w:rPr>
                </w:rPrChange>
              </w:rPr>
              <w:delText>3.4.3</w:delText>
            </w:r>
            <w:r w:rsidDel="00A744B4">
              <w:rPr>
                <w:rFonts w:asciiTheme="minorHAnsi" w:eastAsiaTheme="minorEastAsia" w:hAnsiTheme="minorHAnsi" w:cstheme="minorBidi"/>
                <w:noProof/>
                <w:szCs w:val="22"/>
              </w:rPr>
              <w:tab/>
            </w:r>
            <w:r w:rsidRPr="00A744B4" w:rsidDel="00A744B4">
              <w:rPr>
                <w:rStyle w:val="Hyperlink"/>
                <w:noProof/>
                <w:rPrChange w:id="480" w:author="Admin" w:date="2017-09-29T15:12:00Z">
                  <w:rPr>
                    <w:rStyle w:val="Hyperlink"/>
                    <w:noProof/>
                  </w:rPr>
                </w:rPrChange>
              </w:rPr>
              <w:delText>Màn hình giao diện</w:delText>
            </w:r>
            <w:r w:rsidDel="00A744B4">
              <w:rPr>
                <w:noProof/>
                <w:webHidden/>
              </w:rPr>
              <w:tab/>
              <w:delText>30</w:delText>
            </w:r>
          </w:del>
        </w:p>
        <w:p w14:paraId="24534E10" w14:textId="203D693D" w:rsidR="00453E2E" w:rsidDel="00A744B4" w:rsidRDefault="00453E2E">
          <w:pPr>
            <w:pStyle w:val="TOC3"/>
            <w:tabs>
              <w:tab w:val="left" w:pos="1320"/>
              <w:tab w:val="right" w:leader="dot" w:pos="9350"/>
            </w:tabs>
            <w:rPr>
              <w:del w:id="481" w:author="Admin" w:date="2017-09-29T15:12:00Z"/>
              <w:rFonts w:asciiTheme="minorHAnsi" w:eastAsiaTheme="minorEastAsia" w:hAnsiTheme="minorHAnsi" w:cstheme="minorBidi"/>
              <w:noProof/>
              <w:szCs w:val="22"/>
            </w:rPr>
          </w:pPr>
          <w:del w:id="482" w:author="Admin" w:date="2017-09-29T15:12:00Z">
            <w:r w:rsidRPr="00A744B4" w:rsidDel="00A744B4">
              <w:rPr>
                <w:rStyle w:val="Hyperlink"/>
                <w:noProof/>
                <w:rPrChange w:id="483" w:author="Admin" w:date="2017-09-29T15:12:00Z">
                  <w:rPr>
                    <w:rStyle w:val="Hyperlink"/>
                    <w:noProof/>
                  </w:rPr>
                </w:rPrChange>
              </w:rPr>
              <w:delText>3.4.4</w:delText>
            </w:r>
            <w:r w:rsidDel="00A744B4">
              <w:rPr>
                <w:rFonts w:asciiTheme="minorHAnsi" w:eastAsiaTheme="minorEastAsia" w:hAnsiTheme="minorHAnsi" w:cstheme="minorBidi"/>
                <w:noProof/>
                <w:szCs w:val="22"/>
              </w:rPr>
              <w:tab/>
            </w:r>
            <w:r w:rsidRPr="00A744B4" w:rsidDel="00A744B4">
              <w:rPr>
                <w:rStyle w:val="Hyperlink"/>
                <w:noProof/>
                <w:rPrChange w:id="484" w:author="Admin" w:date="2017-09-29T15:12:00Z">
                  <w:rPr>
                    <w:rStyle w:val="Hyperlink"/>
                    <w:noProof/>
                  </w:rPr>
                </w:rPrChange>
              </w:rPr>
              <w:delText>Mô tả các trường thông tin trên màn hình</w:delText>
            </w:r>
            <w:r w:rsidDel="00A744B4">
              <w:rPr>
                <w:noProof/>
                <w:webHidden/>
              </w:rPr>
              <w:tab/>
              <w:delText>32</w:delText>
            </w:r>
          </w:del>
        </w:p>
        <w:p w14:paraId="2AE6925B" w14:textId="60AEC5EA" w:rsidR="00453E2E" w:rsidDel="00A744B4" w:rsidRDefault="00453E2E">
          <w:pPr>
            <w:pStyle w:val="TOC3"/>
            <w:tabs>
              <w:tab w:val="left" w:pos="1320"/>
              <w:tab w:val="right" w:leader="dot" w:pos="9350"/>
            </w:tabs>
            <w:rPr>
              <w:del w:id="485" w:author="Admin" w:date="2017-09-29T15:12:00Z"/>
              <w:rFonts w:asciiTheme="minorHAnsi" w:eastAsiaTheme="minorEastAsia" w:hAnsiTheme="minorHAnsi" w:cstheme="minorBidi"/>
              <w:noProof/>
              <w:szCs w:val="22"/>
            </w:rPr>
          </w:pPr>
          <w:del w:id="486" w:author="Admin" w:date="2017-09-29T15:12:00Z">
            <w:r w:rsidRPr="00A744B4" w:rsidDel="00A744B4">
              <w:rPr>
                <w:rStyle w:val="Hyperlink"/>
                <w:noProof/>
                <w:rPrChange w:id="487" w:author="Admin" w:date="2017-09-29T15:12:00Z">
                  <w:rPr>
                    <w:rStyle w:val="Hyperlink"/>
                    <w:noProof/>
                  </w:rPr>
                </w:rPrChange>
              </w:rPr>
              <w:delText>3.4.5</w:delText>
            </w:r>
            <w:r w:rsidDel="00A744B4">
              <w:rPr>
                <w:rFonts w:asciiTheme="minorHAnsi" w:eastAsiaTheme="minorEastAsia" w:hAnsiTheme="minorHAnsi" w:cstheme="minorBidi"/>
                <w:noProof/>
                <w:szCs w:val="22"/>
              </w:rPr>
              <w:tab/>
            </w:r>
            <w:r w:rsidRPr="00A744B4" w:rsidDel="00A744B4">
              <w:rPr>
                <w:rStyle w:val="Hyperlink"/>
                <w:noProof/>
                <w:rPrChange w:id="488" w:author="Admin" w:date="2017-09-29T15:12:00Z">
                  <w:rPr>
                    <w:rStyle w:val="Hyperlink"/>
                    <w:noProof/>
                  </w:rPr>
                </w:rPrChange>
              </w:rPr>
              <w:delText>Thao tác chức năng</w:delText>
            </w:r>
            <w:r w:rsidDel="00A744B4">
              <w:rPr>
                <w:noProof/>
                <w:webHidden/>
              </w:rPr>
              <w:tab/>
              <w:delText>34</w:delText>
            </w:r>
          </w:del>
        </w:p>
        <w:p w14:paraId="6A897F07" w14:textId="1A9D4761" w:rsidR="00453E2E" w:rsidDel="00A744B4" w:rsidRDefault="00453E2E">
          <w:pPr>
            <w:pStyle w:val="TOC3"/>
            <w:tabs>
              <w:tab w:val="left" w:pos="1320"/>
              <w:tab w:val="right" w:leader="dot" w:pos="9350"/>
            </w:tabs>
            <w:rPr>
              <w:del w:id="489" w:author="Admin" w:date="2017-09-29T15:12:00Z"/>
              <w:rFonts w:asciiTheme="minorHAnsi" w:eastAsiaTheme="minorEastAsia" w:hAnsiTheme="minorHAnsi" w:cstheme="minorBidi"/>
              <w:noProof/>
              <w:szCs w:val="22"/>
            </w:rPr>
          </w:pPr>
          <w:del w:id="490" w:author="Admin" w:date="2017-09-29T15:12:00Z">
            <w:r w:rsidRPr="00A744B4" w:rsidDel="00A744B4">
              <w:rPr>
                <w:rStyle w:val="Hyperlink"/>
                <w:noProof/>
                <w:rPrChange w:id="491" w:author="Admin" w:date="2017-09-29T15:12:00Z">
                  <w:rPr>
                    <w:rStyle w:val="Hyperlink"/>
                    <w:noProof/>
                  </w:rPr>
                </w:rPrChange>
              </w:rPr>
              <w:delText>3.4.6</w:delText>
            </w:r>
            <w:r w:rsidDel="00A744B4">
              <w:rPr>
                <w:rFonts w:asciiTheme="minorHAnsi" w:eastAsiaTheme="minorEastAsia" w:hAnsiTheme="minorHAnsi" w:cstheme="minorBidi"/>
                <w:noProof/>
                <w:szCs w:val="22"/>
              </w:rPr>
              <w:tab/>
            </w:r>
            <w:r w:rsidRPr="00A744B4" w:rsidDel="00A744B4">
              <w:rPr>
                <w:rStyle w:val="Hyperlink"/>
                <w:noProof/>
                <w:rPrChange w:id="492" w:author="Admin" w:date="2017-09-29T15:12:00Z">
                  <w:rPr>
                    <w:rStyle w:val="Hyperlink"/>
                    <w:noProof/>
                  </w:rPr>
                </w:rPrChange>
              </w:rPr>
              <w:delText>Gán vị trí MTCV sử dụng cho mỗi đơn vị</w:delText>
            </w:r>
            <w:r w:rsidDel="00A744B4">
              <w:rPr>
                <w:noProof/>
                <w:webHidden/>
              </w:rPr>
              <w:tab/>
              <w:delText>34</w:delText>
            </w:r>
          </w:del>
        </w:p>
        <w:p w14:paraId="37DB24CE" w14:textId="78FA336A" w:rsidR="00453E2E" w:rsidDel="00A744B4" w:rsidRDefault="00453E2E">
          <w:pPr>
            <w:pStyle w:val="TOC2"/>
            <w:tabs>
              <w:tab w:val="left" w:pos="880"/>
              <w:tab w:val="right" w:leader="dot" w:pos="9350"/>
            </w:tabs>
            <w:rPr>
              <w:del w:id="493" w:author="Admin" w:date="2017-09-29T15:12:00Z"/>
              <w:rFonts w:asciiTheme="minorHAnsi" w:eastAsiaTheme="minorEastAsia" w:hAnsiTheme="minorHAnsi" w:cstheme="minorBidi"/>
              <w:noProof/>
              <w:szCs w:val="22"/>
            </w:rPr>
          </w:pPr>
          <w:del w:id="494" w:author="Admin" w:date="2017-09-29T15:12:00Z">
            <w:r w:rsidRPr="00A744B4" w:rsidDel="00A744B4">
              <w:rPr>
                <w:rStyle w:val="Hyperlink"/>
                <w:noProof/>
                <w:rPrChange w:id="495" w:author="Admin" w:date="2017-09-29T15:12:00Z">
                  <w:rPr>
                    <w:rStyle w:val="Hyperlink"/>
                    <w:noProof/>
                  </w:rPr>
                </w:rPrChange>
              </w:rPr>
              <w:delText>3.5</w:delText>
            </w:r>
            <w:r w:rsidDel="00A744B4">
              <w:rPr>
                <w:rFonts w:asciiTheme="minorHAnsi" w:eastAsiaTheme="minorEastAsia" w:hAnsiTheme="minorHAnsi" w:cstheme="minorBidi"/>
                <w:noProof/>
                <w:szCs w:val="22"/>
              </w:rPr>
              <w:tab/>
            </w:r>
            <w:r w:rsidRPr="00A744B4" w:rsidDel="00A744B4">
              <w:rPr>
                <w:rStyle w:val="Hyperlink"/>
                <w:noProof/>
                <w:rPrChange w:id="496" w:author="Admin" w:date="2017-09-29T15:12:00Z">
                  <w:rPr>
                    <w:rStyle w:val="Hyperlink"/>
                    <w:noProof/>
                  </w:rPr>
                </w:rPrChange>
              </w:rPr>
              <w:delText>Định biên nhân sự</w:delText>
            </w:r>
            <w:r w:rsidDel="00A744B4">
              <w:rPr>
                <w:noProof/>
                <w:webHidden/>
              </w:rPr>
              <w:tab/>
              <w:delText>37</w:delText>
            </w:r>
          </w:del>
        </w:p>
        <w:p w14:paraId="6D1FD6F0" w14:textId="57D7B5F3" w:rsidR="00453E2E" w:rsidDel="00A744B4" w:rsidRDefault="00453E2E">
          <w:pPr>
            <w:pStyle w:val="TOC3"/>
            <w:tabs>
              <w:tab w:val="left" w:pos="1320"/>
              <w:tab w:val="right" w:leader="dot" w:pos="9350"/>
            </w:tabs>
            <w:rPr>
              <w:del w:id="497" w:author="Admin" w:date="2017-09-29T15:12:00Z"/>
              <w:rFonts w:asciiTheme="minorHAnsi" w:eastAsiaTheme="minorEastAsia" w:hAnsiTheme="minorHAnsi" w:cstheme="minorBidi"/>
              <w:noProof/>
              <w:szCs w:val="22"/>
            </w:rPr>
          </w:pPr>
          <w:del w:id="498" w:author="Admin" w:date="2017-09-29T15:12:00Z">
            <w:r w:rsidRPr="00A744B4" w:rsidDel="00A744B4">
              <w:rPr>
                <w:rStyle w:val="Hyperlink"/>
                <w:noProof/>
                <w:rPrChange w:id="499" w:author="Admin" w:date="2017-09-29T15:12:00Z">
                  <w:rPr>
                    <w:rStyle w:val="Hyperlink"/>
                    <w:noProof/>
                  </w:rPr>
                </w:rPrChange>
              </w:rPr>
              <w:delText>3.5.1</w:delText>
            </w:r>
            <w:r w:rsidDel="00A744B4">
              <w:rPr>
                <w:rFonts w:asciiTheme="minorHAnsi" w:eastAsiaTheme="minorEastAsia" w:hAnsiTheme="minorHAnsi" w:cstheme="minorBidi"/>
                <w:noProof/>
                <w:szCs w:val="22"/>
              </w:rPr>
              <w:tab/>
            </w:r>
            <w:r w:rsidRPr="00A744B4" w:rsidDel="00A744B4">
              <w:rPr>
                <w:rStyle w:val="Hyperlink"/>
                <w:noProof/>
                <w:rPrChange w:id="500" w:author="Admin" w:date="2017-09-29T15:12:00Z">
                  <w:rPr>
                    <w:rStyle w:val="Hyperlink"/>
                    <w:noProof/>
                  </w:rPr>
                </w:rPrChange>
              </w:rPr>
              <w:delText>Mục đích, ý nghĩa</w:delText>
            </w:r>
            <w:r w:rsidDel="00A744B4">
              <w:rPr>
                <w:noProof/>
                <w:webHidden/>
              </w:rPr>
              <w:tab/>
              <w:delText>37</w:delText>
            </w:r>
          </w:del>
        </w:p>
        <w:p w14:paraId="7985A8CC" w14:textId="4862AE95" w:rsidR="00453E2E" w:rsidDel="00A744B4" w:rsidRDefault="00453E2E">
          <w:pPr>
            <w:pStyle w:val="TOC3"/>
            <w:tabs>
              <w:tab w:val="left" w:pos="1320"/>
              <w:tab w:val="right" w:leader="dot" w:pos="9350"/>
            </w:tabs>
            <w:rPr>
              <w:del w:id="501" w:author="Admin" w:date="2017-09-29T15:12:00Z"/>
              <w:rFonts w:asciiTheme="minorHAnsi" w:eastAsiaTheme="minorEastAsia" w:hAnsiTheme="minorHAnsi" w:cstheme="minorBidi"/>
              <w:noProof/>
              <w:szCs w:val="22"/>
            </w:rPr>
          </w:pPr>
          <w:del w:id="502" w:author="Admin" w:date="2017-09-29T15:12:00Z">
            <w:r w:rsidRPr="00A744B4" w:rsidDel="00A744B4">
              <w:rPr>
                <w:rStyle w:val="Hyperlink"/>
                <w:noProof/>
                <w:rPrChange w:id="503" w:author="Admin" w:date="2017-09-29T15:12:00Z">
                  <w:rPr>
                    <w:rStyle w:val="Hyperlink"/>
                    <w:noProof/>
                  </w:rPr>
                </w:rPrChange>
              </w:rPr>
              <w:delText>3.5.2</w:delText>
            </w:r>
            <w:r w:rsidDel="00A744B4">
              <w:rPr>
                <w:rFonts w:asciiTheme="minorHAnsi" w:eastAsiaTheme="minorEastAsia" w:hAnsiTheme="minorHAnsi" w:cstheme="minorBidi"/>
                <w:noProof/>
                <w:szCs w:val="22"/>
              </w:rPr>
              <w:tab/>
            </w:r>
            <w:r w:rsidRPr="00A744B4" w:rsidDel="00A744B4">
              <w:rPr>
                <w:rStyle w:val="Hyperlink"/>
                <w:noProof/>
                <w:rPrChange w:id="504" w:author="Admin" w:date="2017-09-29T15:12:00Z">
                  <w:rPr>
                    <w:rStyle w:val="Hyperlink"/>
                    <w:noProof/>
                  </w:rPr>
                </w:rPrChange>
              </w:rPr>
              <w:delText>Đặc tả tình huống nghiệp vụ</w:delText>
            </w:r>
            <w:r w:rsidDel="00A744B4">
              <w:rPr>
                <w:noProof/>
                <w:webHidden/>
              </w:rPr>
              <w:tab/>
              <w:delText>37</w:delText>
            </w:r>
          </w:del>
        </w:p>
        <w:p w14:paraId="17A9A4CE" w14:textId="2D52C732" w:rsidR="00453E2E" w:rsidDel="00A744B4" w:rsidRDefault="00453E2E">
          <w:pPr>
            <w:pStyle w:val="TOC3"/>
            <w:tabs>
              <w:tab w:val="left" w:pos="1320"/>
              <w:tab w:val="right" w:leader="dot" w:pos="9350"/>
            </w:tabs>
            <w:rPr>
              <w:del w:id="505" w:author="Admin" w:date="2017-09-29T15:12:00Z"/>
              <w:rFonts w:asciiTheme="minorHAnsi" w:eastAsiaTheme="minorEastAsia" w:hAnsiTheme="minorHAnsi" w:cstheme="minorBidi"/>
              <w:noProof/>
              <w:szCs w:val="22"/>
            </w:rPr>
          </w:pPr>
          <w:del w:id="506" w:author="Admin" w:date="2017-09-29T15:12:00Z">
            <w:r w:rsidRPr="00A744B4" w:rsidDel="00A744B4">
              <w:rPr>
                <w:rStyle w:val="Hyperlink"/>
                <w:noProof/>
                <w:lang w:val="vi-VN"/>
                <w:rPrChange w:id="507" w:author="Admin" w:date="2017-09-29T15:12:00Z">
                  <w:rPr>
                    <w:rStyle w:val="Hyperlink"/>
                    <w:noProof/>
                    <w:lang w:val="vi-VN"/>
                  </w:rPr>
                </w:rPrChange>
              </w:rPr>
              <w:delText>3.5.3</w:delText>
            </w:r>
            <w:r w:rsidDel="00A744B4">
              <w:rPr>
                <w:rFonts w:asciiTheme="minorHAnsi" w:eastAsiaTheme="minorEastAsia" w:hAnsiTheme="minorHAnsi" w:cstheme="minorBidi"/>
                <w:noProof/>
                <w:szCs w:val="22"/>
              </w:rPr>
              <w:tab/>
            </w:r>
            <w:r w:rsidRPr="00A744B4" w:rsidDel="00A744B4">
              <w:rPr>
                <w:rStyle w:val="Hyperlink"/>
                <w:noProof/>
                <w:lang w:val="vi-VN"/>
                <w:rPrChange w:id="508" w:author="Admin" w:date="2017-09-29T15:12:00Z">
                  <w:rPr>
                    <w:rStyle w:val="Hyperlink"/>
                    <w:noProof/>
                    <w:lang w:val="vi-VN"/>
                  </w:rPr>
                </w:rPrChange>
              </w:rPr>
              <w:delText>Màn hình giao diện</w:delText>
            </w:r>
            <w:r w:rsidDel="00A744B4">
              <w:rPr>
                <w:noProof/>
                <w:webHidden/>
              </w:rPr>
              <w:tab/>
              <w:delText>37</w:delText>
            </w:r>
          </w:del>
        </w:p>
        <w:p w14:paraId="62242EB4" w14:textId="53CDD400" w:rsidR="00453E2E" w:rsidDel="00A744B4" w:rsidRDefault="00453E2E">
          <w:pPr>
            <w:pStyle w:val="TOC3"/>
            <w:tabs>
              <w:tab w:val="left" w:pos="1320"/>
              <w:tab w:val="right" w:leader="dot" w:pos="9350"/>
            </w:tabs>
            <w:rPr>
              <w:del w:id="509" w:author="Admin" w:date="2017-09-29T15:12:00Z"/>
              <w:rFonts w:asciiTheme="minorHAnsi" w:eastAsiaTheme="minorEastAsia" w:hAnsiTheme="minorHAnsi" w:cstheme="minorBidi"/>
              <w:noProof/>
              <w:szCs w:val="22"/>
            </w:rPr>
          </w:pPr>
          <w:del w:id="510" w:author="Admin" w:date="2017-09-29T15:12:00Z">
            <w:r w:rsidRPr="00A744B4" w:rsidDel="00A744B4">
              <w:rPr>
                <w:rStyle w:val="Hyperlink"/>
                <w:noProof/>
                <w:rPrChange w:id="511" w:author="Admin" w:date="2017-09-29T15:12:00Z">
                  <w:rPr>
                    <w:rStyle w:val="Hyperlink"/>
                    <w:noProof/>
                  </w:rPr>
                </w:rPrChange>
              </w:rPr>
              <w:delText>3.5.4</w:delText>
            </w:r>
            <w:r w:rsidDel="00A744B4">
              <w:rPr>
                <w:rFonts w:asciiTheme="minorHAnsi" w:eastAsiaTheme="minorEastAsia" w:hAnsiTheme="minorHAnsi" w:cstheme="minorBidi"/>
                <w:noProof/>
                <w:szCs w:val="22"/>
              </w:rPr>
              <w:tab/>
            </w:r>
            <w:r w:rsidRPr="00A744B4" w:rsidDel="00A744B4">
              <w:rPr>
                <w:rStyle w:val="Hyperlink"/>
                <w:noProof/>
                <w:rPrChange w:id="512" w:author="Admin" w:date="2017-09-29T15:12:00Z">
                  <w:rPr>
                    <w:rStyle w:val="Hyperlink"/>
                    <w:noProof/>
                  </w:rPr>
                </w:rPrChange>
              </w:rPr>
              <w:delText>Mô tả các trường thông tin trên màn hình:</w:delText>
            </w:r>
            <w:r w:rsidDel="00A744B4">
              <w:rPr>
                <w:noProof/>
                <w:webHidden/>
              </w:rPr>
              <w:tab/>
              <w:delText>38</w:delText>
            </w:r>
          </w:del>
        </w:p>
        <w:p w14:paraId="21208E41" w14:textId="2AD88956" w:rsidR="00453E2E" w:rsidDel="00A744B4" w:rsidRDefault="00453E2E">
          <w:pPr>
            <w:pStyle w:val="TOC3"/>
            <w:tabs>
              <w:tab w:val="left" w:pos="1320"/>
              <w:tab w:val="right" w:leader="dot" w:pos="9350"/>
            </w:tabs>
            <w:rPr>
              <w:del w:id="513" w:author="Admin" w:date="2017-09-29T15:12:00Z"/>
              <w:rFonts w:asciiTheme="minorHAnsi" w:eastAsiaTheme="minorEastAsia" w:hAnsiTheme="minorHAnsi" w:cstheme="minorBidi"/>
              <w:noProof/>
              <w:szCs w:val="22"/>
            </w:rPr>
          </w:pPr>
          <w:del w:id="514" w:author="Admin" w:date="2017-09-29T15:12:00Z">
            <w:r w:rsidRPr="00A744B4" w:rsidDel="00A744B4">
              <w:rPr>
                <w:rStyle w:val="Hyperlink"/>
                <w:noProof/>
                <w:rPrChange w:id="515" w:author="Admin" w:date="2017-09-29T15:12:00Z">
                  <w:rPr>
                    <w:rStyle w:val="Hyperlink"/>
                    <w:noProof/>
                  </w:rPr>
                </w:rPrChange>
              </w:rPr>
              <w:delText>3.5.5</w:delText>
            </w:r>
            <w:r w:rsidDel="00A744B4">
              <w:rPr>
                <w:rFonts w:asciiTheme="minorHAnsi" w:eastAsiaTheme="minorEastAsia" w:hAnsiTheme="minorHAnsi" w:cstheme="minorBidi"/>
                <w:noProof/>
                <w:szCs w:val="22"/>
              </w:rPr>
              <w:tab/>
            </w:r>
            <w:r w:rsidRPr="00A744B4" w:rsidDel="00A744B4">
              <w:rPr>
                <w:rStyle w:val="Hyperlink"/>
                <w:noProof/>
                <w:rPrChange w:id="516" w:author="Admin" w:date="2017-09-29T15:12:00Z">
                  <w:rPr>
                    <w:rStyle w:val="Hyperlink"/>
                    <w:noProof/>
                  </w:rPr>
                </w:rPrChange>
              </w:rPr>
              <w:delText>Các bước xử lý</w:delText>
            </w:r>
            <w:r w:rsidDel="00A744B4">
              <w:rPr>
                <w:noProof/>
                <w:webHidden/>
              </w:rPr>
              <w:tab/>
              <w:delText>39</w:delText>
            </w:r>
          </w:del>
        </w:p>
        <w:p w14:paraId="78FE0570" w14:textId="564726E2" w:rsidR="00453E2E" w:rsidDel="00A744B4" w:rsidRDefault="00453E2E">
          <w:pPr>
            <w:pStyle w:val="TOC2"/>
            <w:tabs>
              <w:tab w:val="left" w:pos="880"/>
              <w:tab w:val="right" w:leader="dot" w:pos="9350"/>
            </w:tabs>
            <w:rPr>
              <w:del w:id="517" w:author="Admin" w:date="2017-09-29T15:12:00Z"/>
              <w:rFonts w:asciiTheme="minorHAnsi" w:eastAsiaTheme="minorEastAsia" w:hAnsiTheme="minorHAnsi" w:cstheme="minorBidi"/>
              <w:noProof/>
              <w:szCs w:val="22"/>
            </w:rPr>
          </w:pPr>
          <w:del w:id="518" w:author="Admin" w:date="2017-09-29T15:12:00Z">
            <w:r w:rsidRPr="00A744B4" w:rsidDel="00A744B4">
              <w:rPr>
                <w:rStyle w:val="Hyperlink"/>
                <w:noProof/>
                <w:rPrChange w:id="519" w:author="Admin" w:date="2017-09-29T15:12:00Z">
                  <w:rPr>
                    <w:rStyle w:val="Hyperlink"/>
                    <w:noProof/>
                  </w:rPr>
                </w:rPrChange>
              </w:rPr>
              <w:delText>3.6</w:delText>
            </w:r>
            <w:r w:rsidDel="00A744B4">
              <w:rPr>
                <w:rFonts w:asciiTheme="minorHAnsi" w:eastAsiaTheme="minorEastAsia" w:hAnsiTheme="minorHAnsi" w:cstheme="minorBidi"/>
                <w:noProof/>
                <w:szCs w:val="22"/>
              </w:rPr>
              <w:tab/>
            </w:r>
            <w:r w:rsidRPr="00A744B4" w:rsidDel="00A744B4">
              <w:rPr>
                <w:rStyle w:val="Hyperlink"/>
                <w:noProof/>
                <w:rPrChange w:id="520" w:author="Admin" w:date="2017-09-29T15:12:00Z">
                  <w:rPr>
                    <w:rStyle w:val="Hyperlink"/>
                    <w:noProof/>
                  </w:rPr>
                </w:rPrChange>
              </w:rPr>
              <w:delText>Hệ thống năng lực</w:delText>
            </w:r>
            <w:r w:rsidDel="00A744B4">
              <w:rPr>
                <w:noProof/>
                <w:webHidden/>
              </w:rPr>
              <w:tab/>
              <w:delText>40</w:delText>
            </w:r>
          </w:del>
        </w:p>
        <w:p w14:paraId="442391DF" w14:textId="64777E27" w:rsidR="00453E2E" w:rsidDel="00A744B4" w:rsidRDefault="00453E2E">
          <w:pPr>
            <w:pStyle w:val="TOC3"/>
            <w:tabs>
              <w:tab w:val="left" w:pos="1320"/>
              <w:tab w:val="right" w:leader="dot" w:pos="9350"/>
            </w:tabs>
            <w:rPr>
              <w:del w:id="521" w:author="Admin" w:date="2017-09-29T15:12:00Z"/>
              <w:rFonts w:asciiTheme="minorHAnsi" w:eastAsiaTheme="minorEastAsia" w:hAnsiTheme="minorHAnsi" w:cstheme="minorBidi"/>
              <w:noProof/>
              <w:szCs w:val="22"/>
            </w:rPr>
          </w:pPr>
          <w:del w:id="522" w:author="Admin" w:date="2017-09-29T15:12:00Z">
            <w:r w:rsidRPr="00A744B4" w:rsidDel="00A744B4">
              <w:rPr>
                <w:rStyle w:val="Hyperlink"/>
                <w:noProof/>
                <w:rPrChange w:id="523" w:author="Admin" w:date="2017-09-29T15:12:00Z">
                  <w:rPr>
                    <w:rStyle w:val="Hyperlink"/>
                    <w:noProof/>
                  </w:rPr>
                </w:rPrChange>
              </w:rPr>
              <w:delText>3.6.1</w:delText>
            </w:r>
            <w:r w:rsidDel="00A744B4">
              <w:rPr>
                <w:rFonts w:asciiTheme="minorHAnsi" w:eastAsiaTheme="minorEastAsia" w:hAnsiTheme="minorHAnsi" w:cstheme="minorBidi"/>
                <w:noProof/>
                <w:szCs w:val="22"/>
              </w:rPr>
              <w:tab/>
            </w:r>
            <w:r w:rsidRPr="00A744B4" w:rsidDel="00A744B4">
              <w:rPr>
                <w:rStyle w:val="Hyperlink"/>
                <w:noProof/>
                <w:rPrChange w:id="524" w:author="Admin" w:date="2017-09-29T15:12:00Z">
                  <w:rPr>
                    <w:rStyle w:val="Hyperlink"/>
                    <w:noProof/>
                  </w:rPr>
                </w:rPrChange>
              </w:rPr>
              <w:delText>Danh mục nhóm năng lực, năng lực</w:delText>
            </w:r>
            <w:r w:rsidDel="00A744B4">
              <w:rPr>
                <w:noProof/>
                <w:webHidden/>
              </w:rPr>
              <w:tab/>
              <w:delText>40</w:delText>
            </w:r>
          </w:del>
        </w:p>
        <w:p w14:paraId="239FFF57" w14:textId="60019693" w:rsidR="00453E2E" w:rsidDel="00A744B4" w:rsidRDefault="00453E2E">
          <w:pPr>
            <w:pStyle w:val="TOC3"/>
            <w:tabs>
              <w:tab w:val="left" w:pos="1320"/>
              <w:tab w:val="right" w:leader="dot" w:pos="9350"/>
            </w:tabs>
            <w:rPr>
              <w:del w:id="525" w:author="Admin" w:date="2017-09-29T15:12:00Z"/>
              <w:rFonts w:asciiTheme="minorHAnsi" w:eastAsiaTheme="minorEastAsia" w:hAnsiTheme="minorHAnsi" w:cstheme="minorBidi"/>
              <w:noProof/>
              <w:szCs w:val="22"/>
            </w:rPr>
          </w:pPr>
          <w:del w:id="526" w:author="Admin" w:date="2017-09-29T15:12:00Z">
            <w:r w:rsidRPr="00A744B4" w:rsidDel="00A744B4">
              <w:rPr>
                <w:rStyle w:val="Hyperlink"/>
                <w:noProof/>
                <w:rPrChange w:id="527" w:author="Admin" w:date="2017-09-29T15:12:00Z">
                  <w:rPr>
                    <w:rStyle w:val="Hyperlink"/>
                    <w:noProof/>
                  </w:rPr>
                </w:rPrChange>
              </w:rPr>
              <w:delText>3.6.2</w:delText>
            </w:r>
            <w:r w:rsidDel="00A744B4">
              <w:rPr>
                <w:rFonts w:asciiTheme="minorHAnsi" w:eastAsiaTheme="minorEastAsia" w:hAnsiTheme="minorHAnsi" w:cstheme="minorBidi"/>
                <w:noProof/>
                <w:szCs w:val="22"/>
              </w:rPr>
              <w:tab/>
            </w:r>
            <w:r w:rsidRPr="00A744B4" w:rsidDel="00A744B4">
              <w:rPr>
                <w:rStyle w:val="Hyperlink"/>
                <w:noProof/>
                <w:rPrChange w:id="528" w:author="Admin" w:date="2017-09-29T15:12:00Z">
                  <w:rPr>
                    <w:rStyle w:val="Hyperlink"/>
                    <w:noProof/>
                  </w:rPr>
                </w:rPrChange>
              </w:rPr>
              <w:delText>Danh mục xây dựng mức năng lực</w:delText>
            </w:r>
            <w:r w:rsidDel="00A744B4">
              <w:rPr>
                <w:noProof/>
                <w:webHidden/>
              </w:rPr>
              <w:tab/>
              <w:delText>42</w:delText>
            </w:r>
          </w:del>
        </w:p>
        <w:p w14:paraId="4C137297" w14:textId="1CD29407" w:rsidR="00453E2E" w:rsidDel="00A744B4" w:rsidRDefault="00453E2E">
          <w:pPr>
            <w:pStyle w:val="TOC3"/>
            <w:tabs>
              <w:tab w:val="left" w:pos="1320"/>
              <w:tab w:val="right" w:leader="dot" w:pos="9350"/>
            </w:tabs>
            <w:rPr>
              <w:del w:id="529" w:author="Admin" w:date="2017-09-29T15:12:00Z"/>
              <w:rFonts w:asciiTheme="minorHAnsi" w:eastAsiaTheme="minorEastAsia" w:hAnsiTheme="minorHAnsi" w:cstheme="minorBidi"/>
              <w:noProof/>
              <w:szCs w:val="22"/>
            </w:rPr>
          </w:pPr>
          <w:del w:id="530" w:author="Admin" w:date="2017-09-29T15:12:00Z">
            <w:r w:rsidRPr="00A744B4" w:rsidDel="00A744B4">
              <w:rPr>
                <w:rStyle w:val="Hyperlink"/>
                <w:noProof/>
                <w:rPrChange w:id="531" w:author="Admin" w:date="2017-09-29T15:12:00Z">
                  <w:rPr>
                    <w:rStyle w:val="Hyperlink"/>
                    <w:noProof/>
                  </w:rPr>
                </w:rPrChange>
              </w:rPr>
              <w:delText>3.6.3</w:delText>
            </w:r>
            <w:r w:rsidDel="00A744B4">
              <w:rPr>
                <w:rFonts w:asciiTheme="minorHAnsi" w:eastAsiaTheme="minorEastAsia" w:hAnsiTheme="minorHAnsi" w:cstheme="minorBidi"/>
                <w:noProof/>
                <w:szCs w:val="22"/>
              </w:rPr>
              <w:tab/>
            </w:r>
            <w:r w:rsidRPr="00A744B4" w:rsidDel="00A744B4">
              <w:rPr>
                <w:rStyle w:val="Hyperlink"/>
                <w:noProof/>
                <w:rPrChange w:id="532" w:author="Admin" w:date="2017-09-29T15:12:00Z">
                  <w:rPr>
                    <w:rStyle w:val="Hyperlink"/>
                    <w:noProof/>
                  </w:rPr>
                </w:rPrChange>
              </w:rPr>
              <w:delText>Gán năng lực cho chức danh</w:delText>
            </w:r>
            <w:r w:rsidDel="00A744B4">
              <w:rPr>
                <w:noProof/>
                <w:webHidden/>
              </w:rPr>
              <w:tab/>
              <w:delText>45</w:delText>
            </w:r>
          </w:del>
        </w:p>
        <w:p w14:paraId="211FD75C" w14:textId="33363FE9" w:rsidR="00453E2E" w:rsidDel="00A744B4" w:rsidRDefault="00453E2E">
          <w:pPr>
            <w:pStyle w:val="TOC3"/>
            <w:tabs>
              <w:tab w:val="left" w:pos="1320"/>
              <w:tab w:val="right" w:leader="dot" w:pos="9350"/>
            </w:tabs>
            <w:rPr>
              <w:del w:id="533" w:author="Admin" w:date="2017-09-29T15:12:00Z"/>
              <w:rFonts w:asciiTheme="minorHAnsi" w:eastAsiaTheme="minorEastAsia" w:hAnsiTheme="minorHAnsi" w:cstheme="minorBidi"/>
              <w:noProof/>
              <w:szCs w:val="22"/>
            </w:rPr>
          </w:pPr>
          <w:del w:id="534" w:author="Admin" w:date="2017-09-29T15:12:00Z">
            <w:r w:rsidRPr="00A744B4" w:rsidDel="00A744B4">
              <w:rPr>
                <w:rStyle w:val="Hyperlink"/>
                <w:noProof/>
                <w:rPrChange w:id="535" w:author="Admin" w:date="2017-09-29T15:12:00Z">
                  <w:rPr>
                    <w:rStyle w:val="Hyperlink"/>
                    <w:noProof/>
                  </w:rPr>
                </w:rPrChange>
              </w:rPr>
              <w:delText>3.6.4</w:delText>
            </w:r>
            <w:r w:rsidDel="00A744B4">
              <w:rPr>
                <w:rFonts w:asciiTheme="minorHAnsi" w:eastAsiaTheme="minorEastAsia" w:hAnsiTheme="minorHAnsi" w:cstheme="minorBidi"/>
                <w:noProof/>
                <w:szCs w:val="22"/>
              </w:rPr>
              <w:tab/>
            </w:r>
            <w:r w:rsidRPr="00A744B4" w:rsidDel="00A744B4">
              <w:rPr>
                <w:rStyle w:val="Hyperlink"/>
                <w:noProof/>
                <w:rPrChange w:id="536" w:author="Admin" w:date="2017-09-29T15:12:00Z">
                  <w:rPr>
                    <w:rStyle w:val="Hyperlink"/>
                    <w:noProof/>
                  </w:rPr>
                </w:rPrChange>
              </w:rPr>
              <w:delText>Gán năng lực chức danh sử dụng cho mỗi đơn vị</w:delText>
            </w:r>
            <w:r w:rsidDel="00A744B4">
              <w:rPr>
                <w:noProof/>
                <w:webHidden/>
              </w:rPr>
              <w:tab/>
              <w:delText>46</w:delText>
            </w:r>
          </w:del>
        </w:p>
        <w:p w14:paraId="5D95A95B" w14:textId="714886FE" w:rsidR="00453E2E" w:rsidDel="00A744B4" w:rsidRDefault="00453E2E">
          <w:pPr>
            <w:pStyle w:val="TOC2"/>
            <w:tabs>
              <w:tab w:val="left" w:pos="880"/>
              <w:tab w:val="right" w:leader="dot" w:pos="9350"/>
            </w:tabs>
            <w:rPr>
              <w:del w:id="537" w:author="Admin" w:date="2017-09-29T15:12:00Z"/>
              <w:rFonts w:asciiTheme="minorHAnsi" w:eastAsiaTheme="minorEastAsia" w:hAnsiTheme="minorHAnsi" w:cstheme="minorBidi"/>
              <w:noProof/>
              <w:szCs w:val="22"/>
            </w:rPr>
          </w:pPr>
          <w:del w:id="538" w:author="Admin" w:date="2017-09-29T15:12:00Z">
            <w:r w:rsidRPr="00A744B4" w:rsidDel="00A744B4">
              <w:rPr>
                <w:rStyle w:val="Hyperlink"/>
                <w:noProof/>
                <w:rPrChange w:id="539" w:author="Admin" w:date="2017-09-29T15:12:00Z">
                  <w:rPr>
                    <w:rStyle w:val="Hyperlink"/>
                    <w:noProof/>
                  </w:rPr>
                </w:rPrChange>
              </w:rPr>
              <w:delText>3.7</w:delText>
            </w:r>
            <w:r w:rsidDel="00A744B4">
              <w:rPr>
                <w:rFonts w:asciiTheme="minorHAnsi" w:eastAsiaTheme="minorEastAsia" w:hAnsiTheme="minorHAnsi" w:cstheme="minorBidi"/>
                <w:noProof/>
                <w:szCs w:val="22"/>
              </w:rPr>
              <w:tab/>
            </w:r>
            <w:r w:rsidRPr="00A744B4" w:rsidDel="00A744B4">
              <w:rPr>
                <w:rStyle w:val="Hyperlink"/>
                <w:noProof/>
                <w:rPrChange w:id="540" w:author="Admin" w:date="2017-09-29T15:12:00Z">
                  <w:rPr>
                    <w:rStyle w:val="Hyperlink"/>
                    <w:noProof/>
                  </w:rPr>
                </w:rPrChange>
              </w:rPr>
              <w:delText>Thiết lập hệ thống thang lương</w:delText>
            </w:r>
            <w:r w:rsidDel="00A744B4">
              <w:rPr>
                <w:noProof/>
                <w:webHidden/>
              </w:rPr>
              <w:tab/>
              <w:delText>48</w:delText>
            </w:r>
          </w:del>
        </w:p>
        <w:p w14:paraId="518EE618" w14:textId="2C9E612F" w:rsidR="00453E2E" w:rsidDel="00A744B4" w:rsidRDefault="00453E2E">
          <w:pPr>
            <w:pStyle w:val="TOC3"/>
            <w:tabs>
              <w:tab w:val="left" w:pos="1320"/>
              <w:tab w:val="right" w:leader="dot" w:pos="9350"/>
            </w:tabs>
            <w:rPr>
              <w:del w:id="541" w:author="Admin" w:date="2017-09-29T15:12:00Z"/>
              <w:rFonts w:asciiTheme="minorHAnsi" w:eastAsiaTheme="minorEastAsia" w:hAnsiTheme="minorHAnsi" w:cstheme="minorBidi"/>
              <w:noProof/>
              <w:szCs w:val="22"/>
            </w:rPr>
          </w:pPr>
          <w:del w:id="542" w:author="Admin" w:date="2017-09-29T15:12:00Z">
            <w:r w:rsidRPr="00A744B4" w:rsidDel="00A744B4">
              <w:rPr>
                <w:rStyle w:val="Hyperlink"/>
                <w:noProof/>
                <w:rPrChange w:id="543" w:author="Admin" w:date="2017-09-29T15:12:00Z">
                  <w:rPr>
                    <w:rStyle w:val="Hyperlink"/>
                    <w:noProof/>
                  </w:rPr>
                </w:rPrChange>
              </w:rPr>
              <w:delText>3.7.1</w:delText>
            </w:r>
            <w:r w:rsidDel="00A744B4">
              <w:rPr>
                <w:rFonts w:asciiTheme="minorHAnsi" w:eastAsiaTheme="minorEastAsia" w:hAnsiTheme="minorHAnsi" w:cstheme="minorBidi"/>
                <w:noProof/>
                <w:szCs w:val="22"/>
              </w:rPr>
              <w:tab/>
            </w:r>
            <w:r w:rsidRPr="00A744B4" w:rsidDel="00A744B4">
              <w:rPr>
                <w:rStyle w:val="Hyperlink"/>
                <w:noProof/>
                <w:rPrChange w:id="544" w:author="Admin" w:date="2017-09-29T15:12:00Z">
                  <w:rPr>
                    <w:rStyle w:val="Hyperlink"/>
                    <w:noProof/>
                  </w:rPr>
                </w:rPrChange>
              </w:rPr>
              <w:delText>Thiết lập thang lương</w:delText>
            </w:r>
            <w:r w:rsidDel="00A744B4">
              <w:rPr>
                <w:noProof/>
                <w:webHidden/>
              </w:rPr>
              <w:tab/>
              <w:delText>48</w:delText>
            </w:r>
          </w:del>
        </w:p>
        <w:p w14:paraId="721DFEFB" w14:textId="708925A1" w:rsidR="00453E2E" w:rsidDel="00A744B4" w:rsidRDefault="00453E2E">
          <w:pPr>
            <w:pStyle w:val="TOC3"/>
            <w:tabs>
              <w:tab w:val="left" w:pos="1320"/>
              <w:tab w:val="right" w:leader="dot" w:pos="9350"/>
            </w:tabs>
            <w:rPr>
              <w:del w:id="545" w:author="Admin" w:date="2017-09-29T15:12:00Z"/>
              <w:rFonts w:asciiTheme="minorHAnsi" w:eastAsiaTheme="minorEastAsia" w:hAnsiTheme="minorHAnsi" w:cstheme="minorBidi"/>
              <w:noProof/>
              <w:szCs w:val="22"/>
            </w:rPr>
          </w:pPr>
          <w:del w:id="546" w:author="Admin" w:date="2017-09-29T15:12:00Z">
            <w:r w:rsidRPr="00A744B4" w:rsidDel="00A744B4">
              <w:rPr>
                <w:rStyle w:val="Hyperlink"/>
                <w:noProof/>
                <w:rPrChange w:id="547" w:author="Admin" w:date="2017-09-29T15:12:00Z">
                  <w:rPr>
                    <w:rStyle w:val="Hyperlink"/>
                    <w:noProof/>
                  </w:rPr>
                </w:rPrChange>
              </w:rPr>
              <w:delText>3.7.2</w:delText>
            </w:r>
            <w:r w:rsidDel="00A744B4">
              <w:rPr>
                <w:rFonts w:asciiTheme="minorHAnsi" w:eastAsiaTheme="minorEastAsia" w:hAnsiTheme="minorHAnsi" w:cstheme="minorBidi"/>
                <w:noProof/>
                <w:szCs w:val="22"/>
              </w:rPr>
              <w:tab/>
            </w:r>
            <w:r w:rsidRPr="00A744B4" w:rsidDel="00A744B4">
              <w:rPr>
                <w:rStyle w:val="Hyperlink"/>
                <w:noProof/>
                <w:rPrChange w:id="548" w:author="Admin" w:date="2017-09-29T15:12:00Z">
                  <w:rPr>
                    <w:rStyle w:val="Hyperlink"/>
                    <w:noProof/>
                  </w:rPr>
                </w:rPrChange>
              </w:rPr>
              <w:delText>Thiết lập ngạch lương</w:delText>
            </w:r>
            <w:r w:rsidDel="00A744B4">
              <w:rPr>
                <w:noProof/>
                <w:webHidden/>
              </w:rPr>
              <w:tab/>
              <w:delText>50</w:delText>
            </w:r>
          </w:del>
        </w:p>
        <w:p w14:paraId="03CBE257" w14:textId="01CB45A6" w:rsidR="00453E2E" w:rsidDel="00A744B4" w:rsidRDefault="00453E2E">
          <w:pPr>
            <w:pStyle w:val="TOC3"/>
            <w:tabs>
              <w:tab w:val="left" w:pos="1320"/>
              <w:tab w:val="right" w:leader="dot" w:pos="9350"/>
            </w:tabs>
            <w:rPr>
              <w:del w:id="549" w:author="Admin" w:date="2017-09-29T15:12:00Z"/>
              <w:rFonts w:asciiTheme="minorHAnsi" w:eastAsiaTheme="minorEastAsia" w:hAnsiTheme="minorHAnsi" w:cstheme="minorBidi"/>
              <w:noProof/>
              <w:szCs w:val="22"/>
            </w:rPr>
          </w:pPr>
          <w:del w:id="550" w:author="Admin" w:date="2017-09-29T15:12:00Z">
            <w:r w:rsidRPr="00A744B4" w:rsidDel="00A744B4">
              <w:rPr>
                <w:rStyle w:val="Hyperlink"/>
                <w:noProof/>
                <w:rPrChange w:id="551" w:author="Admin" w:date="2017-09-29T15:12:00Z">
                  <w:rPr>
                    <w:rStyle w:val="Hyperlink"/>
                    <w:noProof/>
                  </w:rPr>
                </w:rPrChange>
              </w:rPr>
              <w:delText>3.7.3</w:delText>
            </w:r>
            <w:r w:rsidDel="00A744B4">
              <w:rPr>
                <w:rFonts w:asciiTheme="minorHAnsi" w:eastAsiaTheme="minorEastAsia" w:hAnsiTheme="minorHAnsi" w:cstheme="minorBidi"/>
                <w:noProof/>
                <w:szCs w:val="22"/>
              </w:rPr>
              <w:tab/>
            </w:r>
            <w:r w:rsidRPr="00A744B4" w:rsidDel="00A744B4">
              <w:rPr>
                <w:rStyle w:val="Hyperlink"/>
                <w:noProof/>
                <w:rPrChange w:id="552" w:author="Admin" w:date="2017-09-29T15:12:00Z">
                  <w:rPr>
                    <w:rStyle w:val="Hyperlink"/>
                    <w:noProof/>
                  </w:rPr>
                </w:rPrChange>
              </w:rPr>
              <w:delText>Thiết lập bậc lương</w:delText>
            </w:r>
            <w:r w:rsidDel="00A744B4">
              <w:rPr>
                <w:noProof/>
                <w:webHidden/>
              </w:rPr>
              <w:tab/>
              <w:delText>52</w:delText>
            </w:r>
          </w:del>
        </w:p>
        <w:p w14:paraId="3FB6E086" w14:textId="4BDC5D74" w:rsidR="00453E2E" w:rsidDel="00A744B4" w:rsidRDefault="00453E2E">
          <w:pPr>
            <w:pStyle w:val="TOC3"/>
            <w:tabs>
              <w:tab w:val="left" w:pos="1320"/>
              <w:tab w:val="right" w:leader="dot" w:pos="9350"/>
            </w:tabs>
            <w:rPr>
              <w:del w:id="553" w:author="Admin" w:date="2017-09-29T15:12:00Z"/>
              <w:rFonts w:asciiTheme="minorHAnsi" w:eastAsiaTheme="minorEastAsia" w:hAnsiTheme="minorHAnsi" w:cstheme="minorBidi"/>
              <w:noProof/>
              <w:szCs w:val="22"/>
            </w:rPr>
          </w:pPr>
          <w:del w:id="554" w:author="Admin" w:date="2017-09-29T15:12:00Z">
            <w:r w:rsidRPr="00A744B4" w:rsidDel="00A744B4">
              <w:rPr>
                <w:rStyle w:val="Hyperlink"/>
                <w:noProof/>
                <w:rPrChange w:id="555" w:author="Admin" w:date="2017-09-29T15:12:00Z">
                  <w:rPr>
                    <w:rStyle w:val="Hyperlink"/>
                    <w:noProof/>
                  </w:rPr>
                </w:rPrChange>
              </w:rPr>
              <w:delText>3.7.4</w:delText>
            </w:r>
            <w:r w:rsidDel="00A744B4">
              <w:rPr>
                <w:rFonts w:asciiTheme="minorHAnsi" w:eastAsiaTheme="minorEastAsia" w:hAnsiTheme="minorHAnsi" w:cstheme="minorBidi"/>
                <w:noProof/>
                <w:szCs w:val="22"/>
              </w:rPr>
              <w:tab/>
            </w:r>
            <w:r w:rsidRPr="00A744B4" w:rsidDel="00A744B4">
              <w:rPr>
                <w:rStyle w:val="Hyperlink"/>
                <w:noProof/>
                <w:rPrChange w:id="556" w:author="Admin" w:date="2017-09-29T15:12:00Z">
                  <w:rPr>
                    <w:rStyle w:val="Hyperlink"/>
                    <w:noProof/>
                  </w:rPr>
                </w:rPrChange>
              </w:rPr>
              <w:delText>Thiết lập bậc lương của đơn vị</w:delText>
            </w:r>
            <w:r w:rsidDel="00A744B4">
              <w:rPr>
                <w:noProof/>
                <w:webHidden/>
              </w:rPr>
              <w:tab/>
              <w:delText>55</w:delText>
            </w:r>
          </w:del>
        </w:p>
        <w:p w14:paraId="65D04201" w14:textId="46156471" w:rsidR="00453E2E" w:rsidDel="00A744B4" w:rsidRDefault="00453E2E">
          <w:pPr>
            <w:pStyle w:val="TOC2"/>
            <w:tabs>
              <w:tab w:val="left" w:pos="880"/>
              <w:tab w:val="right" w:leader="dot" w:pos="9350"/>
            </w:tabs>
            <w:rPr>
              <w:del w:id="557" w:author="Admin" w:date="2017-09-29T15:12:00Z"/>
              <w:rFonts w:asciiTheme="minorHAnsi" w:eastAsiaTheme="minorEastAsia" w:hAnsiTheme="minorHAnsi" w:cstheme="minorBidi"/>
              <w:noProof/>
              <w:szCs w:val="22"/>
            </w:rPr>
          </w:pPr>
          <w:del w:id="558" w:author="Admin" w:date="2017-09-29T15:12:00Z">
            <w:r w:rsidRPr="00A744B4" w:rsidDel="00A744B4">
              <w:rPr>
                <w:rStyle w:val="Hyperlink"/>
                <w:noProof/>
                <w:rPrChange w:id="559" w:author="Admin" w:date="2017-09-29T15:12:00Z">
                  <w:rPr>
                    <w:rStyle w:val="Hyperlink"/>
                    <w:noProof/>
                  </w:rPr>
                </w:rPrChange>
              </w:rPr>
              <w:delText>3.8</w:delText>
            </w:r>
            <w:r w:rsidDel="00A744B4">
              <w:rPr>
                <w:rFonts w:asciiTheme="minorHAnsi" w:eastAsiaTheme="minorEastAsia" w:hAnsiTheme="minorHAnsi" w:cstheme="minorBidi"/>
                <w:noProof/>
                <w:szCs w:val="22"/>
              </w:rPr>
              <w:tab/>
            </w:r>
            <w:r w:rsidRPr="00A744B4" w:rsidDel="00A744B4">
              <w:rPr>
                <w:rStyle w:val="Hyperlink"/>
                <w:noProof/>
                <w:rPrChange w:id="560" w:author="Admin" w:date="2017-09-29T15:12:00Z">
                  <w:rPr>
                    <w:rStyle w:val="Hyperlink"/>
                    <w:noProof/>
                  </w:rPr>
                </w:rPrChange>
              </w:rPr>
              <w:delText>DMHS006: Danh mục quyết định</w:delText>
            </w:r>
            <w:r w:rsidDel="00A744B4">
              <w:rPr>
                <w:noProof/>
                <w:webHidden/>
              </w:rPr>
              <w:tab/>
              <w:delText>58</w:delText>
            </w:r>
          </w:del>
        </w:p>
        <w:p w14:paraId="01810B97" w14:textId="1D65F553" w:rsidR="00453E2E" w:rsidDel="00A744B4" w:rsidRDefault="00453E2E">
          <w:pPr>
            <w:pStyle w:val="TOC3"/>
            <w:tabs>
              <w:tab w:val="left" w:pos="1320"/>
              <w:tab w:val="right" w:leader="dot" w:pos="9350"/>
            </w:tabs>
            <w:rPr>
              <w:del w:id="561" w:author="Admin" w:date="2017-09-29T15:12:00Z"/>
              <w:rFonts w:asciiTheme="minorHAnsi" w:eastAsiaTheme="minorEastAsia" w:hAnsiTheme="minorHAnsi" w:cstheme="minorBidi"/>
              <w:noProof/>
              <w:szCs w:val="22"/>
            </w:rPr>
          </w:pPr>
          <w:del w:id="562" w:author="Admin" w:date="2017-09-29T15:12:00Z">
            <w:r w:rsidRPr="00A744B4" w:rsidDel="00A744B4">
              <w:rPr>
                <w:rStyle w:val="Hyperlink"/>
                <w:noProof/>
                <w:rPrChange w:id="563" w:author="Admin" w:date="2017-09-29T15:12:00Z">
                  <w:rPr>
                    <w:rStyle w:val="Hyperlink"/>
                    <w:noProof/>
                  </w:rPr>
                </w:rPrChange>
              </w:rPr>
              <w:delText>3.8.1</w:delText>
            </w:r>
            <w:r w:rsidDel="00A744B4">
              <w:rPr>
                <w:rFonts w:asciiTheme="minorHAnsi" w:eastAsiaTheme="minorEastAsia" w:hAnsiTheme="minorHAnsi" w:cstheme="minorBidi"/>
                <w:noProof/>
                <w:szCs w:val="22"/>
              </w:rPr>
              <w:tab/>
            </w:r>
            <w:r w:rsidRPr="00A744B4" w:rsidDel="00A744B4">
              <w:rPr>
                <w:rStyle w:val="Hyperlink"/>
                <w:noProof/>
                <w:rPrChange w:id="564" w:author="Admin" w:date="2017-09-29T15:12:00Z">
                  <w:rPr>
                    <w:rStyle w:val="Hyperlink"/>
                    <w:noProof/>
                  </w:rPr>
                </w:rPrChange>
              </w:rPr>
              <w:delText>Mục đích, ý nghĩa</w:delText>
            </w:r>
            <w:r w:rsidDel="00A744B4">
              <w:rPr>
                <w:noProof/>
                <w:webHidden/>
              </w:rPr>
              <w:tab/>
              <w:delText>58</w:delText>
            </w:r>
          </w:del>
        </w:p>
        <w:p w14:paraId="4EA6508F" w14:textId="46462422" w:rsidR="00453E2E" w:rsidDel="00A744B4" w:rsidRDefault="00453E2E">
          <w:pPr>
            <w:pStyle w:val="TOC3"/>
            <w:tabs>
              <w:tab w:val="left" w:pos="1320"/>
              <w:tab w:val="right" w:leader="dot" w:pos="9350"/>
            </w:tabs>
            <w:rPr>
              <w:del w:id="565" w:author="Admin" w:date="2017-09-29T15:12:00Z"/>
              <w:rFonts w:asciiTheme="minorHAnsi" w:eastAsiaTheme="minorEastAsia" w:hAnsiTheme="minorHAnsi" w:cstheme="minorBidi"/>
              <w:noProof/>
              <w:szCs w:val="22"/>
            </w:rPr>
          </w:pPr>
          <w:del w:id="566" w:author="Admin" w:date="2017-09-29T15:12:00Z">
            <w:r w:rsidRPr="00A744B4" w:rsidDel="00A744B4">
              <w:rPr>
                <w:rStyle w:val="Hyperlink"/>
                <w:noProof/>
                <w:rPrChange w:id="567" w:author="Admin" w:date="2017-09-29T15:12:00Z">
                  <w:rPr>
                    <w:rStyle w:val="Hyperlink"/>
                    <w:noProof/>
                  </w:rPr>
                </w:rPrChange>
              </w:rPr>
              <w:delText>3.8.2</w:delText>
            </w:r>
            <w:r w:rsidDel="00A744B4">
              <w:rPr>
                <w:rFonts w:asciiTheme="minorHAnsi" w:eastAsiaTheme="minorEastAsia" w:hAnsiTheme="minorHAnsi" w:cstheme="minorBidi"/>
                <w:noProof/>
                <w:szCs w:val="22"/>
              </w:rPr>
              <w:tab/>
            </w:r>
            <w:r w:rsidRPr="00A744B4" w:rsidDel="00A744B4">
              <w:rPr>
                <w:rStyle w:val="Hyperlink"/>
                <w:noProof/>
                <w:rPrChange w:id="568" w:author="Admin" w:date="2017-09-29T15:12:00Z">
                  <w:rPr>
                    <w:rStyle w:val="Hyperlink"/>
                    <w:noProof/>
                  </w:rPr>
                </w:rPrChange>
              </w:rPr>
              <w:delText>Đặc tả tình huống nghiệp vụ</w:delText>
            </w:r>
            <w:r w:rsidDel="00A744B4">
              <w:rPr>
                <w:noProof/>
                <w:webHidden/>
              </w:rPr>
              <w:tab/>
              <w:delText>58</w:delText>
            </w:r>
          </w:del>
        </w:p>
        <w:p w14:paraId="5D6D5A56" w14:textId="157B4ABB" w:rsidR="00453E2E" w:rsidDel="00A744B4" w:rsidRDefault="00453E2E">
          <w:pPr>
            <w:pStyle w:val="TOC3"/>
            <w:tabs>
              <w:tab w:val="left" w:pos="1320"/>
              <w:tab w:val="right" w:leader="dot" w:pos="9350"/>
            </w:tabs>
            <w:rPr>
              <w:del w:id="569" w:author="Admin" w:date="2017-09-29T15:12:00Z"/>
              <w:rFonts w:asciiTheme="minorHAnsi" w:eastAsiaTheme="minorEastAsia" w:hAnsiTheme="minorHAnsi" w:cstheme="minorBidi"/>
              <w:noProof/>
              <w:szCs w:val="22"/>
            </w:rPr>
          </w:pPr>
          <w:del w:id="570" w:author="Admin" w:date="2017-09-29T15:12:00Z">
            <w:r w:rsidRPr="00A744B4" w:rsidDel="00A744B4">
              <w:rPr>
                <w:rStyle w:val="Hyperlink"/>
                <w:noProof/>
                <w:rPrChange w:id="571" w:author="Admin" w:date="2017-09-29T15:12:00Z">
                  <w:rPr>
                    <w:rStyle w:val="Hyperlink"/>
                    <w:noProof/>
                  </w:rPr>
                </w:rPrChange>
              </w:rPr>
              <w:delText>3.8.3</w:delText>
            </w:r>
            <w:r w:rsidDel="00A744B4">
              <w:rPr>
                <w:rFonts w:asciiTheme="minorHAnsi" w:eastAsiaTheme="minorEastAsia" w:hAnsiTheme="minorHAnsi" w:cstheme="minorBidi"/>
                <w:noProof/>
                <w:szCs w:val="22"/>
              </w:rPr>
              <w:tab/>
            </w:r>
            <w:r w:rsidRPr="00A744B4" w:rsidDel="00A744B4">
              <w:rPr>
                <w:rStyle w:val="Hyperlink"/>
                <w:noProof/>
                <w:rPrChange w:id="572" w:author="Admin" w:date="2017-09-29T15:12:00Z">
                  <w:rPr>
                    <w:rStyle w:val="Hyperlink"/>
                    <w:noProof/>
                  </w:rPr>
                </w:rPrChange>
              </w:rPr>
              <w:delText>Màn hình giao diện</w:delText>
            </w:r>
            <w:r w:rsidDel="00A744B4">
              <w:rPr>
                <w:noProof/>
                <w:webHidden/>
              </w:rPr>
              <w:tab/>
              <w:delText>59</w:delText>
            </w:r>
          </w:del>
        </w:p>
        <w:p w14:paraId="472F791F" w14:textId="5911E184" w:rsidR="00453E2E" w:rsidDel="00A744B4" w:rsidRDefault="00453E2E">
          <w:pPr>
            <w:pStyle w:val="TOC3"/>
            <w:tabs>
              <w:tab w:val="left" w:pos="1320"/>
              <w:tab w:val="right" w:leader="dot" w:pos="9350"/>
            </w:tabs>
            <w:rPr>
              <w:del w:id="573" w:author="Admin" w:date="2017-09-29T15:12:00Z"/>
              <w:rFonts w:asciiTheme="minorHAnsi" w:eastAsiaTheme="minorEastAsia" w:hAnsiTheme="minorHAnsi" w:cstheme="minorBidi"/>
              <w:noProof/>
              <w:szCs w:val="22"/>
            </w:rPr>
          </w:pPr>
          <w:del w:id="574" w:author="Admin" w:date="2017-09-29T15:12:00Z">
            <w:r w:rsidRPr="00A744B4" w:rsidDel="00A744B4">
              <w:rPr>
                <w:rStyle w:val="Hyperlink"/>
                <w:noProof/>
                <w:rPrChange w:id="575" w:author="Admin" w:date="2017-09-29T15:12:00Z">
                  <w:rPr>
                    <w:rStyle w:val="Hyperlink"/>
                    <w:noProof/>
                  </w:rPr>
                </w:rPrChange>
              </w:rPr>
              <w:delText>3.8.4</w:delText>
            </w:r>
            <w:r w:rsidDel="00A744B4">
              <w:rPr>
                <w:rFonts w:asciiTheme="minorHAnsi" w:eastAsiaTheme="minorEastAsia" w:hAnsiTheme="minorHAnsi" w:cstheme="minorBidi"/>
                <w:noProof/>
                <w:szCs w:val="22"/>
              </w:rPr>
              <w:tab/>
            </w:r>
            <w:r w:rsidRPr="00A744B4" w:rsidDel="00A744B4">
              <w:rPr>
                <w:rStyle w:val="Hyperlink"/>
                <w:noProof/>
                <w:rPrChange w:id="576" w:author="Admin" w:date="2017-09-29T15:12:00Z">
                  <w:rPr>
                    <w:rStyle w:val="Hyperlink"/>
                    <w:noProof/>
                  </w:rPr>
                </w:rPrChange>
              </w:rPr>
              <w:delText>Mô tả nội dung các trường thông tin</w:delText>
            </w:r>
            <w:r w:rsidDel="00A744B4">
              <w:rPr>
                <w:noProof/>
                <w:webHidden/>
              </w:rPr>
              <w:tab/>
              <w:delText>59</w:delText>
            </w:r>
          </w:del>
        </w:p>
        <w:p w14:paraId="034678FA" w14:textId="5B06D69E" w:rsidR="00453E2E" w:rsidDel="00A744B4" w:rsidRDefault="00453E2E">
          <w:pPr>
            <w:pStyle w:val="TOC3"/>
            <w:tabs>
              <w:tab w:val="left" w:pos="1320"/>
              <w:tab w:val="right" w:leader="dot" w:pos="9350"/>
            </w:tabs>
            <w:rPr>
              <w:del w:id="577" w:author="Admin" w:date="2017-09-29T15:12:00Z"/>
              <w:rFonts w:asciiTheme="minorHAnsi" w:eastAsiaTheme="minorEastAsia" w:hAnsiTheme="minorHAnsi" w:cstheme="minorBidi"/>
              <w:noProof/>
              <w:szCs w:val="22"/>
            </w:rPr>
          </w:pPr>
          <w:del w:id="578" w:author="Admin" w:date="2017-09-29T15:12:00Z">
            <w:r w:rsidRPr="00A744B4" w:rsidDel="00A744B4">
              <w:rPr>
                <w:rStyle w:val="Hyperlink"/>
                <w:noProof/>
                <w:rPrChange w:id="579" w:author="Admin" w:date="2017-09-29T15:12:00Z">
                  <w:rPr>
                    <w:rStyle w:val="Hyperlink"/>
                    <w:noProof/>
                  </w:rPr>
                </w:rPrChange>
              </w:rPr>
              <w:delText>3.8.5</w:delText>
            </w:r>
            <w:r w:rsidDel="00A744B4">
              <w:rPr>
                <w:rFonts w:asciiTheme="minorHAnsi" w:eastAsiaTheme="minorEastAsia" w:hAnsiTheme="minorHAnsi" w:cstheme="minorBidi"/>
                <w:noProof/>
                <w:szCs w:val="22"/>
              </w:rPr>
              <w:tab/>
            </w:r>
            <w:r w:rsidRPr="00A744B4" w:rsidDel="00A744B4">
              <w:rPr>
                <w:rStyle w:val="Hyperlink"/>
                <w:noProof/>
                <w:rPrChange w:id="580" w:author="Admin" w:date="2017-09-29T15:12:00Z">
                  <w:rPr>
                    <w:rStyle w:val="Hyperlink"/>
                    <w:noProof/>
                  </w:rPr>
                </w:rPrChange>
              </w:rPr>
              <w:delText>Thao tác chức năng</w:delText>
            </w:r>
            <w:r w:rsidDel="00A744B4">
              <w:rPr>
                <w:noProof/>
                <w:webHidden/>
              </w:rPr>
              <w:tab/>
              <w:delText>60</w:delText>
            </w:r>
          </w:del>
        </w:p>
        <w:p w14:paraId="419BB2B6" w14:textId="1C11AE52" w:rsidR="00453E2E" w:rsidDel="00A744B4" w:rsidRDefault="00453E2E">
          <w:pPr>
            <w:pStyle w:val="TOC2"/>
            <w:tabs>
              <w:tab w:val="left" w:pos="880"/>
              <w:tab w:val="right" w:leader="dot" w:pos="9350"/>
            </w:tabs>
            <w:rPr>
              <w:del w:id="581" w:author="Admin" w:date="2017-09-29T15:12:00Z"/>
              <w:rFonts w:asciiTheme="minorHAnsi" w:eastAsiaTheme="minorEastAsia" w:hAnsiTheme="minorHAnsi" w:cstheme="minorBidi"/>
              <w:noProof/>
              <w:szCs w:val="22"/>
            </w:rPr>
          </w:pPr>
          <w:del w:id="582" w:author="Admin" w:date="2017-09-29T15:12:00Z">
            <w:r w:rsidRPr="00A744B4" w:rsidDel="00A744B4">
              <w:rPr>
                <w:rStyle w:val="Hyperlink"/>
                <w:noProof/>
                <w:rPrChange w:id="583" w:author="Admin" w:date="2017-09-29T15:12:00Z">
                  <w:rPr>
                    <w:rStyle w:val="Hyperlink"/>
                    <w:noProof/>
                  </w:rPr>
                </w:rPrChange>
              </w:rPr>
              <w:delText>3.9</w:delText>
            </w:r>
            <w:r w:rsidDel="00A744B4">
              <w:rPr>
                <w:rFonts w:asciiTheme="minorHAnsi" w:eastAsiaTheme="minorEastAsia" w:hAnsiTheme="minorHAnsi" w:cstheme="minorBidi"/>
                <w:noProof/>
                <w:szCs w:val="22"/>
              </w:rPr>
              <w:tab/>
            </w:r>
            <w:r w:rsidRPr="00A744B4" w:rsidDel="00A744B4">
              <w:rPr>
                <w:rStyle w:val="Hyperlink"/>
                <w:noProof/>
                <w:rPrChange w:id="584" w:author="Admin" w:date="2017-09-29T15:12:00Z">
                  <w:rPr>
                    <w:rStyle w:val="Hyperlink"/>
                    <w:noProof/>
                  </w:rPr>
                </w:rPrChange>
              </w:rPr>
              <w:delText>DMHS005: Danh mục loại hợp đồng lao động</w:delText>
            </w:r>
            <w:r w:rsidDel="00A744B4">
              <w:rPr>
                <w:noProof/>
                <w:webHidden/>
              </w:rPr>
              <w:tab/>
              <w:delText>60</w:delText>
            </w:r>
          </w:del>
        </w:p>
        <w:p w14:paraId="0D23CA30" w14:textId="2572E218" w:rsidR="00453E2E" w:rsidDel="00A744B4" w:rsidRDefault="00453E2E">
          <w:pPr>
            <w:pStyle w:val="TOC3"/>
            <w:tabs>
              <w:tab w:val="left" w:pos="1320"/>
              <w:tab w:val="right" w:leader="dot" w:pos="9350"/>
            </w:tabs>
            <w:rPr>
              <w:del w:id="585" w:author="Admin" w:date="2017-09-29T15:12:00Z"/>
              <w:rFonts w:asciiTheme="minorHAnsi" w:eastAsiaTheme="minorEastAsia" w:hAnsiTheme="minorHAnsi" w:cstheme="minorBidi"/>
              <w:noProof/>
              <w:szCs w:val="22"/>
            </w:rPr>
          </w:pPr>
          <w:del w:id="586" w:author="Admin" w:date="2017-09-29T15:12:00Z">
            <w:r w:rsidRPr="00A744B4" w:rsidDel="00A744B4">
              <w:rPr>
                <w:rStyle w:val="Hyperlink"/>
                <w:noProof/>
                <w:rPrChange w:id="587" w:author="Admin" w:date="2017-09-29T15:12:00Z">
                  <w:rPr>
                    <w:rStyle w:val="Hyperlink"/>
                    <w:noProof/>
                  </w:rPr>
                </w:rPrChange>
              </w:rPr>
              <w:delText>3.9.1</w:delText>
            </w:r>
            <w:r w:rsidDel="00A744B4">
              <w:rPr>
                <w:rFonts w:asciiTheme="minorHAnsi" w:eastAsiaTheme="minorEastAsia" w:hAnsiTheme="minorHAnsi" w:cstheme="minorBidi"/>
                <w:noProof/>
                <w:szCs w:val="22"/>
              </w:rPr>
              <w:tab/>
            </w:r>
            <w:r w:rsidRPr="00A744B4" w:rsidDel="00A744B4">
              <w:rPr>
                <w:rStyle w:val="Hyperlink"/>
                <w:noProof/>
                <w:rPrChange w:id="588" w:author="Admin" w:date="2017-09-29T15:12:00Z">
                  <w:rPr>
                    <w:rStyle w:val="Hyperlink"/>
                    <w:noProof/>
                  </w:rPr>
                </w:rPrChange>
              </w:rPr>
              <w:delText>Mục đích, ý nghĩa</w:delText>
            </w:r>
            <w:r w:rsidDel="00A744B4">
              <w:rPr>
                <w:noProof/>
                <w:webHidden/>
              </w:rPr>
              <w:tab/>
              <w:delText>60</w:delText>
            </w:r>
          </w:del>
        </w:p>
        <w:p w14:paraId="3110444B" w14:textId="7383D819" w:rsidR="00453E2E" w:rsidDel="00A744B4" w:rsidRDefault="00453E2E">
          <w:pPr>
            <w:pStyle w:val="TOC3"/>
            <w:tabs>
              <w:tab w:val="left" w:pos="1320"/>
              <w:tab w:val="right" w:leader="dot" w:pos="9350"/>
            </w:tabs>
            <w:rPr>
              <w:del w:id="589" w:author="Admin" w:date="2017-09-29T15:12:00Z"/>
              <w:rFonts w:asciiTheme="minorHAnsi" w:eastAsiaTheme="minorEastAsia" w:hAnsiTheme="minorHAnsi" w:cstheme="minorBidi"/>
              <w:noProof/>
              <w:szCs w:val="22"/>
            </w:rPr>
          </w:pPr>
          <w:del w:id="590" w:author="Admin" w:date="2017-09-29T15:12:00Z">
            <w:r w:rsidRPr="00A744B4" w:rsidDel="00A744B4">
              <w:rPr>
                <w:rStyle w:val="Hyperlink"/>
                <w:noProof/>
                <w:rPrChange w:id="591" w:author="Admin" w:date="2017-09-29T15:12:00Z">
                  <w:rPr>
                    <w:rStyle w:val="Hyperlink"/>
                    <w:noProof/>
                  </w:rPr>
                </w:rPrChange>
              </w:rPr>
              <w:delText>3.9.2</w:delText>
            </w:r>
            <w:r w:rsidDel="00A744B4">
              <w:rPr>
                <w:rFonts w:asciiTheme="minorHAnsi" w:eastAsiaTheme="minorEastAsia" w:hAnsiTheme="minorHAnsi" w:cstheme="minorBidi"/>
                <w:noProof/>
                <w:szCs w:val="22"/>
              </w:rPr>
              <w:tab/>
            </w:r>
            <w:r w:rsidRPr="00A744B4" w:rsidDel="00A744B4">
              <w:rPr>
                <w:rStyle w:val="Hyperlink"/>
                <w:noProof/>
                <w:rPrChange w:id="592" w:author="Admin" w:date="2017-09-29T15:12:00Z">
                  <w:rPr>
                    <w:rStyle w:val="Hyperlink"/>
                    <w:noProof/>
                  </w:rPr>
                </w:rPrChange>
              </w:rPr>
              <w:delText>Đặc tả tình huống nghiệp vụ</w:delText>
            </w:r>
            <w:r w:rsidDel="00A744B4">
              <w:rPr>
                <w:noProof/>
                <w:webHidden/>
              </w:rPr>
              <w:tab/>
              <w:delText>61</w:delText>
            </w:r>
          </w:del>
        </w:p>
        <w:p w14:paraId="5818B534" w14:textId="08472916" w:rsidR="00453E2E" w:rsidDel="00A744B4" w:rsidRDefault="00453E2E">
          <w:pPr>
            <w:pStyle w:val="TOC3"/>
            <w:tabs>
              <w:tab w:val="left" w:pos="1320"/>
              <w:tab w:val="right" w:leader="dot" w:pos="9350"/>
            </w:tabs>
            <w:rPr>
              <w:del w:id="593" w:author="Admin" w:date="2017-09-29T15:12:00Z"/>
              <w:rFonts w:asciiTheme="minorHAnsi" w:eastAsiaTheme="minorEastAsia" w:hAnsiTheme="minorHAnsi" w:cstheme="minorBidi"/>
              <w:noProof/>
              <w:szCs w:val="22"/>
            </w:rPr>
          </w:pPr>
          <w:del w:id="594" w:author="Admin" w:date="2017-09-29T15:12:00Z">
            <w:r w:rsidRPr="00A744B4" w:rsidDel="00A744B4">
              <w:rPr>
                <w:rStyle w:val="Hyperlink"/>
                <w:noProof/>
                <w:rPrChange w:id="595" w:author="Admin" w:date="2017-09-29T15:12:00Z">
                  <w:rPr>
                    <w:rStyle w:val="Hyperlink"/>
                    <w:noProof/>
                  </w:rPr>
                </w:rPrChange>
              </w:rPr>
              <w:delText>3.9.3</w:delText>
            </w:r>
            <w:r w:rsidDel="00A744B4">
              <w:rPr>
                <w:rFonts w:asciiTheme="minorHAnsi" w:eastAsiaTheme="minorEastAsia" w:hAnsiTheme="minorHAnsi" w:cstheme="minorBidi"/>
                <w:noProof/>
                <w:szCs w:val="22"/>
              </w:rPr>
              <w:tab/>
            </w:r>
            <w:r w:rsidRPr="00A744B4" w:rsidDel="00A744B4">
              <w:rPr>
                <w:rStyle w:val="Hyperlink"/>
                <w:noProof/>
                <w:rPrChange w:id="596" w:author="Admin" w:date="2017-09-29T15:12:00Z">
                  <w:rPr>
                    <w:rStyle w:val="Hyperlink"/>
                    <w:noProof/>
                  </w:rPr>
                </w:rPrChange>
              </w:rPr>
              <w:delText>Màn hình giao diện</w:delText>
            </w:r>
            <w:r w:rsidDel="00A744B4">
              <w:rPr>
                <w:noProof/>
                <w:webHidden/>
              </w:rPr>
              <w:tab/>
              <w:delText>61</w:delText>
            </w:r>
          </w:del>
        </w:p>
        <w:p w14:paraId="46EC826D" w14:textId="4DA7B35A" w:rsidR="00453E2E" w:rsidDel="00A744B4" w:rsidRDefault="00453E2E">
          <w:pPr>
            <w:pStyle w:val="TOC3"/>
            <w:tabs>
              <w:tab w:val="left" w:pos="1320"/>
              <w:tab w:val="right" w:leader="dot" w:pos="9350"/>
            </w:tabs>
            <w:rPr>
              <w:del w:id="597" w:author="Admin" w:date="2017-09-29T15:12:00Z"/>
              <w:rFonts w:asciiTheme="minorHAnsi" w:eastAsiaTheme="minorEastAsia" w:hAnsiTheme="minorHAnsi" w:cstheme="minorBidi"/>
              <w:noProof/>
              <w:szCs w:val="22"/>
            </w:rPr>
          </w:pPr>
          <w:del w:id="598" w:author="Admin" w:date="2017-09-29T15:12:00Z">
            <w:r w:rsidRPr="00A744B4" w:rsidDel="00A744B4">
              <w:rPr>
                <w:rStyle w:val="Hyperlink"/>
                <w:noProof/>
                <w:rPrChange w:id="599" w:author="Admin" w:date="2017-09-29T15:12:00Z">
                  <w:rPr>
                    <w:rStyle w:val="Hyperlink"/>
                    <w:noProof/>
                  </w:rPr>
                </w:rPrChange>
              </w:rPr>
              <w:delText>3.9.4</w:delText>
            </w:r>
            <w:r w:rsidDel="00A744B4">
              <w:rPr>
                <w:rFonts w:asciiTheme="minorHAnsi" w:eastAsiaTheme="minorEastAsia" w:hAnsiTheme="minorHAnsi" w:cstheme="minorBidi"/>
                <w:noProof/>
                <w:szCs w:val="22"/>
              </w:rPr>
              <w:tab/>
            </w:r>
            <w:r w:rsidRPr="00A744B4" w:rsidDel="00A744B4">
              <w:rPr>
                <w:rStyle w:val="Hyperlink"/>
                <w:noProof/>
                <w:rPrChange w:id="600" w:author="Admin" w:date="2017-09-29T15:12:00Z">
                  <w:rPr>
                    <w:rStyle w:val="Hyperlink"/>
                    <w:noProof/>
                  </w:rPr>
                </w:rPrChange>
              </w:rPr>
              <w:delText>Mô tả nội dung các trường thông tin</w:delText>
            </w:r>
            <w:r w:rsidDel="00A744B4">
              <w:rPr>
                <w:noProof/>
                <w:webHidden/>
              </w:rPr>
              <w:tab/>
              <w:delText>61</w:delText>
            </w:r>
          </w:del>
        </w:p>
        <w:p w14:paraId="7A547712" w14:textId="227E59B4" w:rsidR="00453E2E" w:rsidDel="00A744B4" w:rsidRDefault="00453E2E">
          <w:pPr>
            <w:pStyle w:val="TOC3"/>
            <w:tabs>
              <w:tab w:val="left" w:pos="1320"/>
              <w:tab w:val="right" w:leader="dot" w:pos="9350"/>
            </w:tabs>
            <w:rPr>
              <w:del w:id="601" w:author="Admin" w:date="2017-09-29T15:12:00Z"/>
              <w:rFonts w:asciiTheme="minorHAnsi" w:eastAsiaTheme="minorEastAsia" w:hAnsiTheme="minorHAnsi" w:cstheme="minorBidi"/>
              <w:noProof/>
              <w:szCs w:val="22"/>
            </w:rPr>
          </w:pPr>
          <w:del w:id="602" w:author="Admin" w:date="2017-09-29T15:12:00Z">
            <w:r w:rsidRPr="00A744B4" w:rsidDel="00A744B4">
              <w:rPr>
                <w:rStyle w:val="Hyperlink"/>
                <w:noProof/>
                <w:rPrChange w:id="603" w:author="Admin" w:date="2017-09-29T15:12:00Z">
                  <w:rPr>
                    <w:rStyle w:val="Hyperlink"/>
                    <w:noProof/>
                  </w:rPr>
                </w:rPrChange>
              </w:rPr>
              <w:delText>3.9.5</w:delText>
            </w:r>
            <w:r w:rsidDel="00A744B4">
              <w:rPr>
                <w:rFonts w:asciiTheme="minorHAnsi" w:eastAsiaTheme="minorEastAsia" w:hAnsiTheme="minorHAnsi" w:cstheme="minorBidi"/>
                <w:noProof/>
                <w:szCs w:val="22"/>
              </w:rPr>
              <w:tab/>
            </w:r>
            <w:r w:rsidRPr="00A744B4" w:rsidDel="00A744B4">
              <w:rPr>
                <w:rStyle w:val="Hyperlink"/>
                <w:noProof/>
                <w:rPrChange w:id="604" w:author="Admin" w:date="2017-09-29T15:12:00Z">
                  <w:rPr>
                    <w:rStyle w:val="Hyperlink"/>
                    <w:noProof/>
                  </w:rPr>
                </w:rPrChange>
              </w:rPr>
              <w:delText>Thao tác chức năng</w:delText>
            </w:r>
            <w:r w:rsidDel="00A744B4">
              <w:rPr>
                <w:noProof/>
                <w:webHidden/>
              </w:rPr>
              <w:tab/>
              <w:delText>62</w:delText>
            </w:r>
          </w:del>
        </w:p>
        <w:p w14:paraId="1568E7D3" w14:textId="75F9574A" w:rsidR="00453E2E" w:rsidDel="00A744B4" w:rsidRDefault="00453E2E">
          <w:pPr>
            <w:pStyle w:val="TOC2"/>
            <w:tabs>
              <w:tab w:val="left" w:pos="880"/>
              <w:tab w:val="right" w:leader="dot" w:pos="9350"/>
            </w:tabs>
            <w:rPr>
              <w:del w:id="605" w:author="Admin" w:date="2017-09-29T15:12:00Z"/>
              <w:rFonts w:asciiTheme="minorHAnsi" w:eastAsiaTheme="minorEastAsia" w:hAnsiTheme="minorHAnsi" w:cstheme="minorBidi"/>
              <w:noProof/>
              <w:szCs w:val="22"/>
            </w:rPr>
          </w:pPr>
          <w:del w:id="606" w:author="Admin" w:date="2017-09-29T15:12:00Z">
            <w:r w:rsidRPr="00A744B4" w:rsidDel="00A744B4">
              <w:rPr>
                <w:rStyle w:val="Hyperlink"/>
                <w:noProof/>
                <w:rPrChange w:id="607" w:author="Admin" w:date="2017-09-29T15:12:00Z">
                  <w:rPr>
                    <w:rStyle w:val="Hyperlink"/>
                    <w:noProof/>
                  </w:rPr>
                </w:rPrChange>
              </w:rPr>
              <w:delText>3.10</w:delText>
            </w:r>
            <w:r w:rsidDel="00A744B4">
              <w:rPr>
                <w:rFonts w:asciiTheme="minorHAnsi" w:eastAsiaTheme="minorEastAsia" w:hAnsiTheme="minorHAnsi" w:cstheme="minorBidi"/>
                <w:noProof/>
                <w:szCs w:val="22"/>
              </w:rPr>
              <w:tab/>
            </w:r>
            <w:r w:rsidRPr="00A744B4" w:rsidDel="00A744B4">
              <w:rPr>
                <w:rStyle w:val="Hyperlink"/>
                <w:noProof/>
                <w:rPrChange w:id="608" w:author="Admin" w:date="2017-09-29T15:12:00Z">
                  <w:rPr>
                    <w:rStyle w:val="Hyperlink"/>
                    <w:noProof/>
                  </w:rPr>
                </w:rPrChange>
              </w:rPr>
              <w:delText>Danh mục các khoản hỗ trợ khác (phụ cấp)</w:delText>
            </w:r>
            <w:r w:rsidDel="00A744B4">
              <w:rPr>
                <w:noProof/>
                <w:webHidden/>
              </w:rPr>
              <w:tab/>
              <w:delText>63</w:delText>
            </w:r>
          </w:del>
        </w:p>
        <w:p w14:paraId="74924DE9" w14:textId="34AE5213" w:rsidR="00453E2E" w:rsidDel="00A744B4" w:rsidRDefault="00453E2E">
          <w:pPr>
            <w:pStyle w:val="TOC3"/>
            <w:tabs>
              <w:tab w:val="left" w:pos="1320"/>
              <w:tab w:val="right" w:leader="dot" w:pos="9350"/>
            </w:tabs>
            <w:rPr>
              <w:del w:id="609" w:author="Admin" w:date="2017-09-29T15:12:00Z"/>
              <w:rFonts w:asciiTheme="minorHAnsi" w:eastAsiaTheme="minorEastAsia" w:hAnsiTheme="minorHAnsi" w:cstheme="minorBidi"/>
              <w:noProof/>
              <w:szCs w:val="22"/>
            </w:rPr>
          </w:pPr>
          <w:del w:id="610" w:author="Admin" w:date="2017-09-29T15:12:00Z">
            <w:r w:rsidRPr="00A744B4" w:rsidDel="00A744B4">
              <w:rPr>
                <w:rStyle w:val="Hyperlink"/>
                <w:noProof/>
                <w:rPrChange w:id="611" w:author="Admin" w:date="2017-09-29T15:12:00Z">
                  <w:rPr>
                    <w:rStyle w:val="Hyperlink"/>
                    <w:noProof/>
                  </w:rPr>
                </w:rPrChange>
              </w:rPr>
              <w:delText>3.10.1</w:delText>
            </w:r>
            <w:r w:rsidDel="00A744B4">
              <w:rPr>
                <w:rFonts w:asciiTheme="minorHAnsi" w:eastAsiaTheme="minorEastAsia" w:hAnsiTheme="minorHAnsi" w:cstheme="minorBidi"/>
                <w:noProof/>
                <w:szCs w:val="22"/>
              </w:rPr>
              <w:tab/>
            </w:r>
            <w:r w:rsidRPr="00A744B4" w:rsidDel="00A744B4">
              <w:rPr>
                <w:rStyle w:val="Hyperlink"/>
                <w:noProof/>
                <w:rPrChange w:id="612" w:author="Admin" w:date="2017-09-29T15:12:00Z">
                  <w:rPr>
                    <w:rStyle w:val="Hyperlink"/>
                    <w:noProof/>
                  </w:rPr>
                </w:rPrChange>
              </w:rPr>
              <w:delText>Mục đích, ý nghĩa</w:delText>
            </w:r>
            <w:r w:rsidDel="00A744B4">
              <w:rPr>
                <w:noProof/>
                <w:webHidden/>
              </w:rPr>
              <w:tab/>
              <w:delText>63</w:delText>
            </w:r>
          </w:del>
        </w:p>
        <w:p w14:paraId="2BC3CFB1" w14:textId="028CEC32" w:rsidR="00453E2E" w:rsidDel="00A744B4" w:rsidRDefault="00453E2E">
          <w:pPr>
            <w:pStyle w:val="TOC3"/>
            <w:tabs>
              <w:tab w:val="left" w:pos="1320"/>
              <w:tab w:val="right" w:leader="dot" w:pos="9350"/>
            </w:tabs>
            <w:rPr>
              <w:del w:id="613" w:author="Admin" w:date="2017-09-29T15:12:00Z"/>
              <w:rFonts w:asciiTheme="minorHAnsi" w:eastAsiaTheme="minorEastAsia" w:hAnsiTheme="minorHAnsi" w:cstheme="minorBidi"/>
              <w:noProof/>
              <w:szCs w:val="22"/>
            </w:rPr>
          </w:pPr>
          <w:del w:id="614" w:author="Admin" w:date="2017-09-29T15:12:00Z">
            <w:r w:rsidRPr="00A744B4" w:rsidDel="00A744B4">
              <w:rPr>
                <w:rStyle w:val="Hyperlink"/>
                <w:noProof/>
                <w:rPrChange w:id="615" w:author="Admin" w:date="2017-09-29T15:12:00Z">
                  <w:rPr>
                    <w:rStyle w:val="Hyperlink"/>
                    <w:noProof/>
                  </w:rPr>
                </w:rPrChange>
              </w:rPr>
              <w:delText>3.10.2</w:delText>
            </w:r>
            <w:r w:rsidDel="00A744B4">
              <w:rPr>
                <w:rFonts w:asciiTheme="minorHAnsi" w:eastAsiaTheme="minorEastAsia" w:hAnsiTheme="minorHAnsi" w:cstheme="minorBidi"/>
                <w:noProof/>
                <w:szCs w:val="22"/>
              </w:rPr>
              <w:tab/>
            </w:r>
            <w:r w:rsidRPr="00A744B4" w:rsidDel="00A744B4">
              <w:rPr>
                <w:rStyle w:val="Hyperlink"/>
                <w:noProof/>
                <w:rPrChange w:id="616" w:author="Admin" w:date="2017-09-29T15:12:00Z">
                  <w:rPr>
                    <w:rStyle w:val="Hyperlink"/>
                    <w:noProof/>
                  </w:rPr>
                </w:rPrChange>
              </w:rPr>
              <w:delText>Đặc tả tình huống nghiệp vụ</w:delText>
            </w:r>
            <w:r w:rsidDel="00A744B4">
              <w:rPr>
                <w:noProof/>
                <w:webHidden/>
              </w:rPr>
              <w:tab/>
              <w:delText>63</w:delText>
            </w:r>
          </w:del>
        </w:p>
        <w:p w14:paraId="12039072" w14:textId="6FBB69A4" w:rsidR="00453E2E" w:rsidDel="00A744B4" w:rsidRDefault="00453E2E">
          <w:pPr>
            <w:pStyle w:val="TOC3"/>
            <w:tabs>
              <w:tab w:val="left" w:pos="1320"/>
              <w:tab w:val="right" w:leader="dot" w:pos="9350"/>
            </w:tabs>
            <w:rPr>
              <w:del w:id="617" w:author="Admin" w:date="2017-09-29T15:12:00Z"/>
              <w:rFonts w:asciiTheme="minorHAnsi" w:eastAsiaTheme="minorEastAsia" w:hAnsiTheme="minorHAnsi" w:cstheme="minorBidi"/>
              <w:noProof/>
              <w:szCs w:val="22"/>
            </w:rPr>
          </w:pPr>
          <w:del w:id="618" w:author="Admin" w:date="2017-09-29T15:12:00Z">
            <w:r w:rsidRPr="00A744B4" w:rsidDel="00A744B4">
              <w:rPr>
                <w:rStyle w:val="Hyperlink"/>
                <w:noProof/>
                <w:rPrChange w:id="619" w:author="Admin" w:date="2017-09-29T15:12:00Z">
                  <w:rPr>
                    <w:rStyle w:val="Hyperlink"/>
                    <w:noProof/>
                  </w:rPr>
                </w:rPrChange>
              </w:rPr>
              <w:delText>3.10.3</w:delText>
            </w:r>
            <w:r w:rsidDel="00A744B4">
              <w:rPr>
                <w:rFonts w:asciiTheme="minorHAnsi" w:eastAsiaTheme="minorEastAsia" w:hAnsiTheme="minorHAnsi" w:cstheme="minorBidi"/>
                <w:noProof/>
                <w:szCs w:val="22"/>
              </w:rPr>
              <w:tab/>
            </w:r>
            <w:r w:rsidRPr="00A744B4" w:rsidDel="00A744B4">
              <w:rPr>
                <w:rStyle w:val="Hyperlink"/>
                <w:noProof/>
                <w:rPrChange w:id="620" w:author="Admin" w:date="2017-09-29T15:12:00Z">
                  <w:rPr>
                    <w:rStyle w:val="Hyperlink"/>
                    <w:noProof/>
                  </w:rPr>
                </w:rPrChange>
              </w:rPr>
              <w:delText>Màn hình giao diện</w:delText>
            </w:r>
            <w:r w:rsidDel="00A744B4">
              <w:rPr>
                <w:noProof/>
                <w:webHidden/>
              </w:rPr>
              <w:tab/>
              <w:delText>64</w:delText>
            </w:r>
          </w:del>
        </w:p>
        <w:p w14:paraId="2DC92268" w14:textId="7AD04712" w:rsidR="00453E2E" w:rsidDel="00A744B4" w:rsidRDefault="00453E2E">
          <w:pPr>
            <w:pStyle w:val="TOC3"/>
            <w:tabs>
              <w:tab w:val="left" w:pos="1320"/>
              <w:tab w:val="right" w:leader="dot" w:pos="9350"/>
            </w:tabs>
            <w:rPr>
              <w:del w:id="621" w:author="Admin" w:date="2017-09-29T15:12:00Z"/>
              <w:rFonts w:asciiTheme="minorHAnsi" w:eastAsiaTheme="minorEastAsia" w:hAnsiTheme="minorHAnsi" w:cstheme="minorBidi"/>
              <w:noProof/>
              <w:szCs w:val="22"/>
            </w:rPr>
          </w:pPr>
          <w:del w:id="622" w:author="Admin" w:date="2017-09-29T15:12:00Z">
            <w:r w:rsidRPr="00A744B4" w:rsidDel="00A744B4">
              <w:rPr>
                <w:rStyle w:val="Hyperlink"/>
                <w:noProof/>
                <w:rPrChange w:id="623" w:author="Admin" w:date="2017-09-29T15:12:00Z">
                  <w:rPr>
                    <w:rStyle w:val="Hyperlink"/>
                    <w:noProof/>
                  </w:rPr>
                </w:rPrChange>
              </w:rPr>
              <w:delText>3.10.4</w:delText>
            </w:r>
            <w:r w:rsidDel="00A744B4">
              <w:rPr>
                <w:rFonts w:asciiTheme="minorHAnsi" w:eastAsiaTheme="minorEastAsia" w:hAnsiTheme="minorHAnsi" w:cstheme="minorBidi"/>
                <w:noProof/>
                <w:szCs w:val="22"/>
              </w:rPr>
              <w:tab/>
            </w:r>
            <w:r w:rsidRPr="00A744B4" w:rsidDel="00A744B4">
              <w:rPr>
                <w:rStyle w:val="Hyperlink"/>
                <w:noProof/>
                <w:rPrChange w:id="624" w:author="Admin" w:date="2017-09-29T15:12:00Z">
                  <w:rPr>
                    <w:rStyle w:val="Hyperlink"/>
                    <w:noProof/>
                  </w:rPr>
                </w:rPrChange>
              </w:rPr>
              <w:delText>Mô tả các trường thông tin</w:delText>
            </w:r>
            <w:r w:rsidDel="00A744B4">
              <w:rPr>
                <w:noProof/>
                <w:webHidden/>
              </w:rPr>
              <w:tab/>
              <w:delText>64</w:delText>
            </w:r>
          </w:del>
        </w:p>
        <w:p w14:paraId="1839C414" w14:textId="403C3DE2" w:rsidR="00453E2E" w:rsidDel="00A744B4" w:rsidRDefault="00453E2E">
          <w:pPr>
            <w:pStyle w:val="TOC3"/>
            <w:tabs>
              <w:tab w:val="left" w:pos="1320"/>
              <w:tab w:val="right" w:leader="dot" w:pos="9350"/>
            </w:tabs>
            <w:rPr>
              <w:del w:id="625" w:author="Admin" w:date="2017-09-29T15:12:00Z"/>
              <w:rFonts w:asciiTheme="minorHAnsi" w:eastAsiaTheme="minorEastAsia" w:hAnsiTheme="minorHAnsi" w:cstheme="minorBidi"/>
              <w:noProof/>
              <w:szCs w:val="22"/>
            </w:rPr>
          </w:pPr>
          <w:del w:id="626" w:author="Admin" w:date="2017-09-29T15:12:00Z">
            <w:r w:rsidRPr="00A744B4" w:rsidDel="00A744B4">
              <w:rPr>
                <w:rStyle w:val="Hyperlink"/>
                <w:noProof/>
                <w:rPrChange w:id="627" w:author="Admin" w:date="2017-09-29T15:12:00Z">
                  <w:rPr>
                    <w:rStyle w:val="Hyperlink"/>
                    <w:noProof/>
                  </w:rPr>
                </w:rPrChange>
              </w:rPr>
              <w:delText>3.10.5</w:delText>
            </w:r>
            <w:r w:rsidDel="00A744B4">
              <w:rPr>
                <w:rFonts w:asciiTheme="minorHAnsi" w:eastAsiaTheme="minorEastAsia" w:hAnsiTheme="minorHAnsi" w:cstheme="minorBidi"/>
                <w:noProof/>
                <w:szCs w:val="22"/>
              </w:rPr>
              <w:tab/>
            </w:r>
            <w:r w:rsidRPr="00A744B4" w:rsidDel="00A744B4">
              <w:rPr>
                <w:rStyle w:val="Hyperlink"/>
                <w:noProof/>
                <w:rPrChange w:id="628" w:author="Admin" w:date="2017-09-29T15:12:00Z">
                  <w:rPr>
                    <w:rStyle w:val="Hyperlink"/>
                    <w:noProof/>
                  </w:rPr>
                </w:rPrChange>
              </w:rPr>
              <w:delText>Thao tác chức năng</w:delText>
            </w:r>
            <w:r w:rsidDel="00A744B4">
              <w:rPr>
                <w:noProof/>
                <w:webHidden/>
              </w:rPr>
              <w:tab/>
              <w:delText>65</w:delText>
            </w:r>
          </w:del>
        </w:p>
        <w:p w14:paraId="7B23F400" w14:textId="5CD24CDA" w:rsidR="00453E2E" w:rsidDel="00A744B4" w:rsidRDefault="00453E2E">
          <w:pPr>
            <w:pStyle w:val="TOC2"/>
            <w:tabs>
              <w:tab w:val="left" w:pos="880"/>
              <w:tab w:val="right" w:leader="dot" w:pos="9350"/>
            </w:tabs>
            <w:rPr>
              <w:del w:id="629" w:author="Admin" w:date="2017-09-29T15:12:00Z"/>
              <w:rFonts w:asciiTheme="minorHAnsi" w:eastAsiaTheme="minorEastAsia" w:hAnsiTheme="minorHAnsi" w:cstheme="minorBidi"/>
              <w:noProof/>
              <w:szCs w:val="22"/>
            </w:rPr>
          </w:pPr>
          <w:del w:id="630" w:author="Admin" w:date="2017-09-29T15:12:00Z">
            <w:r w:rsidRPr="00A744B4" w:rsidDel="00A744B4">
              <w:rPr>
                <w:rStyle w:val="Hyperlink"/>
                <w:noProof/>
                <w:rPrChange w:id="631" w:author="Admin" w:date="2017-09-29T15:12:00Z">
                  <w:rPr>
                    <w:rStyle w:val="Hyperlink"/>
                    <w:noProof/>
                  </w:rPr>
                </w:rPrChange>
              </w:rPr>
              <w:delText>3.11</w:delText>
            </w:r>
            <w:r w:rsidDel="00A744B4">
              <w:rPr>
                <w:rFonts w:asciiTheme="minorHAnsi" w:eastAsiaTheme="minorEastAsia" w:hAnsiTheme="minorHAnsi" w:cstheme="minorBidi"/>
                <w:noProof/>
                <w:szCs w:val="22"/>
              </w:rPr>
              <w:tab/>
            </w:r>
            <w:r w:rsidRPr="00A744B4" w:rsidDel="00A744B4">
              <w:rPr>
                <w:rStyle w:val="Hyperlink"/>
                <w:noProof/>
                <w:rPrChange w:id="632" w:author="Admin" w:date="2017-09-29T15:12:00Z">
                  <w:rPr>
                    <w:rStyle w:val="Hyperlink"/>
                    <w:noProof/>
                  </w:rPr>
                </w:rPrChange>
              </w:rPr>
              <w:delText>Danh mục phúc lợi</w:delText>
            </w:r>
            <w:r w:rsidDel="00A744B4">
              <w:rPr>
                <w:noProof/>
                <w:webHidden/>
              </w:rPr>
              <w:tab/>
              <w:delText>65</w:delText>
            </w:r>
          </w:del>
        </w:p>
        <w:p w14:paraId="2D54A1CE" w14:textId="6CB12C1E" w:rsidR="00453E2E" w:rsidDel="00A744B4" w:rsidRDefault="00453E2E">
          <w:pPr>
            <w:pStyle w:val="TOC3"/>
            <w:tabs>
              <w:tab w:val="left" w:pos="1320"/>
              <w:tab w:val="right" w:leader="dot" w:pos="9350"/>
            </w:tabs>
            <w:rPr>
              <w:del w:id="633" w:author="Admin" w:date="2017-09-29T15:12:00Z"/>
              <w:rFonts w:asciiTheme="minorHAnsi" w:eastAsiaTheme="minorEastAsia" w:hAnsiTheme="minorHAnsi" w:cstheme="minorBidi"/>
              <w:noProof/>
              <w:szCs w:val="22"/>
            </w:rPr>
          </w:pPr>
          <w:del w:id="634" w:author="Admin" w:date="2017-09-29T15:12:00Z">
            <w:r w:rsidRPr="00A744B4" w:rsidDel="00A744B4">
              <w:rPr>
                <w:rStyle w:val="Hyperlink"/>
                <w:noProof/>
                <w:rPrChange w:id="635" w:author="Admin" w:date="2017-09-29T15:12:00Z">
                  <w:rPr>
                    <w:rStyle w:val="Hyperlink"/>
                    <w:noProof/>
                  </w:rPr>
                </w:rPrChange>
              </w:rPr>
              <w:delText>3.11.1</w:delText>
            </w:r>
            <w:r w:rsidDel="00A744B4">
              <w:rPr>
                <w:rFonts w:asciiTheme="minorHAnsi" w:eastAsiaTheme="minorEastAsia" w:hAnsiTheme="minorHAnsi" w:cstheme="minorBidi"/>
                <w:noProof/>
                <w:szCs w:val="22"/>
              </w:rPr>
              <w:tab/>
            </w:r>
            <w:r w:rsidRPr="00A744B4" w:rsidDel="00A744B4">
              <w:rPr>
                <w:rStyle w:val="Hyperlink"/>
                <w:noProof/>
                <w:rPrChange w:id="636" w:author="Admin" w:date="2017-09-29T15:12:00Z">
                  <w:rPr>
                    <w:rStyle w:val="Hyperlink"/>
                    <w:noProof/>
                  </w:rPr>
                </w:rPrChange>
              </w:rPr>
              <w:delText>Mục đích, ý nghĩa</w:delText>
            </w:r>
            <w:r w:rsidDel="00A744B4">
              <w:rPr>
                <w:noProof/>
                <w:webHidden/>
              </w:rPr>
              <w:tab/>
              <w:delText>65</w:delText>
            </w:r>
          </w:del>
        </w:p>
        <w:p w14:paraId="22D034C7" w14:textId="24CA1EEF" w:rsidR="00453E2E" w:rsidDel="00A744B4" w:rsidRDefault="00453E2E">
          <w:pPr>
            <w:pStyle w:val="TOC3"/>
            <w:tabs>
              <w:tab w:val="left" w:pos="1320"/>
              <w:tab w:val="right" w:leader="dot" w:pos="9350"/>
            </w:tabs>
            <w:rPr>
              <w:del w:id="637" w:author="Admin" w:date="2017-09-29T15:12:00Z"/>
              <w:rFonts w:asciiTheme="minorHAnsi" w:eastAsiaTheme="minorEastAsia" w:hAnsiTheme="minorHAnsi" w:cstheme="minorBidi"/>
              <w:noProof/>
              <w:szCs w:val="22"/>
            </w:rPr>
          </w:pPr>
          <w:del w:id="638" w:author="Admin" w:date="2017-09-29T15:12:00Z">
            <w:r w:rsidRPr="00A744B4" w:rsidDel="00A744B4">
              <w:rPr>
                <w:rStyle w:val="Hyperlink"/>
                <w:noProof/>
                <w:rPrChange w:id="639" w:author="Admin" w:date="2017-09-29T15:12:00Z">
                  <w:rPr>
                    <w:rStyle w:val="Hyperlink"/>
                    <w:noProof/>
                  </w:rPr>
                </w:rPrChange>
              </w:rPr>
              <w:delText>3.11.2</w:delText>
            </w:r>
            <w:r w:rsidDel="00A744B4">
              <w:rPr>
                <w:rFonts w:asciiTheme="minorHAnsi" w:eastAsiaTheme="minorEastAsia" w:hAnsiTheme="minorHAnsi" w:cstheme="minorBidi"/>
                <w:noProof/>
                <w:szCs w:val="22"/>
              </w:rPr>
              <w:tab/>
            </w:r>
            <w:r w:rsidRPr="00A744B4" w:rsidDel="00A744B4">
              <w:rPr>
                <w:rStyle w:val="Hyperlink"/>
                <w:noProof/>
                <w:rPrChange w:id="640" w:author="Admin" w:date="2017-09-29T15:12:00Z">
                  <w:rPr>
                    <w:rStyle w:val="Hyperlink"/>
                    <w:noProof/>
                  </w:rPr>
                </w:rPrChange>
              </w:rPr>
              <w:delText>Đặc tả tình huống nghiệp vụ</w:delText>
            </w:r>
            <w:r w:rsidDel="00A744B4">
              <w:rPr>
                <w:noProof/>
                <w:webHidden/>
              </w:rPr>
              <w:tab/>
              <w:delText>65</w:delText>
            </w:r>
          </w:del>
        </w:p>
        <w:p w14:paraId="28858113" w14:textId="76D70CD5" w:rsidR="00453E2E" w:rsidDel="00A744B4" w:rsidRDefault="00453E2E">
          <w:pPr>
            <w:pStyle w:val="TOC3"/>
            <w:tabs>
              <w:tab w:val="left" w:pos="1320"/>
              <w:tab w:val="right" w:leader="dot" w:pos="9350"/>
            </w:tabs>
            <w:rPr>
              <w:del w:id="641" w:author="Admin" w:date="2017-09-29T15:12:00Z"/>
              <w:rFonts w:asciiTheme="minorHAnsi" w:eastAsiaTheme="minorEastAsia" w:hAnsiTheme="minorHAnsi" w:cstheme="minorBidi"/>
              <w:noProof/>
              <w:szCs w:val="22"/>
            </w:rPr>
          </w:pPr>
          <w:del w:id="642" w:author="Admin" w:date="2017-09-29T15:12:00Z">
            <w:r w:rsidRPr="00A744B4" w:rsidDel="00A744B4">
              <w:rPr>
                <w:rStyle w:val="Hyperlink"/>
                <w:noProof/>
                <w:rPrChange w:id="643" w:author="Admin" w:date="2017-09-29T15:12:00Z">
                  <w:rPr>
                    <w:rStyle w:val="Hyperlink"/>
                    <w:noProof/>
                  </w:rPr>
                </w:rPrChange>
              </w:rPr>
              <w:delText>3.11.3</w:delText>
            </w:r>
            <w:r w:rsidDel="00A744B4">
              <w:rPr>
                <w:rFonts w:asciiTheme="minorHAnsi" w:eastAsiaTheme="minorEastAsia" w:hAnsiTheme="minorHAnsi" w:cstheme="minorBidi"/>
                <w:noProof/>
                <w:szCs w:val="22"/>
              </w:rPr>
              <w:tab/>
            </w:r>
            <w:r w:rsidRPr="00A744B4" w:rsidDel="00A744B4">
              <w:rPr>
                <w:rStyle w:val="Hyperlink"/>
                <w:noProof/>
                <w:rPrChange w:id="644" w:author="Admin" w:date="2017-09-29T15:12:00Z">
                  <w:rPr>
                    <w:rStyle w:val="Hyperlink"/>
                    <w:noProof/>
                  </w:rPr>
                </w:rPrChange>
              </w:rPr>
              <w:delText>Màn hình giao diện</w:delText>
            </w:r>
            <w:r w:rsidDel="00A744B4">
              <w:rPr>
                <w:noProof/>
                <w:webHidden/>
              </w:rPr>
              <w:tab/>
              <w:delText>66</w:delText>
            </w:r>
          </w:del>
        </w:p>
        <w:p w14:paraId="24B57405" w14:textId="6BE74B12" w:rsidR="00453E2E" w:rsidDel="00A744B4" w:rsidRDefault="00453E2E">
          <w:pPr>
            <w:pStyle w:val="TOC3"/>
            <w:tabs>
              <w:tab w:val="left" w:pos="1320"/>
              <w:tab w:val="right" w:leader="dot" w:pos="9350"/>
            </w:tabs>
            <w:rPr>
              <w:del w:id="645" w:author="Admin" w:date="2017-09-29T15:12:00Z"/>
              <w:rFonts w:asciiTheme="minorHAnsi" w:eastAsiaTheme="minorEastAsia" w:hAnsiTheme="minorHAnsi" w:cstheme="minorBidi"/>
              <w:noProof/>
              <w:szCs w:val="22"/>
            </w:rPr>
          </w:pPr>
          <w:del w:id="646" w:author="Admin" w:date="2017-09-29T15:12:00Z">
            <w:r w:rsidRPr="00A744B4" w:rsidDel="00A744B4">
              <w:rPr>
                <w:rStyle w:val="Hyperlink"/>
                <w:noProof/>
                <w:rPrChange w:id="647" w:author="Admin" w:date="2017-09-29T15:12:00Z">
                  <w:rPr>
                    <w:rStyle w:val="Hyperlink"/>
                    <w:noProof/>
                  </w:rPr>
                </w:rPrChange>
              </w:rPr>
              <w:delText>3.11.4</w:delText>
            </w:r>
            <w:r w:rsidDel="00A744B4">
              <w:rPr>
                <w:rFonts w:asciiTheme="minorHAnsi" w:eastAsiaTheme="minorEastAsia" w:hAnsiTheme="minorHAnsi" w:cstheme="minorBidi"/>
                <w:noProof/>
                <w:szCs w:val="22"/>
              </w:rPr>
              <w:tab/>
            </w:r>
            <w:r w:rsidRPr="00A744B4" w:rsidDel="00A744B4">
              <w:rPr>
                <w:rStyle w:val="Hyperlink"/>
                <w:noProof/>
                <w:rPrChange w:id="648" w:author="Admin" w:date="2017-09-29T15:12:00Z">
                  <w:rPr>
                    <w:rStyle w:val="Hyperlink"/>
                    <w:noProof/>
                  </w:rPr>
                </w:rPrChange>
              </w:rPr>
              <w:delText>Mô tả các trường thông tin trên màn hình</w:delText>
            </w:r>
            <w:r w:rsidDel="00A744B4">
              <w:rPr>
                <w:noProof/>
                <w:webHidden/>
              </w:rPr>
              <w:tab/>
              <w:delText>66</w:delText>
            </w:r>
          </w:del>
        </w:p>
        <w:p w14:paraId="6030AD8B" w14:textId="0335570A" w:rsidR="00453E2E" w:rsidDel="00A744B4" w:rsidRDefault="00453E2E">
          <w:pPr>
            <w:pStyle w:val="TOC3"/>
            <w:tabs>
              <w:tab w:val="left" w:pos="1320"/>
              <w:tab w:val="right" w:leader="dot" w:pos="9350"/>
            </w:tabs>
            <w:rPr>
              <w:del w:id="649" w:author="Admin" w:date="2017-09-29T15:12:00Z"/>
              <w:rFonts w:asciiTheme="minorHAnsi" w:eastAsiaTheme="minorEastAsia" w:hAnsiTheme="minorHAnsi" w:cstheme="minorBidi"/>
              <w:noProof/>
              <w:szCs w:val="22"/>
            </w:rPr>
          </w:pPr>
          <w:del w:id="650" w:author="Admin" w:date="2017-09-29T15:12:00Z">
            <w:r w:rsidRPr="00A744B4" w:rsidDel="00A744B4">
              <w:rPr>
                <w:rStyle w:val="Hyperlink"/>
                <w:noProof/>
                <w:rPrChange w:id="651" w:author="Admin" w:date="2017-09-29T15:12:00Z">
                  <w:rPr>
                    <w:rStyle w:val="Hyperlink"/>
                    <w:noProof/>
                  </w:rPr>
                </w:rPrChange>
              </w:rPr>
              <w:delText>3.11.5</w:delText>
            </w:r>
            <w:r w:rsidDel="00A744B4">
              <w:rPr>
                <w:rFonts w:asciiTheme="minorHAnsi" w:eastAsiaTheme="minorEastAsia" w:hAnsiTheme="minorHAnsi" w:cstheme="minorBidi"/>
                <w:noProof/>
                <w:szCs w:val="22"/>
              </w:rPr>
              <w:tab/>
            </w:r>
            <w:r w:rsidRPr="00A744B4" w:rsidDel="00A744B4">
              <w:rPr>
                <w:rStyle w:val="Hyperlink"/>
                <w:noProof/>
                <w:rPrChange w:id="652" w:author="Admin" w:date="2017-09-29T15:12:00Z">
                  <w:rPr>
                    <w:rStyle w:val="Hyperlink"/>
                    <w:noProof/>
                  </w:rPr>
                </w:rPrChange>
              </w:rPr>
              <w:delText>Thao tác chức năng</w:delText>
            </w:r>
            <w:r w:rsidDel="00A744B4">
              <w:rPr>
                <w:noProof/>
                <w:webHidden/>
              </w:rPr>
              <w:tab/>
              <w:delText>68</w:delText>
            </w:r>
          </w:del>
        </w:p>
        <w:p w14:paraId="467EA382" w14:textId="4F5066C2" w:rsidR="00453E2E" w:rsidDel="00A744B4" w:rsidRDefault="00453E2E">
          <w:pPr>
            <w:pStyle w:val="TOC2"/>
            <w:tabs>
              <w:tab w:val="left" w:pos="880"/>
              <w:tab w:val="right" w:leader="dot" w:pos="9350"/>
            </w:tabs>
            <w:rPr>
              <w:del w:id="653" w:author="Admin" w:date="2017-09-29T15:12:00Z"/>
              <w:rFonts w:asciiTheme="minorHAnsi" w:eastAsiaTheme="minorEastAsia" w:hAnsiTheme="minorHAnsi" w:cstheme="minorBidi"/>
              <w:noProof/>
              <w:szCs w:val="22"/>
            </w:rPr>
          </w:pPr>
          <w:del w:id="654" w:author="Admin" w:date="2017-09-29T15:12:00Z">
            <w:r w:rsidRPr="00A744B4" w:rsidDel="00A744B4">
              <w:rPr>
                <w:rStyle w:val="Hyperlink"/>
                <w:noProof/>
                <w:rPrChange w:id="655" w:author="Admin" w:date="2017-09-29T15:12:00Z">
                  <w:rPr>
                    <w:rStyle w:val="Hyperlink"/>
                    <w:noProof/>
                  </w:rPr>
                </w:rPrChange>
              </w:rPr>
              <w:delText>3.12</w:delText>
            </w:r>
            <w:r w:rsidDel="00A744B4">
              <w:rPr>
                <w:rFonts w:asciiTheme="minorHAnsi" w:eastAsiaTheme="minorEastAsia" w:hAnsiTheme="minorHAnsi" w:cstheme="minorBidi"/>
                <w:noProof/>
                <w:szCs w:val="22"/>
              </w:rPr>
              <w:tab/>
            </w:r>
            <w:r w:rsidRPr="00A744B4" w:rsidDel="00A744B4">
              <w:rPr>
                <w:rStyle w:val="Hyperlink"/>
                <w:noProof/>
                <w:rPrChange w:id="656" w:author="Admin" w:date="2017-09-29T15:12:00Z">
                  <w:rPr>
                    <w:rStyle w:val="Hyperlink"/>
                    <w:noProof/>
                  </w:rPr>
                </w:rPrChange>
              </w:rPr>
              <w:delText>Danh mục hình thức khen thưởng</w:delText>
            </w:r>
            <w:r w:rsidDel="00A744B4">
              <w:rPr>
                <w:noProof/>
                <w:webHidden/>
              </w:rPr>
              <w:tab/>
              <w:delText>69</w:delText>
            </w:r>
          </w:del>
        </w:p>
        <w:p w14:paraId="03538F4B" w14:textId="19BF8806" w:rsidR="00453E2E" w:rsidDel="00A744B4" w:rsidRDefault="00453E2E">
          <w:pPr>
            <w:pStyle w:val="TOC3"/>
            <w:tabs>
              <w:tab w:val="left" w:pos="1320"/>
              <w:tab w:val="right" w:leader="dot" w:pos="9350"/>
            </w:tabs>
            <w:rPr>
              <w:del w:id="657" w:author="Admin" w:date="2017-09-29T15:12:00Z"/>
              <w:rFonts w:asciiTheme="minorHAnsi" w:eastAsiaTheme="minorEastAsia" w:hAnsiTheme="minorHAnsi" w:cstheme="minorBidi"/>
              <w:noProof/>
              <w:szCs w:val="22"/>
            </w:rPr>
          </w:pPr>
          <w:del w:id="658" w:author="Admin" w:date="2017-09-29T15:12:00Z">
            <w:r w:rsidRPr="00A744B4" w:rsidDel="00A744B4">
              <w:rPr>
                <w:rStyle w:val="Hyperlink"/>
                <w:noProof/>
                <w:rPrChange w:id="659" w:author="Admin" w:date="2017-09-29T15:12:00Z">
                  <w:rPr>
                    <w:rStyle w:val="Hyperlink"/>
                    <w:noProof/>
                  </w:rPr>
                </w:rPrChange>
              </w:rPr>
              <w:delText>3.12.1</w:delText>
            </w:r>
            <w:r w:rsidDel="00A744B4">
              <w:rPr>
                <w:rFonts w:asciiTheme="minorHAnsi" w:eastAsiaTheme="minorEastAsia" w:hAnsiTheme="minorHAnsi" w:cstheme="minorBidi"/>
                <w:noProof/>
                <w:szCs w:val="22"/>
              </w:rPr>
              <w:tab/>
            </w:r>
            <w:r w:rsidRPr="00A744B4" w:rsidDel="00A744B4">
              <w:rPr>
                <w:rStyle w:val="Hyperlink"/>
                <w:noProof/>
                <w:rPrChange w:id="660" w:author="Admin" w:date="2017-09-29T15:12:00Z">
                  <w:rPr>
                    <w:rStyle w:val="Hyperlink"/>
                    <w:noProof/>
                  </w:rPr>
                </w:rPrChange>
              </w:rPr>
              <w:delText>Mục đích, ý nghĩa</w:delText>
            </w:r>
            <w:r w:rsidDel="00A744B4">
              <w:rPr>
                <w:noProof/>
                <w:webHidden/>
              </w:rPr>
              <w:tab/>
              <w:delText>69</w:delText>
            </w:r>
          </w:del>
        </w:p>
        <w:p w14:paraId="37ACD44A" w14:textId="5F702D58" w:rsidR="00453E2E" w:rsidDel="00A744B4" w:rsidRDefault="00453E2E">
          <w:pPr>
            <w:pStyle w:val="TOC3"/>
            <w:tabs>
              <w:tab w:val="left" w:pos="1320"/>
              <w:tab w:val="right" w:leader="dot" w:pos="9350"/>
            </w:tabs>
            <w:rPr>
              <w:del w:id="661" w:author="Admin" w:date="2017-09-29T15:12:00Z"/>
              <w:rFonts w:asciiTheme="minorHAnsi" w:eastAsiaTheme="minorEastAsia" w:hAnsiTheme="minorHAnsi" w:cstheme="minorBidi"/>
              <w:noProof/>
              <w:szCs w:val="22"/>
            </w:rPr>
          </w:pPr>
          <w:del w:id="662" w:author="Admin" w:date="2017-09-29T15:12:00Z">
            <w:r w:rsidRPr="00A744B4" w:rsidDel="00A744B4">
              <w:rPr>
                <w:rStyle w:val="Hyperlink"/>
                <w:noProof/>
                <w:rPrChange w:id="663" w:author="Admin" w:date="2017-09-29T15:12:00Z">
                  <w:rPr>
                    <w:rStyle w:val="Hyperlink"/>
                    <w:noProof/>
                  </w:rPr>
                </w:rPrChange>
              </w:rPr>
              <w:delText>3.12.2</w:delText>
            </w:r>
            <w:r w:rsidDel="00A744B4">
              <w:rPr>
                <w:rFonts w:asciiTheme="minorHAnsi" w:eastAsiaTheme="minorEastAsia" w:hAnsiTheme="minorHAnsi" w:cstheme="minorBidi"/>
                <w:noProof/>
                <w:szCs w:val="22"/>
              </w:rPr>
              <w:tab/>
            </w:r>
            <w:r w:rsidRPr="00A744B4" w:rsidDel="00A744B4">
              <w:rPr>
                <w:rStyle w:val="Hyperlink"/>
                <w:noProof/>
                <w:rPrChange w:id="664" w:author="Admin" w:date="2017-09-29T15:12:00Z">
                  <w:rPr>
                    <w:rStyle w:val="Hyperlink"/>
                    <w:noProof/>
                  </w:rPr>
                </w:rPrChange>
              </w:rPr>
              <w:delText>Màn hình giao diện</w:delText>
            </w:r>
            <w:r w:rsidDel="00A744B4">
              <w:rPr>
                <w:noProof/>
                <w:webHidden/>
              </w:rPr>
              <w:tab/>
              <w:delText>70</w:delText>
            </w:r>
          </w:del>
        </w:p>
        <w:p w14:paraId="7C58DC85" w14:textId="7822CC95" w:rsidR="00453E2E" w:rsidDel="00A744B4" w:rsidRDefault="00453E2E">
          <w:pPr>
            <w:pStyle w:val="TOC3"/>
            <w:tabs>
              <w:tab w:val="left" w:pos="1320"/>
              <w:tab w:val="right" w:leader="dot" w:pos="9350"/>
            </w:tabs>
            <w:rPr>
              <w:del w:id="665" w:author="Admin" w:date="2017-09-29T15:12:00Z"/>
              <w:rFonts w:asciiTheme="minorHAnsi" w:eastAsiaTheme="minorEastAsia" w:hAnsiTheme="minorHAnsi" w:cstheme="minorBidi"/>
              <w:noProof/>
              <w:szCs w:val="22"/>
            </w:rPr>
          </w:pPr>
          <w:del w:id="666" w:author="Admin" w:date="2017-09-29T15:12:00Z">
            <w:r w:rsidRPr="00A744B4" w:rsidDel="00A744B4">
              <w:rPr>
                <w:rStyle w:val="Hyperlink"/>
                <w:noProof/>
                <w:rPrChange w:id="667" w:author="Admin" w:date="2017-09-29T15:12:00Z">
                  <w:rPr>
                    <w:rStyle w:val="Hyperlink"/>
                    <w:noProof/>
                  </w:rPr>
                </w:rPrChange>
              </w:rPr>
              <w:delText>3.12.3</w:delText>
            </w:r>
            <w:r w:rsidDel="00A744B4">
              <w:rPr>
                <w:rFonts w:asciiTheme="minorHAnsi" w:eastAsiaTheme="minorEastAsia" w:hAnsiTheme="minorHAnsi" w:cstheme="minorBidi"/>
                <w:noProof/>
                <w:szCs w:val="22"/>
              </w:rPr>
              <w:tab/>
            </w:r>
            <w:r w:rsidRPr="00A744B4" w:rsidDel="00A744B4">
              <w:rPr>
                <w:rStyle w:val="Hyperlink"/>
                <w:noProof/>
                <w:rPrChange w:id="668" w:author="Admin" w:date="2017-09-29T15:12:00Z">
                  <w:rPr>
                    <w:rStyle w:val="Hyperlink"/>
                    <w:noProof/>
                  </w:rPr>
                </w:rPrChange>
              </w:rPr>
              <w:delText>Mô tả các trường thông tin trên màn hình</w:delText>
            </w:r>
            <w:r w:rsidDel="00A744B4">
              <w:rPr>
                <w:noProof/>
                <w:webHidden/>
              </w:rPr>
              <w:tab/>
              <w:delText>70</w:delText>
            </w:r>
          </w:del>
        </w:p>
        <w:p w14:paraId="7810CFA7" w14:textId="15051263" w:rsidR="00453E2E" w:rsidDel="00A744B4" w:rsidRDefault="00453E2E">
          <w:pPr>
            <w:pStyle w:val="TOC3"/>
            <w:tabs>
              <w:tab w:val="left" w:pos="1320"/>
              <w:tab w:val="right" w:leader="dot" w:pos="9350"/>
            </w:tabs>
            <w:rPr>
              <w:del w:id="669" w:author="Admin" w:date="2017-09-29T15:12:00Z"/>
              <w:rFonts w:asciiTheme="minorHAnsi" w:eastAsiaTheme="minorEastAsia" w:hAnsiTheme="minorHAnsi" w:cstheme="minorBidi"/>
              <w:noProof/>
              <w:szCs w:val="22"/>
            </w:rPr>
          </w:pPr>
          <w:del w:id="670" w:author="Admin" w:date="2017-09-29T15:12:00Z">
            <w:r w:rsidRPr="00A744B4" w:rsidDel="00A744B4">
              <w:rPr>
                <w:rStyle w:val="Hyperlink"/>
                <w:noProof/>
                <w:rPrChange w:id="671" w:author="Admin" w:date="2017-09-29T15:12:00Z">
                  <w:rPr>
                    <w:rStyle w:val="Hyperlink"/>
                    <w:noProof/>
                  </w:rPr>
                </w:rPrChange>
              </w:rPr>
              <w:delText>3.12.4</w:delText>
            </w:r>
            <w:r w:rsidDel="00A744B4">
              <w:rPr>
                <w:rFonts w:asciiTheme="minorHAnsi" w:eastAsiaTheme="minorEastAsia" w:hAnsiTheme="minorHAnsi" w:cstheme="minorBidi"/>
                <w:noProof/>
                <w:szCs w:val="22"/>
              </w:rPr>
              <w:tab/>
            </w:r>
            <w:r w:rsidRPr="00A744B4" w:rsidDel="00A744B4">
              <w:rPr>
                <w:rStyle w:val="Hyperlink"/>
                <w:noProof/>
                <w:rPrChange w:id="672" w:author="Admin" w:date="2017-09-29T15:12:00Z">
                  <w:rPr>
                    <w:rStyle w:val="Hyperlink"/>
                    <w:noProof/>
                  </w:rPr>
                </w:rPrChange>
              </w:rPr>
              <w:delText>Thao tác chức năng</w:delText>
            </w:r>
            <w:r w:rsidDel="00A744B4">
              <w:rPr>
                <w:noProof/>
                <w:webHidden/>
              </w:rPr>
              <w:tab/>
              <w:delText>71</w:delText>
            </w:r>
          </w:del>
        </w:p>
        <w:p w14:paraId="37FB24E4" w14:textId="17FA4402" w:rsidR="00453E2E" w:rsidDel="00A744B4" w:rsidRDefault="00453E2E">
          <w:pPr>
            <w:pStyle w:val="TOC2"/>
            <w:tabs>
              <w:tab w:val="left" w:pos="880"/>
              <w:tab w:val="right" w:leader="dot" w:pos="9350"/>
            </w:tabs>
            <w:rPr>
              <w:del w:id="673" w:author="Admin" w:date="2017-09-29T15:12:00Z"/>
              <w:rFonts w:asciiTheme="minorHAnsi" w:eastAsiaTheme="minorEastAsia" w:hAnsiTheme="minorHAnsi" w:cstheme="minorBidi"/>
              <w:noProof/>
              <w:szCs w:val="22"/>
            </w:rPr>
          </w:pPr>
          <w:del w:id="674" w:author="Admin" w:date="2017-09-29T15:12:00Z">
            <w:r w:rsidRPr="00A744B4" w:rsidDel="00A744B4">
              <w:rPr>
                <w:rStyle w:val="Hyperlink"/>
                <w:noProof/>
                <w:rPrChange w:id="675" w:author="Admin" w:date="2017-09-29T15:12:00Z">
                  <w:rPr>
                    <w:rStyle w:val="Hyperlink"/>
                    <w:noProof/>
                  </w:rPr>
                </w:rPrChange>
              </w:rPr>
              <w:delText>3.13</w:delText>
            </w:r>
            <w:r w:rsidDel="00A744B4">
              <w:rPr>
                <w:rFonts w:asciiTheme="minorHAnsi" w:eastAsiaTheme="minorEastAsia" w:hAnsiTheme="minorHAnsi" w:cstheme="minorBidi"/>
                <w:noProof/>
                <w:szCs w:val="22"/>
              </w:rPr>
              <w:tab/>
            </w:r>
            <w:r w:rsidRPr="00A744B4" w:rsidDel="00A744B4">
              <w:rPr>
                <w:rStyle w:val="Hyperlink"/>
                <w:noProof/>
                <w:rPrChange w:id="676" w:author="Admin" w:date="2017-09-29T15:12:00Z">
                  <w:rPr>
                    <w:rStyle w:val="Hyperlink"/>
                    <w:noProof/>
                  </w:rPr>
                </w:rPrChange>
              </w:rPr>
              <w:delText>Danh mục hình thức kỷ luật</w:delText>
            </w:r>
            <w:r w:rsidDel="00A744B4">
              <w:rPr>
                <w:noProof/>
                <w:webHidden/>
              </w:rPr>
              <w:tab/>
              <w:delText>71</w:delText>
            </w:r>
          </w:del>
        </w:p>
        <w:p w14:paraId="38C315F8" w14:textId="3F4DEFCE" w:rsidR="00453E2E" w:rsidDel="00A744B4" w:rsidRDefault="00453E2E">
          <w:pPr>
            <w:pStyle w:val="TOC3"/>
            <w:tabs>
              <w:tab w:val="left" w:pos="1320"/>
              <w:tab w:val="right" w:leader="dot" w:pos="9350"/>
            </w:tabs>
            <w:rPr>
              <w:del w:id="677" w:author="Admin" w:date="2017-09-29T15:12:00Z"/>
              <w:rFonts w:asciiTheme="minorHAnsi" w:eastAsiaTheme="minorEastAsia" w:hAnsiTheme="minorHAnsi" w:cstheme="minorBidi"/>
              <w:noProof/>
              <w:szCs w:val="22"/>
            </w:rPr>
          </w:pPr>
          <w:del w:id="678" w:author="Admin" w:date="2017-09-29T15:12:00Z">
            <w:r w:rsidRPr="00A744B4" w:rsidDel="00A744B4">
              <w:rPr>
                <w:rStyle w:val="Hyperlink"/>
                <w:noProof/>
                <w:rPrChange w:id="679" w:author="Admin" w:date="2017-09-29T15:12:00Z">
                  <w:rPr>
                    <w:rStyle w:val="Hyperlink"/>
                    <w:noProof/>
                  </w:rPr>
                </w:rPrChange>
              </w:rPr>
              <w:delText>3.13.1</w:delText>
            </w:r>
            <w:r w:rsidDel="00A744B4">
              <w:rPr>
                <w:rFonts w:asciiTheme="minorHAnsi" w:eastAsiaTheme="minorEastAsia" w:hAnsiTheme="minorHAnsi" w:cstheme="minorBidi"/>
                <w:noProof/>
                <w:szCs w:val="22"/>
              </w:rPr>
              <w:tab/>
            </w:r>
            <w:r w:rsidRPr="00A744B4" w:rsidDel="00A744B4">
              <w:rPr>
                <w:rStyle w:val="Hyperlink"/>
                <w:noProof/>
                <w:rPrChange w:id="680" w:author="Admin" w:date="2017-09-29T15:12:00Z">
                  <w:rPr>
                    <w:rStyle w:val="Hyperlink"/>
                    <w:noProof/>
                  </w:rPr>
                </w:rPrChange>
              </w:rPr>
              <w:delText>Mục đích, ý nghĩa</w:delText>
            </w:r>
            <w:r w:rsidDel="00A744B4">
              <w:rPr>
                <w:noProof/>
                <w:webHidden/>
              </w:rPr>
              <w:tab/>
              <w:delText>71</w:delText>
            </w:r>
          </w:del>
        </w:p>
        <w:p w14:paraId="2F2EAE73" w14:textId="71DD4BBE" w:rsidR="00453E2E" w:rsidDel="00A744B4" w:rsidRDefault="00453E2E">
          <w:pPr>
            <w:pStyle w:val="TOC3"/>
            <w:tabs>
              <w:tab w:val="left" w:pos="1320"/>
              <w:tab w:val="right" w:leader="dot" w:pos="9350"/>
            </w:tabs>
            <w:rPr>
              <w:del w:id="681" w:author="Admin" w:date="2017-09-29T15:12:00Z"/>
              <w:rFonts w:asciiTheme="minorHAnsi" w:eastAsiaTheme="minorEastAsia" w:hAnsiTheme="minorHAnsi" w:cstheme="minorBidi"/>
              <w:noProof/>
              <w:szCs w:val="22"/>
            </w:rPr>
          </w:pPr>
          <w:del w:id="682" w:author="Admin" w:date="2017-09-29T15:12:00Z">
            <w:r w:rsidRPr="00A744B4" w:rsidDel="00A744B4">
              <w:rPr>
                <w:rStyle w:val="Hyperlink"/>
                <w:noProof/>
                <w:rPrChange w:id="683" w:author="Admin" w:date="2017-09-29T15:12:00Z">
                  <w:rPr>
                    <w:rStyle w:val="Hyperlink"/>
                    <w:noProof/>
                  </w:rPr>
                </w:rPrChange>
              </w:rPr>
              <w:delText>3.13.2</w:delText>
            </w:r>
            <w:r w:rsidDel="00A744B4">
              <w:rPr>
                <w:rFonts w:asciiTheme="minorHAnsi" w:eastAsiaTheme="minorEastAsia" w:hAnsiTheme="minorHAnsi" w:cstheme="minorBidi"/>
                <w:noProof/>
                <w:szCs w:val="22"/>
              </w:rPr>
              <w:tab/>
            </w:r>
            <w:r w:rsidRPr="00A744B4" w:rsidDel="00A744B4">
              <w:rPr>
                <w:rStyle w:val="Hyperlink"/>
                <w:noProof/>
                <w:rPrChange w:id="684" w:author="Admin" w:date="2017-09-29T15:12:00Z">
                  <w:rPr>
                    <w:rStyle w:val="Hyperlink"/>
                    <w:noProof/>
                  </w:rPr>
                </w:rPrChange>
              </w:rPr>
              <w:delText>Đặc tả tình huống nghiệp vụ</w:delText>
            </w:r>
            <w:r w:rsidDel="00A744B4">
              <w:rPr>
                <w:noProof/>
                <w:webHidden/>
              </w:rPr>
              <w:tab/>
              <w:delText>71</w:delText>
            </w:r>
          </w:del>
        </w:p>
        <w:p w14:paraId="2CE74613" w14:textId="5A9A6491" w:rsidR="00453E2E" w:rsidDel="00A744B4" w:rsidRDefault="00453E2E">
          <w:pPr>
            <w:pStyle w:val="TOC3"/>
            <w:tabs>
              <w:tab w:val="left" w:pos="1320"/>
              <w:tab w:val="right" w:leader="dot" w:pos="9350"/>
            </w:tabs>
            <w:rPr>
              <w:del w:id="685" w:author="Admin" w:date="2017-09-29T15:12:00Z"/>
              <w:rFonts w:asciiTheme="minorHAnsi" w:eastAsiaTheme="minorEastAsia" w:hAnsiTheme="minorHAnsi" w:cstheme="minorBidi"/>
              <w:noProof/>
              <w:szCs w:val="22"/>
            </w:rPr>
          </w:pPr>
          <w:del w:id="686" w:author="Admin" w:date="2017-09-29T15:12:00Z">
            <w:r w:rsidRPr="00A744B4" w:rsidDel="00A744B4">
              <w:rPr>
                <w:rStyle w:val="Hyperlink"/>
                <w:noProof/>
                <w:rPrChange w:id="687" w:author="Admin" w:date="2017-09-29T15:12:00Z">
                  <w:rPr>
                    <w:rStyle w:val="Hyperlink"/>
                    <w:noProof/>
                  </w:rPr>
                </w:rPrChange>
              </w:rPr>
              <w:delText>3.13.3</w:delText>
            </w:r>
            <w:r w:rsidDel="00A744B4">
              <w:rPr>
                <w:rFonts w:asciiTheme="minorHAnsi" w:eastAsiaTheme="minorEastAsia" w:hAnsiTheme="minorHAnsi" w:cstheme="minorBidi"/>
                <w:noProof/>
                <w:szCs w:val="22"/>
              </w:rPr>
              <w:tab/>
            </w:r>
            <w:r w:rsidRPr="00A744B4" w:rsidDel="00A744B4">
              <w:rPr>
                <w:rStyle w:val="Hyperlink"/>
                <w:noProof/>
                <w:rPrChange w:id="688" w:author="Admin" w:date="2017-09-29T15:12:00Z">
                  <w:rPr>
                    <w:rStyle w:val="Hyperlink"/>
                    <w:noProof/>
                  </w:rPr>
                </w:rPrChange>
              </w:rPr>
              <w:delText>Màn hình giao diện</w:delText>
            </w:r>
            <w:r w:rsidDel="00A744B4">
              <w:rPr>
                <w:noProof/>
                <w:webHidden/>
              </w:rPr>
              <w:tab/>
              <w:delText>72</w:delText>
            </w:r>
          </w:del>
        </w:p>
        <w:p w14:paraId="3F7807A4" w14:textId="368351CC" w:rsidR="00453E2E" w:rsidDel="00A744B4" w:rsidRDefault="00453E2E">
          <w:pPr>
            <w:pStyle w:val="TOC3"/>
            <w:tabs>
              <w:tab w:val="left" w:pos="1320"/>
              <w:tab w:val="right" w:leader="dot" w:pos="9350"/>
            </w:tabs>
            <w:rPr>
              <w:del w:id="689" w:author="Admin" w:date="2017-09-29T15:12:00Z"/>
              <w:rFonts w:asciiTheme="minorHAnsi" w:eastAsiaTheme="minorEastAsia" w:hAnsiTheme="minorHAnsi" w:cstheme="minorBidi"/>
              <w:noProof/>
              <w:szCs w:val="22"/>
            </w:rPr>
          </w:pPr>
          <w:del w:id="690" w:author="Admin" w:date="2017-09-29T15:12:00Z">
            <w:r w:rsidRPr="00A744B4" w:rsidDel="00A744B4">
              <w:rPr>
                <w:rStyle w:val="Hyperlink"/>
                <w:noProof/>
                <w:rPrChange w:id="691" w:author="Admin" w:date="2017-09-29T15:12:00Z">
                  <w:rPr>
                    <w:rStyle w:val="Hyperlink"/>
                    <w:noProof/>
                  </w:rPr>
                </w:rPrChange>
              </w:rPr>
              <w:delText>3.13.4</w:delText>
            </w:r>
            <w:r w:rsidDel="00A744B4">
              <w:rPr>
                <w:rFonts w:asciiTheme="minorHAnsi" w:eastAsiaTheme="minorEastAsia" w:hAnsiTheme="minorHAnsi" w:cstheme="minorBidi"/>
                <w:noProof/>
                <w:szCs w:val="22"/>
              </w:rPr>
              <w:tab/>
            </w:r>
            <w:r w:rsidRPr="00A744B4" w:rsidDel="00A744B4">
              <w:rPr>
                <w:rStyle w:val="Hyperlink"/>
                <w:noProof/>
                <w:rPrChange w:id="692" w:author="Admin" w:date="2017-09-29T15:12:00Z">
                  <w:rPr>
                    <w:rStyle w:val="Hyperlink"/>
                    <w:noProof/>
                  </w:rPr>
                </w:rPrChange>
              </w:rPr>
              <w:delText>Mô tả các trường thông tin trên màn hình</w:delText>
            </w:r>
            <w:r w:rsidDel="00A744B4">
              <w:rPr>
                <w:noProof/>
                <w:webHidden/>
              </w:rPr>
              <w:tab/>
              <w:delText>72</w:delText>
            </w:r>
          </w:del>
        </w:p>
        <w:p w14:paraId="7AC9F604" w14:textId="7633DF76" w:rsidR="00453E2E" w:rsidDel="00A744B4" w:rsidRDefault="00453E2E">
          <w:pPr>
            <w:pStyle w:val="TOC3"/>
            <w:tabs>
              <w:tab w:val="left" w:pos="1320"/>
              <w:tab w:val="right" w:leader="dot" w:pos="9350"/>
            </w:tabs>
            <w:rPr>
              <w:del w:id="693" w:author="Admin" w:date="2017-09-29T15:12:00Z"/>
              <w:rFonts w:asciiTheme="minorHAnsi" w:eastAsiaTheme="minorEastAsia" w:hAnsiTheme="minorHAnsi" w:cstheme="minorBidi"/>
              <w:noProof/>
              <w:szCs w:val="22"/>
            </w:rPr>
          </w:pPr>
          <w:del w:id="694" w:author="Admin" w:date="2017-09-29T15:12:00Z">
            <w:r w:rsidRPr="00A744B4" w:rsidDel="00A744B4">
              <w:rPr>
                <w:rStyle w:val="Hyperlink"/>
                <w:noProof/>
                <w:rPrChange w:id="695" w:author="Admin" w:date="2017-09-29T15:12:00Z">
                  <w:rPr>
                    <w:rStyle w:val="Hyperlink"/>
                    <w:noProof/>
                  </w:rPr>
                </w:rPrChange>
              </w:rPr>
              <w:delText>3.13.5</w:delText>
            </w:r>
            <w:r w:rsidDel="00A744B4">
              <w:rPr>
                <w:rFonts w:asciiTheme="minorHAnsi" w:eastAsiaTheme="minorEastAsia" w:hAnsiTheme="minorHAnsi" w:cstheme="minorBidi"/>
                <w:noProof/>
                <w:szCs w:val="22"/>
              </w:rPr>
              <w:tab/>
            </w:r>
            <w:r w:rsidRPr="00A744B4" w:rsidDel="00A744B4">
              <w:rPr>
                <w:rStyle w:val="Hyperlink"/>
                <w:noProof/>
                <w:rPrChange w:id="696" w:author="Admin" w:date="2017-09-29T15:12:00Z">
                  <w:rPr>
                    <w:rStyle w:val="Hyperlink"/>
                    <w:noProof/>
                  </w:rPr>
                </w:rPrChange>
              </w:rPr>
              <w:delText>Thao tác chức năng</w:delText>
            </w:r>
            <w:r w:rsidDel="00A744B4">
              <w:rPr>
                <w:noProof/>
                <w:webHidden/>
              </w:rPr>
              <w:tab/>
              <w:delText>72</w:delText>
            </w:r>
          </w:del>
        </w:p>
        <w:p w14:paraId="30EFF6AF" w14:textId="5A2770D3" w:rsidR="00453E2E" w:rsidDel="00A744B4" w:rsidRDefault="00453E2E">
          <w:pPr>
            <w:pStyle w:val="TOC2"/>
            <w:tabs>
              <w:tab w:val="left" w:pos="880"/>
              <w:tab w:val="right" w:leader="dot" w:pos="9350"/>
            </w:tabs>
            <w:rPr>
              <w:del w:id="697" w:author="Admin" w:date="2017-09-29T15:12:00Z"/>
              <w:rFonts w:asciiTheme="minorHAnsi" w:eastAsiaTheme="minorEastAsia" w:hAnsiTheme="minorHAnsi" w:cstheme="minorBidi"/>
              <w:noProof/>
              <w:szCs w:val="22"/>
            </w:rPr>
          </w:pPr>
          <w:del w:id="698" w:author="Admin" w:date="2017-09-29T15:12:00Z">
            <w:r w:rsidRPr="00A744B4" w:rsidDel="00A744B4">
              <w:rPr>
                <w:rStyle w:val="Hyperlink"/>
                <w:noProof/>
                <w:rPrChange w:id="699" w:author="Admin" w:date="2017-09-29T15:12:00Z">
                  <w:rPr>
                    <w:rStyle w:val="Hyperlink"/>
                    <w:noProof/>
                  </w:rPr>
                </w:rPrChange>
              </w:rPr>
              <w:delText>3.14</w:delText>
            </w:r>
            <w:r w:rsidDel="00A744B4">
              <w:rPr>
                <w:rFonts w:asciiTheme="minorHAnsi" w:eastAsiaTheme="minorEastAsia" w:hAnsiTheme="minorHAnsi" w:cstheme="minorBidi"/>
                <w:noProof/>
                <w:szCs w:val="22"/>
              </w:rPr>
              <w:tab/>
            </w:r>
            <w:r w:rsidRPr="00A744B4" w:rsidDel="00A744B4">
              <w:rPr>
                <w:rStyle w:val="Hyperlink"/>
                <w:noProof/>
                <w:rPrChange w:id="700" w:author="Admin" w:date="2017-09-29T15:12:00Z">
                  <w:rPr>
                    <w:rStyle w:val="Hyperlink"/>
                    <w:noProof/>
                  </w:rPr>
                </w:rPrChange>
              </w:rPr>
              <w:delText>Thiết lập đối tượng chấm công</w:delText>
            </w:r>
            <w:r w:rsidDel="00A744B4">
              <w:rPr>
                <w:noProof/>
                <w:webHidden/>
              </w:rPr>
              <w:tab/>
              <w:delText>73</w:delText>
            </w:r>
          </w:del>
        </w:p>
        <w:p w14:paraId="00D75B8A" w14:textId="7AE5453F" w:rsidR="00453E2E" w:rsidDel="00A744B4" w:rsidRDefault="00453E2E">
          <w:pPr>
            <w:pStyle w:val="TOC3"/>
            <w:tabs>
              <w:tab w:val="left" w:pos="1320"/>
              <w:tab w:val="right" w:leader="dot" w:pos="9350"/>
            </w:tabs>
            <w:rPr>
              <w:del w:id="701" w:author="Admin" w:date="2017-09-29T15:12:00Z"/>
              <w:rFonts w:asciiTheme="minorHAnsi" w:eastAsiaTheme="minorEastAsia" w:hAnsiTheme="minorHAnsi" w:cstheme="minorBidi"/>
              <w:noProof/>
              <w:szCs w:val="22"/>
            </w:rPr>
          </w:pPr>
          <w:del w:id="702" w:author="Admin" w:date="2017-09-29T15:12:00Z">
            <w:r w:rsidRPr="00A744B4" w:rsidDel="00A744B4">
              <w:rPr>
                <w:rStyle w:val="Hyperlink"/>
                <w:noProof/>
                <w:rPrChange w:id="703" w:author="Admin" w:date="2017-09-29T15:12:00Z">
                  <w:rPr>
                    <w:rStyle w:val="Hyperlink"/>
                    <w:noProof/>
                  </w:rPr>
                </w:rPrChange>
              </w:rPr>
              <w:delText>3.14.1</w:delText>
            </w:r>
            <w:r w:rsidDel="00A744B4">
              <w:rPr>
                <w:rFonts w:asciiTheme="minorHAnsi" w:eastAsiaTheme="minorEastAsia" w:hAnsiTheme="minorHAnsi" w:cstheme="minorBidi"/>
                <w:noProof/>
                <w:szCs w:val="22"/>
              </w:rPr>
              <w:tab/>
            </w:r>
            <w:r w:rsidRPr="00A744B4" w:rsidDel="00A744B4">
              <w:rPr>
                <w:rStyle w:val="Hyperlink"/>
                <w:noProof/>
                <w:rPrChange w:id="704" w:author="Admin" w:date="2017-09-29T15:12:00Z">
                  <w:rPr>
                    <w:rStyle w:val="Hyperlink"/>
                    <w:noProof/>
                  </w:rPr>
                </w:rPrChange>
              </w:rPr>
              <w:delText>Mục đích, ý nghĩa</w:delText>
            </w:r>
            <w:r w:rsidDel="00A744B4">
              <w:rPr>
                <w:noProof/>
                <w:webHidden/>
              </w:rPr>
              <w:tab/>
              <w:delText>73</w:delText>
            </w:r>
          </w:del>
        </w:p>
        <w:p w14:paraId="60DF66F1" w14:textId="3C0CC3BF" w:rsidR="00453E2E" w:rsidDel="00A744B4" w:rsidRDefault="00453E2E">
          <w:pPr>
            <w:pStyle w:val="TOC3"/>
            <w:tabs>
              <w:tab w:val="left" w:pos="1320"/>
              <w:tab w:val="right" w:leader="dot" w:pos="9350"/>
            </w:tabs>
            <w:rPr>
              <w:del w:id="705" w:author="Admin" w:date="2017-09-29T15:12:00Z"/>
              <w:rFonts w:asciiTheme="minorHAnsi" w:eastAsiaTheme="minorEastAsia" w:hAnsiTheme="minorHAnsi" w:cstheme="minorBidi"/>
              <w:noProof/>
              <w:szCs w:val="22"/>
            </w:rPr>
          </w:pPr>
          <w:del w:id="706" w:author="Admin" w:date="2017-09-29T15:12:00Z">
            <w:r w:rsidRPr="00A744B4" w:rsidDel="00A744B4">
              <w:rPr>
                <w:rStyle w:val="Hyperlink"/>
                <w:noProof/>
                <w:rPrChange w:id="707" w:author="Admin" w:date="2017-09-29T15:12:00Z">
                  <w:rPr>
                    <w:rStyle w:val="Hyperlink"/>
                    <w:noProof/>
                  </w:rPr>
                </w:rPrChange>
              </w:rPr>
              <w:delText>3.14.2</w:delText>
            </w:r>
            <w:r w:rsidDel="00A744B4">
              <w:rPr>
                <w:rFonts w:asciiTheme="minorHAnsi" w:eastAsiaTheme="minorEastAsia" w:hAnsiTheme="minorHAnsi" w:cstheme="minorBidi"/>
                <w:noProof/>
                <w:szCs w:val="22"/>
              </w:rPr>
              <w:tab/>
            </w:r>
            <w:r w:rsidRPr="00A744B4" w:rsidDel="00A744B4">
              <w:rPr>
                <w:rStyle w:val="Hyperlink"/>
                <w:noProof/>
                <w:rPrChange w:id="708" w:author="Admin" w:date="2017-09-29T15:12:00Z">
                  <w:rPr>
                    <w:rStyle w:val="Hyperlink"/>
                    <w:noProof/>
                  </w:rPr>
                </w:rPrChange>
              </w:rPr>
              <w:delText>Đặc tả tình huống nghiệp vụ</w:delText>
            </w:r>
            <w:r w:rsidDel="00A744B4">
              <w:rPr>
                <w:noProof/>
                <w:webHidden/>
              </w:rPr>
              <w:tab/>
              <w:delText>73</w:delText>
            </w:r>
          </w:del>
        </w:p>
        <w:p w14:paraId="757D1306" w14:textId="4C6E2BCB" w:rsidR="00453E2E" w:rsidDel="00A744B4" w:rsidRDefault="00453E2E">
          <w:pPr>
            <w:pStyle w:val="TOC3"/>
            <w:tabs>
              <w:tab w:val="left" w:pos="1320"/>
              <w:tab w:val="right" w:leader="dot" w:pos="9350"/>
            </w:tabs>
            <w:rPr>
              <w:del w:id="709" w:author="Admin" w:date="2017-09-29T15:12:00Z"/>
              <w:rFonts w:asciiTheme="minorHAnsi" w:eastAsiaTheme="minorEastAsia" w:hAnsiTheme="minorHAnsi" w:cstheme="minorBidi"/>
              <w:noProof/>
              <w:szCs w:val="22"/>
            </w:rPr>
          </w:pPr>
          <w:del w:id="710" w:author="Admin" w:date="2017-09-29T15:12:00Z">
            <w:r w:rsidRPr="00A744B4" w:rsidDel="00A744B4">
              <w:rPr>
                <w:rStyle w:val="Hyperlink"/>
                <w:noProof/>
                <w:rPrChange w:id="711" w:author="Admin" w:date="2017-09-29T15:12:00Z">
                  <w:rPr>
                    <w:rStyle w:val="Hyperlink"/>
                    <w:noProof/>
                  </w:rPr>
                </w:rPrChange>
              </w:rPr>
              <w:delText>3.14.3</w:delText>
            </w:r>
            <w:r w:rsidDel="00A744B4">
              <w:rPr>
                <w:rFonts w:asciiTheme="minorHAnsi" w:eastAsiaTheme="minorEastAsia" w:hAnsiTheme="minorHAnsi" w:cstheme="minorBidi"/>
                <w:noProof/>
                <w:szCs w:val="22"/>
              </w:rPr>
              <w:tab/>
            </w:r>
            <w:r w:rsidRPr="00A744B4" w:rsidDel="00A744B4">
              <w:rPr>
                <w:rStyle w:val="Hyperlink"/>
                <w:noProof/>
                <w:rPrChange w:id="712" w:author="Admin" w:date="2017-09-29T15:12:00Z">
                  <w:rPr>
                    <w:rStyle w:val="Hyperlink"/>
                    <w:noProof/>
                  </w:rPr>
                </w:rPrChange>
              </w:rPr>
              <w:delText>Màn hình giao diện</w:delText>
            </w:r>
            <w:r w:rsidDel="00A744B4">
              <w:rPr>
                <w:noProof/>
                <w:webHidden/>
              </w:rPr>
              <w:tab/>
              <w:delText>74</w:delText>
            </w:r>
          </w:del>
        </w:p>
        <w:p w14:paraId="5A4FD2ED" w14:textId="4310A662" w:rsidR="00453E2E" w:rsidDel="00A744B4" w:rsidRDefault="00453E2E">
          <w:pPr>
            <w:pStyle w:val="TOC3"/>
            <w:tabs>
              <w:tab w:val="left" w:pos="1320"/>
              <w:tab w:val="right" w:leader="dot" w:pos="9350"/>
            </w:tabs>
            <w:rPr>
              <w:del w:id="713" w:author="Admin" w:date="2017-09-29T15:12:00Z"/>
              <w:rFonts w:asciiTheme="minorHAnsi" w:eastAsiaTheme="minorEastAsia" w:hAnsiTheme="minorHAnsi" w:cstheme="minorBidi"/>
              <w:noProof/>
              <w:szCs w:val="22"/>
            </w:rPr>
          </w:pPr>
          <w:del w:id="714" w:author="Admin" w:date="2017-09-29T15:12:00Z">
            <w:r w:rsidRPr="00A744B4" w:rsidDel="00A744B4">
              <w:rPr>
                <w:rStyle w:val="Hyperlink"/>
                <w:noProof/>
                <w:rPrChange w:id="715" w:author="Admin" w:date="2017-09-29T15:12:00Z">
                  <w:rPr>
                    <w:rStyle w:val="Hyperlink"/>
                    <w:noProof/>
                  </w:rPr>
                </w:rPrChange>
              </w:rPr>
              <w:delText>3.14.4</w:delText>
            </w:r>
            <w:r w:rsidDel="00A744B4">
              <w:rPr>
                <w:rFonts w:asciiTheme="minorHAnsi" w:eastAsiaTheme="minorEastAsia" w:hAnsiTheme="minorHAnsi" w:cstheme="minorBidi"/>
                <w:noProof/>
                <w:szCs w:val="22"/>
              </w:rPr>
              <w:tab/>
            </w:r>
            <w:r w:rsidRPr="00A744B4" w:rsidDel="00A744B4">
              <w:rPr>
                <w:rStyle w:val="Hyperlink"/>
                <w:noProof/>
                <w:rPrChange w:id="716" w:author="Admin" w:date="2017-09-29T15:12:00Z">
                  <w:rPr>
                    <w:rStyle w:val="Hyperlink"/>
                    <w:noProof/>
                  </w:rPr>
                </w:rPrChange>
              </w:rPr>
              <w:delText>Mô tả các trường thông tin</w:delText>
            </w:r>
            <w:r w:rsidDel="00A744B4">
              <w:rPr>
                <w:noProof/>
                <w:webHidden/>
              </w:rPr>
              <w:tab/>
              <w:delText>74</w:delText>
            </w:r>
          </w:del>
        </w:p>
        <w:p w14:paraId="435BB0C7" w14:textId="2CE1DCAB" w:rsidR="00453E2E" w:rsidDel="00A744B4" w:rsidRDefault="00453E2E">
          <w:pPr>
            <w:pStyle w:val="TOC3"/>
            <w:tabs>
              <w:tab w:val="left" w:pos="1320"/>
              <w:tab w:val="right" w:leader="dot" w:pos="9350"/>
            </w:tabs>
            <w:rPr>
              <w:del w:id="717" w:author="Admin" w:date="2017-09-29T15:12:00Z"/>
              <w:rFonts w:asciiTheme="minorHAnsi" w:eastAsiaTheme="minorEastAsia" w:hAnsiTheme="minorHAnsi" w:cstheme="minorBidi"/>
              <w:noProof/>
              <w:szCs w:val="22"/>
            </w:rPr>
          </w:pPr>
          <w:del w:id="718" w:author="Admin" w:date="2017-09-29T15:12:00Z">
            <w:r w:rsidRPr="00A744B4" w:rsidDel="00A744B4">
              <w:rPr>
                <w:rStyle w:val="Hyperlink"/>
                <w:noProof/>
                <w:rPrChange w:id="719" w:author="Admin" w:date="2017-09-29T15:12:00Z">
                  <w:rPr>
                    <w:rStyle w:val="Hyperlink"/>
                    <w:noProof/>
                  </w:rPr>
                </w:rPrChange>
              </w:rPr>
              <w:delText>3.14.5</w:delText>
            </w:r>
            <w:r w:rsidDel="00A744B4">
              <w:rPr>
                <w:rFonts w:asciiTheme="minorHAnsi" w:eastAsiaTheme="minorEastAsia" w:hAnsiTheme="minorHAnsi" w:cstheme="minorBidi"/>
                <w:noProof/>
                <w:szCs w:val="22"/>
              </w:rPr>
              <w:tab/>
            </w:r>
            <w:r w:rsidRPr="00A744B4" w:rsidDel="00A744B4">
              <w:rPr>
                <w:rStyle w:val="Hyperlink"/>
                <w:noProof/>
                <w:rPrChange w:id="720" w:author="Admin" w:date="2017-09-29T15:12:00Z">
                  <w:rPr>
                    <w:rStyle w:val="Hyperlink"/>
                    <w:noProof/>
                  </w:rPr>
                </w:rPrChange>
              </w:rPr>
              <w:delText>Các nút chức năng</w:delText>
            </w:r>
            <w:r w:rsidDel="00A744B4">
              <w:rPr>
                <w:noProof/>
                <w:webHidden/>
              </w:rPr>
              <w:tab/>
              <w:delText>76</w:delText>
            </w:r>
          </w:del>
        </w:p>
        <w:p w14:paraId="2F99A49A" w14:textId="59CA3700" w:rsidR="00453E2E" w:rsidDel="00A744B4" w:rsidRDefault="00453E2E">
          <w:pPr>
            <w:pStyle w:val="TOC2"/>
            <w:tabs>
              <w:tab w:val="left" w:pos="880"/>
              <w:tab w:val="right" w:leader="dot" w:pos="9350"/>
            </w:tabs>
            <w:rPr>
              <w:del w:id="721" w:author="Admin" w:date="2017-09-29T15:12:00Z"/>
              <w:rFonts w:asciiTheme="minorHAnsi" w:eastAsiaTheme="minorEastAsia" w:hAnsiTheme="minorHAnsi" w:cstheme="minorBidi"/>
              <w:noProof/>
              <w:szCs w:val="22"/>
            </w:rPr>
          </w:pPr>
          <w:del w:id="722" w:author="Admin" w:date="2017-09-29T15:12:00Z">
            <w:r w:rsidRPr="00A744B4" w:rsidDel="00A744B4">
              <w:rPr>
                <w:rStyle w:val="Hyperlink"/>
                <w:noProof/>
                <w:rPrChange w:id="723" w:author="Admin" w:date="2017-09-29T15:12:00Z">
                  <w:rPr>
                    <w:rStyle w:val="Hyperlink"/>
                    <w:noProof/>
                  </w:rPr>
                </w:rPrChange>
              </w:rPr>
              <w:delText>3.15</w:delText>
            </w:r>
            <w:r w:rsidDel="00A744B4">
              <w:rPr>
                <w:rFonts w:asciiTheme="minorHAnsi" w:eastAsiaTheme="minorEastAsia" w:hAnsiTheme="minorHAnsi" w:cstheme="minorBidi"/>
                <w:noProof/>
                <w:szCs w:val="22"/>
              </w:rPr>
              <w:tab/>
            </w:r>
            <w:r w:rsidRPr="00A744B4" w:rsidDel="00A744B4">
              <w:rPr>
                <w:rStyle w:val="Hyperlink"/>
                <w:noProof/>
                <w:rPrChange w:id="724" w:author="Admin" w:date="2017-09-29T15:12:00Z">
                  <w:rPr>
                    <w:rStyle w:val="Hyperlink"/>
                    <w:noProof/>
                  </w:rPr>
                </w:rPrChange>
              </w:rPr>
              <w:delText>Danh mục ngày nghỉ lễ</w:delText>
            </w:r>
            <w:r w:rsidDel="00A744B4">
              <w:rPr>
                <w:noProof/>
                <w:webHidden/>
              </w:rPr>
              <w:tab/>
              <w:delText>76</w:delText>
            </w:r>
          </w:del>
        </w:p>
        <w:p w14:paraId="344C6769" w14:textId="61D0964A" w:rsidR="00453E2E" w:rsidDel="00A744B4" w:rsidRDefault="00453E2E">
          <w:pPr>
            <w:pStyle w:val="TOC3"/>
            <w:tabs>
              <w:tab w:val="left" w:pos="1320"/>
              <w:tab w:val="right" w:leader="dot" w:pos="9350"/>
            </w:tabs>
            <w:rPr>
              <w:del w:id="725" w:author="Admin" w:date="2017-09-29T15:12:00Z"/>
              <w:rFonts w:asciiTheme="minorHAnsi" w:eastAsiaTheme="minorEastAsia" w:hAnsiTheme="minorHAnsi" w:cstheme="minorBidi"/>
              <w:noProof/>
              <w:szCs w:val="22"/>
            </w:rPr>
          </w:pPr>
          <w:del w:id="726" w:author="Admin" w:date="2017-09-29T15:12:00Z">
            <w:r w:rsidRPr="00A744B4" w:rsidDel="00A744B4">
              <w:rPr>
                <w:rStyle w:val="Hyperlink"/>
                <w:noProof/>
                <w:rPrChange w:id="727" w:author="Admin" w:date="2017-09-29T15:12:00Z">
                  <w:rPr>
                    <w:rStyle w:val="Hyperlink"/>
                    <w:noProof/>
                  </w:rPr>
                </w:rPrChange>
              </w:rPr>
              <w:delText>3.15.1</w:delText>
            </w:r>
            <w:r w:rsidDel="00A744B4">
              <w:rPr>
                <w:rFonts w:asciiTheme="minorHAnsi" w:eastAsiaTheme="minorEastAsia" w:hAnsiTheme="minorHAnsi" w:cstheme="minorBidi"/>
                <w:noProof/>
                <w:szCs w:val="22"/>
              </w:rPr>
              <w:tab/>
            </w:r>
            <w:r w:rsidRPr="00A744B4" w:rsidDel="00A744B4">
              <w:rPr>
                <w:rStyle w:val="Hyperlink"/>
                <w:noProof/>
                <w:rPrChange w:id="728" w:author="Admin" w:date="2017-09-29T15:12:00Z">
                  <w:rPr>
                    <w:rStyle w:val="Hyperlink"/>
                    <w:noProof/>
                  </w:rPr>
                </w:rPrChange>
              </w:rPr>
              <w:delText>Mục đích, ý nghĩa</w:delText>
            </w:r>
            <w:r w:rsidDel="00A744B4">
              <w:rPr>
                <w:noProof/>
                <w:webHidden/>
              </w:rPr>
              <w:tab/>
              <w:delText>76</w:delText>
            </w:r>
          </w:del>
        </w:p>
        <w:p w14:paraId="7227FB36" w14:textId="7D23866E" w:rsidR="00453E2E" w:rsidDel="00A744B4" w:rsidRDefault="00453E2E">
          <w:pPr>
            <w:pStyle w:val="TOC3"/>
            <w:tabs>
              <w:tab w:val="left" w:pos="1320"/>
              <w:tab w:val="right" w:leader="dot" w:pos="9350"/>
            </w:tabs>
            <w:rPr>
              <w:del w:id="729" w:author="Admin" w:date="2017-09-29T15:12:00Z"/>
              <w:rFonts w:asciiTheme="minorHAnsi" w:eastAsiaTheme="minorEastAsia" w:hAnsiTheme="minorHAnsi" w:cstheme="minorBidi"/>
              <w:noProof/>
              <w:szCs w:val="22"/>
            </w:rPr>
          </w:pPr>
          <w:del w:id="730" w:author="Admin" w:date="2017-09-29T15:12:00Z">
            <w:r w:rsidRPr="00A744B4" w:rsidDel="00A744B4">
              <w:rPr>
                <w:rStyle w:val="Hyperlink"/>
                <w:noProof/>
                <w:rPrChange w:id="731" w:author="Admin" w:date="2017-09-29T15:12:00Z">
                  <w:rPr>
                    <w:rStyle w:val="Hyperlink"/>
                    <w:noProof/>
                  </w:rPr>
                </w:rPrChange>
              </w:rPr>
              <w:delText>3.15.2</w:delText>
            </w:r>
            <w:r w:rsidDel="00A744B4">
              <w:rPr>
                <w:rFonts w:asciiTheme="minorHAnsi" w:eastAsiaTheme="minorEastAsia" w:hAnsiTheme="minorHAnsi" w:cstheme="minorBidi"/>
                <w:noProof/>
                <w:szCs w:val="22"/>
              </w:rPr>
              <w:tab/>
            </w:r>
            <w:r w:rsidRPr="00A744B4" w:rsidDel="00A744B4">
              <w:rPr>
                <w:rStyle w:val="Hyperlink"/>
                <w:noProof/>
                <w:rPrChange w:id="732" w:author="Admin" w:date="2017-09-29T15:12:00Z">
                  <w:rPr>
                    <w:rStyle w:val="Hyperlink"/>
                    <w:noProof/>
                  </w:rPr>
                </w:rPrChange>
              </w:rPr>
              <w:delText>Đặc tả tình huống nghiệp vụ</w:delText>
            </w:r>
            <w:r w:rsidDel="00A744B4">
              <w:rPr>
                <w:noProof/>
                <w:webHidden/>
              </w:rPr>
              <w:tab/>
              <w:delText>76</w:delText>
            </w:r>
          </w:del>
        </w:p>
        <w:p w14:paraId="02DD3F2E" w14:textId="2C1024F3" w:rsidR="00453E2E" w:rsidDel="00A744B4" w:rsidRDefault="00453E2E">
          <w:pPr>
            <w:pStyle w:val="TOC3"/>
            <w:tabs>
              <w:tab w:val="left" w:pos="1320"/>
              <w:tab w:val="right" w:leader="dot" w:pos="9350"/>
            </w:tabs>
            <w:rPr>
              <w:del w:id="733" w:author="Admin" w:date="2017-09-29T15:12:00Z"/>
              <w:rFonts w:asciiTheme="minorHAnsi" w:eastAsiaTheme="minorEastAsia" w:hAnsiTheme="minorHAnsi" w:cstheme="minorBidi"/>
              <w:noProof/>
              <w:szCs w:val="22"/>
            </w:rPr>
          </w:pPr>
          <w:del w:id="734" w:author="Admin" w:date="2017-09-29T15:12:00Z">
            <w:r w:rsidRPr="00A744B4" w:rsidDel="00A744B4">
              <w:rPr>
                <w:rStyle w:val="Hyperlink"/>
                <w:noProof/>
                <w:rPrChange w:id="735" w:author="Admin" w:date="2017-09-29T15:12:00Z">
                  <w:rPr>
                    <w:rStyle w:val="Hyperlink"/>
                    <w:noProof/>
                  </w:rPr>
                </w:rPrChange>
              </w:rPr>
              <w:delText>3.15.3</w:delText>
            </w:r>
            <w:r w:rsidDel="00A744B4">
              <w:rPr>
                <w:rFonts w:asciiTheme="minorHAnsi" w:eastAsiaTheme="minorEastAsia" w:hAnsiTheme="minorHAnsi" w:cstheme="minorBidi"/>
                <w:noProof/>
                <w:szCs w:val="22"/>
              </w:rPr>
              <w:tab/>
            </w:r>
            <w:r w:rsidRPr="00A744B4" w:rsidDel="00A744B4">
              <w:rPr>
                <w:rStyle w:val="Hyperlink"/>
                <w:noProof/>
                <w:rPrChange w:id="736" w:author="Admin" w:date="2017-09-29T15:12:00Z">
                  <w:rPr>
                    <w:rStyle w:val="Hyperlink"/>
                    <w:noProof/>
                  </w:rPr>
                </w:rPrChange>
              </w:rPr>
              <w:delText>Màn hình giao diện</w:delText>
            </w:r>
            <w:r w:rsidDel="00A744B4">
              <w:rPr>
                <w:noProof/>
                <w:webHidden/>
              </w:rPr>
              <w:tab/>
              <w:delText>77</w:delText>
            </w:r>
          </w:del>
        </w:p>
        <w:p w14:paraId="7CCD8539" w14:textId="0C88B380" w:rsidR="00453E2E" w:rsidDel="00A744B4" w:rsidRDefault="00453E2E">
          <w:pPr>
            <w:pStyle w:val="TOC3"/>
            <w:tabs>
              <w:tab w:val="left" w:pos="1320"/>
              <w:tab w:val="right" w:leader="dot" w:pos="9350"/>
            </w:tabs>
            <w:rPr>
              <w:del w:id="737" w:author="Admin" w:date="2017-09-29T15:12:00Z"/>
              <w:rFonts w:asciiTheme="minorHAnsi" w:eastAsiaTheme="minorEastAsia" w:hAnsiTheme="minorHAnsi" w:cstheme="minorBidi"/>
              <w:noProof/>
              <w:szCs w:val="22"/>
            </w:rPr>
          </w:pPr>
          <w:del w:id="738" w:author="Admin" w:date="2017-09-29T15:12:00Z">
            <w:r w:rsidRPr="00A744B4" w:rsidDel="00A744B4">
              <w:rPr>
                <w:rStyle w:val="Hyperlink"/>
                <w:noProof/>
                <w:rPrChange w:id="739" w:author="Admin" w:date="2017-09-29T15:12:00Z">
                  <w:rPr>
                    <w:rStyle w:val="Hyperlink"/>
                    <w:noProof/>
                  </w:rPr>
                </w:rPrChange>
              </w:rPr>
              <w:delText>3.15.4</w:delText>
            </w:r>
            <w:r w:rsidDel="00A744B4">
              <w:rPr>
                <w:rFonts w:asciiTheme="minorHAnsi" w:eastAsiaTheme="minorEastAsia" w:hAnsiTheme="minorHAnsi" w:cstheme="minorBidi"/>
                <w:noProof/>
                <w:szCs w:val="22"/>
              </w:rPr>
              <w:tab/>
            </w:r>
            <w:r w:rsidRPr="00A744B4" w:rsidDel="00A744B4">
              <w:rPr>
                <w:rStyle w:val="Hyperlink"/>
                <w:noProof/>
                <w:rPrChange w:id="740" w:author="Admin" w:date="2017-09-29T15:12:00Z">
                  <w:rPr>
                    <w:rStyle w:val="Hyperlink"/>
                    <w:noProof/>
                  </w:rPr>
                </w:rPrChange>
              </w:rPr>
              <w:delText>Mô tả nội dung các trường thông tin</w:delText>
            </w:r>
            <w:r w:rsidDel="00A744B4">
              <w:rPr>
                <w:noProof/>
                <w:webHidden/>
              </w:rPr>
              <w:tab/>
              <w:delText>77</w:delText>
            </w:r>
          </w:del>
        </w:p>
        <w:p w14:paraId="737CE0C7" w14:textId="6FF4F3BD" w:rsidR="00453E2E" w:rsidDel="00A744B4" w:rsidRDefault="00453E2E">
          <w:pPr>
            <w:pStyle w:val="TOC3"/>
            <w:tabs>
              <w:tab w:val="left" w:pos="1320"/>
              <w:tab w:val="right" w:leader="dot" w:pos="9350"/>
            </w:tabs>
            <w:rPr>
              <w:del w:id="741" w:author="Admin" w:date="2017-09-29T15:12:00Z"/>
              <w:rFonts w:asciiTheme="minorHAnsi" w:eastAsiaTheme="minorEastAsia" w:hAnsiTheme="minorHAnsi" w:cstheme="minorBidi"/>
              <w:noProof/>
              <w:szCs w:val="22"/>
            </w:rPr>
          </w:pPr>
          <w:del w:id="742" w:author="Admin" w:date="2017-09-29T15:12:00Z">
            <w:r w:rsidRPr="00A744B4" w:rsidDel="00A744B4">
              <w:rPr>
                <w:rStyle w:val="Hyperlink"/>
                <w:noProof/>
                <w:rPrChange w:id="743" w:author="Admin" w:date="2017-09-29T15:12:00Z">
                  <w:rPr>
                    <w:rStyle w:val="Hyperlink"/>
                    <w:noProof/>
                  </w:rPr>
                </w:rPrChange>
              </w:rPr>
              <w:delText>3.15.5</w:delText>
            </w:r>
            <w:r w:rsidDel="00A744B4">
              <w:rPr>
                <w:rFonts w:asciiTheme="minorHAnsi" w:eastAsiaTheme="minorEastAsia" w:hAnsiTheme="minorHAnsi" w:cstheme="minorBidi"/>
                <w:noProof/>
                <w:szCs w:val="22"/>
              </w:rPr>
              <w:tab/>
            </w:r>
            <w:r w:rsidRPr="00A744B4" w:rsidDel="00A744B4">
              <w:rPr>
                <w:rStyle w:val="Hyperlink"/>
                <w:noProof/>
                <w:rPrChange w:id="744" w:author="Admin" w:date="2017-09-29T15:12:00Z">
                  <w:rPr>
                    <w:rStyle w:val="Hyperlink"/>
                    <w:noProof/>
                  </w:rPr>
                </w:rPrChange>
              </w:rPr>
              <w:delText>Các nút chức năng</w:delText>
            </w:r>
            <w:r w:rsidDel="00A744B4">
              <w:rPr>
                <w:noProof/>
                <w:webHidden/>
              </w:rPr>
              <w:tab/>
              <w:delText>78</w:delText>
            </w:r>
          </w:del>
        </w:p>
        <w:p w14:paraId="18C839FE" w14:textId="7D733954" w:rsidR="00453E2E" w:rsidDel="00A744B4" w:rsidRDefault="00453E2E">
          <w:pPr>
            <w:pStyle w:val="TOC2"/>
            <w:tabs>
              <w:tab w:val="left" w:pos="880"/>
              <w:tab w:val="right" w:leader="dot" w:pos="9350"/>
            </w:tabs>
            <w:rPr>
              <w:del w:id="745" w:author="Admin" w:date="2017-09-29T15:12:00Z"/>
              <w:rFonts w:asciiTheme="minorHAnsi" w:eastAsiaTheme="minorEastAsia" w:hAnsiTheme="minorHAnsi" w:cstheme="minorBidi"/>
              <w:noProof/>
              <w:szCs w:val="22"/>
            </w:rPr>
          </w:pPr>
          <w:del w:id="746" w:author="Admin" w:date="2017-09-29T15:12:00Z">
            <w:r w:rsidRPr="00A744B4" w:rsidDel="00A744B4">
              <w:rPr>
                <w:rStyle w:val="Hyperlink"/>
                <w:noProof/>
                <w:rPrChange w:id="747" w:author="Admin" w:date="2017-09-29T15:12:00Z">
                  <w:rPr>
                    <w:rStyle w:val="Hyperlink"/>
                    <w:noProof/>
                  </w:rPr>
                </w:rPrChange>
              </w:rPr>
              <w:delText>3.16</w:delText>
            </w:r>
            <w:r w:rsidDel="00A744B4">
              <w:rPr>
                <w:rFonts w:asciiTheme="minorHAnsi" w:eastAsiaTheme="minorEastAsia" w:hAnsiTheme="minorHAnsi" w:cstheme="minorBidi"/>
                <w:noProof/>
                <w:szCs w:val="22"/>
              </w:rPr>
              <w:tab/>
            </w:r>
            <w:r w:rsidRPr="00A744B4" w:rsidDel="00A744B4">
              <w:rPr>
                <w:rStyle w:val="Hyperlink"/>
                <w:noProof/>
                <w:rPrChange w:id="748" w:author="Admin" w:date="2017-09-29T15:12:00Z">
                  <w:rPr>
                    <w:rStyle w:val="Hyperlink"/>
                    <w:noProof/>
                  </w:rPr>
                </w:rPrChange>
              </w:rPr>
              <w:delText>Danh mục tham số hệ thống lương</w:delText>
            </w:r>
            <w:r w:rsidDel="00A744B4">
              <w:rPr>
                <w:noProof/>
                <w:webHidden/>
              </w:rPr>
              <w:tab/>
              <w:delText>79</w:delText>
            </w:r>
          </w:del>
        </w:p>
        <w:p w14:paraId="546576F3" w14:textId="564FA607" w:rsidR="00453E2E" w:rsidDel="00A744B4" w:rsidRDefault="00453E2E">
          <w:pPr>
            <w:pStyle w:val="TOC3"/>
            <w:tabs>
              <w:tab w:val="left" w:pos="1320"/>
              <w:tab w:val="right" w:leader="dot" w:pos="9350"/>
            </w:tabs>
            <w:rPr>
              <w:del w:id="749" w:author="Admin" w:date="2017-09-29T15:12:00Z"/>
              <w:rFonts w:asciiTheme="minorHAnsi" w:eastAsiaTheme="minorEastAsia" w:hAnsiTheme="minorHAnsi" w:cstheme="minorBidi"/>
              <w:noProof/>
              <w:szCs w:val="22"/>
            </w:rPr>
          </w:pPr>
          <w:del w:id="750" w:author="Admin" w:date="2017-09-29T15:12:00Z">
            <w:r w:rsidRPr="00A744B4" w:rsidDel="00A744B4">
              <w:rPr>
                <w:rStyle w:val="Hyperlink"/>
                <w:noProof/>
                <w:rPrChange w:id="751" w:author="Admin" w:date="2017-09-29T15:12:00Z">
                  <w:rPr>
                    <w:rStyle w:val="Hyperlink"/>
                    <w:noProof/>
                  </w:rPr>
                </w:rPrChange>
              </w:rPr>
              <w:delText>3.16.1</w:delText>
            </w:r>
            <w:r w:rsidDel="00A744B4">
              <w:rPr>
                <w:rFonts w:asciiTheme="minorHAnsi" w:eastAsiaTheme="minorEastAsia" w:hAnsiTheme="minorHAnsi" w:cstheme="minorBidi"/>
                <w:noProof/>
                <w:szCs w:val="22"/>
              </w:rPr>
              <w:tab/>
            </w:r>
            <w:r w:rsidRPr="00A744B4" w:rsidDel="00A744B4">
              <w:rPr>
                <w:rStyle w:val="Hyperlink"/>
                <w:noProof/>
                <w:rPrChange w:id="752" w:author="Admin" w:date="2017-09-29T15:12:00Z">
                  <w:rPr>
                    <w:rStyle w:val="Hyperlink"/>
                    <w:noProof/>
                  </w:rPr>
                </w:rPrChange>
              </w:rPr>
              <w:delText>Mục đích, ý nghĩa</w:delText>
            </w:r>
            <w:r w:rsidDel="00A744B4">
              <w:rPr>
                <w:noProof/>
                <w:webHidden/>
              </w:rPr>
              <w:tab/>
              <w:delText>79</w:delText>
            </w:r>
          </w:del>
        </w:p>
        <w:p w14:paraId="53913286" w14:textId="30FA42FF" w:rsidR="00453E2E" w:rsidDel="00A744B4" w:rsidRDefault="00453E2E">
          <w:pPr>
            <w:pStyle w:val="TOC3"/>
            <w:tabs>
              <w:tab w:val="left" w:pos="1320"/>
              <w:tab w:val="right" w:leader="dot" w:pos="9350"/>
            </w:tabs>
            <w:rPr>
              <w:del w:id="753" w:author="Admin" w:date="2017-09-29T15:12:00Z"/>
              <w:rFonts w:asciiTheme="minorHAnsi" w:eastAsiaTheme="minorEastAsia" w:hAnsiTheme="minorHAnsi" w:cstheme="minorBidi"/>
              <w:noProof/>
              <w:szCs w:val="22"/>
            </w:rPr>
          </w:pPr>
          <w:del w:id="754" w:author="Admin" w:date="2017-09-29T15:12:00Z">
            <w:r w:rsidRPr="00A744B4" w:rsidDel="00A744B4">
              <w:rPr>
                <w:rStyle w:val="Hyperlink"/>
                <w:noProof/>
                <w:rPrChange w:id="755" w:author="Admin" w:date="2017-09-29T15:12:00Z">
                  <w:rPr>
                    <w:rStyle w:val="Hyperlink"/>
                    <w:noProof/>
                  </w:rPr>
                </w:rPrChange>
              </w:rPr>
              <w:delText>3.16.2</w:delText>
            </w:r>
            <w:r w:rsidDel="00A744B4">
              <w:rPr>
                <w:rFonts w:asciiTheme="minorHAnsi" w:eastAsiaTheme="minorEastAsia" w:hAnsiTheme="minorHAnsi" w:cstheme="minorBidi"/>
                <w:noProof/>
                <w:szCs w:val="22"/>
              </w:rPr>
              <w:tab/>
            </w:r>
            <w:r w:rsidRPr="00A744B4" w:rsidDel="00A744B4">
              <w:rPr>
                <w:rStyle w:val="Hyperlink"/>
                <w:noProof/>
                <w:rPrChange w:id="756" w:author="Admin" w:date="2017-09-29T15:12:00Z">
                  <w:rPr>
                    <w:rStyle w:val="Hyperlink"/>
                    <w:noProof/>
                  </w:rPr>
                </w:rPrChange>
              </w:rPr>
              <w:delText>Đặc tả các tình huống nghiệp vụ</w:delText>
            </w:r>
            <w:r w:rsidDel="00A744B4">
              <w:rPr>
                <w:noProof/>
                <w:webHidden/>
              </w:rPr>
              <w:tab/>
              <w:delText>79</w:delText>
            </w:r>
          </w:del>
        </w:p>
        <w:p w14:paraId="044C2E40" w14:textId="2A8FA9C5" w:rsidR="00453E2E" w:rsidDel="00A744B4" w:rsidRDefault="00453E2E">
          <w:pPr>
            <w:pStyle w:val="TOC3"/>
            <w:tabs>
              <w:tab w:val="left" w:pos="1320"/>
              <w:tab w:val="right" w:leader="dot" w:pos="9350"/>
            </w:tabs>
            <w:rPr>
              <w:del w:id="757" w:author="Admin" w:date="2017-09-29T15:12:00Z"/>
              <w:rFonts w:asciiTheme="minorHAnsi" w:eastAsiaTheme="minorEastAsia" w:hAnsiTheme="minorHAnsi" w:cstheme="minorBidi"/>
              <w:noProof/>
              <w:szCs w:val="22"/>
            </w:rPr>
          </w:pPr>
          <w:del w:id="758" w:author="Admin" w:date="2017-09-29T15:12:00Z">
            <w:r w:rsidRPr="00A744B4" w:rsidDel="00A744B4">
              <w:rPr>
                <w:rStyle w:val="Hyperlink"/>
                <w:noProof/>
                <w:rPrChange w:id="759" w:author="Admin" w:date="2017-09-29T15:12:00Z">
                  <w:rPr>
                    <w:rStyle w:val="Hyperlink"/>
                    <w:noProof/>
                  </w:rPr>
                </w:rPrChange>
              </w:rPr>
              <w:delText>3.16.3</w:delText>
            </w:r>
            <w:r w:rsidDel="00A744B4">
              <w:rPr>
                <w:rFonts w:asciiTheme="minorHAnsi" w:eastAsiaTheme="minorEastAsia" w:hAnsiTheme="minorHAnsi" w:cstheme="minorBidi"/>
                <w:noProof/>
                <w:szCs w:val="22"/>
              </w:rPr>
              <w:tab/>
            </w:r>
            <w:r w:rsidRPr="00A744B4" w:rsidDel="00A744B4">
              <w:rPr>
                <w:rStyle w:val="Hyperlink"/>
                <w:noProof/>
                <w:rPrChange w:id="760" w:author="Admin" w:date="2017-09-29T15:12:00Z">
                  <w:rPr>
                    <w:rStyle w:val="Hyperlink"/>
                    <w:noProof/>
                  </w:rPr>
                </w:rPrChange>
              </w:rPr>
              <w:delText>Mô tả các trường thông tin của chức năng</w:delText>
            </w:r>
            <w:r w:rsidDel="00A744B4">
              <w:rPr>
                <w:noProof/>
                <w:webHidden/>
              </w:rPr>
              <w:tab/>
              <w:delText>79</w:delText>
            </w:r>
          </w:del>
        </w:p>
        <w:p w14:paraId="7997127B" w14:textId="614BD426" w:rsidR="00453E2E" w:rsidDel="00A744B4" w:rsidRDefault="00453E2E">
          <w:pPr>
            <w:pStyle w:val="TOC3"/>
            <w:tabs>
              <w:tab w:val="left" w:pos="1320"/>
              <w:tab w:val="right" w:leader="dot" w:pos="9350"/>
            </w:tabs>
            <w:rPr>
              <w:del w:id="761" w:author="Admin" w:date="2017-09-29T15:12:00Z"/>
              <w:rFonts w:asciiTheme="minorHAnsi" w:eastAsiaTheme="minorEastAsia" w:hAnsiTheme="minorHAnsi" w:cstheme="minorBidi"/>
              <w:noProof/>
              <w:szCs w:val="22"/>
            </w:rPr>
          </w:pPr>
          <w:del w:id="762" w:author="Admin" w:date="2017-09-29T15:12:00Z">
            <w:r w:rsidRPr="00A744B4" w:rsidDel="00A744B4">
              <w:rPr>
                <w:rStyle w:val="Hyperlink"/>
                <w:noProof/>
                <w:rPrChange w:id="763" w:author="Admin" w:date="2017-09-29T15:12:00Z">
                  <w:rPr>
                    <w:rStyle w:val="Hyperlink"/>
                    <w:noProof/>
                  </w:rPr>
                </w:rPrChange>
              </w:rPr>
              <w:delText>3.16.4</w:delText>
            </w:r>
            <w:r w:rsidDel="00A744B4">
              <w:rPr>
                <w:rFonts w:asciiTheme="minorHAnsi" w:eastAsiaTheme="minorEastAsia" w:hAnsiTheme="minorHAnsi" w:cstheme="minorBidi"/>
                <w:noProof/>
                <w:szCs w:val="22"/>
              </w:rPr>
              <w:tab/>
            </w:r>
            <w:r w:rsidRPr="00A744B4" w:rsidDel="00A744B4">
              <w:rPr>
                <w:rStyle w:val="Hyperlink"/>
                <w:noProof/>
                <w:rPrChange w:id="764" w:author="Admin" w:date="2017-09-29T15:12:00Z">
                  <w:rPr>
                    <w:rStyle w:val="Hyperlink"/>
                    <w:noProof/>
                  </w:rPr>
                </w:rPrChange>
              </w:rPr>
              <w:delText>Các nút chức năng</w:delText>
            </w:r>
            <w:r w:rsidDel="00A744B4">
              <w:rPr>
                <w:noProof/>
                <w:webHidden/>
              </w:rPr>
              <w:tab/>
              <w:delText>80</w:delText>
            </w:r>
          </w:del>
        </w:p>
        <w:p w14:paraId="33ACF298" w14:textId="2BB46797" w:rsidR="00453E2E" w:rsidDel="00A744B4" w:rsidRDefault="00453E2E">
          <w:pPr>
            <w:pStyle w:val="TOC2"/>
            <w:tabs>
              <w:tab w:val="left" w:pos="880"/>
              <w:tab w:val="right" w:leader="dot" w:pos="9350"/>
            </w:tabs>
            <w:rPr>
              <w:del w:id="765" w:author="Admin" w:date="2017-09-29T15:12:00Z"/>
              <w:rFonts w:asciiTheme="minorHAnsi" w:eastAsiaTheme="minorEastAsia" w:hAnsiTheme="minorHAnsi" w:cstheme="minorBidi"/>
              <w:noProof/>
              <w:szCs w:val="22"/>
            </w:rPr>
          </w:pPr>
          <w:del w:id="766" w:author="Admin" w:date="2017-09-29T15:12:00Z">
            <w:r w:rsidRPr="00A744B4" w:rsidDel="00A744B4">
              <w:rPr>
                <w:rStyle w:val="Hyperlink"/>
                <w:noProof/>
                <w:rPrChange w:id="767" w:author="Admin" w:date="2017-09-29T15:12:00Z">
                  <w:rPr>
                    <w:rStyle w:val="Hyperlink"/>
                    <w:noProof/>
                  </w:rPr>
                </w:rPrChange>
              </w:rPr>
              <w:delText>3.17</w:delText>
            </w:r>
            <w:r w:rsidDel="00A744B4">
              <w:rPr>
                <w:rFonts w:asciiTheme="minorHAnsi" w:eastAsiaTheme="minorEastAsia" w:hAnsiTheme="minorHAnsi" w:cstheme="minorBidi"/>
                <w:noProof/>
                <w:szCs w:val="22"/>
              </w:rPr>
              <w:tab/>
            </w:r>
            <w:r w:rsidRPr="00A744B4" w:rsidDel="00A744B4">
              <w:rPr>
                <w:rStyle w:val="Hyperlink"/>
                <w:noProof/>
                <w:rPrChange w:id="768" w:author="Admin" w:date="2017-09-29T15:12:00Z">
                  <w:rPr>
                    <w:rStyle w:val="Hyperlink"/>
                    <w:noProof/>
                  </w:rPr>
                </w:rPrChange>
              </w:rPr>
              <w:delText>Thiết lập quỹ lương</w:delText>
            </w:r>
            <w:r w:rsidDel="00A744B4">
              <w:rPr>
                <w:noProof/>
                <w:webHidden/>
              </w:rPr>
              <w:tab/>
              <w:delText>80</w:delText>
            </w:r>
          </w:del>
        </w:p>
        <w:p w14:paraId="0CE37914" w14:textId="2C137F5A" w:rsidR="00453E2E" w:rsidDel="00A744B4" w:rsidRDefault="00453E2E">
          <w:pPr>
            <w:pStyle w:val="TOC3"/>
            <w:tabs>
              <w:tab w:val="left" w:pos="1320"/>
              <w:tab w:val="right" w:leader="dot" w:pos="9350"/>
            </w:tabs>
            <w:rPr>
              <w:del w:id="769" w:author="Admin" w:date="2017-09-29T15:12:00Z"/>
              <w:rFonts w:asciiTheme="minorHAnsi" w:eastAsiaTheme="minorEastAsia" w:hAnsiTheme="minorHAnsi" w:cstheme="minorBidi"/>
              <w:noProof/>
              <w:szCs w:val="22"/>
            </w:rPr>
          </w:pPr>
          <w:del w:id="770" w:author="Admin" w:date="2017-09-29T15:12:00Z">
            <w:r w:rsidRPr="00A744B4" w:rsidDel="00A744B4">
              <w:rPr>
                <w:rStyle w:val="Hyperlink"/>
                <w:noProof/>
                <w:rPrChange w:id="771" w:author="Admin" w:date="2017-09-29T15:12:00Z">
                  <w:rPr>
                    <w:rStyle w:val="Hyperlink"/>
                    <w:noProof/>
                  </w:rPr>
                </w:rPrChange>
              </w:rPr>
              <w:delText>3.17.1</w:delText>
            </w:r>
            <w:r w:rsidDel="00A744B4">
              <w:rPr>
                <w:rFonts w:asciiTheme="minorHAnsi" w:eastAsiaTheme="minorEastAsia" w:hAnsiTheme="minorHAnsi" w:cstheme="minorBidi"/>
                <w:noProof/>
                <w:szCs w:val="22"/>
              </w:rPr>
              <w:tab/>
            </w:r>
            <w:r w:rsidRPr="00A744B4" w:rsidDel="00A744B4">
              <w:rPr>
                <w:rStyle w:val="Hyperlink"/>
                <w:noProof/>
                <w:rPrChange w:id="772" w:author="Admin" w:date="2017-09-29T15:12:00Z">
                  <w:rPr>
                    <w:rStyle w:val="Hyperlink"/>
                    <w:noProof/>
                  </w:rPr>
                </w:rPrChange>
              </w:rPr>
              <w:delText>Mục đích của tính năng</w:delText>
            </w:r>
            <w:r w:rsidDel="00A744B4">
              <w:rPr>
                <w:noProof/>
                <w:webHidden/>
              </w:rPr>
              <w:tab/>
              <w:delText>80</w:delText>
            </w:r>
          </w:del>
        </w:p>
        <w:p w14:paraId="0DA8AF2A" w14:textId="6A513B27" w:rsidR="00453E2E" w:rsidDel="00A744B4" w:rsidRDefault="00453E2E">
          <w:pPr>
            <w:pStyle w:val="TOC3"/>
            <w:tabs>
              <w:tab w:val="left" w:pos="1320"/>
              <w:tab w:val="right" w:leader="dot" w:pos="9350"/>
            </w:tabs>
            <w:rPr>
              <w:del w:id="773" w:author="Admin" w:date="2017-09-29T15:12:00Z"/>
              <w:rFonts w:asciiTheme="minorHAnsi" w:eastAsiaTheme="minorEastAsia" w:hAnsiTheme="minorHAnsi" w:cstheme="minorBidi"/>
              <w:noProof/>
              <w:szCs w:val="22"/>
            </w:rPr>
          </w:pPr>
          <w:del w:id="774" w:author="Admin" w:date="2017-09-29T15:12:00Z">
            <w:r w:rsidRPr="00A744B4" w:rsidDel="00A744B4">
              <w:rPr>
                <w:rStyle w:val="Hyperlink"/>
                <w:noProof/>
                <w:rPrChange w:id="775" w:author="Admin" w:date="2017-09-29T15:12:00Z">
                  <w:rPr>
                    <w:rStyle w:val="Hyperlink"/>
                    <w:noProof/>
                  </w:rPr>
                </w:rPrChange>
              </w:rPr>
              <w:delText>3.17.2</w:delText>
            </w:r>
            <w:r w:rsidDel="00A744B4">
              <w:rPr>
                <w:rFonts w:asciiTheme="minorHAnsi" w:eastAsiaTheme="minorEastAsia" w:hAnsiTheme="minorHAnsi" w:cstheme="minorBidi"/>
                <w:noProof/>
                <w:szCs w:val="22"/>
              </w:rPr>
              <w:tab/>
            </w:r>
            <w:r w:rsidRPr="00A744B4" w:rsidDel="00A744B4">
              <w:rPr>
                <w:rStyle w:val="Hyperlink"/>
                <w:noProof/>
                <w:rPrChange w:id="776" w:author="Admin" w:date="2017-09-29T15:12:00Z">
                  <w:rPr>
                    <w:rStyle w:val="Hyperlink"/>
                    <w:noProof/>
                  </w:rPr>
                </w:rPrChange>
              </w:rPr>
              <w:delText>Đặc tả tình huống nghiệp vụ</w:delText>
            </w:r>
            <w:r w:rsidDel="00A744B4">
              <w:rPr>
                <w:noProof/>
                <w:webHidden/>
              </w:rPr>
              <w:tab/>
              <w:delText>80</w:delText>
            </w:r>
          </w:del>
        </w:p>
        <w:p w14:paraId="1B5488E5" w14:textId="3C88329F" w:rsidR="00453E2E" w:rsidDel="00A744B4" w:rsidRDefault="00453E2E">
          <w:pPr>
            <w:pStyle w:val="TOC3"/>
            <w:tabs>
              <w:tab w:val="left" w:pos="1320"/>
              <w:tab w:val="right" w:leader="dot" w:pos="9350"/>
            </w:tabs>
            <w:rPr>
              <w:del w:id="777" w:author="Admin" w:date="2017-09-29T15:12:00Z"/>
              <w:rFonts w:asciiTheme="minorHAnsi" w:eastAsiaTheme="minorEastAsia" w:hAnsiTheme="minorHAnsi" w:cstheme="minorBidi"/>
              <w:noProof/>
              <w:szCs w:val="22"/>
            </w:rPr>
          </w:pPr>
          <w:del w:id="778" w:author="Admin" w:date="2017-09-29T15:12:00Z">
            <w:r w:rsidRPr="00A744B4" w:rsidDel="00A744B4">
              <w:rPr>
                <w:rStyle w:val="Hyperlink"/>
                <w:noProof/>
                <w:rPrChange w:id="779" w:author="Admin" w:date="2017-09-29T15:12:00Z">
                  <w:rPr>
                    <w:rStyle w:val="Hyperlink"/>
                    <w:noProof/>
                  </w:rPr>
                </w:rPrChange>
              </w:rPr>
              <w:delText>3.17.3</w:delText>
            </w:r>
            <w:r w:rsidDel="00A744B4">
              <w:rPr>
                <w:rFonts w:asciiTheme="minorHAnsi" w:eastAsiaTheme="minorEastAsia" w:hAnsiTheme="minorHAnsi" w:cstheme="minorBidi"/>
                <w:noProof/>
                <w:szCs w:val="22"/>
              </w:rPr>
              <w:tab/>
            </w:r>
            <w:r w:rsidRPr="00A744B4" w:rsidDel="00A744B4">
              <w:rPr>
                <w:rStyle w:val="Hyperlink"/>
                <w:noProof/>
                <w:rPrChange w:id="780" w:author="Admin" w:date="2017-09-29T15:12:00Z">
                  <w:rPr>
                    <w:rStyle w:val="Hyperlink"/>
                    <w:noProof/>
                  </w:rPr>
                </w:rPrChange>
              </w:rPr>
              <w:delText>Màn hình giao diện</w:delText>
            </w:r>
            <w:r w:rsidDel="00A744B4">
              <w:rPr>
                <w:noProof/>
                <w:webHidden/>
              </w:rPr>
              <w:tab/>
              <w:delText>81</w:delText>
            </w:r>
          </w:del>
        </w:p>
        <w:p w14:paraId="15147A3B" w14:textId="208A4287" w:rsidR="00453E2E" w:rsidDel="00A744B4" w:rsidRDefault="00453E2E">
          <w:pPr>
            <w:pStyle w:val="TOC3"/>
            <w:tabs>
              <w:tab w:val="left" w:pos="1320"/>
              <w:tab w:val="right" w:leader="dot" w:pos="9350"/>
            </w:tabs>
            <w:rPr>
              <w:del w:id="781" w:author="Admin" w:date="2017-09-29T15:12:00Z"/>
              <w:rFonts w:asciiTheme="minorHAnsi" w:eastAsiaTheme="minorEastAsia" w:hAnsiTheme="minorHAnsi" w:cstheme="minorBidi"/>
              <w:noProof/>
              <w:szCs w:val="22"/>
            </w:rPr>
          </w:pPr>
          <w:del w:id="782" w:author="Admin" w:date="2017-09-29T15:12:00Z">
            <w:r w:rsidRPr="00A744B4" w:rsidDel="00A744B4">
              <w:rPr>
                <w:rStyle w:val="Hyperlink"/>
                <w:noProof/>
                <w:rPrChange w:id="783" w:author="Admin" w:date="2017-09-29T15:12:00Z">
                  <w:rPr>
                    <w:rStyle w:val="Hyperlink"/>
                    <w:noProof/>
                  </w:rPr>
                </w:rPrChange>
              </w:rPr>
              <w:delText>3.17.4</w:delText>
            </w:r>
            <w:r w:rsidDel="00A744B4">
              <w:rPr>
                <w:rFonts w:asciiTheme="minorHAnsi" w:eastAsiaTheme="minorEastAsia" w:hAnsiTheme="minorHAnsi" w:cstheme="minorBidi"/>
                <w:noProof/>
                <w:szCs w:val="22"/>
              </w:rPr>
              <w:tab/>
            </w:r>
            <w:r w:rsidRPr="00A744B4" w:rsidDel="00A744B4">
              <w:rPr>
                <w:rStyle w:val="Hyperlink"/>
                <w:noProof/>
                <w:rPrChange w:id="784" w:author="Admin" w:date="2017-09-29T15:12:00Z">
                  <w:rPr>
                    <w:rStyle w:val="Hyperlink"/>
                    <w:noProof/>
                  </w:rPr>
                </w:rPrChange>
              </w:rPr>
              <w:delText>Mô tả các trường thông tin trên giao diện</w:delText>
            </w:r>
            <w:r w:rsidDel="00A744B4">
              <w:rPr>
                <w:noProof/>
                <w:webHidden/>
              </w:rPr>
              <w:tab/>
              <w:delText>82</w:delText>
            </w:r>
          </w:del>
        </w:p>
        <w:p w14:paraId="4DA1F662" w14:textId="02909E2F" w:rsidR="00453E2E" w:rsidDel="00A744B4" w:rsidRDefault="00453E2E">
          <w:pPr>
            <w:pStyle w:val="TOC3"/>
            <w:tabs>
              <w:tab w:val="left" w:pos="1320"/>
              <w:tab w:val="right" w:leader="dot" w:pos="9350"/>
            </w:tabs>
            <w:rPr>
              <w:del w:id="785" w:author="Admin" w:date="2017-09-29T15:12:00Z"/>
              <w:rFonts w:asciiTheme="minorHAnsi" w:eastAsiaTheme="minorEastAsia" w:hAnsiTheme="minorHAnsi" w:cstheme="minorBidi"/>
              <w:noProof/>
              <w:szCs w:val="22"/>
            </w:rPr>
          </w:pPr>
          <w:del w:id="786" w:author="Admin" w:date="2017-09-29T15:12:00Z">
            <w:r w:rsidRPr="00A744B4" w:rsidDel="00A744B4">
              <w:rPr>
                <w:rStyle w:val="Hyperlink"/>
                <w:noProof/>
                <w:rPrChange w:id="787" w:author="Admin" w:date="2017-09-29T15:12:00Z">
                  <w:rPr>
                    <w:rStyle w:val="Hyperlink"/>
                    <w:noProof/>
                  </w:rPr>
                </w:rPrChange>
              </w:rPr>
              <w:delText>3.17.5</w:delText>
            </w:r>
            <w:r w:rsidDel="00A744B4">
              <w:rPr>
                <w:rFonts w:asciiTheme="minorHAnsi" w:eastAsiaTheme="minorEastAsia" w:hAnsiTheme="minorHAnsi" w:cstheme="minorBidi"/>
                <w:noProof/>
                <w:szCs w:val="22"/>
              </w:rPr>
              <w:tab/>
            </w:r>
            <w:r w:rsidRPr="00A744B4" w:rsidDel="00A744B4">
              <w:rPr>
                <w:rStyle w:val="Hyperlink"/>
                <w:noProof/>
                <w:rPrChange w:id="788" w:author="Admin" w:date="2017-09-29T15:12:00Z">
                  <w:rPr>
                    <w:rStyle w:val="Hyperlink"/>
                    <w:noProof/>
                  </w:rPr>
                </w:rPrChange>
              </w:rPr>
              <w:delText>Các bước xử lý</w:delText>
            </w:r>
            <w:r w:rsidDel="00A744B4">
              <w:rPr>
                <w:noProof/>
                <w:webHidden/>
              </w:rPr>
              <w:tab/>
              <w:delText>84</w:delText>
            </w:r>
          </w:del>
        </w:p>
        <w:p w14:paraId="6DEB19FB" w14:textId="14121774" w:rsidR="00DD549E" w:rsidDel="00453E2E" w:rsidRDefault="00DD549E">
          <w:pPr>
            <w:pStyle w:val="TOC1"/>
            <w:tabs>
              <w:tab w:val="left" w:pos="440"/>
              <w:tab w:val="right" w:leader="dot" w:pos="9350"/>
            </w:tabs>
            <w:rPr>
              <w:del w:id="789" w:author="Admin" w:date="2017-09-19T23:25:00Z"/>
              <w:rFonts w:asciiTheme="minorHAnsi" w:eastAsiaTheme="minorEastAsia" w:hAnsiTheme="minorHAnsi" w:cstheme="minorBidi"/>
              <w:noProof/>
              <w:szCs w:val="22"/>
            </w:rPr>
          </w:pPr>
          <w:del w:id="790" w:author="Admin" w:date="2017-09-19T23:25:00Z">
            <w:r w:rsidRPr="00453E2E" w:rsidDel="00453E2E">
              <w:rPr>
                <w:rStyle w:val="Hyperlink"/>
                <w:noProof/>
              </w:rPr>
              <w:delText>1</w:delText>
            </w:r>
            <w:r w:rsidDel="00453E2E">
              <w:rPr>
                <w:rFonts w:asciiTheme="minorHAnsi" w:eastAsiaTheme="minorEastAsia" w:hAnsiTheme="minorHAnsi" w:cstheme="minorBidi"/>
                <w:noProof/>
                <w:szCs w:val="22"/>
              </w:rPr>
              <w:tab/>
            </w:r>
            <w:r w:rsidRPr="00453E2E" w:rsidDel="00453E2E">
              <w:rPr>
                <w:rStyle w:val="Hyperlink"/>
                <w:noProof/>
              </w:rPr>
              <w:delText>GIỚI THIỆU CHUNG</w:delText>
            </w:r>
            <w:r w:rsidDel="00453E2E">
              <w:rPr>
                <w:noProof/>
                <w:webHidden/>
              </w:rPr>
              <w:tab/>
              <w:delText>4</w:delText>
            </w:r>
          </w:del>
        </w:p>
        <w:p w14:paraId="6F509E87" w14:textId="63020764" w:rsidR="00DD549E" w:rsidDel="00453E2E" w:rsidRDefault="00DD549E">
          <w:pPr>
            <w:pStyle w:val="TOC2"/>
            <w:tabs>
              <w:tab w:val="left" w:pos="880"/>
              <w:tab w:val="right" w:leader="dot" w:pos="9350"/>
            </w:tabs>
            <w:rPr>
              <w:del w:id="791" w:author="Admin" w:date="2017-09-19T23:25:00Z"/>
              <w:rFonts w:asciiTheme="minorHAnsi" w:eastAsiaTheme="minorEastAsia" w:hAnsiTheme="minorHAnsi" w:cstheme="minorBidi"/>
              <w:noProof/>
              <w:szCs w:val="22"/>
            </w:rPr>
          </w:pPr>
          <w:del w:id="792" w:author="Admin" w:date="2017-09-19T23:25:00Z">
            <w:r w:rsidRPr="00453E2E" w:rsidDel="00453E2E">
              <w:rPr>
                <w:rStyle w:val="Hyperlink"/>
                <w:noProof/>
              </w:rPr>
              <w:delText>1.1</w:delText>
            </w:r>
            <w:r w:rsidDel="00453E2E">
              <w:rPr>
                <w:rFonts w:asciiTheme="minorHAnsi" w:eastAsiaTheme="minorEastAsia" w:hAnsiTheme="minorHAnsi" w:cstheme="minorBidi"/>
                <w:noProof/>
                <w:szCs w:val="22"/>
              </w:rPr>
              <w:tab/>
            </w:r>
            <w:r w:rsidRPr="00453E2E" w:rsidDel="00453E2E">
              <w:rPr>
                <w:rStyle w:val="Hyperlink"/>
                <w:noProof/>
              </w:rPr>
              <w:delText>Mục đích của tài liệu</w:delText>
            </w:r>
            <w:r w:rsidDel="00453E2E">
              <w:rPr>
                <w:noProof/>
                <w:webHidden/>
              </w:rPr>
              <w:tab/>
              <w:delText>4</w:delText>
            </w:r>
          </w:del>
        </w:p>
        <w:p w14:paraId="02DE9410" w14:textId="38EC032F" w:rsidR="00DD549E" w:rsidDel="00453E2E" w:rsidRDefault="00DD549E">
          <w:pPr>
            <w:pStyle w:val="TOC2"/>
            <w:tabs>
              <w:tab w:val="left" w:pos="880"/>
              <w:tab w:val="right" w:leader="dot" w:pos="9350"/>
            </w:tabs>
            <w:rPr>
              <w:del w:id="793" w:author="Admin" w:date="2017-09-19T23:25:00Z"/>
              <w:rFonts w:asciiTheme="minorHAnsi" w:eastAsiaTheme="minorEastAsia" w:hAnsiTheme="minorHAnsi" w:cstheme="minorBidi"/>
              <w:noProof/>
              <w:szCs w:val="22"/>
            </w:rPr>
          </w:pPr>
          <w:del w:id="794" w:author="Admin" w:date="2017-09-19T23:25:00Z">
            <w:r w:rsidRPr="00453E2E" w:rsidDel="00453E2E">
              <w:rPr>
                <w:rStyle w:val="Hyperlink"/>
                <w:noProof/>
              </w:rPr>
              <w:delText>1.2</w:delText>
            </w:r>
            <w:r w:rsidDel="00453E2E">
              <w:rPr>
                <w:rFonts w:asciiTheme="minorHAnsi" w:eastAsiaTheme="minorEastAsia" w:hAnsiTheme="minorHAnsi" w:cstheme="minorBidi"/>
                <w:noProof/>
                <w:szCs w:val="22"/>
              </w:rPr>
              <w:tab/>
            </w:r>
            <w:r w:rsidRPr="00453E2E" w:rsidDel="00453E2E">
              <w:rPr>
                <w:rStyle w:val="Hyperlink"/>
                <w:noProof/>
              </w:rPr>
              <w:delText>Phạm vi của tài liệu</w:delText>
            </w:r>
            <w:r w:rsidDel="00453E2E">
              <w:rPr>
                <w:noProof/>
                <w:webHidden/>
              </w:rPr>
              <w:tab/>
              <w:delText>4</w:delText>
            </w:r>
          </w:del>
        </w:p>
        <w:p w14:paraId="2FE2D665" w14:textId="2563B3C6" w:rsidR="00DD549E" w:rsidDel="00453E2E" w:rsidRDefault="00DD549E">
          <w:pPr>
            <w:pStyle w:val="TOC2"/>
            <w:tabs>
              <w:tab w:val="left" w:pos="880"/>
              <w:tab w:val="right" w:leader="dot" w:pos="9350"/>
            </w:tabs>
            <w:rPr>
              <w:del w:id="795" w:author="Admin" w:date="2017-09-19T23:25:00Z"/>
              <w:rFonts w:asciiTheme="minorHAnsi" w:eastAsiaTheme="minorEastAsia" w:hAnsiTheme="minorHAnsi" w:cstheme="minorBidi"/>
              <w:noProof/>
              <w:szCs w:val="22"/>
            </w:rPr>
          </w:pPr>
          <w:del w:id="796" w:author="Admin" w:date="2017-09-19T23:25:00Z">
            <w:r w:rsidRPr="00453E2E" w:rsidDel="00453E2E">
              <w:rPr>
                <w:rStyle w:val="Hyperlink"/>
                <w:noProof/>
              </w:rPr>
              <w:delText>1.3</w:delText>
            </w:r>
            <w:r w:rsidDel="00453E2E">
              <w:rPr>
                <w:rFonts w:asciiTheme="minorHAnsi" w:eastAsiaTheme="minorEastAsia" w:hAnsiTheme="minorHAnsi" w:cstheme="minorBidi"/>
                <w:noProof/>
                <w:szCs w:val="22"/>
              </w:rPr>
              <w:tab/>
            </w:r>
            <w:r w:rsidRPr="00453E2E" w:rsidDel="00453E2E">
              <w:rPr>
                <w:rStyle w:val="Hyperlink"/>
                <w:noProof/>
              </w:rPr>
              <w:delText>Thuật ngữ, viết tắt</w:delText>
            </w:r>
            <w:r w:rsidDel="00453E2E">
              <w:rPr>
                <w:noProof/>
                <w:webHidden/>
              </w:rPr>
              <w:tab/>
              <w:delText>4</w:delText>
            </w:r>
          </w:del>
        </w:p>
        <w:p w14:paraId="2C47BD75" w14:textId="68878C68" w:rsidR="00DD549E" w:rsidDel="00453E2E" w:rsidRDefault="00DD549E">
          <w:pPr>
            <w:pStyle w:val="TOC2"/>
            <w:tabs>
              <w:tab w:val="left" w:pos="880"/>
              <w:tab w:val="right" w:leader="dot" w:pos="9350"/>
            </w:tabs>
            <w:rPr>
              <w:del w:id="797" w:author="Admin" w:date="2017-09-19T23:25:00Z"/>
              <w:rFonts w:asciiTheme="minorHAnsi" w:eastAsiaTheme="minorEastAsia" w:hAnsiTheme="minorHAnsi" w:cstheme="minorBidi"/>
              <w:noProof/>
              <w:szCs w:val="22"/>
            </w:rPr>
          </w:pPr>
          <w:del w:id="798" w:author="Admin" w:date="2017-09-19T23:25:00Z">
            <w:r w:rsidRPr="00453E2E" w:rsidDel="00453E2E">
              <w:rPr>
                <w:rStyle w:val="Hyperlink"/>
                <w:noProof/>
              </w:rPr>
              <w:delText>1.4</w:delText>
            </w:r>
            <w:r w:rsidDel="00453E2E">
              <w:rPr>
                <w:rFonts w:asciiTheme="minorHAnsi" w:eastAsiaTheme="minorEastAsia" w:hAnsiTheme="minorHAnsi" w:cstheme="minorBidi"/>
                <w:noProof/>
                <w:szCs w:val="22"/>
              </w:rPr>
              <w:tab/>
            </w:r>
            <w:r w:rsidRPr="00453E2E" w:rsidDel="00453E2E">
              <w:rPr>
                <w:rStyle w:val="Hyperlink"/>
                <w:noProof/>
              </w:rPr>
              <w:delText>Quy ước các hình trên quy trình</w:delText>
            </w:r>
            <w:r w:rsidDel="00453E2E">
              <w:rPr>
                <w:noProof/>
                <w:webHidden/>
              </w:rPr>
              <w:tab/>
              <w:delText>5</w:delText>
            </w:r>
          </w:del>
        </w:p>
        <w:p w14:paraId="573BF709" w14:textId="0E99B300" w:rsidR="00DD549E" w:rsidDel="00453E2E" w:rsidRDefault="00DD549E">
          <w:pPr>
            <w:pStyle w:val="TOC1"/>
            <w:tabs>
              <w:tab w:val="left" w:pos="440"/>
              <w:tab w:val="right" w:leader="dot" w:pos="9350"/>
            </w:tabs>
            <w:rPr>
              <w:del w:id="799" w:author="Admin" w:date="2017-09-19T23:25:00Z"/>
              <w:rFonts w:asciiTheme="minorHAnsi" w:eastAsiaTheme="minorEastAsia" w:hAnsiTheme="minorHAnsi" w:cstheme="minorBidi"/>
              <w:noProof/>
              <w:szCs w:val="22"/>
            </w:rPr>
          </w:pPr>
          <w:del w:id="800" w:author="Admin" w:date="2017-09-19T23:25:00Z">
            <w:r w:rsidRPr="00453E2E" w:rsidDel="00453E2E">
              <w:rPr>
                <w:rStyle w:val="Hyperlink"/>
                <w:noProof/>
              </w:rPr>
              <w:delText>2</w:delText>
            </w:r>
            <w:r w:rsidDel="00453E2E">
              <w:rPr>
                <w:rFonts w:asciiTheme="minorHAnsi" w:eastAsiaTheme="minorEastAsia" w:hAnsiTheme="minorHAnsi" w:cstheme="minorBidi"/>
                <w:noProof/>
                <w:szCs w:val="22"/>
              </w:rPr>
              <w:tab/>
            </w:r>
            <w:r w:rsidRPr="00453E2E" w:rsidDel="00453E2E">
              <w:rPr>
                <w:rStyle w:val="Hyperlink"/>
                <w:noProof/>
              </w:rPr>
              <w:delText>TỔNG QUAN PHÂN HỆ HOẠCH ĐỊNH NHÂN SỰ</w:delText>
            </w:r>
            <w:r w:rsidDel="00453E2E">
              <w:rPr>
                <w:noProof/>
                <w:webHidden/>
              </w:rPr>
              <w:tab/>
              <w:delText>5</w:delText>
            </w:r>
          </w:del>
        </w:p>
        <w:p w14:paraId="328103B0" w14:textId="3F5CDFA4" w:rsidR="00DD549E" w:rsidDel="00453E2E" w:rsidRDefault="00DD549E">
          <w:pPr>
            <w:pStyle w:val="TOC2"/>
            <w:tabs>
              <w:tab w:val="left" w:pos="880"/>
              <w:tab w:val="right" w:leader="dot" w:pos="9350"/>
            </w:tabs>
            <w:rPr>
              <w:del w:id="801" w:author="Admin" w:date="2017-09-19T23:25:00Z"/>
              <w:rFonts w:asciiTheme="minorHAnsi" w:eastAsiaTheme="minorEastAsia" w:hAnsiTheme="minorHAnsi" w:cstheme="minorBidi"/>
              <w:noProof/>
              <w:szCs w:val="22"/>
            </w:rPr>
          </w:pPr>
          <w:del w:id="802" w:author="Admin" w:date="2017-09-19T23:25:00Z">
            <w:r w:rsidRPr="00453E2E" w:rsidDel="00453E2E">
              <w:rPr>
                <w:rStyle w:val="Hyperlink"/>
                <w:noProof/>
              </w:rPr>
              <w:delText>2.1</w:delText>
            </w:r>
            <w:r w:rsidDel="00453E2E">
              <w:rPr>
                <w:rFonts w:asciiTheme="minorHAnsi" w:eastAsiaTheme="minorEastAsia" w:hAnsiTheme="minorHAnsi" w:cstheme="minorBidi"/>
                <w:noProof/>
                <w:szCs w:val="22"/>
              </w:rPr>
              <w:tab/>
            </w:r>
            <w:r w:rsidRPr="00453E2E" w:rsidDel="00453E2E">
              <w:rPr>
                <w:rStyle w:val="Hyperlink"/>
                <w:noProof/>
              </w:rPr>
              <w:delText>Tổng quan</w:delText>
            </w:r>
            <w:r w:rsidDel="00453E2E">
              <w:rPr>
                <w:noProof/>
                <w:webHidden/>
              </w:rPr>
              <w:tab/>
              <w:delText>5</w:delText>
            </w:r>
          </w:del>
        </w:p>
        <w:p w14:paraId="1A77549A" w14:textId="3DB21352" w:rsidR="00DD549E" w:rsidDel="00453E2E" w:rsidRDefault="00DD549E">
          <w:pPr>
            <w:pStyle w:val="TOC2"/>
            <w:tabs>
              <w:tab w:val="left" w:pos="880"/>
              <w:tab w:val="right" w:leader="dot" w:pos="9350"/>
            </w:tabs>
            <w:rPr>
              <w:del w:id="803" w:author="Admin" w:date="2017-09-19T23:25:00Z"/>
              <w:rFonts w:asciiTheme="minorHAnsi" w:eastAsiaTheme="minorEastAsia" w:hAnsiTheme="minorHAnsi" w:cstheme="minorBidi"/>
              <w:noProof/>
              <w:szCs w:val="22"/>
            </w:rPr>
          </w:pPr>
          <w:del w:id="804" w:author="Admin" w:date="2017-09-19T23:25:00Z">
            <w:r w:rsidRPr="00453E2E" w:rsidDel="00453E2E">
              <w:rPr>
                <w:rStyle w:val="Hyperlink"/>
                <w:noProof/>
              </w:rPr>
              <w:delText>2.2</w:delText>
            </w:r>
            <w:r w:rsidDel="00453E2E">
              <w:rPr>
                <w:rFonts w:asciiTheme="minorHAnsi" w:eastAsiaTheme="minorEastAsia" w:hAnsiTheme="minorHAnsi" w:cstheme="minorBidi"/>
                <w:noProof/>
                <w:szCs w:val="22"/>
              </w:rPr>
              <w:tab/>
            </w:r>
            <w:r w:rsidRPr="00453E2E" w:rsidDel="00453E2E">
              <w:rPr>
                <w:rStyle w:val="Hyperlink"/>
                <w:noProof/>
              </w:rPr>
              <w:delText>Mô tả</w:delText>
            </w:r>
            <w:r w:rsidDel="00453E2E">
              <w:rPr>
                <w:noProof/>
                <w:webHidden/>
              </w:rPr>
              <w:tab/>
              <w:delText>7</w:delText>
            </w:r>
          </w:del>
        </w:p>
        <w:p w14:paraId="6EF54D5E" w14:textId="08F4DCAA" w:rsidR="00DD549E" w:rsidDel="00453E2E" w:rsidRDefault="00DD549E">
          <w:pPr>
            <w:pStyle w:val="TOC1"/>
            <w:tabs>
              <w:tab w:val="left" w:pos="440"/>
              <w:tab w:val="right" w:leader="dot" w:pos="9350"/>
            </w:tabs>
            <w:rPr>
              <w:del w:id="805" w:author="Admin" w:date="2017-09-19T23:25:00Z"/>
              <w:rFonts w:asciiTheme="minorHAnsi" w:eastAsiaTheme="minorEastAsia" w:hAnsiTheme="minorHAnsi" w:cstheme="minorBidi"/>
              <w:noProof/>
              <w:szCs w:val="22"/>
            </w:rPr>
          </w:pPr>
          <w:del w:id="806" w:author="Admin" w:date="2017-09-19T23:25:00Z">
            <w:r w:rsidRPr="00453E2E" w:rsidDel="00453E2E">
              <w:rPr>
                <w:rStyle w:val="Hyperlink"/>
                <w:noProof/>
              </w:rPr>
              <w:delText>3</w:delText>
            </w:r>
            <w:r w:rsidDel="00453E2E">
              <w:rPr>
                <w:rFonts w:asciiTheme="minorHAnsi" w:eastAsiaTheme="minorEastAsia" w:hAnsiTheme="minorHAnsi" w:cstheme="minorBidi"/>
                <w:noProof/>
                <w:szCs w:val="22"/>
              </w:rPr>
              <w:tab/>
            </w:r>
            <w:r w:rsidRPr="00453E2E" w:rsidDel="00453E2E">
              <w:rPr>
                <w:rStyle w:val="Hyperlink"/>
                <w:noProof/>
              </w:rPr>
              <w:delText>CHI TIẾT CHỨC NĂNG PHÂN HỆ</w:delText>
            </w:r>
            <w:r w:rsidDel="00453E2E">
              <w:rPr>
                <w:noProof/>
                <w:webHidden/>
              </w:rPr>
              <w:tab/>
              <w:delText>8</w:delText>
            </w:r>
          </w:del>
        </w:p>
        <w:p w14:paraId="53A5FC8B" w14:textId="43A585E7" w:rsidR="00DD549E" w:rsidDel="00453E2E" w:rsidRDefault="00DD549E">
          <w:pPr>
            <w:pStyle w:val="TOC2"/>
            <w:tabs>
              <w:tab w:val="left" w:pos="880"/>
              <w:tab w:val="right" w:leader="dot" w:pos="9350"/>
            </w:tabs>
            <w:rPr>
              <w:del w:id="807" w:author="Admin" w:date="2017-09-19T23:25:00Z"/>
              <w:rFonts w:asciiTheme="minorHAnsi" w:eastAsiaTheme="minorEastAsia" w:hAnsiTheme="minorHAnsi" w:cstheme="minorBidi"/>
              <w:noProof/>
              <w:szCs w:val="22"/>
            </w:rPr>
          </w:pPr>
          <w:del w:id="808" w:author="Admin" w:date="2017-09-19T23:25:00Z">
            <w:r w:rsidRPr="00453E2E" w:rsidDel="00453E2E">
              <w:rPr>
                <w:rStyle w:val="Hyperlink"/>
                <w:noProof/>
              </w:rPr>
              <w:delText>3.1</w:delText>
            </w:r>
            <w:r w:rsidDel="00453E2E">
              <w:rPr>
                <w:rFonts w:asciiTheme="minorHAnsi" w:eastAsiaTheme="minorEastAsia" w:hAnsiTheme="minorHAnsi" w:cstheme="minorBidi"/>
                <w:noProof/>
                <w:szCs w:val="22"/>
              </w:rPr>
              <w:tab/>
            </w:r>
            <w:r w:rsidRPr="00453E2E" w:rsidDel="00453E2E">
              <w:rPr>
                <w:rStyle w:val="Hyperlink"/>
                <w:noProof/>
              </w:rPr>
              <w:delText>Thiết lập cơ cấu tổ chức</w:delText>
            </w:r>
            <w:r w:rsidDel="00453E2E">
              <w:rPr>
                <w:noProof/>
                <w:webHidden/>
              </w:rPr>
              <w:tab/>
              <w:delText>8</w:delText>
            </w:r>
          </w:del>
        </w:p>
        <w:p w14:paraId="21D641D5" w14:textId="24265574" w:rsidR="00DD549E" w:rsidDel="00453E2E" w:rsidRDefault="00DD549E">
          <w:pPr>
            <w:pStyle w:val="TOC3"/>
            <w:tabs>
              <w:tab w:val="left" w:pos="1320"/>
              <w:tab w:val="right" w:leader="dot" w:pos="9350"/>
            </w:tabs>
            <w:rPr>
              <w:del w:id="809" w:author="Admin" w:date="2017-09-19T23:25:00Z"/>
              <w:rFonts w:asciiTheme="minorHAnsi" w:eastAsiaTheme="minorEastAsia" w:hAnsiTheme="minorHAnsi" w:cstheme="minorBidi"/>
              <w:noProof/>
              <w:szCs w:val="22"/>
            </w:rPr>
          </w:pPr>
          <w:del w:id="810" w:author="Admin" w:date="2017-09-19T23:25:00Z">
            <w:r w:rsidRPr="00453E2E" w:rsidDel="00453E2E">
              <w:rPr>
                <w:rStyle w:val="Hyperlink"/>
                <w:noProof/>
              </w:rPr>
              <w:delText>3.1.1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8</w:delText>
            </w:r>
          </w:del>
        </w:p>
        <w:p w14:paraId="33A839FC" w14:textId="67330CE8" w:rsidR="00DD549E" w:rsidDel="00453E2E" w:rsidRDefault="00DD549E">
          <w:pPr>
            <w:pStyle w:val="TOC3"/>
            <w:tabs>
              <w:tab w:val="left" w:pos="1320"/>
              <w:tab w:val="right" w:leader="dot" w:pos="9350"/>
            </w:tabs>
            <w:rPr>
              <w:del w:id="811" w:author="Admin" w:date="2017-09-19T23:25:00Z"/>
              <w:rFonts w:asciiTheme="minorHAnsi" w:eastAsiaTheme="minorEastAsia" w:hAnsiTheme="minorHAnsi" w:cstheme="minorBidi"/>
              <w:noProof/>
              <w:szCs w:val="22"/>
            </w:rPr>
          </w:pPr>
          <w:del w:id="812" w:author="Admin" w:date="2017-09-19T23:25:00Z">
            <w:r w:rsidRPr="00453E2E" w:rsidDel="00453E2E">
              <w:rPr>
                <w:rStyle w:val="Hyperlink"/>
                <w:noProof/>
              </w:rPr>
              <w:delText>3.1.2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8</w:delText>
            </w:r>
          </w:del>
        </w:p>
        <w:p w14:paraId="57C53576" w14:textId="2443E26E" w:rsidR="00DD549E" w:rsidDel="00453E2E" w:rsidRDefault="00DD549E">
          <w:pPr>
            <w:pStyle w:val="TOC3"/>
            <w:tabs>
              <w:tab w:val="left" w:pos="1320"/>
              <w:tab w:val="right" w:leader="dot" w:pos="9350"/>
            </w:tabs>
            <w:rPr>
              <w:del w:id="813" w:author="Admin" w:date="2017-09-19T23:25:00Z"/>
              <w:rFonts w:asciiTheme="minorHAnsi" w:eastAsiaTheme="minorEastAsia" w:hAnsiTheme="minorHAnsi" w:cstheme="minorBidi"/>
              <w:noProof/>
              <w:szCs w:val="22"/>
            </w:rPr>
          </w:pPr>
          <w:del w:id="814" w:author="Admin" w:date="2017-09-19T23:25:00Z">
            <w:r w:rsidRPr="00453E2E" w:rsidDel="00453E2E">
              <w:rPr>
                <w:rStyle w:val="Hyperlink"/>
                <w:noProof/>
              </w:rPr>
              <w:delText>3.1.3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9</w:delText>
            </w:r>
          </w:del>
        </w:p>
        <w:p w14:paraId="43A0E38E" w14:textId="00726780" w:rsidR="00DD549E" w:rsidDel="00453E2E" w:rsidRDefault="00DD549E">
          <w:pPr>
            <w:pStyle w:val="TOC3"/>
            <w:tabs>
              <w:tab w:val="left" w:pos="1320"/>
              <w:tab w:val="right" w:leader="dot" w:pos="9350"/>
            </w:tabs>
            <w:rPr>
              <w:del w:id="815" w:author="Admin" w:date="2017-09-19T23:25:00Z"/>
              <w:rFonts w:asciiTheme="minorHAnsi" w:eastAsiaTheme="minorEastAsia" w:hAnsiTheme="minorHAnsi" w:cstheme="minorBidi"/>
              <w:noProof/>
              <w:szCs w:val="22"/>
            </w:rPr>
          </w:pPr>
          <w:del w:id="816" w:author="Admin" w:date="2017-09-19T23:25:00Z">
            <w:r w:rsidRPr="00453E2E" w:rsidDel="00453E2E">
              <w:rPr>
                <w:rStyle w:val="Hyperlink"/>
                <w:noProof/>
              </w:rPr>
              <w:delText>3.1.4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của chức năng</w:delText>
            </w:r>
            <w:r w:rsidDel="00453E2E">
              <w:rPr>
                <w:noProof/>
                <w:webHidden/>
              </w:rPr>
              <w:tab/>
              <w:delText>10</w:delText>
            </w:r>
          </w:del>
        </w:p>
        <w:p w14:paraId="0E46A9D0" w14:textId="69F44A2D" w:rsidR="00DD549E" w:rsidDel="00453E2E" w:rsidRDefault="00DD549E">
          <w:pPr>
            <w:pStyle w:val="TOC3"/>
            <w:tabs>
              <w:tab w:val="left" w:pos="1320"/>
              <w:tab w:val="right" w:leader="dot" w:pos="9350"/>
            </w:tabs>
            <w:rPr>
              <w:del w:id="817" w:author="Admin" w:date="2017-09-19T23:25:00Z"/>
              <w:rFonts w:asciiTheme="minorHAnsi" w:eastAsiaTheme="minorEastAsia" w:hAnsiTheme="minorHAnsi" w:cstheme="minorBidi"/>
              <w:noProof/>
              <w:szCs w:val="22"/>
            </w:rPr>
          </w:pPr>
          <w:del w:id="818" w:author="Admin" w:date="2017-09-19T23:25:00Z">
            <w:r w:rsidRPr="00453E2E" w:rsidDel="00453E2E">
              <w:rPr>
                <w:rStyle w:val="Hyperlink"/>
                <w:noProof/>
              </w:rPr>
              <w:delText>3.1.5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11</w:delText>
            </w:r>
          </w:del>
        </w:p>
        <w:p w14:paraId="47ED4144" w14:textId="6D553FD2" w:rsidR="00DD549E" w:rsidDel="00453E2E" w:rsidRDefault="00DD549E">
          <w:pPr>
            <w:pStyle w:val="TOC2"/>
            <w:tabs>
              <w:tab w:val="left" w:pos="880"/>
              <w:tab w:val="right" w:leader="dot" w:pos="9350"/>
            </w:tabs>
            <w:rPr>
              <w:del w:id="819" w:author="Admin" w:date="2017-09-19T23:25:00Z"/>
              <w:rFonts w:asciiTheme="minorHAnsi" w:eastAsiaTheme="minorEastAsia" w:hAnsiTheme="minorHAnsi" w:cstheme="minorBidi"/>
              <w:noProof/>
              <w:szCs w:val="22"/>
            </w:rPr>
          </w:pPr>
          <w:del w:id="820" w:author="Admin" w:date="2017-09-19T23:25:00Z">
            <w:r w:rsidRPr="00453E2E" w:rsidDel="00453E2E">
              <w:rPr>
                <w:rStyle w:val="Hyperlink"/>
                <w:noProof/>
              </w:rPr>
              <w:delText>3.2</w:delText>
            </w:r>
            <w:r w:rsidDel="00453E2E">
              <w:rPr>
                <w:rFonts w:asciiTheme="minorHAnsi" w:eastAsiaTheme="minorEastAsia" w:hAnsiTheme="minorHAnsi" w:cstheme="minorBidi"/>
                <w:noProof/>
                <w:szCs w:val="22"/>
              </w:rPr>
              <w:tab/>
            </w:r>
            <w:r w:rsidRPr="00453E2E" w:rsidDel="00453E2E">
              <w:rPr>
                <w:rStyle w:val="Hyperlink"/>
                <w:noProof/>
              </w:rPr>
              <w:delText>Xây dựng hệ thống ngành nghề, chuyên môn, vị trí chức danh</w:delText>
            </w:r>
            <w:r w:rsidDel="00453E2E">
              <w:rPr>
                <w:noProof/>
                <w:webHidden/>
              </w:rPr>
              <w:tab/>
              <w:delText>12</w:delText>
            </w:r>
          </w:del>
        </w:p>
        <w:p w14:paraId="73EDAA16" w14:textId="48D25386" w:rsidR="00DD549E" w:rsidDel="00453E2E" w:rsidRDefault="00DD549E">
          <w:pPr>
            <w:pStyle w:val="TOC3"/>
            <w:tabs>
              <w:tab w:val="left" w:pos="1320"/>
              <w:tab w:val="right" w:leader="dot" w:pos="9350"/>
            </w:tabs>
            <w:rPr>
              <w:del w:id="821" w:author="Admin" w:date="2017-09-19T23:25:00Z"/>
              <w:rFonts w:asciiTheme="minorHAnsi" w:eastAsiaTheme="minorEastAsia" w:hAnsiTheme="minorHAnsi" w:cstheme="minorBidi"/>
              <w:noProof/>
              <w:szCs w:val="22"/>
            </w:rPr>
          </w:pPr>
          <w:del w:id="822" w:author="Admin" w:date="2017-09-19T23:25:00Z">
            <w:r w:rsidRPr="00453E2E" w:rsidDel="00453E2E">
              <w:rPr>
                <w:rStyle w:val="Hyperlink"/>
                <w:noProof/>
              </w:rPr>
              <w:delText>3.2.1</w:delText>
            </w:r>
            <w:r w:rsidDel="00453E2E">
              <w:rPr>
                <w:rFonts w:asciiTheme="minorHAnsi" w:eastAsiaTheme="minorEastAsia" w:hAnsiTheme="minorHAnsi" w:cstheme="minorBidi"/>
                <w:noProof/>
                <w:szCs w:val="22"/>
              </w:rPr>
              <w:tab/>
            </w:r>
            <w:r w:rsidRPr="00453E2E" w:rsidDel="00453E2E">
              <w:rPr>
                <w:rStyle w:val="Hyperlink"/>
                <w:noProof/>
              </w:rPr>
              <w:delText>Thiết lập danh mục ngành nghề</w:delText>
            </w:r>
            <w:r w:rsidDel="00453E2E">
              <w:rPr>
                <w:noProof/>
                <w:webHidden/>
              </w:rPr>
              <w:tab/>
              <w:delText>12</w:delText>
            </w:r>
          </w:del>
        </w:p>
        <w:p w14:paraId="7FA30CC4" w14:textId="2B25EA3A" w:rsidR="00DD549E" w:rsidDel="00453E2E" w:rsidRDefault="00DD549E">
          <w:pPr>
            <w:pStyle w:val="TOC3"/>
            <w:tabs>
              <w:tab w:val="left" w:pos="1320"/>
              <w:tab w:val="right" w:leader="dot" w:pos="9350"/>
            </w:tabs>
            <w:rPr>
              <w:del w:id="823" w:author="Admin" w:date="2017-09-19T23:25:00Z"/>
              <w:rFonts w:asciiTheme="minorHAnsi" w:eastAsiaTheme="minorEastAsia" w:hAnsiTheme="minorHAnsi" w:cstheme="minorBidi"/>
              <w:noProof/>
              <w:szCs w:val="22"/>
            </w:rPr>
          </w:pPr>
          <w:del w:id="824" w:author="Admin" w:date="2017-09-19T23:25:00Z">
            <w:r w:rsidRPr="00453E2E" w:rsidDel="00453E2E">
              <w:rPr>
                <w:rStyle w:val="Hyperlink"/>
                <w:noProof/>
              </w:rPr>
              <w:delText>3.2.2</w:delText>
            </w:r>
            <w:r w:rsidDel="00453E2E">
              <w:rPr>
                <w:rFonts w:asciiTheme="minorHAnsi" w:eastAsiaTheme="minorEastAsia" w:hAnsiTheme="minorHAnsi" w:cstheme="minorBidi"/>
                <w:noProof/>
                <w:szCs w:val="22"/>
              </w:rPr>
              <w:tab/>
            </w:r>
            <w:r w:rsidRPr="00453E2E" w:rsidDel="00453E2E">
              <w:rPr>
                <w:rStyle w:val="Hyperlink"/>
                <w:noProof/>
              </w:rPr>
              <w:delText>Thiết lập danh mục chuyên môn</w:delText>
            </w:r>
            <w:r w:rsidDel="00453E2E">
              <w:rPr>
                <w:noProof/>
                <w:webHidden/>
              </w:rPr>
              <w:tab/>
              <w:delText>14</w:delText>
            </w:r>
          </w:del>
        </w:p>
        <w:p w14:paraId="2D2DC84B" w14:textId="659DA6AC" w:rsidR="00DD549E" w:rsidDel="00453E2E" w:rsidRDefault="00DD549E">
          <w:pPr>
            <w:pStyle w:val="TOC3"/>
            <w:tabs>
              <w:tab w:val="left" w:pos="1320"/>
              <w:tab w:val="right" w:leader="dot" w:pos="9350"/>
            </w:tabs>
            <w:rPr>
              <w:del w:id="825" w:author="Admin" w:date="2017-09-19T23:25:00Z"/>
              <w:rFonts w:asciiTheme="minorHAnsi" w:eastAsiaTheme="minorEastAsia" w:hAnsiTheme="minorHAnsi" w:cstheme="minorBidi"/>
              <w:noProof/>
              <w:szCs w:val="22"/>
            </w:rPr>
          </w:pPr>
          <w:del w:id="826" w:author="Admin" w:date="2017-09-19T23:25:00Z">
            <w:r w:rsidRPr="00453E2E" w:rsidDel="00453E2E">
              <w:rPr>
                <w:rStyle w:val="Hyperlink"/>
                <w:noProof/>
              </w:rPr>
              <w:delText>3.2.3</w:delText>
            </w:r>
            <w:r w:rsidDel="00453E2E">
              <w:rPr>
                <w:rFonts w:asciiTheme="minorHAnsi" w:eastAsiaTheme="minorEastAsia" w:hAnsiTheme="minorHAnsi" w:cstheme="minorBidi"/>
                <w:noProof/>
                <w:szCs w:val="22"/>
              </w:rPr>
              <w:tab/>
            </w:r>
            <w:r w:rsidRPr="00453E2E" w:rsidDel="00453E2E">
              <w:rPr>
                <w:rStyle w:val="Hyperlink"/>
                <w:noProof/>
              </w:rPr>
              <w:delText>Thiết lập danh mục ngạch nghề nghiệp</w:delText>
            </w:r>
            <w:r w:rsidDel="00453E2E">
              <w:rPr>
                <w:noProof/>
                <w:webHidden/>
              </w:rPr>
              <w:tab/>
              <w:delText>16</w:delText>
            </w:r>
          </w:del>
        </w:p>
        <w:p w14:paraId="5069C049" w14:textId="3ECDCD3B" w:rsidR="00DD549E" w:rsidDel="00453E2E" w:rsidRDefault="00DD549E">
          <w:pPr>
            <w:pStyle w:val="TOC3"/>
            <w:tabs>
              <w:tab w:val="left" w:pos="1320"/>
              <w:tab w:val="right" w:leader="dot" w:pos="9350"/>
            </w:tabs>
            <w:rPr>
              <w:del w:id="827" w:author="Admin" w:date="2017-09-19T23:25:00Z"/>
              <w:rFonts w:asciiTheme="minorHAnsi" w:eastAsiaTheme="minorEastAsia" w:hAnsiTheme="minorHAnsi" w:cstheme="minorBidi"/>
              <w:noProof/>
              <w:szCs w:val="22"/>
            </w:rPr>
          </w:pPr>
          <w:del w:id="828" w:author="Admin" w:date="2017-09-19T23:25:00Z">
            <w:r w:rsidRPr="00453E2E" w:rsidDel="00453E2E">
              <w:rPr>
                <w:rStyle w:val="Hyperlink"/>
                <w:noProof/>
              </w:rPr>
              <w:delText>3.2.4</w:delText>
            </w:r>
            <w:r w:rsidDel="00453E2E">
              <w:rPr>
                <w:rFonts w:asciiTheme="minorHAnsi" w:eastAsiaTheme="minorEastAsia" w:hAnsiTheme="minorHAnsi" w:cstheme="minorBidi"/>
                <w:noProof/>
                <w:szCs w:val="22"/>
              </w:rPr>
              <w:tab/>
            </w:r>
            <w:r w:rsidRPr="00453E2E" w:rsidDel="00453E2E">
              <w:rPr>
                <w:rStyle w:val="Hyperlink"/>
                <w:noProof/>
              </w:rPr>
              <w:delText>Thiết lập danh mục cấp bậc nghề nghiệp</w:delText>
            </w:r>
            <w:r w:rsidDel="00453E2E">
              <w:rPr>
                <w:noProof/>
                <w:webHidden/>
              </w:rPr>
              <w:tab/>
              <w:delText>18</w:delText>
            </w:r>
          </w:del>
        </w:p>
        <w:p w14:paraId="04027E99" w14:textId="4DD331E4" w:rsidR="00DD549E" w:rsidDel="00453E2E" w:rsidRDefault="00DD549E">
          <w:pPr>
            <w:pStyle w:val="TOC3"/>
            <w:tabs>
              <w:tab w:val="left" w:pos="1320"/>
              <w:tab w:val="right" w:leader="dot" w:pos="9350"/>
            </w:tabs>
            <w:rPr>
              <w:del w:id="829" w:author="Admin" w:date="2017-09-19T23:25:00Z"/>
              <w:rFonts w:asciiTheme="minorHAnsi" w:eastAsiaTheme="minorEastAsia" w:hAnsiTheme="minorHAnsi" w:cstheme="minorBidi"/>
              <w:noProof/>
              <w:szCs w:val="22"/>
            </w:rPr>
          </w:pPr>
          <w:del w:id="830" w:author="Admin" w:date="2017-09-19T23:25:00Z">
            <w:r w:rsidRPr="00453E2E" w:rsidDel="00453E2E">
              <w:rPr>
                <w:rStyle w:val="Hyperlink"/>
                <w:noProof/>
              </w:rPr>
              <w:delText>3.2.5</w:delText>
            </w:r>
            <w:r w:rsidDel="00453E2E">
              <w:rPr>
                <w:rFonts w:asciiTheme="minorHAnsi" w:eastAsiaTheme="minorEastAsia" w:hAnsiTheme="minorHAnsi" w:cstheme="minorBidi"/>
                <w:noProof/>
                <w:szCs w:val="22"/>
              </w:rPr>
              <w:tab/>
            </w:r>
            <w:r w:rsidRPr="00453E2E" w:rsidDel="00453E2E">
              <w:rPr>
                <w:rStyle w:val="Hyperlink"/>
                <w:noProof/>
              </w:rPr>
              <w:delText>Thiết lập danh mục vị trí chức danh</w:delText>
            </w:r>
            <w:r w:rsidDel="00453E2E">
              <w:rPr>
                <w:noProof/>
                <w:webHidden/>
              </w:rPr>
              <w:tab/>
              <w:delText>20</w:delText>
            </w:r>
          </w:del>
        </w:p>
        <w:p w14:paraId="6EBF7165" w14:textId="183FC648" w:rsidR="00DD549E" w:rsidDel="00453E2E" w:rsidRDefault="00DD549E">
          <w:pPr>
            <w:pStyle w:val="TOC3"/>
            <w:tabs>
              <w:tab w:val="left" w:pos="1320"/>
              <w:tab w:val="right" w:leader="dot" w:pos="9350"/>
            </w:tabs>
            <w:rPr>
              <w:del w:id="831" w:author="Admin" w:date="2017-09-19T23:25:00Z"/>
              <w:rFonts w:asciiTheme="minorHAnsi" w:eastAsiaTheme="minorEastAsia" w:hAnsiTheme="minorHAnsi" w:cstheme="minorBidi"/>
              <w:noProof/>
              <w:szCs w:val="22"/>
            </w:rPr>
          </w:pPr>
          <w:del w:id="832" w:author="Admin" w:date="2017-09-19T23:25:00Z">
            <w:r w:rsidRPr="00453E2E" w:rsidDel="00453E2E">
              <w:rPr>
                <w:rStyle w:val="Hyperlink"/>
                <w:noProof/>
              </w:rPr>
              <w:delText>3.2.6</w:delText>
            </w:r>
            <w:r w:rsidDel="00453E2E">
              <w:rPr>
                <w:rFonts w:asciiTheme="minorHAnsi" w:eastAsiaTheme="minorEastAsia" w:hAnsiTheme="minorHAnsi" w:cstheme="minorBidi"/>
                <w:noProof/>
                <w:szCs w:val="22"/>
              </w:rPr>
              <w:tab/>
            </w:r>
            <w:r w:rsidRPr="00453E2E" w:rsidDel="00453E2E">
              <w:rPr>
                <w:rStyle w:val="Hyperlink"/>
                <w:noProof/>
              </w:rPr>
              <w:delText>Gán vị trí chức danh sử dụng cho mỗi đơn vị</w:delText>
            </w:r>
            <w:r w:rsidDel="00453E2E">
              <w:rPr>
                <w:noProof/>
                <w:webHidden/>
              </w:rPr>
              <w:tab/>
              <w:delText>23</w:delText>
            </w:r>
          </w:del>
        </w:p>
        <w:p w14:paraId="416E2A46" w14:textId="1E88ACB4" w:rsidR="00DD549E" w:rsidDel="00453E2E" w:rsidRDefault="00DD549E">
          <w:pPr>
            <w:pStyle w:val="TOC2"/>
            <w:tabs>
              <w:tab w:val="left" w:pos="880"/>
              <w:tab w:val="right" w:leader="dot" w:pos="9350"/>
            </w:tabs>
            <w:rPr>
              <w:del w:id="833" w:author="Admin" w:date="2017-09-19T23:25:00Z"/>
              <w:rFonts w:asciiTheme="minorHAnsi" w:eastAsiaTheme="minorEastAsia" w:hAnsiTheme="minorHAnsi" w:cstheme="minorBidi"/>
              <w:noProof/>
              <w:szCs w:val="22"/>
            </w:rPr>
          </w:pPr>
          <w:del w:id="834" w:author="Admin" w:date="2017-09-19T23:25:00Z">
            <w:r w:rsidRPr="00453E2E" w:rsidDel="00453E2E">
              <w:rPr>
                <w:rStyle w:val="Hyperlink"/>
                <w:noProof/>
              </w:rPr>
              <w:delText>3.3</w:delText>
            </w:r>
            <w:r w:rsidDel="00453E2E">
              <w:rPr>
                <w:rFonts w:asciiTheme="minorHAnsi" w:eastAsiaTheme="minorEastAsia" w:hAnsiTheme="minorHAnsi" w:cstheme="minorBidi"/>
                <w:noProof/>
                <w:szCs w:val="22"/>
              </w:rPr>
              <w:tab/>
            </w:r>
            <w:r w:rsidRPr="00453E2E" w:rsidDel="00453E2E">
              <w:rPr>
                <w:rStyle w:val="Hyperlink"/>
                <w:noProof/>
              </w:rPr>
              <w:delText>Danh mục phân loại Nhân viên</w:delText>
            </w:r>
            <w:r w:rsidDel="00453E2E">
              <w:rPr>
                <w:noProof/>
                <w:webHidden/>
              </w:rPr>
              <w:tab/>
              <w:delText>26</w:delText>
            </w:r>
          </w:del>
        </w:p>
        <w:p w14:paraId="3A589F90" w14:textId="40C62841" w:rsidR="00DD549E" w:rsidDel="00453E2E" w:rsidRDefault="00DD549E">
          <w:pPr>
            <w:pStyle w:val="TOC3"/>
            <w:tabs>
              <w:tab w:val="left" w:pos="1320"/>
              <w:tab w:val="right" w:leader="dot" w:pos="9350"/>
            </w:tabs>
            <w:rPr>
              <w:del w:id="835" w:author="Admin" w:date="2017-09-19T23:25:00Z"/>
              <w:rFonts w:asciiTheme="minorHAnsi" w:eastAsiaTheme="minorEastAsia" w:hAnsiTheme="minorHAnsi" w:cstheme="minorBidi"/>
              <w:noProof/>
              <w:szCs w:val="22"/>
            </w:rPr>
          </w:pPr>
          <w:del w:id="836" w:author="Admin" w:date="2017-09-19T23:25:00Z">
            <w:r w:rsidRPr="00453E2E" w:rsidDel="00453E2E">
              <w:rPr>
                <w:rStyle w:val="Hyperlink"/>
                <w:noProof/>
              </w:rPr>
              <w:delText>3.3.1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26</w:delText>
            </w:r>
          </w:del>
        </w:p>
        <w:p w14:paraId="74EE32DF" w14:textId="64895FD7" w:rsidR="00DD549E" w:rsidDel="00453E2E" w:rsidRDefault="00DD549E">
          <w:pPr>
            <w:pStyle w:val="TOC3"/>
            <w:tabs>
              <w:tab w:val="left" w:pos="1320"/>
              <w:tab w:val="right" w:leader="dot" w:pos="9350"/>
            </w:tabs>
            <w:rPr>
              <w:del w:id="837" w:author="Admin" w:date="2017-09-19T23:25:00Z"/>
              <w:rFonts w:asciiTheme="minorHAnsi" w:eastAsiaTheme="minorEastAsia" w:hAnsiTheme="minorHAnsi" w:cstheme="minorBidi"/>
              <w:noProof/>
              <w:szCs w:val="22"/>
            </w:rPr>
          </w:pPr>
          <w:del w:id="838" w:author="Admin" w:date="2017-09-19T23:25:00Z">
            <w:r w:rsidRPr="00453E2E" w:rsidDel="00453E2E">
              <w:rPr>
                <w:rStyle w:val="Hyperlink"/>
                <w:noProof/>
              </w:rPr>
              <w:delText>3.3.2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26</w:delText>
            </w:r>
          </w:del>
        </w:p>
        <w:p w14:paraId="712293DD" w14:textId="192BC895" w:rsidR="00DD549E" w:rsidDel="00453E2E" w:rsidRDefault="00DD549E">
          <w:pPr>
            <w:pStyle w:val="TOC3"/>
            <w:tabs>
              <w:tab w:val="left" w:pos="1320"/>
              <w:tab w:val="right" w:leader="dot" w:pos="9350"/>
            </w:tabs>
            <w:rPr>
              <w:del w:id="839" w:author="Admin" w:date="2017-09-19T23:25:00Z"/>
              <w:rFonts w:asciiTheme="minorHAnsi" w:eastAsiaTheme="minorEastAsia" w:hAnsiTheme="minorHAnsi" w:cstheme="minorBidi"/>
              <w:noProof/>
              <w:szCs w:val="22"/>
            </w:rPr>
          </w:pPr>
          <w:del w:id="840" w:author="Admin" w:date="2017-09-19T23:25:00Z">
            <w:r w:rsidRPr="00453E2E" w:rsidDel="00453E2E">
              <w:rPr>
                <w:rStyle w:val="Hyperlink"/>
                <w:noProof/>
              </w:rPr>
              <w:delText>3.3.3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26</w:delText>
            </w:r>
          </w:del>
        </w:p>
        <w:p w14:paraId="568F730E" w14:textId="33923675" w:rsidR="00DD549E" w:rsidDel="00453E2E" w:rsidRDefault="00DD549E">
          <w:pPr>
            <w:pStyle w:val="TOC3"/>
            <w:tabs>
              <w:tab w:val="left" w:pos="1320"/>
              <w:tab w:val="right" w:leader="dot" w:pos="9350"/>
            </w:tabs>
            <w:rPr>
              <w:del w:id="841" w:author="Admin" w:date="2017-09-19T23:25:00Z"/>
              <w:rFonts w:asciiTheme="minorHAnsi" w:eastAsiaTheme="minorEastAsia" w:hAnsiTheme="minorHAnsi" w:cstheme="minorBidi"/>
              <w:noProof/>
              <w:szCs w:val="22"/>
            </w:rPr>
          </w:pPr>
          <w:del w:id="842" w:author="Admin" w:date="2017-09-19T23:25:00Z">
            <w:r w:rsidRPr="00453E2E" w:rsidDel="00453E2E">
              <w:rPr>
                <w:rStyle w:val="Hyperlink"/>
                <w:noProof/>
              </w:rPr>
              <w:delText>3.3.4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màn hình</w:delText>
            </w:r>
            <w:r w:rsidDel="00453E2E">
              <w:rPr>
                <w:noProof/>
                <w:webHidden/>
              </w:rPr>
              <w:tab/>
              <w:delText>26</w:delText>
            </w:r>
          </w:del>
        </w:p>
        <w:p w14:paraId="583DBDF8" w14:textId="7925BEB5" w:rsidR="00DD549E" w:rsidDel="00453E2E" w:rsidRDefault="00DD549E">
          <w:pPr>
            <w:pStyle w:val="TOC3"/>
            <w:tabs>
              <w:tab w:val="left" w:pos="1320"/>
              <w:tab w:val="right" w:leader="dot" w:pos="9350"/>
            </w:tabs>
            <w:rPr>
              <w:del w:id="843" w:author="Admin" w:date="2017-09-19T23:25:00Z"/>
              <w:rFonts w:asciiTheme="minorHAnsi" w:eastAsiaTheme="minorEastAsia" w:hAnsiTheme="minorHAnsi" w:cstheme="minorBidi"/>
              <w:noProof/>
              <w:szCs w:val="22"/>
            </w:rPr>
          </w:pPr>
          <w:del w:id="844" w:author="Admin" w:date="2017-09-19T23:25:00Z">
            <w:r w:rsidRPr="00453E2E" w:rsidDel="00453E2E">
              <w:rPr>
                <w:rStyle w:val="Hyperlink"/>
                <w:noProof/>
              </w:rPr>
              <w:delText>3.3.5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27</w:delText>
            </w:r>
          </w:del>
        </w:p>
        <w:p w14:paraId="53ADC3C9" w14:textId="75D0CEF0" w:rsidR="00DD549E" w:rsidDel="00453E2E" w:rsidRDefault="00DD549E">
          <w:pPr>
            <w:pStyle w:val="TOC2"/>
            <w:tabs>
              <w:tab w:val="left" w:pos="880"/>
              <w:tab w:val="right" w:leader="dot" w:pos="9350"/>
            </w:tabs>
            <w:rPr>
              <w:del w:id="845" w:author="Admin" w:date="2017-09-19T23:25:00Z"/>
              <w:rFonts w:asciiTheme="minorHAnsi" w:eastAsiaTheme="minorEastAsia" w:hAnsiTheme="minorHAnsi" w:cstheme="minorBidi"/>
              <w:noProof/>
              <w:szCs w:val="22"/>
            </w:rPr>
          </w:pPr>
          <w:del w:id="846" w:author="Admin" w:date="2017-09-19T23:25:00Z">
            <w:r w:rsidRPr="00453E2E" w:rsidDel="00453E2E">
              <w:rPr>
                <w:rStyle w:val="Hyperlink"/>
                <w:noProof/>
              </w:rPr>
              <w:delText>3.4</w:delText>
            </w:r>
            <w:r w:rsidDel="00453E2E">
              <w:rPr>
                <w:rFonts w:asciiTheme="minorHAnsi" w:eastAsiaTheme="minorEastAsia" w:hAnsiTheme="minorHAnsi" w:cstheme="minorBidi"/>
                <w:noProof/>
                <w:szCs w:val="22"/>
              </w:rPr>
              <w:tab/>
            </w:r>
            <w:r w:rsidRPr="00453E2E" w:rsidDel="00453E2E">
              <w:rPr>
                <w:rStyle w:val="Hyperlink"/>
                <w:noProof/>
              </w:rPr>
              <w:delText>Thiết lập MTCV cho vị trí chức danh và gán bản MTCV cho công ty.</w:delText>
            </w:r>
            <w:r w:rsidDel="00453E2E">
              <w:rPr>
                <w:noProof/>
                <w:webHidden/>
              </w:rPr>
              <w:tab/>
              <w:delText>27</w:delText>
            </w:r>
          </w:del>
        </w:p>
        <w:p w14:paraId="4C3CD70D" w14:textId="10E78D18" w:rsidR="00DD549E" w:rsidDel="00453E2E" w:rsidRDefault="00DD549E">
          <w:pPr>
            <w:pStyle w:val="TOC3"/>
            <w:tabs>
              <w:tab w:val="left" w:pos="1320"/>
              <w:tab w:val="right" w:leader="dot" w:pos="9350"/>
            </w:tabs>
            <w:rPr>
              <w:del w:id="847" w:author="Admin" w:date="2017-09-19T23:25:00Z"/>
              <w:rFonts w:asciiTheme="minorHAnsi" w:eastAsiaTheme="minorEastAsia" w:hAnsiTheme="minorHAnsi" w:cstheme="minorBidi"/>
              <w:noProof/>
              <w:szCs w:val="22"/>
            </w:rPr>
          </w:pPr>
          <w:del w:id="848" w:author="Admin" w:date="2017-09-19T23:25:00Z">
            <w:r w:rsidRPr="00453E2E" w:rsidDel="00453E2E">
              <w:rPr>
                <w:rStyle w:val="Hyperlink"/>
                <w:noProof/>
              </w:rPr>
              <w:delText>3.4.1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27</w:delText>
            </w:r>
          </w:del>
        </w:p>
        <w:p w14:paraId="5512F02D" w14:textId="215D9A54" w:rsidR="00DD549E" w:rsidDel="00453E2E" w:rsidRDefault="00DD549E">
          <w:pPr>
            <w:pStyle w:val="TOC3"/>
            <w:tabs>
              <w:tab w:val="left" w:pos="1320"/>
              <w:tab w:val="right" w:leader="dot" w:pos="9350"/>
            </w:tabs>
            <w:rPr>
              <w:del w:id="849" w:author="Admin" w:date="2017-09-19T23:25:00Z"/>
              <w:rFonts w:asciiTheme="minorHAnsi" w:eastAsiaTheme="minorEastAsia" w:hAnsiTheme="minorHAnsi" w:cstheme="minorBidi"/>
              <w:noProof/>
              <w:szCs w:val="22"/>
            </w:rPr>
          </w:pPr>
          <w:del w:id="850" w:author="Admin" w:date="2017-09-19T23:25:00Z">
            <w:r w:rsidRPr="00453E2E" w:rsidDel="00453E2E">
              <w:rPr>
                <w:rStyle w:val="Hyperlink"/>
                <w:noProof/>
              </w:rPr>
              <w:delText>3.4.2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28</w:delText>
            </w:r>
          </w:del>
        </w:p>
        <w:p w14:paraId="5294E21C" w14:textId="5B94F4DD" w:rsidR="00DD549E" w:rsidDel="00453E2E" w:rsidRDefault="00DD549E">
          <w:pPr>
            <w:pStyle w:val="TOC3"/>
            <w:tabs>
              <w:tab w:val="left" w:pos="1320"/>
              <w:tab w:val="right" w:leader="dot" w:pos="9350"/>
            </w:tabs>
            <w:rPr>
              <w:del w:id="851" w:author="Admin" w:date="2017-09-19T23:25:00Z"/>
              <w:rFonts w:asciiTheme="minorHAnsi" w:eastAsiaTheme="minorEastAsia" w:hAnsiTheme="minorHAnsi" w:cstheme="minorBidi"/>
              <w:noProof/>
              <w:szCs w:val="22"/>
            </w:rPr>
          </w:pPr>
          <w:del w:id="852" w:author="Admin" w:date="2017-09-19T23:25:00Z">
            <w:r w:rsidRPr="00453E2E" w:rsidDel="00453E2E">
              <w:rPr>
                <w:rStyle w:val="Hyperlink"/>
                <w:noProof/>
              </w:rPr>
              <w:delText>3.4.3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29</w:delText>
            </w:r>
          </w:del>
        </w:p>
        <w:p w14:paraId="34B33E5D" w14:textId="01869C0A" w:rsidR="00DD549E" w:rsidDel="00453E2E" w:rsidRDefault="00DD549E">
          <w:pPr>
            <w:pStyle w:val="TOC3"/>
            <w:tabs>
              <w:tab w:val="left" w:pos="1320"/>
              <w:tab w:val="right" w:leader="dot" w:pos="9350"/>
            </w:tabs>
            <w:rPr>
              <w:del w:id="853" w:author="Admin" w:date="2017-09-19T23:25:00Z"/>
              <w:rFonts w:asciiTheme="minorHAnsi" w:eastAsiaTheme="minorEastAsia" w:hAnsiTheme="minorHAnsi" w:cstheme="minorBidi"/>
              <w:noProof/>
              <w:szCs w:val="22"/>
            </w:rPr>
          </w:pPr>
          <w:del w:id="854" w:author="Admin" w:date="2017-09-19T23:25:00Z">
            <w:r w:rsidRPr="00453E2E" w:rsidDel="00453E2E">
              <w:rPr>
                <w:rStyle w:val="Hyperlink"/>
                <w:noProof/>
              </w:rPr>
              <w:delText>3.4.4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màn hình</w:delText>
            </w:r>
            <w:r w:rsidDel="00453E2E">
              <w:rPr>
                <w:noProof/>
                <w:webHidden/>
              </w:rPr>
              <w:tab/>
              <w:delText>31</w:delText>
            </w:r>
          </w:del>
        </w:p>
        <w:p w14:paraId="5B6C48BB" w14:textId="79DAC98C" w:rsidR="00DD549E" w:rsidDel="00453E2E" w:rsidRDefault="00DD549E">
          <w:pPr>
            <w:pStyle w:val="TOC3"/>
            <w:tabs>
              <w:tab w:val="left" w:pos="1320"/>
              <w:tab w:val="right" w:leader="dot" w:pos="9350"/>
            </w:tabs>
            <w:rPr>
              <w:del w:id="855" w:author="Admin" w:date="2017-09-19T23:25:00Z"/>
              <w:rFonts w:asciiTheme="minorHAnsi" w:eastAsiaTheme="minorEastAsia" w:hAnsiTheme="minorHAnsi" w:cstheme="minorBidi"/>
              <w:noProof/>
              <w:szCs w:val="22"/>
            </w:rPr>
          </w:pPr>
          <w:del w:id="856" w:author="Admin" w:date="2017-09-19T23:25:00Z">
            <w:r w:rsidRPr="00453E2E" w:rsidDel="00453E2E">
              <w:rPr>
                <w:rStyle w:val="Hyperlink"/>
                <w:noProof/>
              </w:rPr>
              <w:delText>3.4.5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33</w:delText>
            </w:r>
          </w:del>
        </w:p>
        <w:p w14:paraId="642F0AB1" w14:textId="139FDAE6" w:rsidR="00DD549E" w:rsidDel="00453E2E" w:rsidRDefault="00DD549E">
          <w:pPr>
            <w:pStyle w:val="TOC3"/>
            <w:tabs>
              <w:tab w:val="left" w:pos="1320"/>
              <w:tab w:val="right" w:leader="dot" w:pos="9350"/>
            </w:tabs>
            <w:rPr>
              <w:del w:id="857" w:author="Admin" w:date="2017-09-19T23:25:00Z"/>
              <w:rFonts w:asciiTheme="minorHAnsi" w:eastAsiaTheme="minorEastAsia" w:hAnsiTheme="minorHAnsi" w:cstheme="minorBidi"/>
              <w:noProof/>
              <w:szCs w:val="22"/>
            </w:rPr>
          </w:pPr>
          <w:del w:id="858" w:author="Admin" w:date="2017-09-19T23:25:00Z">
            <w:r w:rsidRPr="00453E2E" w:rsidDel="00453E2E">
              <w:rPr>
                <w:rStyle w:val="Hyperlink"/>
                <w:noProof/>
              </w:rPr>
              <w:delText>3.4.6</w:delText>
            </w:r>
            <w:r w:rsidDel="00453E2E">
              <w:rPr>
                <w:rFonts w:asciiTheme="minorHAnsi" w:eastAsiaTheme="minorEastAsia" w:hAnsiTheme="minorHAnsi" w:cstheme="minorBidi"/>
                <w:noProof/>
                <w:szCs w:val="22"/>
              </w:rPr>
              <w:tab/>
            </w:r>
            <w:r w:rsidRPr="00453E2E" w:rsidDel="00453E2E">
              <w:rPr>
                <w:rStyle w:val="Hyperlink"/>
                <w:noProof/>
              </w:rPr>
              <w:delText>Gán vị trí MTCV sử dụng cho mỗi đơn vị</w:delText>
            </w:r>
            <w:r w:rsidDel="00453E2E">
              <w:rPr>
                <w:noProof/>
                <w:webHidden/>
              </w:rPr>
              <w:tab/>
              <w:delText>33</w:delText>
            </w:r>
          </w:del>
        </w:p>
        <w:p w14:paraId="7BBA238E" w14:textId="36C62B00" w:rsidR="00DD549E" w:rsidDel="00453E2E" w:rsidRDefault="00DD549E">
          <w:pPr>
            <w:pStyle w:val="TOC2"/>
            <w:tabs>
              <w:tab w:val="left" w:pos="880"/>
              <w:tab w:val="right" w:leader="dot" w:pos="9350"/>
            </w:tabs>
            <w:rPr>
              <w:del w:id="859" w:author="Admin" w:date="2017-09-19T23:25:00Z"/>
              <w:rFonts w:asciiTheme="minorHAnsi" w:eastAsiaTheme="minorEastAsia" w:hAnsiTheme="minorHAnsi" w:cstheme="minorBidi"/>
              <w:noProof/>
              <w:szCs w:val="22"/>
            </w:rPr>
          </w:pPr>
          <w:del w:id="860" w:author="Admin" w:date="2017-09-19T23:25:00Z">
            <w:r w:rsidRPr="00453E2E" w:rsidDel="00453E2E">
              <w:rPr>
                <w:rStyle w:val="Hyperlink"/>
                <w:noProof/>
              </w:rPr>
              <w:delText>3.5</w:delText>
            </w:r>
            <w:r w:rsidDel="00453E2E">
              <w:rPr>
                <w:rFonts w:asciiTheme="minorHAnsi" w:eastAsiaTheme="minorEastAsia" w:hAnsiTheme="minorHAnsi" w:cstheme="minorBidi"/>
                <w:noProof/>
                <w:szCs w:val="22"/>
              </w:rPr>
              <w:tab/>
            </w:r>
            <w:r w:rsidRPr="00453E2E" w:rsidDel="00453E2E">
              <w:rPr>
                <w:rStyle w:val="Hyperlink"/>
                <w:noProof/>
              </w:rPr>
              <w:delText>Định biên nhân sự</w:delText>
            </w:r>
            <w:r w:rsidDel="00453E2E">
              <w:rPr>
                <w:noProof/>
                <w:webHidden/>
              </w:rPr>
              <w:tab/>
              <w:delText>36</w:delText>
            </w:r>
          </w:del>
        </w:p>
        <w:p w14:paraId="2EF2F712" w14:textId="59609774" w:rsidR="00DD549E" w:rsidDel="00453E2E" w:rsidRDefault="00DD549E">
          <w:pPr>
            <w:pStyle w:val="TOC3"/>
            <w:tabs>
              <w:tab w:val="left" w:pos="1320"/>
              <w:tab w:val="right" w:leader="dot" w:pos="9350"/>
            </w:tabs>
            <w:rPr>
              <w:del w:id="861" w:author="Admin" w:date="2017-09-19T23:25:00Z"/>
              <w:rFonts w:asciiTheme="minorHAnsi" w:eastAsiaTheme="minorEastAsia" w:hAnsiTheme="minorHAnsi" w:cstheme="minorBidi"/>
              <w:noProof/>
              <w:szCs w:val="22"/>
            </w:rPr>
          </w:pPr>
          <w:del w:id="862" w:author="Admin" w:date="2017-09-19T23:25:00Z">
            <w:r w:rsidRPr="00453E2E" w:rsidDel="00453E2E">
              <w:rPr>
                <w:rStyle w:val="Hyperlink"/>
                <w:noProof/>
              </w:rPr>
              <w:delText>3.5.1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36</w:delText>
            </w:r>
          </w:del>
        </w:p>
        <w:p w14:paraId="39FD4A60" w14:textId="1CDADB53" w:rsidR="00DD549E" w:rsidDel="00453E2E" w:rsidRDefault="00DD549E">
          <w:pPr>
            <w:pStyle w:val="TOC3"/>
            <w:tabs>
              <w:tab w:val="left" w:pos="1320"/>
              <w:tab w:val="right" w:leader="dot" w:pos="9350"/>
            </w:tabs>
            <w:rPr>
              <w:del w:id="863" w:author="Admin" w:date="2017-09-19T23:25:00Z"/>
              <w:rFonts w:asciiTheme="minorHAnsi" w:eastAsiaTheme="minorEastAsia" w:hAnsiTheme="minorHAnsi" w:cstheme="minorBidi"/>
              <w:noProof/>
              <w:szCs w:val="22"/>
            </w:rPr>
          </w:pPr>
          <w:del w:id="864" w:author="Admin" w:date="2017-09-19T23:25:00Z">
            <w:r w:rsidRPr="00453E2E" w:rsidDel="00453E2E">
              <w:rPr>
                <w:rStyle w:val="Hyperlink"/>
                <w:noProof/>
              </w:rPr>
              <w:delText>3.5.2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36</w:delText>
            </w:r>
          </w:del>
        </w:p>
        <w:p w14:paraId="451B20BD" w14:textId="0E32A609" w:rsidR="00DD549E" w:rsidDel="00453E2E" w:rsidRDefault="00DD549E">
          <w:pPr>
            <w:pStyle w:val="TOC3"/>
            <w:tabs>
              <w:tab w:val="left" w:pos="1320"/>
              <w:tab w:val="right" w:leader="dot" w:pos="9350"/>
            </w:tabs>
            <w:rPr>
              <w:del w:id="865" w:author="Admin" w:date="2017-09-19T23:25:00Z"/>
              <w:rFonts w:asciiTheme="minorHAnsi" w:eastAsiaTheme="minorEastAsia" w:hAnsiTheme="minorHAnsi" w:cstheme="minorBidi"/>
              <w:noProof/>
              <w:szCs w:val="22"/>
            </w:rPr>
          </w:pPr>
          <w:del w:id="866" w:author="Admin" w:date="2017-09-19T23:25:00Z">
            <w:r w:rsidRPr="00453E2E" w:rsidDel="00453E2E">
              <w:rPr>
                <w:rStyle w:val="Hyperlink"/>
                <w:noProof/>
                <w:lang w:val="vi-VN"/>
              </w:rPr>
              <w:delText>3.5.3</w:delText>
            </w:r>
            <w:r w:rsidDel="00453E2E">
              <w:rPr>
                <w:rFonts w:asciiTheme="minorHAnsi" w:eastAsiaTheme="minorEastAsia" w:hAnsiTheme="minorHAnsi" w:cstheme="minorBidi"/>
                <w:noProof/>
                <w:szCs w:val="22"/>
              </w:rPr>
              <w:tab/>
            </w:r>
            <w:r w:rsidRPr="00453E2E" w:rsidDel="00453E2E">
              <w:rPr>
                <w:rStyle w:val="Hyperlink"/>
                <w:noProof/>
                <w:lang w:val="vi-VN"/>
              </w:rPr>
              <w:delText>Màn hình giao diện</w:delText>
            </w:r>
            <w:r w:rsidDel="00453E2E">
              <w:rPr>
                <w:noProof/>
                <w:webHidden/>
              </w:rPr>
              <w:tab/>
              <w:delText>36</w:delText>
            </w:r>
          </w:del>
        </w:p>
        <w:p w14:paraId="3CC3C0A9" w14:textId="6AC259A2" w:rsidR="00DD549E" w:rsidDel="00453E2E" w:rsidRDefault="00DD549E">
          <w:pPr>
            <w:pStyle w:val="TOC3"/>
            <w:tabs>
              <w:tab w:val="left" w:pos="1320"/>
              <w:tab w:val="right" w:leader="dot" w:pos="9350"/>
            </w:tabs>
            <w:rPr>
              <w:del w:id="867" w:author="Admin" w:date="2017-09-19T23:25:00Z"/>
              <w:rFonts w:asciiTheme="minorHAnsi" w:eastAsiaTheme="minorEastAsia" w:hAnsiTheme="minorHAnsi" w:cstheme="minorBidi"/>
              <w:noProof/>
              <w:szCs w:val="22"/>
            </w:rPr>
          </w:pPr>
          <w:del w:id="868" w:author="Admin" w:date="2017-09-19T23:25:00Z">
            <w:r w:rsidRPr="00453E2E" w:rsidDel="00453E2E">
              <w:rPr>
                <w:rStyle w:val="Hyperlink"/>
                <w:noProof/>
              </w:rPr>
              <w:delText>3.5.4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màn hình:</w:delText>
            </w:r>
            <w:r w:rsidDel="00453E2E">
              <w:rPr>
                <w:noProof/>
                <w:webHidden/>
              </w:rPr>
              <w:tab/>
              <w:delText>37</w:delText>
            </w:r>
          </w:del>
        </w:p>
        <w:p w14:paraId="3CC2F09B" w14:textId="3E0728D2" w:rsidR="00DD549E" w:rsidDel="00453E2E" w:rsidRDefault="00DD549E">
          <w:pPr>
            <w:pStyle w:val="TOC3"/>
            <w:tabs>
              <w:tab w:val="left" w:pos="1320"/>
              <w:tab w:val="right" w:leader="dot" w:pos="9350"/>
            </w:tabs>
            <w:rPr>
              <w:del w:id="869" w:author="Admin" w:date="2017-09-19T23:25:00Z"/>
              <w:rFonts w:asciiTheme="minorHAnsi" w:eastAsiaTheme="minorEastAsia" w:hAnsiTheme="minorHAnsi" w:cstheme="minorBidi"/>
              <w:noProof/>
              <w:szCs w:val="22"/>
            </w:rPr>
          </w:pPr>
          <w:del w:id="870" w:author="Admin" w:date="2017-09-19T23:25:00Z">
            <w:r w:rsidRPr="00453E2E" w:rsidDel="00453E2E">
              <w:rPr>
                <w:rStyle w:val="Hyperlink"/>
                <w:noProof/>
              </w:rPr>
              <w:delText>3.5.5</w:delText>
            </w:r>
            <w:r w:rsidDel="00453E2E">
              <w:rPr>
                <w:rFonts w:asciiTheme="minorHAnsi" w:eastAsiaTheme="minorEastAsia" w:hAnsiTheme="minorHAnsi" w:cstheme="minorBidi"/>
                <w:noProof/>
                <w:szCs w:val="22"/>
              </w:rPr>
              <w:tab/>
            </w:r>
            <w:r w:rsidRPr="00453E2E" w:rsidDel="00453E2E">
              <w:rPr>
                <w:rStyle w:val="Hyperlink"/>
                <w:noProof/>
              </w:rPr>
              <w:delText>Các bước xử lý</w:delText>
            </w:r>
            <w:r w:rsidDel="00453E2E">
              <w:rPr>
                <w:noProof/>
                <w:webHidden/>
              </w:rPr>
              <w:tab/>
              <w:delText>38</w:delText>
            </w:r>
          </w:del>
        </w:p>
        <w:p w14:paraId="1D9542A7" w14:textId="339C3257" w:rsidR="00DD549E" w:rsidDel="00453E2E" w:rsidRDefault="00DD549E">
          <w:pPr>
            <w:pStyle w:val="TOC2"/>
            <w:tabs>
              <w:tab w:val="left" w:pos="880"/>
              <w:tab w:val="right" w:leader="dot" w:pos="9350"/>
            </w:tabs>
            <w:rPr>
              <w:del w:id="871" w:author="Admin" w:date="2017-09-19T23:25:00Z"/>
              <w:rFonts w:asciiTheme="minorHAnsi" w:eastAsiaTheme="minorEastAsia" w:hAnsiTheme="minorHAnsi" w:cstheme="minorBidi"/>
              <w:noProof/>
              <w:szCs w:val="22"/>
            </w:rPr>
          </w:pPr>
          <w:del w:id="872" w:author="Admin" w:date="2017-09-19T23:25:00Z">
            <w:r w:rsidRPr="00453E2E" w:rsidDel="00453E2E">
              <w:rPr>
                <w:rStyle w:val="Hyperlink"/>
                <w:noProof/>
              </w:rPr>
              <w:delText>3.6</w:delText>
            </w:r>
            <w:r w:rsidDel="00453E2E">
              <w:rPr>
                <w:rFonts w:asciiTheme="minorHAnsi" w:eastAsiaTheme="minorEastAsia" w:hAnsiTheme="minorHAnsi" w:cstheme="minorBidi"/>
                <w:noProof/>
                <w:szCs w:val="22"/>
              </w:rPr>
              <w:tab/>
            </w:r>
            <w:r w:rsidRPr="00453E2E" w:rsidDel="00453E2E">
              <w:rPr>
                <w:rStyle w:val="Hyperlink"/>
                <w:noProof/>
              </w:rPr>
              <w:delText>Hệ thống năng lực</w:delText>
            </w:r>
            <w:r w:rsidDel="00453E2E">
              <w:rPr>
                <w:noProof/>
                <w:webHidden/>
              </w:rPr>
              <w:tab/>
              <w:delText>39</w:delText>
            </w:r>
          </w:del>
        </w:p>
        <w:p w14:paraId="022ABA11" w14:textId="58206A02" w:rsidR="00DD549E" w:rsidDel="00453E2E" w:rsidRDefault="00DD549E">
          <w:pPr>
            <w:pStyle w:val="TOC3"/>
            <w:tabs>
              <w:tab w:val="left" w:pos="1320"/>
              <w:tab w:val="right" w:leader="dot" w:pos="9350"/>
            </w:tabs>
            <w:rPr>
              <w:del w:id="873" w:author="Admin" w:date="2017-09-19T23:25:00Z"/>
              <w:rFonts w:asciiTheme="minorHAnsi" w:eastAsiaTheme="minorEastAsia" w:hAnsiTheme="minorHAnsi" w:cstheme="minorBidi"/>
              <w:noProof/>
              <w:szCs w:val="22"/>
            </w:rPr>
          </w:pPr>
          <w:del w:id="874" w:author="Admin" w:date="2017-09-19T23:25:00Z">
            <w:r w:rsidRPr="00453E2E" w:rsidDel="00453E2E">
              <w:rPr>
                <w:rStyle w:val="Hyperlink"/>
                <w:noProof/>
              </w:rPr>
              <w:delText>3.6.1</w:delText>
            </w:r>
            <w:r w:rsidDel="00453E2E">
              <w:rPr>
                <w:rFonts w:asciiTheme="minorHAnsi" w:eastAsiaTheme="minorEastAsia" w:hAnsiTheme="minorHAnsi" w:cstheme="minorBidi"/>
                <w:noProof/>
                <w:szCs w:val="22"/>
              </w:rPr>
              <w:tab/>
            </w:r>
            <w:r w:rsidRPr="00453E2E" w:rsidDel="00453E2E">
              <w:rPr>
                <w:rStyle w:val="Hyperlink"/>
                <w:noProof/>
              </w:rPr>
              <w:delText>Danh mục nhóm năng lực, năng lực</w:delText>
            </w:r>
            <w:r w:rsidDel="00453E2E">
              <w:rPr>
                <w:noProof/>
                <w:webHidden/>
              </w:rPr>
              <w:tab/>
              <w:delText>39</w:delText>
            </w:r>
          </w:del>
        </w:p>
        <w:p w14:paraId="3C30D6E6" w14:textId="4CF3E937" w:rsidR="00DD549E" w:rsidDel="00453E2E" w:rsidRDefault="00DD549E">
          <w:pPr>
            <w:pStyle w:val="TOC3"/>
            <w:tabs>
              <w:tab w:val="left" w:pos="1320"/>
              <w:tab w:val="right" w:leader="dot" w:pos="9350"/>
            </w:tabs>
            <w:rPr>
              <w:del w:id="875" w:author="Admin" w:date="2017-09-19T23:25:00Z"/>
              <w:rFonts w:asciiTheme="minorHAnsi" w:eastAsiaTheme="minorEastAsia" w:hAnsiTheme="minorHAnsi" w:cstheme="minorBidi"/>
              <w:noProof/>
              <w:szCs w:val="22"/>
            </w:rPr>
          </w:pPr>
          <w:del w:id="876" w:author="Admin" w:date="2017-09-19T23:25:00Z">
            <w:r w:rsidRPr="00453E2E" w:rsidDel="00453E2E">
              <w:rPr>
                <w:rStyle w:val="Hyperlink"/>
                <w:noProof/>
              </w:rPr>
              <w:delText>3.6.2</w:delText>
            </w:r>
            <w:r w:rsidDel="00453E2E">
              <w:rPr>
                <w:rFonts w:asciiTheme="minorHAnsi" w:eastAsiaTheme="minorEastAsia" w:hAnsiTheme="minorHAnsi" w:cstheme="minorBidi"/>
                <w:noProof/>
                <w:szCs w:val="22"/>
              </w:rPr>
              <w:tab/>
            </w:r>
            <w:r w:rsidRPr="00453E2E" w:rsidDel="00453E2E">
              <w:rPr>
                <w:rStyle w:val="Hyperlink"/>
                <w:noProof/>
              </w:rPr>
              <w:delText>Danh mục xây dựng mức năng lực</w:delText>
            </w:r>
            <w:r w:rsidDel="00453E2E">
              <w:rPr>
                <w:noProof/>
                <w:webHidden/>
              </w:rPr>
              <w:tab/>
              <w:delText>41</w:delText>
            </w:r>
          </w:del>
        </w:p>
        <w:p w14:paraId="38B0FC4A" w14:textId="694D8441" w:rsidR="00DD549E" w:rsidDel="00453E2E" w:rsidRDefault="00DD549E">
          <w:pPr>
            <w:pStyle w:val="TOC3"/>
            <w:tabs>
              <w:tab w:val="left" w:pos="1320"/>
              <w:tab w:val="right" w:leader="dot" w:pos="9350"/>
            </w:tabs>
            <w:rPr>
              <w:del w:id="877" w:author="Admin" w:date="2017-09-19T23:25:00Z"/>
              <w:rFonts w:asciiTheme="minorHAnsi" w:eastAsiaTheme="minorEastAsia" w:hAnsiTheme="minorHAnsi" w:cstheme="minorBidi"/>
              <w:noProof/>
              <w:szCs w:val="22"/>
            </w:rPr>
          </w:pPr>
          <w:del w:id="878" w:author="Admin" w:date="2017-09-19T23:25:00Z">
            <w:r w:rsidRPr="00453E2E" w:rsidDel="00453E2E">
              <w:rPr>
                <w:rStyle w:val="Hyperlink"/>
                <w:noProof/>
              </w:rPr>
              <w:delText>3.6.3</w:delText>
            </w:r>
            <w:r w:rsidDel="00453E2E">
              <w:rPr>
                <w:rFonts w:asciiTheme="minorHAnsi" w:eastAsiaTheme="minorEastAsia" w:hAnsiTheme="minorHAnsi" w:cstheme="minorBidi"/>
                <w:noProof/>
                <w:szCs w:val="22"/>
              </w:rPr>
              <w:tab/>
            </w:r>
            <w:r w:rsidRPr="00453E2E" w:rsidDel="00453E2E">
              <w:rPr>
                <w:rStyle w:val="Hyperlink"/>
                <w:noProof/>
              </w:rPr>
              <w:delText>Gán năng lực cho chức danh</w:delText>
            </w:r>
            <w:r w:rsidDel="00453E2E">
              <w:rPr>
                <w:noProof/>
                <w:webHidden/>
              </w:rPr>
              <w:tab/>
              <w:delText>44</w:delText>
            </w:r>
          </w:del>
        </w:p>
        <w:p w14:paraId="78CB7F57" w14:textId="219C0586" w:rsidR="00DD549E" w:rsidDel="00453E2E" w:rsidRDefault="00DD549E">
          <w:pPr>
            <w:pStyle w:val="TOC3"/>
            <w:tabs>
              <w:tab w:val="left" w:pos="1320"/>
              <w:tab w:val="right" w:leader="dot" w:pos="9350"/>
            </w:tabs>
            <w:rPr>
              <w:del w:id="879" w:author="Admin" w:date="2017-09-19T23:25:00Z"/>
              <w:rFonts w:asciiTheme="minorHAnsi" w:eastAsiaTheme="minorEastAsia" w:hAnsiTheme="minorHAnsi" w:cstheme="minorBidi"/>
              <w:noProof/>
              <w:szCs w:val="22"/>
            </w:rPr>
          </w:pPr>
          <w:del w:id="880" w:author="Admin" w:date="2017-09-19T23:25:00Z">
            <w:r w:rsidRPr="00453E2E" w:rsidDel="00453E2E">
              <w:rPr>
                <w:rStyle w:val="Hyperlink"/>
                <w:noProof/>
              </w:rPr>
              <w:delText>3.6.4</w:delText>
            </w:r>
            <w:r w:rsidDel="00453E2E">
              <w:rPr>
                <w:rFonts w:asciiTheme="minorHAnsi" w:eastAsiaTheme="minorEastAsia" w:hAnsiTheme="minorHAnsi" w:cstheme="minorBidi"/>
                <w:noProof/>
                <w:szCs w:val="22"/>
              </w:rPr>
              <w:tab/>
            </w:r>
            <w:r w:rsidRPr="00453E2E" w:rsidDel="00453E2E">
              <w:rPr>
                <w:rStyle w:val="Hyperlink"/>
                <w:noProof/>
              </w:rPr>
              <w:delText>Gán năng lực chức danh sử dụng cho mỗi đơn vị</w:delText>
            </w:r>
            <w:r w:rsidDel="00453E2E">
              <w:rPr>
                <w:noProof/>
                <w:webHidden/>
              </w:rPr>
              <w:tab/>
              <w:delText>45</w:delText>
            </w:r>
          </w:del>
        </w:p>
        <w:p w14:paraId="31E1325B" w14:textId="24F985AE" w:rsidR="00DD549E" w:rsidDel="00453E2E" w:rsidRDefault="00DD549E">
          <w:pPr>
            <w:pStyle w:val="TOC2"/>
            <w:tabs>
              <w:tab w:val="left" w:pos="880"/>
              <w:tab w:val="right" w:leader="dot" w:pos="9350"/>
            </w:tabs>
            <w:rPr>
              <w:del w:id="881" w:author="Admin" w:date="2017-09-19T23:25:00Z"/>
              <w:rFonts w:asciiTheme="minorHAnsi" w:eastAsiaTheme="minorEastAsia" w:hAnsiTheme="minorHAnsi" w:cstheme="minorBidi"/>
              <w:noProof/>
              <w:szCs w:val="22"/>
            </w:rPr>
          </w:pPr>
          <w:del w:id="882" w:author="Admin" w:date="2017-09-19T23:25:00Z">
            <w:r w:rsidRPr="00453E2E" w:rsidDel="00453E2E">
              <w:rPr>
                <w:rStyle w:val="Hyperlink"/>
                <w:noProof/>
              </w:rPr>
              <w:delText>3.7</w:delText>
            </w:r>
            <w:r w:rsidDel="00453E2E">
              <w:rPr>
                <w:rFonts w:asciiTheme="minorHAnsi" w:eastAsiaTheme="minorEastAsia" w:hAnsiTheme="minorHAnsi" w:cstheme="minorBidi"/>
                <w:noProof/>
                <w:szCs w:val="22"/>
              </w:rPr>
              <w:tab/>
            </w:r>
            <w:r w:rsidRPr="00453E2E" w:rsidDel="00453E2E">
              <w:rPr>
                <w:rStyle w:val="Hyperlink"/>
                <w:noProof/>
              </w:rPr>
              <w:delText>Thiết lập hệ thống thang lương</w:delText>
            </w:r>
            <w:r w:rsidDel="00453E2E">
              <w:rPr>
                <w:noProof/>
                <w:webHidden/>
              </w:rPr>
              <w:tab/>
              <w:delText>47</w:delText>
            </w:r>
          </w:del>
        </w:p>
        <w:p w14:paraId="27558961" w14:textId="5FBAD40D" w:rsidR="00DD549E" w:rsidDel="00453E2E" w:rsidRDefault="00DD549E">
          <w:pPr>
            <w:pStyle w:val="TOC3"/>
            <w:tabs>
              <w:tab w:val="left" w:pos="1320"/>
              <w:tab w:val="right" w:leader="dot" w:pos="9350"/>
            </w:tabs>
            <w:rPr>
              <w:del w:id="883" w:author="Admin" w:date="2017-09-19T23:25:00Z"/>
              <w:rFonts w:asciiTheme="minorHAnsi" w:eastAsiaTheme="minorEastAsia" w:hAnsiTheme="minorHAnsi" w:cstheme="minorBidi"/>
              <w:noProof/>
              <w:szCs w:val="22"/>
            </w:rPr>
          </w:pPr>
          <w:del w:id="884" w:author="Admin" w:date="2017-09-19T23:25:00Z">
            <w:r w:rsidRPr="00453E2E" w:rsidDel="00453E2E">
              <w:rPr>
                <w:rStyle w:val="Hyperlink"/>
                <w:noProof/>
              </w:rPr>
              <w:delText>3.7.1</w:delText>
            </w:r>
            <w:r w:rsidDel="00453E2E">
              <w:rPr>
                <w:rFonts w:asciiTheme="minorHAnsi" w:eastAsiaTheme="minorEastAsia" w:hAnsiTheme="minorHAnsi" w:cstheme="minorBidi"/>
                <w:noProof/>
                <w:szCs w:val="22"/>
              </w:rPr>
              <w:tab/>
            </w:r>
            <w:r w:rsidRPr="00453E2E" w:rsidDel="00453E2E">
              <w:rPr>
                <w:rStyle w:val="Hyperlink"/>
                <w:noProof/>
              </w:rPr>
              <w:delText>Thiết lập thang lương</w:delText>
            </w:r>
            <w:r w:rsidDel="00453E2E">
              <w:rPr>
                <w:noProof/>
                <w:webHidden/>
              </w:rPr>
              <w:tab/>
              <w:delText>47</w:delText>
            </w:r>
          </w:del>
        </w:p>
        <w:p w14:paraId="17840A2F" w14:textId="25967C41" w:rsidR="00DD549E" w:rsidDel="00453E2E" w:rsidRDefault="00DD549E">
          <w:pPr>
            <w:pStyle w:val="TOC3"/>
            <w:tabs>
              <w:tab w:val="left" w:pos="1320"/>
              <w:tab w:val="right" w:leader="dot" w:pos="9350"/>
            </w:tabs>
            <w:rPr>
              <w:del w:id="885" w:author="Admin" w:date="2017-09-19T23:25:00Z"/>
              <w:rFonts w:asciiTheme="minorHAnsi" w:eastAsiaTheme="minorEastAsia" w:hAnsiTheme="minorHAnsi" w:cstheme="minorBidi"/>
              <w:noProof/>
              <w:szCs w:val="22"/>
            </w:rPr>
          </w:pPr>
          <w:del w:id="886" w:author="Admin" w:date="2017-09-19T23:25:00Z">
            <w:r w:rsidRPr="00453E2E" w:rsidDel="00453E2E">
              <w:rPr>
                <w:rStyle w:val="Hyperlink"/>
                <w:noProof/>
              </w:rPr>
              <w:delText>3.7.2</w:delText>
            </w:r>
            <w:r w:rsidDel="00453E2E">
              <w:rPr>
                <w:rFonts w:asciiTheme="minorHAnsi" w:eastAsiaTheme="minorEastAsia" w:hAnsiTheme="minorHAnsi" w:cstheme="minorBidi"/>
                <w:noProof/>
                <w:szCs w:val="22"/>
              </w:rPr>
              <w:tab/>
            </w:r>
            <w:r w:rsidRPr="00453E2E" w:rsidDel="00453E2E">
              <w:rPr>
                <w:rStyle w:val="Hyperlink"/>
                <w:noProof/>
              </w:rPr>
              <w:delText>Thiết lập ngạch lương</w:delText>
            </w:r>
            <w:r w:rsidDel="00453E2E">
              <w:rPr>
                <w:noProof/>
                <w:webHidden/>
              </w:rPr>
              <w:tab/>
              <w:delText>49</w:delText>
            </w:r>
          </w:del>
        </w:p>
        <w:p w14:paraId="3F876C8A" w14:textId="6F07133A" w:rsidR="00DD549E" w:rsidDel="00453E2E" w:rsidRDefault="00DD549E">
          <w:pPr>
            <w:pStyle w:val="TOC3"/>
            <w:tabs>
              <w:tab w:val="left" w:pos="1320"/>
              <w:tab w:val="right" w:leader="dot" w:pos="9350"/>
            </w:tabs>
            <w:rPr>
              <w:del w:id="887" w:author="Admin" w:date="2017-09-19T23:25:00Z"/>
              <w:rFonts w:asciiTheme="minorHAnsi" w:eastAsiaTheme="minorEastAsia" w:hAnsiTheme="minorHAnsi" w:cstheme="minorBidi"/>
              <w:noProof/>
              <w:szCs w:val="22"/>
            </w:rPr>
          </w:pPr>
          <w:del w:id="888" w:author="Admin" w:date="2017-09-19T23:25:00Z">
            <w:r w:rsidRPr="00453E2E" w:rsidDel="00453E2E">
              <w:rPr>
                <w:rStyle w:val="Hyperlink"/>
                <w:noProof/>
              </w:rPr>
              <w:delText>3.7.3</w:delText>
            </w:r>
            <w:r w:rsidDel="00453E2E">
              <w:rPr>
                <w:rFonts w:asciiTheme="minorHAnsi" w:eastAsiaTheme="minorEastAsia" w:hAnsiTheme="minorHAnsi" w:cstheme="minorBidi"/>
                <w:noProof/>
                <w:szCs w:val="22"/>
              </w:rPr>
              <w:tab/>
            </w:r>
            <w:r w:rsidRPr="00453E2E" w:rsidDel="00453E2E">
              <w:rPr>
                <w:rStyle w:val="Hyperlink"/>
                <w:noProof/>
              </w:rPr>
              <w:delText>Thiết lập bậc lương</w:delText>
            </w:r>
            <w:r w:rsidDel="00453E2E">
              <w:rPr>
                <w:noProof/>
                <w:webHidden/>
              </w:rPr>
              <w:tab/>
              <w:delText>51</w:delText>
            </w:r>
          </w:del>
        </w:p>
        <w:p w14:paraId="495BBE34" w14:textId="043D73B3" w:rsidR="00DD549E" w:rsidDel="00453E2E" w:rsidRDefault="00DD549E">
          <w:pPr>
            <w:pStyle w:val="TOC3"/>
            <w:tabs>
              <w:tab w:val="left" w:pos="1320"/>
              <w:tab w:val="right" w:leader="dot" w:pos="9350"/>
            </w:tabs>
            <w:rPr>
              <w:del w:id="889" w:author="Admin" w:date="2017-09-19T23:25:00Z"/>
              <w:rFonts w:asciiTheme="minorHAnsi" w:eastAsiaTheme="minorEastAsia" w:hAnsiTheme="minorHAnsi" w:cstheme="minorBidi"/>
              <w:noProof/>
              <w:szCs w:val="22"/>
            </w:rPr>
          </w:pPr>
          <w:del w:id="890" w:author="Admin" w:date="2017-09-19T23:25:00Z">
            <w:r w:rsidRPr="00453E2E" w:rsidDel="00453E2E">
              <w:rPr>
                <w:rStyle w:val="Hyperlink"/>
                <w:noProof/>
              </w:rPr>
              <w:delText>3.7.4</w:delText>
            </w:r>
            <w:r w:rsidDel="00453E2E">
              <w:rPr>
                <w:rFonts w:asciiTheme="minorHAnsi" w:eastAsiaTheme="minorEastAsia" w:hAnsiTheme="minorHAnsi" w:cstheme="minorBidi"/>
                <w:noProof/>
                <w:szCs w:val="22"/>
              </w:rPr>
              <w:tab/>
            </w:r>
            <w:r w:rsidRPr="00453E2E" w:rsidDel="00453E2E">
              <w:rPr>
                <w:rStyle w:val="Hyperlink"/>
                <w:noProof/>
              </w:rPr>
              <w:delText>Thiết lập bậc lương của đơn vị</w:delText>
            </w:r>
            <w:r w:rsidDel="00453E2E">
              <w:rPr>
                <w:noProof/>
                <w:webHidden/>
              </w:rPr>
              <w:tab/>
              <w:delText>54</w:delText>
            </w:r>
          </w:del>
        </w:p>
        <w:p w14:paraId="5F9CA316" w14:textId="7425AD70" w:rsidR="00DD549E" w:rsidDel="00453E2E" w:rsidRDefault="00DD549E">
          <w:pPr>
            <w:pStyle w:val="TOC2"/>
            <w:tabs>
              <w:tab w:val="left" w:pos="880"/>
              <w:tab w:val="right" w:leader="dot" w:pos="9350"/>
            </w:tabs>
            <w:rPr>
              <w:del w:id="891" w:author="Admin" w:date="2017-09-19T23:25:00Z"/>
              <w:rFonts w:asciiTheme="minorHAnsi" w:eastAsiaTheme="minorEastAsia" w:hAnsiTheme="minorHAnsi" w:cstheme="minorBidi"/>
              <w:noProof/>
              <w:szCs w:val="22"/>
            </w:rPr>
          </w:pPr>
          <w:del w:id="892" w:author="Admin" w:date="2017-09-19T23:25:00Z">
            <w:r w:rsidRPr="00453E2E" w:rsidDel="00453E2E">
              <w:rPr>
                <w:rStyle w:val="Hyperlink"/>
                <w:noProof/>
              </w:rPr>
              <w:delText>3.8</w:delText>
            </w:r>
            <w:r w:rsidDel="00453E2E">
              <w:rPr>
                <w:rFonts w:asciiTheme="minorHAnsi" w:eastAsiaTheme="minorEastAsia" w:hAnsiTheme="minorHAnsi" w:cstheme="minorBidi"/>
                <w:noProof/>
                <w:szCs w:val="22"/>
              </w:rPr>
              <w:tab/>
            </w:r>
            <w:r w:rsidRPr="00453E2E" w:rsidDel="00453E2E">
              <w:rPr>
                <w:rStyle w:val="Hyperlink"/>
                <w:noProof/>
              </w:rPr>
              <w:delText>DMHS005: Danh mục loại hợp đồng lao động</w:delText>
            </w:r>
            <w:r w:rsidDel="00453E2E">
              <w:rPr>
                <w:noProof/>
                <w:webHidden/>
              </w:rPr>
              <w:tab/>
              <w:delText>57</w:delText>
            </w:r>
          </w:del>
        </w:p>
        <w:p w14:paraId="172966CD" w14:textId="0C6FC50E" w:rsidR="00DD549E" w:rsidDel="00453E2E" w:rsidRDefault="00DD549E">
          <w:pPr>
            <w:pStyle w:val="TOC3"/>
            <w:tabs>
              <w:tab w:val="left" w:pos="1320"/>
              <w:tab w:val="right" w:leader="dot" w:pos="9350"/>
            </w:tabs>
            <w:rPr>
              <w:del w:id="893" w:author="Admin" w:date="2017-09-19T23:25:00Z"/>
              <w:rFonts w:asciiTheme="minorHAnsi" w:eastAsiaTheme="minorEastAsia" w:hAnsiTheme="minorHAnsi" w:cstheme="minorBidi"/>
              <w:noProof/>
              <w:szCs w:val="22"/>
            </w:rPr>
          </w:pPr>
          <w:del w:id="894" w:author="Admin" w:date="2017-09-19T23:25:00Z">
            <w:r w:rsidRPr="00453E2E" w:rsidDel="00453E2E">
              <w:rPr>
                <w:rStyle w:val="Hyperlink"/>
                <w:noProof/>
              </w:rPr>
              <w:delText>3.8.1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57</w:delText>
            </w:r>
          </w:del>
        </w:p>
        <w:p w14:paraId="2A5977DA" w14:textId="3D92CC8F" w:rsidR="00DD549E" w:rsidDel="00453E2E" w:rsidRDefault="00DD549E">
          <w:pPr>
            <w:pStyle w:val="TOC3"/>
            <w:tabs>
              <w:tab w:val="left" w:pos="1320"/>
              <w:tab w:val="right" w:leader="dot" w:pos="9350"/>
            </w:tabs>
            <w:rPr>
              <w:del w:id="895" w:author="Admin" w:date="2017-09-19T23:25:00Z"/>
              <w:rFonts w:asciiTheme="minorHAnsi" w:eastAsiaTheme="minorEastAsia" w:hAnsiTheme="minorHAnsi" w:cstheme="minorBidi"/>
              <w:noProof/>
              <w:szCs w:val="22"/>
            </w:rPr>
          </w:pPr>
          <w:del w:id="896" w:author="Admin" w:date="2017-09-19T23:25:00Z">
            <w:r w:rsidRPr="00453E2E" w:rsidDel="00453E2E">
              <w:rPr>
                <w:rStyle w:val="Hyperlink"/>
                <w:noProof/>
              </w:rPr>
              <w:delText>3.8.2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57</w:delText>
            </w:r>
          </w:del>
        </w:p>
        <w:p w14:paraId="4557B492" w14:textId="2D165C48" w:rsidR="00DD549E" w:rsidDel="00453E2E" w:rsidRDefault="00DD549E">
          <w:pPr>
            <w:pStyle w:val="TOC3"/>
            <w:tabs>
              <w:tab w:val="left" w:pos="1320"/>
              <w:tab w:val="right" w:leader="dot" w:pos="9350"/>
            </w:tabs>
            <w:rPr>
              <w:del w:id="897" w:author="Admin" w:date="2017-09-19T23:25:00Z"/>
              <w:rFonts w:asciiTheme="minorHAnsi" w:eastAsiaTheme="minorEastAsia" w:hAnsiTheme="minorHAnsi" w:cstheme="minorBidi"/>
              <w:noProof/>
              <w:szCs w:val="22"/>
            </w:rPr>
          </w:pPr>
          <w:del w:id="898" w:author="Admin" w:date="2017-09-19T23:25:00Z">
            <w:r w:rsidRPr="00453E2E" w:rsidDel="00453E2E">
              <w:rPr>
                <w:rStyle w:val="Hyperlink"/>
                <w:noProof/>
              </w:rPr>
              <w:delText>3.8.3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58</w:delText>
            </w:r>
          </w:del>
        </w:p>
        <w:p w14:paraId="50B71EBA" w14:textId="7387C953" w:rsidR="00DD549E" w:rsidDel="00453E2E" w:rsidRDefault="00DD549E">
          <w:pPr>
            <w:pStyle w:val="TOC3"/>
            <w:tabs>
              <w:tab w:val="left" w:pos="1320"/>
              <w:tab w:val="right" w:leader="dot" w:pos="9350"/>
            </w:tabs>
            <w:rPr>
              <w:del w:id="899" w:author="Admin" w:date="2017-09-19T23:25:00Z"/>
              <w:rFonts w:asciiTheme="minorHAnsi" w:eastAsiaTheme="minorEastAsia" w:hAnsiTheme="minorHAnsi" w:cstheme="minorBidi"/>
              <w:noProof/>
              <w:szCs w:val="22"/>
            </w:rPr>
          </w:pPr>
          <w:del w:id="900" w:author="Admin" w:date="2017-09-19T23:25:00Z">
            <w:r w:rsidRPr="00453E2E" w:rsidDel="00453E2E">
              <w:rPr>
                <w:rStyle w:val="Hyperlink"/>
                <w:noProof/>
              </w:rPr>
              <w:delText>3.8.4</w:delText>
            </w:r>
            <w:r w:rsidDel="00453E2E">
              <w:rPr>
                <w:rFonts w:asciiTheme="minorHAnsi" w:eastAsiaTheme="minorEastAsia" w:hAnsiTheme="minorHAnsi" w:cstheme="minorBidi"/>
                <w:noProof/>
                <w:szCs w:val="22"/>
              </w:rPr>
              <w:tab/>
            </w:r>
            <w:r w:rsidRPr="00453E2E" w:rsidDel="00453E2E">
              <w:rPr>
                <w:rStyle w:val="Hyperlink"/>
                <w:noProof/>
              </w:rPr>
              <w:delText>Mô tả nội dung các trường thông tin</w:delText>
            </w:r>
            <w:r w:rsidDel="00453E2E">
              <w:rPr>
                <w:noProof/>
                <w:webHidden/>
              </w:rPr>
              <w:tab/>
              <w:delText>58</w:delText>
            </w:r>
          </w:del>
        </w:p>
        <w:p w14:paraId="1C22AFAC" w14:textId="67EB4BAB" w:rsidR="00DD549E" w:rsidDel="00453E2E" w:rsidRDefault="00DD549E">
          <w:pPr>
            <w:pStyle w:val="TOC3"/>
            <w:tabs>
              <w:tab w:val="left" w:pos="1320"/>
              <w:tab w:val="right" w:leader="dot" w:pos="9350"/>
            </w:tabs>
            <w:rPr>
              <w:del w:id="901" w:author="Admin" w:date="2017-09-19T23:25:00Z"/>
              <w:rFonts w:asciiTheme="minorHAnsi" w:eastAsiaTheme="minorEastAsia" w:hAnsiTheme="minorHAnsi" w:cstheme="minorBidi"/>
              <w:noProof/>
              <w:szCs w:val="22"/>
            </w:rPr>
          </w:pPr>
          <w:del w:id="902" w:author="Admin" w:date="2017-09-19T23:25:00Z">
            <w:r w:rsidRPr="00453E2E" w:rsidDel="00453E2E">
              <w:rPr>
                <w:rStyle w:val="Hyperlink"/>
                <w:noProof/>
              </w:rPr>
              <w:delText>3.8.5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59</w:delText>
            </w:r>
          </w:del>
        </w:p>
        <w:p w14:paraId="79BA14C0" w14:textId="6B5E3066" w:rsidR="00DD549E" w:rsidDel="00453E2E" w:rsidRDefault="00DD549E">
          <w:pPr>
            <w:pStyle w:val="TOC2"/>
            <w:tabs>
              <w:tab w:val="left" w:pos="880"/>
              <w:tab w:val="right" w:leader="dot" w:pos="9350"/>
            </w:tabs>
            <w:rPr>
              <w:del w:id="903" w:author="Admin" w:date="2017-09-19T23:25:00Z"/>
              <w:rFonts w:asciiTheme="minorHAnsi" w:eastAsiaTheme="minorEastAsia" w:hAnsiTheme="minorHAnsi" w:cstheme="minorBidi"/>
              <w:noProof/>
              <w:szCs w:val="22"/>
            </w:rPr>
          </w:pPr>
          <w:del w:id="904" w:author="Admin" w:date="2017-09-19T23:25:00Z">
            <w:r w:rsidRPr="00453E2E" w:rsidDel="00453E2E">
              <w:rPr>
                <w:rStyle w:val="Hyperlink"/>
                <w:noProof/>
              </w:rPr>
              <w:delText>3.9</w:delText>
            </w:r>
            <w:r w:rsidDel="00453E2E">
              <w:rPr>
                <w:rFonts w:asciiTheme="minorHAnsi" w:eastAsiaTheme="minorEastAsia" w:hAnsiTheme="minorHAnsi" w:cstheme="minorBidi"/>
                <w:noProof/>
                <w:szCs w:val="22"/>
              </w:rPr>
              <w:tab/>
            </w:r>
            <w:r w:rsidRPr="00453E2E" w:rsidDel="00453E2E">
              <w:rPr>
                <w:rStyle w:val="Hyperlink"/>
                <w:noProof/>
              </w:rPr>
              <w:delText>Danh mục các khoản hỗ trợ khác (phụ cấp)</w:delText>
            </w:r>
            <w:r w:rsidDel="00453E2E">
              <w:rPr>
                <w:noProof/>
                <w:webHidden/>
              </w:rPr>
              <w:tab/>
              <w:delText>60</w:delText>
            </w:r>
          </w:del>
        </w:p>
        <w:p w14:paraId="72BAFD96" w14:textId="32D00A7C" w:rsidR="00DD549E" w:rsidDel="00453E2E" w:rsidRDefault="00DD549E">
          <w:pPr>
            <w:pStyle w:val="TOC3"/>
            <w:tabs>
              <w:tab w:val="left" w:pos="1320"/>
              <w:tab w:val="right" w:leader="dot" w:pos="9350"/>
            </w:tabs>
            <w:rPr>
              <w:del w:id="905" w:author="Admin" w:date="2017-09-19T23:25:00Z"/>
              <w:rFonts w:asciiTheme="minorHAnsi" w:eastAsiaTheme="minorEastAsia" w:hAnsiTheme="minorHAnsi" w:cstheme="minorBidi"/>
              <w:noProof/>
              <w:szCs w:val="22"/>
            </w:rPr>
          </w:pPr>
          <w:del w:id="906" w:author="Admin" w:date="2017-09-19T23:25:00Z">
            <w:r w:rsidRPr="00453E2E" w:rsidDel="00453E2E">
              <w:rPr>
                <w:rStyle w:val="Hyperlink"/>
                <w:noProof/>
              </w:rPr>
              <w:delText>3.9.1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60</w:delText>
            </w:r>
          </w:del>
        </w:p>
        <w:p w14:paraId="0A9F5CCE" w14:textId="66BF7FF0" w:rsidR="00DD549E" w:rsidDel="00453E2E" w:rsidRDefault="00DD549E">
          <w:pPr>
            <w:pStyle w:val="TOC3"/>
            <w:tabs>
              <w:tab w:val="left" w:pos="1320"/>
              <w:tab w:val="right" w:leader="dot" w:pos="9350"/>
            </w:tabs>
            <w:rPr>
              <w:del w:id="907" w:author="Admin" w:date="2017-09-19T23:25:00Z"/>
              <w:rFonts w:asciiTheme="minorHAnsi" w:eastAsiaTheme="minorEastAsia" w:hAnsiTheme="minorHAnsi" w:cstheme="minorBidi"/>
              <w:noProof/>
              <w:szCs w:val="22"/>
            </w:rPr>
          </w:pPr>
          <w:del w:id="908" w:author="Admin" w:date="2017-09-19T23:25:00Z">
            <w:r w:rsidRPr="00453E2E" w:rsidDel="00453E2E">
              <w:rPr>
                <w:rStyle w:val="Hyperlink"/>
                <w:noProof/>
              </w:rPr>
              <w:delText>3.9.2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60</w:delText>
            </w:r>
          </w:del>
        </w:p>
        <w:p w14:paraId="1EB80150" w14:textId="0724143E" w:rsidR="00DD549E" w:rsidDel="00453E2E" w:rsidRDefault="00DD549E">
          <w:pPr>
            <w:pStyle w:val="TOC3"/>
            <w:tabs>
              <w:tab w:val="left" w:pos="1320"/>
              <w:tab w:val="right" w:leader="dot" w:pos="9350"/>
            </w:tabs>
            <w:rPr>
              <w:del w:id="909" w:author="Admin" w:date="2017-09-19T23:25:00Z"/>
              <w:rFonts w:asciiTheme="minorHAnsi" w:eastAsiaTheme="minorEastAsia" w:hAnsiTheme="minorHAnsi" w:cstheme="minorBidi"/>
              <w:noProof/>
              <w:szCs w:val="22"/>
            </w:rPr>
          </w:pPr>
          <w:del w:id="910" w:author="Admin" w:date="2017-09-19T23:25:00Z">
            <w:r w:rsidRPr="00453E2E" w:rsidDel="00453E2E">
              <w:rPr>
                <w:rStyle w:val="Hyperlink"/>
                <w:noProof/>
              </w:rPr>
              <w:delText>3.9.3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61</w:delText>
            </w:r>
          </w:del>
        </w:p>
        <w:p w14:paraId="14170F90" w14:textId="4C5B00D6" w:rsidR="00DD549E" w:rsidDel="00453E2E" w:rsidRDefault="00DD549E">
          <w:pPr>
            <w:pStyle w:val="TOC3"/>
            <w:tabs>
              <w:tab w:val="left" w:pos="1320"/>
              <w:tab w:val="right" w:leader="dot" w:pos="9350"/>
            </w:tabs>
            <w:rPr>
              <w:del w:id="911" w:author="Admin" w:date="2017-09-19T23:25:00Z"/>
              <w:rFonts w:asciiTheme="minorHAnsi" w:eastAsiaTheme="minorEastAsia" w:hAnsiTheme="minorHAnsi" w:cstheme="minorBidi"/>
              <w:noProof/>
              <w:szCs w:val="22"/>
            </w:rPr>
          </w:pPr>
          <w:del w:id="912" w:author="Admin" w:date="2017-09-19T23:25:00Z">
            <w:r w:rsidRPr="00453E2E" w:rsidDel="00453E2E">
              <w:rPr>
                <w:rStyle w:val="Hyperlink"/>
                <w:noProof/>
              </w:rPr>
              <w:delText>3.9.4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w:delText>
            </w:r>
            <w:r w:rsidDel="00453E2E">
              <w:rPr>
                <w:noProof/>
                <w:webHidden/>
              </w:rPr>
              <w:tab/>
              <w:delText>61</w:delText>
            </w:r>
          </w:del>
        </w:p>
        <w:p w14:paraId="53BCD550" w14:textId="21CC9B53" w:rsidR="00DD549E" w:rsidDel="00453E2E" w:rsidRDefault="00DD549E">
          <w:pPr>
            <w:pStyle w:val="TOC3"/>
            <w:tabs>
              <w:tab w:val="left" w:pos="1320"/>
              <w:tab w:val="right" w:leader="dot" w:pos="9350"/>
            </w:tabs>
            <w:rPr>
              <w:del w:id="913" w:author="Admin" w:date="2017-09-19T23:25:00Z"/>
              <w:rFonts w:asciiTheme="minorHAnsi" w:eastAsiaTheme="minorEastAsia" w:hAnsiTheme="minorHAnsi" w:cstheme="minorBidi"/>
              <w:noProof/>
              <w:szCs w:val="22"/>
            </w:rPr>
          </w:pPr>
          <w:del w:id="914" w:author="Admin" w:date="2017-09-19T23:25:00Z">
            <w:r w:rsidRPr="00453E2E" w:rsidDel="00453E2E">
              <w:rPr>
                <w:rStyle w:val="Hyperlink"/>
                <w:noProof/>
              </w:rPr>
              <w:delText>3.9.5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62</w:delText>
            </w:r>
          </w:del>
        </w:p>
        <w:p w14:paraId="0E503B47" w14:textId="3DAF119C" w:rsidR="00DD549E" w:rsidDel="00453E2E" w:rsidRDefault="00DD549E">
          <w:pPr>
            <w:pStyle w:val="TOC2"/>
            <w:tabs>
              <w:tab w:val="left" w:pos="880"/>
              <w:tab w:val="right" w:leader="dot" w:pos="9350"/>
            </w:tabs>
            <w:rPr>
              <w:del w:id="915" w:author="Admin" w:date="2017-09-19T23:25:00Z"/>
              <w:rFonts w:asciiTheme="minorHAnsi" w:eastAsiaTheme="minorEastAsia" w:hAnsiTheme="minorHAnsi" w:cstheme="minorBidi"/>
              <w:noProof/>
              <w:szCs w:val="22"/>
            </w:rPr>
          </w:pPr>
          <w:del w:id="916" w:author="Admin" w:date="2017-09-19T23:25:00Z">
            <w:r w:rsidRPr="00453E2E" w:rsidDel="00453E2E">
              <w:rPr>
                <w:rStyle w:val="Hyperlink"/>
                <w:noProof/>
              </w:rPr>
              <w:delText>3.10</w:delText>
            </w:r>
            <w:r w:rsidDel="00453E2E">
              <w:rPr>
                <w:rFonts w:asciiTheme="minorHAnsi" w:eastAsiaTheme="minorEastAsia" w:hAnsiTheme="minorHAnsi" w:cstheme="minorBidi"/>
                <w:noProof/>
                <w:szCs w:val="22"/>
              </w:rPr>
              <w:tab/>
            </w:r>
            <w:r w:rsidRPr="00453E2E" w:rsidDel="00453E2E">
              <w:rPr>
                <w:rStyle w:val="Hyperlink"/>
                <w:noProof/>
              </w:rPr>
              <w:delText>Danh mục phúc lợi</w:delText>
            </w:r>
            <w:r w:rsidDel="00453E2E">
              <w:rPr>
                <w:noProof/>
                <w:webHidden/>
              </w:rPr>
              <w:tab/>
              <w:delText>62</w:delText>
            </w:r>
          </w:del>
        </w:p>
        <w:p w14:paraId="36FEC4C5" w14:textId="0F8D4DD7" w:rsidR="00DD549E" w:rsidDel="00453E2E" w:rsidRDefault="00DD549E">
          <w:pPr>
            <w:pStyle w:val="TOC3"/>
            <w:tabs>
              <w:tab w:val="left" w:pos="1320"/>
              <w:tab w:val="right" w:leader="dot" w:pos="9350"/>
            </w:tabs>
            <w:rPr>
              <w:del w:id="917" w:author="Admin" w:date="2017-09-19T23:25:00Z"/>
              <w:rFonts w:asciiTheme="minorHAnsi" w:eastAsiaTheme="minorEastAsia" w:hAnsiTheme="minorHAnsi" w:cstheme="minorBidi"/>
              <w:noProof/>
              <w:szCs w:val="22"/>
            </w:rPr>
          </w:pPr>
          <w:del w:id="918" w:author="Admin" w:date="2017-09-19T23:25:00Z">
            <w:r w:rsidRPr="00453E2E" w:rsidDel="00453E2E">
              <w:rPr>
                <w:rStyle w:val="Hyperlink"/>
                <w:noProof/>
              </w:rPr>
              <w:delText>3.10.1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62</w:delText>
            </w:r>
          </w:del>
        </w:p>
        <w:p w14:paraId="66CF9953" w14:textId="317B5596" w:rsidR="00DD549E" w:rsidDel="00453E2E" w:rsidRDefault="00DD549E">
          <w:pPr>
            <w:pStyle w:val="TOC3"/>
            <w:tabs>
              <w:tab w:val="left" w:pos="1320"/>
              <w:tab w:val="right" w:leader="dot" w:pos="9350"/>
            </w:tabs>
            <w:rPr>
              <w:del w:id="919" w:author="Admin" w:date="2017-09-19T23:25:00Z"/>
              <w:rFonts w:asciiTheme="minorHAnsi" w:eastAsiaTheme="minorEastAsia" w:hAnsiTheme="minorHAnsi" w:cstheme="minorBidi"/>
              <w:noProof/>
              <w:szCs w:val="22"/>
            </w:rPr>
          </w:pPr>
          <w:del w:id="920" w:author="Admin" w:date="2017-09-19T23:25:00Z">
            <w:r w:rsidRPr="00453E2E" w:rsidDel="00453E2E">
              <w:rPr>
                <w:rStyle w:val="Hyperlink"/>
                <w:noProof/>
              </w:rPr>
              <w:delText>3.10.2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62</w:delText>
            </w:r>
          </w:del>
        </w:p>
        <w:p w14:paraId="4539E43D" w14:textId="2D83D0F1" w:rsidR="00DD549E" w:rsidDel="00453E2E" w:rsidRDefault="00DD549E">
          <w:pPr>
            <w:pStyle w:val="TOC3"/>
            <w:tabs>
              <w:tab w:val="left" w:pos="1320"/>
              <w:tab w:val="right" w:leader="dot" w:pos="9350"/>
            </w:tabs>
            <w:rPr>
              <w:del w:id="921" w:author="Admin" w:date="2017-09-19T23:25:00Z"/>
              <w:rFonts w:asciiTheme="minorHAnsi" w:eastAsiaTheme="minorEastAsia" w:hAnsiTheme="minorHAnsi" w:cstheme="minorBidi"/>
              <w:noProof/>
              <w:szCs w:val="22"/>
            </w:rPr>
          </w:pPr>
          <w:del w:id="922" w:author="Admin" w:date="2017-09-19T23:25:00Z">
            <w:r w:rsidRPr="00453E2E" w:rsidDel="00453E2E">
              <w:rPr>
                <w:rStyle w:val="Hyperlink"/>
                <w:noProof/>
              </w:rPr>
              <w:delText>3.10.3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63</w:delText>
            </w:r>
          </w:del>
        </w:p>
        <w:p w14:paraId="58F5BEE4" w14:textId="6145A058" w:rsidR="00DD549E" w:rsidDel="00453E2E" w:rsidRDefault="00DD549E">
          <w:pPr>
            <w:pStyle w:val="TOC3"/>
            <w:tabs>
              <w:tab w:val="left" w:pos="1320"/>
              <w:tab w:val="right" w:leader="dot" w:pos="9350"/>
            </w:tabs>
            <w:rPr>
              <w:del w:id="923" w:author="Admin" w:date="2017-09-19T23:25:00Z"/>
              <w:rFonts w:asciiTheme="minorHAnsi" w:eastAsiaTheme="minorEastAsia" w:hAnsiTheme="minorHAnsi" w:cstheme="minorBidi"/>
              <w:noProof/>
              <w:szCs w:val="22"/>
            </w:rPr>
          </w:pPr>
          <w:del w:id="924" w:author="Admin" w:date="2017-09-19T23:25:00Z">
            <w:r w:rsidRPr="00453E2E" w:rsidDel="00453E2E">
              <w:rPr>
                <w:rStyle w:val="Hyperlink"/>
                <w:noProof/>
              </w:rPr>
              <w:delText>3.10.4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màn hình</w:delText>
            </w:r>
            <w:r w:rsidDel="00453E2E">
              <w:rPr>
                <w:noProof/>
                <w:webHidden/>
              </w:rPr>
              <w:tab/>
              <w:delText>63</w:delText>
            </w:r>
          </w:del>
        </w:p>
        <w:p w14:paraId="66A91CA6" w14:textId="77F50709" w:rsidR="00DD549E" w:rsidDel="00453E2E" w:rsidRDefault="00DD549E">
          <w:pPr>
            <w:pStyle w:val="TOC3"/>
            <w:tabs>
              <w:tab w:val="left" w:pos="1320"/>
              <w:tab w:val="right" w:leader="dot" w:pos="9350"/>
            </w:tabs>
            <w:rPr>
              <w:del w:id="925" w:author="Admin" w:date="2017-09-19T23:25:00Z"/>
              <w:rFonts w:asciiTheme="minorHAnsi" w:eastAsiaTheme="minorEastAsia" w:hAnsiTheme="minorHAnsi" w:cstheme="minorBidi"/>
              <w:noProof/>
              <w:szCs w:val="22"/>
            </w:rPr>
          </w:pPr>
          <w:del w:id="926" w:author="Admin" w:date="2017-09-19T23:25:00Z">
            <w:r w:rsidRPr="00453E2E" w:rsidDel="00453E2E">
              <w:rPr>
                <w:rStyle w:val="Hyperlink"/>
                <w:noProof/>
              </w:rPr>
              <w:delText>3.10.5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65</w:delText>
            </w:r>
          </w:del>
        </w:p>
        <w:p w14:paraId="00BCF4C2" w14:textId="143011FF" w:rsidR="00DD549E" w:rsidDel="00453E2E" w:rsidRDefault="00DD549E">
          <w:pPr>
            <w:pStyle w:val="TOC2"/>
            <w:tabs>
              <w:tab w:val="left" w:pos="880"/>
              <w:tab w:val="right" w:leader="dot" w:pos="9350"/>
            </w:tabs>
            <w:rPr>
              <w:del w:id="927" w:author="Admin" w:date="2017-09-19T23:25:00Z"/>
              <w:rFonts w:asciiTheme="minorHAnsi" w:eastAsiaTheme="minorEastAsia" w:hAnsiTheme="minorHAnsi" w:cstheme="minorBidi"/>
              <w:noProof/>
              <w:szCs w:val="22"/>
            </w:rPr>
          </w:pPr>
          <w:del w:id="928" w:author="Admin" w:date="2017-09-19T23:25:00Z">
            <w:r w:rsidRPr="00453E2E" w:rsidDel="00453E2E">
              <w:rPr>
                <w:rStyle w:val="Hyperlink"/>
                <w:noProof/>
              </w:rPr>
              <w:delText>3.11</w:delText>
            </w:r>
            <w:r w:rsidDel="00453E2E">
              <w:rPr>
                <w:rFonts w:asciiTheme="minorHAnsi" w:eastAsiaTheme="minorEastAsia" w:hAnsiTheme="minorHAnsi" w:cstheme="minorBidi"/>
                <w:noProof/>
                <w:szCs w:val="22"/>
              </w:rPr>
              <w:tab/>
            </w:r>
            <w:r w:rsidRPr="00453E2E" w:rsidDel="00453E2E">
              <w:rPr>
                <w:rStyle w:val="Hyperlink"/>
                <w:noProof/>
              </w:rPr>
              <w:delText>Danh mục hình thức khen thưởng</w:delText>
            </w:r>
            <w:r w:rsidDel="00453E2E">
              <w:rPr>
                <w:noProof/>
                <w:webHidden/>
              </w:rPr>
              <w:tab/>
              <w:delText>65</w:delText>
            </w:r>
          </w:del>
        </w:p>
        <w:p w14:paraId="6C0671E4" w14:textId="35B959A5" w:rsidR="00DD549E" w:rsidDel="00453E2E" w:rsidRDefault="00DD549E">
          <w:pPr>
            <w:pStyle w:val="TOC3"/>
            <w:tabs>
              <w:tab w:val="left" w:pos="1320"/>
              <w:tab w:val="right" w:leader="dot" w:pos="9350"/>
            </w:tabs>
            <w:rPr>
              <w:del w:id="929" w:author="Admin" w:date="2017-09-19T23:25:00Z"/>
              <w:rFonts w:asciiTheme="minorHAnsi" w:eastAsiaTheme="minorEastAsia" w:hAnsiTheme="minorHAnsi" w:cstheme="minorBidi"/>
              <w:noProof/>
              <w:szCs w:val="22"/>
            </w:rPr>
          </w:pPr>
          <w:del w:id="930" w:author="Admin" w:date="2017-09-19T23:25:00Z">
            <w:r w:rsidRPr="00453E2E" w:rsidDel="00453E2E">
              <w:rPr>
                <w:rStyle w:val="Hyperlink"/>
                <w:noProof/>
              </w:rPr>
              <w:delText>3.11.1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65</w:delText>
            </w:r>
          </w:del>
        </w:p>
        <w:p w14:paraId="4E4C399B" w14:textId="23A3AA52" w:rsidR="00DD549E" w:rsidDel="00453E2E" w:rsidRDefault="00DD549E">
          <w:pPr>
            <w:pStyle w:val="TOC3"/>
            <w:tabs>
              <w:tab w:val="left" w:pos="1320"/>
              <w:tab w:val="right" w:leader="dot" w:pos="9350"/>
            </w:tabs>
            <w:rPr>
              <w:del w:id="931" w:author="Admin" w:date="2017-09-19T23:25:00Z"/>
              <w:rFonts w:asciiTheme="minorHAnsi" w:eastAsiaTheme="minorEastAsia" w:hAnsiTheme="minorHAnsi" w:cstheme="minorBidi"/>
              <w:noProof/>
              <w:szCs w:val="22"/>
            </w:rPr>
          </w:pPr>
          <w:del w:id="932" w:author="Admin" w:date="2017-09-19T23:25:00Z">
            <w:r w:rsidRPr="00453E2E" w:rsidDel="00453E2E">
              <w:rPr>
                <w:rStyle w:val="Hyperlink"/>
                <w:noProof/>
              </w:rPr>
              <w:delText>3.11.2</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66</w:delText>
            </w:r>
          </w:del>
        </w:p>
        <w:p w14:paraId="5D4AC566" w14:textId="2A5514B8" w:rsidR="00DD549E" w:rsidDel="00453E2E" w:rsidRDefault="00DD549E">
          <w:pPr>
            <w:pStyle w:val="TOC3"/>
            <w:tabs>
              <w:tab w:val="left" w:pos="1320"/>
              <w:tab w:val="right" w:leader="dot" w:pos="9350"/>
            </w:tabs>
            <w:rPr>
              <w:del w:id="933" w:author="Admin" w:date="2017-09-19T23:25:00Z"/>
              <w:rFonts w:asciiTheme="minorHAnsi" w:eastAsiaTheme="minorEastAsia" w:hAnsiTheme="minorHAnsi" w:cstheme="minorBidi"/>
              <w:noProof/>
              <w:szCs w:val="22"/>
            </w:rPr>
          </w:pPr>
          <w:del w:id="934" w:author="Admin" w:date="2017-09-19T23:25:00Z">
            <w:r w:rsidRPr="00453E2E" w:rsidDel="00453E2E">
              <w:rPr>
                <w:rStyle w:val="Hyperlink"/>
                <w:noProof/>
              </w:rPr>
              <w:delText>3.11.3</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màn hình</w:delText>
            </w:r>
            <w:r w:rsidDel="00453E2E">
              <w:rPr>
                <w:noProof/>
                <w:webHidden/>
              </w:rPr>
              <w:tab/>
              <w:delText>67</w:delText>
            </w:r>
          </w:del>
        </w:p>
        <w:p w14:paraId="1883CEF2" w14:textId="467A3A31" w:rsidR="00DD549E" w:rsidDel="00453E2E" w:rsidRDefault="00DD549E">
          <w:pPr>
            <w:pStyle w:val="TOC3"/>
            <w:tabs>
              <w:tab w:val="left" w:pos="1320"/>
              <w:tab w:val="right" w:leader="dot" w:pos="9350"/>
            </w:tabs>
            <w:rPr>
              <w:del w:id="935" w:author="Admin" w:date="2017-09-19T23:25:00Z"/>
              <w:rFonts w:asciiTheme="minorHAnsi" w:eastAsiaTheme="minorEastAsia" w:hAnsiTheme="minorHAnsi" w:cstheme="minorBidi"/>
              <w:noProof/>
              <w:szCs w:val="22"/>
            </w:rPr>
          </w:pPr>
          <w:del w:id="936" w:author="Admin" w:date="2017-09-19T23:25:00Z">
            <w:r w:rsidRPr="00453E2E" w:rsidDel="00453E2E">
              <w:rPr>
                <w:rStyle w:val="Hyperlink"/>
                <w:noProof/>
              </w:rPr>
              <w:delText>3.11.4</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67</w:delText>
            </w:r>
          </w:del>
        </w:p>
        <w:p w14:paraId="13A6DB2E" w14:textId="5CE7BE7D" w:rsidR="00DD549E" w:rsidDel="00453E2E" w:rsidRDefault="00DD549E">
          <w:pPr>
            <w:pStyle w:val="TOC2"/>
            <w:tabs>
              <w:tab w:val="left" w:pos="880"/>
              <w:tab w:val="right" w:leader="dot" w:pos="9350"/>
            </w:tabs>
            <w:rPr>
              <w:del w:id="937" w:author="Admin" w:date="2017-09-19T23:25:00Z"/>
              <w:rFonts w:asciiTheme="minorHAnsi" w:eastAsiaTheme="minorEastAsia" w:hAnsiTheme="minorHAnsi" w:cstheme="minorBidi"/>
              <w:noProof/>
              <w:szCs w:val="22"/>
            </w:rPr>
          </w:pPr>
          <w:del w:id="938" w:author="Admin" w:date="2017-09-19T23:25:00Z">
            <w:r w:rsidRPr="00453E2E" w:rsidDel="00453E2E">
              <w:rPr>
                <w:rStyle w:val="Hyperlink"/>
                <w:noProof/>
              </w:rPr>
              <w:delText>3.12</w:delText>
            </w:r>
            <w:r w:rsidDel="00453E2E">
              <w:rPr>
                <w:rFonts w:asciiTheme="minorHAnsi" w:eastAsiaTheme="minorEastAsia" w:hAnsiTheme="minorHAnsi" w:cstheme="minorBidi"/>
                <w:noProof/>
                <w:szCs w:val="22"/>
              </w:rPr>
              <w:tab/>
            </w:r>
            <w:r w:rsidRPr="00453E2E" w:rsidDel="00453E2E">
              <w:rPr>
                <w:rStyle w:val="Hyperlink"/>
                <w:noProof/>
              </w:rPr>
              <w:delText>Danh mục hình thức kỷ luật</w:delText>
            </w:r>
            <w:r w:rsidDel="00453E2E">
              <w:rPr>
                <w:noProof/>
                <w:webHidden/>
              </w:rPr>
              <w:tab/>
              <w:delText>68</w:delText>
            </w:r>
          </w:del>
        </w:p>
        <w:p w14:paraId="03332F35" w14:textId="68BAB2E3" w:rsidR="00DD549E" w:rsidDel="00453E2E" w:rsidRDefault="00DD549E">
          <w:pPr>
            <w:pStyle w:val="TOC3"/>
            <w:tabs>
              <w:tab w:val="left" w:pos="1320"/>
              <w:tab w:val="right" w:leader="dot" w:pos="9350"/>
            </w:tabs>
            <w:rPr>
              <w:del w:id="939" w:author="Admin" w:date="2017-09-19T23:25:00Z"/>
              <w:rFonts w:asciiTheme="minorHAnsi" w:eastAsiaTheme="minorEastAsia" w:hAnsiTheme="minorHAnsi" w:cstheme="minorBidi"/>
              <w:noProof/>
              <w:szCs w:val="22"/>
            </w:rPr>
          </w:pPr>
          <w:del w:id="940" w:author="Admin" w:date="2017-09-19T23:25:00Z">
            <w:r w:rsidRPr="00453E2E" w:rsidDel="00453E2E">
              <w:rPr>
                <w:rStyle w:val="Hyperlink"/>
                <w:noProof/>
              </w:rPr>
              <w:delText>3.12.1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68</w:delText>
            </w:r>
          </w:del>
        </w:p>
        <w:p w14:paraId="5DA6C045" w14:textId="6D76EFC7" w:rsidR="00DD549E" w:rsidDel="00453E2E" w:rsidRDefault="00DD549E">
          <w:pPr>
            <w:pStyle w:val="TOC3"/>
            <w:tabs>
              <w:tab w:val="left" w:pos="1320"/>
              <w:tab w:val="right" w:leader="dot" w:pos="9350"/>
            </w:tabs>
            <w:rPr>
              <w:del w:id="941" w:author="Admin" w:date="2017-09-19T23:25:00Z"/>
              <w:rFonts w:asciiTheme="minorHAnsi" w:eastAsiaTheme="minorEastAsia" w:hAnsiTheme="minorHAnsi" w:cstheme="minorBidi"/>
              <w:noProof/>
              <w:szCs w:val="22"/>
            </w:rPr>
          </w:pPr>
          <w:del w:id="942" w:author="Admin" w:date="2017-09-19T23:25:00Z">
            <w:r w:rsidRPr="00453E2E" w:rsidDel="00453E2E">
              <w:rPr>
                <w:rStyle w:val="Hyperlink"/>
                <w:noProof/>
              </w:rPr>
              <w:delText>3.12.2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68</w:delText>
            </w:r>
          </w:del>
        </w:p>
        <w:p w14:paraId="612B03DD" w14:textId="62A5FB19" w:rsidR="00DD549E" w:rsidDel="00453E2E" w:rsidRDefault="00DD549E">
          <w:pPr>
            <w:pStyle w:val="TOC3"/>
            <w:tabs>
              <w:tab w:val="left" w:pos="1320"/>
              <w:tab w:val="right" w:leader="dot" w:pos="9350"/>
            </w:tabs>
            <w:rPr>
              <w:del w:id="943" w:author="Admin" w:date="2017-09-19T23:25:00Z"/>
              <w:rFonts w:asciiTheme="minorHAnsi" w:eastAsiaTheme="minorEastAsia" w:hAnsiTheme="minorHAnsi" w:cstheme="minorBidi"/>
              <w:noProof/>
              <w:szCs w:val="22"/>
            </w:rPr>
          </w:pPr>
          <w:del w:id="944" w:author="Admin" w:date="2017-09-19T23:25:00Z">
            <w:r w:rsidRPr="00453E2E" w:rsidDel="00453E2E">
              <w:rPr>
                <w:rStyle w:val="Hyperlink"/>
                <w:noProof/>
              </w:rPr>
              <w:delText>3.12.3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68</w:delText>
            </w:r>
          </w:del>
        </w:p>
        <w:p w14:paraId="4A401C3C" w14:textId="245D5F31" w:rsidR="00DD549E" w:rsidDel="00453E2E" w:rsidRDefault="00DD549E">
          <w:pPr>
            <w:pStyle w:val="TOC3"/>
            <w:tabs>
              <w:tab w:val="left" w:pos="1320"/>
              <w:tab w:val="right" w:leader="dot" w:pos="9350"/>
            </w:tabs>
            <w:rPr>
              <w:del w:id="945" w:author="Admin" w:date="2017-09-19T23:25:00Z"/>
              <w:rFonts w:asciiTheme="minorHAnsi" w:eastAsiaTheme="minorEastAsia" w:hAnsiTheme="minorHAnsi" w:cstheme="minorBidi"/>
              <w:noProof/>
              <w:szCs w:val="22"/>
            </w:rPr>
          </w:pPr>
          <w:del w:id="946" w:author="Admin" w:date="2017-09-19T23:25:00Z">
            <w:r w:rsidRPr="00453E2E" w:rsidDel="00453E2E">
              <w:rPr>
                <w:rStyle w:val="Hyperlink"/>
                <w:noProof/>
              </w:rPr>
              <w:delText>3.12.4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màn hình</w:delText>
            </w:r>
            <w:r w:rsidDel="00453E2E">
              <w:rPr>
                <w:noProof/>
                <w:webHidden/>
              </w:rPr>
              <w:tab/>
              <w:delText>68</w:delText>
            </w:r>
          </w:del>
        </w:p>
        <w:p w14:paraId="188819AB" w14:textId="6E641666" w:rsidR="00DD549E" w:rsidDel="00453E2E" w:rsidRDefault="00DD549E">
          <w:pPr>
            <w:pStyle w:val="TOC3"/>
            <w:tabs>
              <w:tab w:val="left" w:pos="1320"/>
              <w:tab w:val="right" w:leader="dot" w:pos="9350"/>
            </w:tabs>
            <w:rPr>
              <w:del w:id="947" w:author="Admin" w:date="2017-09-19T23:25:00Z"/>
              <w:rFonts w:asciiTheme="minorHAnsi" w:eastAsiaTheme="minorEastAsia" w:hAnsiTheme="minorHAnsi" w:cstheme="minorBidi"/>
              <w:noProof/>
              <w:szCs w:val="22"/>
            </w:rPr>
          </w:pPr>
          <w:del w:id="948" w:author="Admin" w:date="2017-09-19T23:25:00Z">
            <w:r w:rsidRPr="00453E2E" w:rsidDel="00453E2E">
              <w:rPr>
                <w:rStyle w:val="Hyperlink"/>
                <w:noProof/>
              </w:rPr>
              <w:delText>3.12.5</w:delText>
            </w:r>
            <w:r w:rsidDel="00453E2E">
              <w:rPr>
                <w:rFonts w:asciiTheme="minorHAnsi" w:eastAsiaTheme="minorEastAsia" w:hAnsiTheme="minorHAnsi" w:cstheme="minorBidi"/>
                <w:noProof/>
                <w:szCs w:val="22"/>
              </w:rPr>
              <w:tab/>
            </w:r>
            <w:r w:rsidRPr="00453E2E" w:rsidDel="00453E2E">
              <w:rPr>
                <w:rStyle w:val="Hyperlink"/>
                <w:noProof/>
              </w:rPr>
              <w:delText>Thao tác chức năng</w:delText>
            </w:r>
            <w:r w:rsidDel="00453E2E">
              <w:rPr>
                <w:noProof/>
                <w:webHidden/>
              </w:rPr>
              <w:tab/>
              <w:delText>69</w:delText>
            </w:r>
          </w:del>
        </w:p>
        <w:p w14:paraId="384D6FDE" w14:textId="00FC2D1D" w:rsidR="00DD549E" w:rsidDel="00453E2E" w:rsidRDefault="00DD549E">
          <w:pPr>
            <w:pStyle w:val="TOC2"/>
            <w:tabs>
              <w:tab w:val="left" w:pos="880"/>
              <w:tab w:val="right" w:leader="dot" w:pos="9350"/>
            </w:tabs>
            <w:rPr>
              <w:del w:id="949" w:author="Admin" w:date="2017-09-19T23:25:00Z"/>
              <w:rFonts w:asciiTheme="minorHAnsi" w:eastAsiaTheme="minorEastAsia" w:hAnsiTheme="minorHAnsi" w:cstheme="minorBidi"/>
              <w:noProof/>
              <w:szCs w:val="22"/>
            </w:rPr>
          </w:pPr>
          <w:del w:id="950" w:author="Admin" w:date="2017-09-19T23:25:00Z">
            <w:r w:rsidRPr="00453E2E" w:rsidDel="00453E2E">
              <w:rPr>
                <w:rStyle w:val="Hyperlink"/>
                <w:noProof/>
              </w:rPr>
              <w:delText>3.13</w:delText>
            </w:r>
            <w:r w:rsidDel="00453E2E">
              <w:rPr>
                <w:rFonts w:asciiTheme="minorHAnsi" w:eastAsiaTheme="minorEastAsia" w:hAnsiTheme="minorHAnsi" w:cstheme="minorBidi"/>
                <w:noProof/>
                <w:szCs w:val="22"/>
              </w:rPr>
              <w:tab/>
            </w:r>
            <w:r w:rsidRPr="00453E2E" w:rsidDel="00453E2E">
              <w:rPr>
                <w:rStyle w:val="Hyperlink"/>
                <w:noProof/>
              </w:rPr>
              <w:delText>Thiết lập đối tượng chấm công</w:delText>
            </w:r>
            <w:r w:rsidDel="00453E2E">
              <w:rPr>
                <w:noProof/>
                <w:webHidden/>
              </w:rPr>
              <w:tab/>
              <w:delText>70</w:delText>
            </w:r>
          </w:del>
        </w:p>
        <w:p w14:paraId="0DC95AB6" w14:textId="64DFD683" w:rsidR="00DD549E" w:rsidDel="00453E2E" w:rsidRDefault="00DD549E">
          <w:pPr>
            <w:pStyle w:val="TOC3"/>
            <w:tabs>
              <w:tab w:val="left" w:pos="1320"/>
              <w:tab w:val="right" w:leader="dot" w:pos="9350"/>
            </w:tabs>
            <w:rPr>
              <w:del w:id="951" w:author="Admin" w:date="2017-09-19T23:25:00Z"/>
              <w:rFonts w:asciiTheme="minorHAnsi" w:eastAsiaTheme="minorEastAsia" w:hAnsiTheme="minorHAnsi" w:cstheme="minorBidi"/>
              <w:noProof/>
              <w:szCs w:val="22"/>
            </w:rPr>
          </w:pPr>
          <w:del w:id="952" w:author="Admin" w:date="2017-09-19T23:25:00Z">
            <w:r w:rsidRPr="00453E2E" w:rsidDel="00453E2E">
              <w:rPr>
                <w:rStyle w:val="Hyperlink"/>
                <w:noProof/>
              </w:rPr>
              <w:delText>3.13.1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70</w:delText>
            </w:r>
          </w:del>
        </w:p>
        <w:p w14:paraId="00A9C167" w14:textId="1DF99EA3" w:rsidR="00DD549E" w:rsidDel="00453E2E" w:rsidRDefault="00DD549E">
          <w:pPr>
            <w:pStyle w:val="TOC3"/>
            <w:tabs>
              <w:tab w:val="left" w:pos="1320"/>
              <w:tab w:val="right" w:leader="dot" w:pos="9350"/>
            </w:tabs>
            <w:rPr>
              <w:del w:id="953" w:author="Admin" w:date="2017-09-19T23:25:00Z"/>
              <w:rFonts w:asciiTheme="minorHAnsi" w:eastAsiaTheme="minorEastAsia" w:hAnsiTheme="minorHAnsi" w:cstheme="minorBidi"/>
              <w:noProof/>
              <w:szCs w:val="22"/>
            </w:rPr>
          </w:pPr>
          <w:del w:id="954" w:author="Admin" w:date="2017-09-19T23:25:00Z">
            <w:r w:rsidRPr="00453E2E" w:rsidDel="00453E2E">
              <w:rPr>
                <w:rStyle w:val="Hyperlink"/>
                <w:noProof/>
              </w:rPr>
              <w:delText>3.13.2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70</w:delText>
            </w:r>
          </w:del>
        </w:p>
        <w:p w14:paraId="0B6D3243" w14:textId="084CF257" w:rsidR="00DD549E" w:rsidDel="00453E2E" w:rsidRDefault="00DD549E">
          <w:pPr>
            <w:pStyle w:val="TOC3"/>
            <w:tabs>
              <w:tab w:val="left" w:pos="1320"/>
              <w:tab w:val="right" w:leader="dot" w:pos="9350"/>
            </w:tabs>
            <w:rPr>
              <w:del w:id="955" w:author="Admin" w:date="2017-09-19T23:25:00Z"/>
              <w:rFonts w:asciiTheme="minorHAnsi" w:eastAsiaTheme="minorEastAsia" w:hAnsiTheme="minorHAnsi" w:cstheme="minorBidi"/>
              <w:noProof/>
              <w:szCs w:val="22"/>
            </w:rPr>
          </w:pPr>
          <w:del w:id="956" w:author="Admin" w:date="2017-09-19T23:25:00Z">
            <w:r w:rsidRPr="00453E2E" w:rsidDel="00453E2E">
              <w:rPr>
                <w:rStyle w:val="Hyperlink"/>
                <w:noProof/>
              </w:rPr>
              <w:delText>3.13.3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71</w:delText>
            </w:r>
          </w:del>
        </w:p>
        <w:p w14:paraId="772DDD66" w14:textId="21B14180" w:rsidR="00DD549E" w:rsidDel="00453E2E" w:rsidRDefault="00DD549E">
          <w:pPr>
            <w:pStyle w:val="TOC3"/>
            <w:tabs>
              <w:tab w:val="left" w:pos="1320"/>
              <w:tab w:val="right" w:leader="dot" w:pos="9350"/>
            </w:tabs>
            <w:rPr>
              <w:del w:id="957" w:author="Admin" w:date="2017-09-19T23:25:00Z"/>
              <w:rFonts w:asciiTheme="minorHAnsi" w:eastAsiaTheme="minorEastAsia" w:hAnsiTheme="minorHAnsi" w:cstheme="minorBidi"/>
              <w:noProof/>
              <w:szCs w:val="22"/>
            </w:rPr>
          </w:pPr>
          <w:del w:id="958" w:author="Admin" w:date="2017-09-19T23:25:00Z">
            <w:r w:rsidRPr="00453E2E" w:rsidDel="00453E2E">
              <w:rPr>
                <w:rStyle w:val="Hyperlink"/>
                <w:noProof/>
              </w:rPr>
              <w:delText>3.13.4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w:delText>
            </w:r>
            <w:r w:rsidDel="00453E2E">
              <w:rPr>
                <w:noProof/>
                <w:webHidden/>
              </w:rPr>
              <w:tab/>
              <w:delText>71</w:delText>
            </w:r>
          </w:del>
        </w:p>
        <w:p w14:paraId="35938C14" w14:textId="71F04559" w:rsidR="00DD549E" w:rsidDel="00453E2E" w:rsidRDefault="00DD549E">
          <w:pPr>
            <w:pStyle w:val="TOC3"/>
            <w:tabs>
              <w:tab w:val="left" w:pos="1320"/>
              <w:tab w:val="right" w:leader="dot" w:pos="9350"/>
            </w:tabs>
            <w:rPr>
              <w:del w:id="959" w:author="Admin" w:date="2017-09-19T23:25:00Z"/>
              <w:rFonts w:asciiTheme="minorHAnsi" w:eastAsiaTheme="minorEastAsia" w:hAnsiTheme="minorHAnsi" w:cstheme="minorBidi"/>
              <w:noProof/>
              <w:szCs w:val="22"/>
            </w:rPr>
          </w:pPr>
          <w:del w:id="960" w:author="Admin" w:date="2017-09-19T23:25:00Z">
            <w:r w:rsidRPr="00453E2E" w:rsidDel="00453E2E">
              <w:rPr>
                <w:rStyle w:val="Hyperlink"/>
                <w:noProof/>
              </w:rPr>
              <w:delText>3.13.5</w:delText>
            </w:r>
            <w:r w:rsidDel="00453E2E">
              <w:rPr>
                <w:rFonts w:asciiTheme="minorHAnsi" w:eastAsiaTheme="minorEastAsia" w:hAnsiTheme="minorHAnsi" w:cstheme="minorBidi"/>
                <w:noProof/>
                <w:szCs w:val="22"/>
              </w:rPr>
              <w:tab/>
            </w:r>
            <w:r w:rsidRPr="00453E2E" w:rsidDel="00453E2E">
              <w:rPr>
                <w:rStyle w:val="Hyperlink"/>
                <w:noProof/>
              </w:rPr>
              <w:delText>Các nút chức năng</w:delText>
            </w:r>
            <w:r w:rsidDel="00453E2E">
              <w:rPr>
                <w:noProof/>
                <w:webHidden/>
              </w:rPr>
              <w:tab/>
              <w:delText>72</w:delText>
            </w:r>
          </w:del>
        </w:p>
        <w:p w14:paraId="78719A6D" w14:textId="473E9F7E" w:rsidR="00DD549E" w:rsidDel="00453E2E" w:rsidRDefault="00DD549E">
          <w:pPr>
            <w:pStyle w:val="TOC2"/>
            <w:tabs>
              <w:tab w:val="left" w:pos="880"/>
              <w:tab w:val="right" w:leader="dot" w:pos="9350"/>
            </w:tabs>
            <w:rPr>
              <w:del w:id="961" w:author="Admin" w:date="2017-09-19T23:25:00Z"/>
              <w:rFonts w:asciiTheme="minorHAnsi" w:eastAsiaTheme="minorEastAsia" w:hAnsiTheme="minorHAnsi" w:cstheme="minorBidi"/>
              <w:noProof/>
              <w:szCs w:val="22"/>
            </w:rPr>
          </w:pPr>
          <w:del w:id="962" w:author="Admin" w:date="2017-09-19T23:25:00Z">
            <w:r w:rsidRPr="00453E2E" w:rsidDel="00453E2E">
              <w:rPr>
                <w:rStyle w:val="Hyperlink"/>
                <w:noProof/>
              </w:rPr>
              <w:delText>3.14</w:delText>
            </w:r>
            <w:r w:rsidDel="00453E2E">
              <w:rPr>
                <w:rFonts w:asciiTheme="minorHAnsi" w:eastAsiaTheme="minorEastAsia" w:hAnsiTheme="minorHAnsi" w:cstheme="minorBidi"/>
                <w:noProof/>
                <w:szCs w:val="22"/>
              </w:rPr>
              <w:tab/>
            </w:r>
            <w:r w:rsidRPr="00453E2E" w:rsidDel="00453E2E">
              <w:rPr>
                <w:rStyle w:val="Hyperlink"/>
                <w:noProof/>
              </w:rPr>
              <w:delText>Danh mục ngày nghỉ lễ</w:delText>
            </w:r>
            <w:r w:rsidDel="00453E2E">
              <w:rPr>
                <w:noProof/>
                <w:webHidden/>
              </w:rPr>
              <w:tab/>
              <w:delText>73</w:delText>
            </w:r>
          </w:del>
        </w:p>
        <w:p w14:paraId="393E4C85" w14:textId="0565AD62" w:rsidR="00DD549E" w:rsidDel="00453E2E" w:rsidRDefault="00DD549E">
          <w:pPr>
            <w:pStyle w:val="TOC3"/>
            <w:tabs>
              <w:tab w:val="left" w:pos="1320"/>
              <w:tab w:val="right" w:leader="dot" w:pos="9350"/>
            </w:tabs>
            <w:rPr>
              <w:del w:id="963" w:author="Admin" w:date="2017-09-19T23:25:00Z"/>
              <w:rFonts w:asciiTheme="minorHAnsi" w:eastAsiaTheme="minorEastAsia" w:hAnsiTheme="minorHAnsi" w:cstheme="minorBidi"/>
              <w:noProof/>
              <w:szCs w:val="22"/>
            </w:rPr>
          </w:pPr>
          <w:del w:id="964" w:author="Admin" w:date="2017-09-19T23:25:00Z">
            <w:r w:rsidRPr="00453E2E" w:rsidDel="00453E2E">
              <w:rPr>
                <w:rStyle w:val="Hyperlink"/>
                <w:noProof/>
              </w:rPr>
              <w:delText>3.14.1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73</w:delText>
            </w:r>
          </w:del>
        </w:p>
        <w:p w14:paraId="260A6D26" w14:textId="726EBBA3" w:rsidR="00DD549E" w:rsidDel="00453E2E" w:rsidRDefault="00DD549E">
          <w:pPr>
            <w:pStyle w:val="TOC3"/>
            <w:tabs>
              <w:tab w:val="left" w:pos="1320"/>
              <w:tab w:val="right" w:leader="dot" w:pos="9350"/>
            </w:tabs>
            <w:rPr>
              <w:del w:id="965" w:author="Admin" w:date="2017-09-19T23:25:00Z"/>
              <w:rFonts w:asciiTheme="minorHAnsi" w:eastAsiaTheme="minorEastAsia" w:hAnsiTheme="minorHAnsi" w:cstheme="minorBidi"/>
              <w:noProof/>
              <w:szCs w:val="22"/>
            </w:rPr>
          </w:pPr>
          <w:del w:id="966" w:author="Admin" w:date="2017-09-19T23:25:00Z">
            <w:r w:rsidRPr="00453E2E" w:rsidDel="00453E2E">
              <w:rPr>
                <w:rStyle w:val="Hyperlink"/>
                <w:noProof/>
              </w:rPr>
              <w:delText>3.14.2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73</w:delText>
            </w:r>
          </w:del>
        </w:p>
        <w:p w14:paraId="790A14AE" w14:textId="3BCB8EA6" w:rsidR="00DD549E" w:rsidDel="00453E2E" w:rsidRDefault="00DD549E">
          <w:pPr>
            <w:pStyle w:val="TOC3"/>
            <w:tabs>
              <w:tab w:val="left" w:pos="1320"/>
              <w:tab w:val="right" w:leader="dot" w:pos="9350"/>
            </w:tabs>
            <w:rPr>
              <w:del w:id="967" w:author="Admin" w:date="2017-09-19T23:25:00Z"/>
              <w:rFonts w:asciiTheme="minorHAnsi" w:eastAsiaTheme="minorEastAsia" w:hAnsiTheme="minorHAnsi" w:cstheme="minorBidi"/>
              <w:noProof/>
              <w:szCs w:val="22"/>
            </w:rPr>
          </w:pPr>
          <w:del w:id="968" w:author="Admin" w:date="2017-09-19T23:25:00Z">
            <w:r w:rsidRPr="00453E2E" w:rsidDel="00453E2E">
              <w:rPr>
                <w:rStyle w:val="Hyperlink"/>
                <w:noProof/>
              </w:rPr>
              <w:delText>3.14.3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74</w:delText>
            </w:r>
          </w:del>
        </w:p>
        <w:p w14:paraId="12C85B2A" w14:textId="5AA3D050" w:rsidR="00DD549E" w:rsidDel="00453E2E" w:rsidRDefault="00DD549E">
          <w:pPr>
            <w:pStyle w:val="TOC3"/>
            <w:tabs>
              <w:tab w:val="left" w:pos="1320"/>
              <w:tab w:val="right" w:leader="dot" w:pos="9350"/>
            </w:tabs>
            <w:rPr>
              <w:del w:id="969" w:author="Admin" w:date="2017-09-19T23:25:00Z"/>
              <w:rFonts w:asciiTheme="minorHAnsi" w:eastAsiaTheme="minorEastAsia" w:hAnsiTheme="minorHAnsi" w:cstheme="minorBidi"/>
              <w:noProof/>
              <w:szCs w:val="22"/>
            </w:rPr>
          </w:pPr>
          <w:del w:id="970" w:author="Admin" w:date="2017-09-19T23:25:00Z">
            <w:r w:rsidRPr="00453E2E" w:rsidDel="00453E2E">
              <w:rPr>
                <w:rStyle w:val="Hyperlink"/>
                <w:noProof/>
              </w:rPr>
              <w:delText>3.14.4</w:delText>
            </w:r>
            <w:r w:rsidDel="00453E2E">
              <w:rPr>
                <w:rFonts w:asciiTheme="minorHAnsi" w:eastAsiaTheme="minorEastAsia" w:hAnsiTheme="minorHAnsi" w:cstheme="minorBidi"/>
                <w:noProof/>
                <w:szCs w:val="22"/>
              </w:rPr>
              <w:tab/>
            </w:r>
            <w:r w:rsidRPr="00453E2E" w:rsidDel="00453E2E">
              <w:rPr>
                <w:rStyle w:val="Hyperlink"/>
                <w:noProof/>
              </w:rPr>
              <w:delText>Mô tả nội dung các trường thông tin</w:delText>
            </w:r>
            <w:r w:rsidDel="00453E2E">
              <w:rPr>
                <w:noProof/>
                <w:webHidden/>
              </w:rPr>
              <w:tab/>
              <w:delText>74</w:delText>
            </w:r>
          </w:del>
        </w:p>
        <w:p w14:paraId="2B5E08CA" w14:textId="2B23FF00" w:rsidR="00DD549E" w:rsidDel="00453E2E" w:rsidRDefault="00DD549E">
          <w:pPr>
            <w:pStyle w:val="TOC3"/>
            <w:tabs>
              <w:tab w:val="left" w:pos="1320"/>
              <w:tab w:val="right" w:leader="dot" w:pos="9350"/>
            </w:tabs>
            <w:rPr>
              <w:del w:id="971" w:author="Admin" w:date="2017-09-19T23:25:00Z"/>
              <w:rFonts w:asciiTheme="minorHAnsi" w:eastAsiaTheme="minorEastAsia" w:hAnsiTheme="minorHAnsi" w:cstheme="minorBidi"/>
              <w:noProof/>
              <w:szCs w:val="22"/>
            </w:rPr>
          </w:pPr>
          <w:del w:id="972" w:author="Admin" w:date="2017-09-19T23:25:00Z">
            <w:r w:rsidRPr="00453E2E" w:rsidDel="00453E2E">
              <w:rPr>
                <w:rStyle w:val="Hyperlink"/>
                <w:noProof/>
              </w:rPr>
              <w:delText>3.14.5</w:delText>
            </w:r>
            <w:r w:rsidDel="00453E2E">
              <w:rPr>
                <w:rFonts w:asciiTheme="minorHAnsi" w:eastAsiaTheme="minorEastAsia" w:hAnsiTheme="minorHAnsi" w:cstheme="minorBidi"/>
                <w:noProof/>
                <w:szCs w:val="22"/>
              </w:rPr>
              <w:tab/>
            </w:r>
            <w:r w:rsidRPr="00453E2E" w:rsidDel="00453E2E">
              <w:rPr>
                <w:rStyle w:val="Hyperlink"/>
                <w:noProof/>
              </w:rPr>
              <w:delText>Các nút chức năng</w:delText>
            </w:r>
            <w:r w:rsidDel="00453E2E">
              <w:rPr>
                <w:noProof/>
                <w:webHidden/>
              </w:rPr>
              <w:tab/>
              <w:delText>75</w:delText>
            </w:r>
          </w:del>
        </w:p>
        <w:p w14:paraId="5183FF81" w14:textId="63752C52" w:rsidR="00DD549E" w:rsidDel="00453E2E" w:rsidRDefault="00DD549E">
          <w:pPr>
            <w:pStyle w:val="TOC2"/>
            <w:tabs>
              <w:tab w:val="left" w:pos="880"/>
              <w:tab w:val="right" w:leader="dot" w:pos="9350"/>
            </w:tabs>
            <w:rPr>
              <w:del w:id="973" w:author="Admin" w:date="2017-09-19T23:25:00Z"/>
              <w:rFonts w:asciiTheme="minorHAnsi" w:eastAsiaTheme="minorEastAsia" w:hAnsiTheme="minorHAnsi" w:cstheme="minorBidi"/>
              <w:noProof/>
              <w:szCs w:val="22"/>
            </w:rPr>
          </w:pPr>
          <w:del w:id="974" w:author="Admin" w:date="2017-09-19T23:25:00Z">
            <w:r w:rsidRPr="00453E2E" w:rsidDel="00453E2E">
              <w:rPr>
                <w:rStyle w:val="Hyperlink"/>
                <w:noProof/>
              </w:rPr>
              <w:delText>3.15</w:delText>
            </w:r>
            <w:r w:rsidDel="00453E2E">
              <w:rPr>
                <w:rFonts w:asciiTheme="minorHAnsi" w:eastAsiaTheme="minorEastAsia" w:hAnsiTheme="minorHAnsi" w:cstheme="minorBidi"/>
                <w:noProof/>
                <w:szCs w:val="22"/>
              </w:rPr>
              <w:tab/>
            </w:r>
            <w:r w:rsidRPr="00453E2E" w:rsidDel="00453E2E">
              <w:rPr>
                <w:rStyle w:val="Hyperlink"/>
                <w:noProof/>
              </w:rPr>
              <w:delText>Danh mục tham số hệ thống lương</w:delText>
            </w:r>
            <w:r w:rsidDel="00453E2E">
              <w:rPr>
                <w:noProof/>
                <w:webHidden/>
              </w:rPr>
              <w:tab/>
              <w:delText>76</w:delText>
            </w:r>
          </w:del>
        </w:p>
        <w:p w14:paraId="4FEDD4B3" w14:textId="5B656530" w:rsidR="00DD549E" w:rsidDel="00453E2E" w:rsidRDefault="00DD549E">
          <w:pPr>
            <w:pStyle w:val="TOC3"/>
            <w:tabs>
              <w:tab w:val="left" w:pos="1320"/>
              <w:tab w:val="right" w:leader="dot" w:pos="9350"/>
            </w:tabs>
            <w:rPr>
              <w:del w:id="975" w:author="Admin" w:date="2017-09-19T23:25:00Z"/>
              <w:rFonts w:asciiTheme="minorHAnsi" w:eastAsiaTheme="minorEastAsia" w:hAnsiTheme="minorHAnsi" w:cstheme="minorBidi"/>
              <w:noProof/>
              <w:szCs w:val="22"/>
            </w:rPr>
          </w:pPr>
          <w:del w:id="976" w:author="Admin" w:date="2017-09-19T23:25:00Z">
            <w:r w:rsidRPr="00453E2E" w:rsidDel="00453E2E">
              <w:rPr>
                <w:rStyle w:val="Hyperlink"/>
                <w:noProof/>
              </w:rPr>
              <w:delText>3.15.1</w:delText>
            </w:r>
            <w:r w:rsidDel="00453E2E">
              <w:rPr>
                <w:rFonts w:asciiTheme="minorHAnsi" w:eastAsiaTheme="minorEastAsia" w:hAnsiTheme="minorHAnsi" w:cstheme="minorBidi"/>
                <w:noProof/>
                <w:szCs w:val="22"/>
              </w:rPr>
              <w:tab/>
            </w:r>
            <w:r w:rsidRPr="00453E2E" w:rsidDel="00453E2E">
              <w:rPr>
                <w:rStyle w:val="Hyperlink"/>
                <w:noProof/>
              </w:rPr>
              <w:delText>Mục đích, ý nghĩa</w:delText>
            </w:r>
            <w:r w:rsidDel="00453E2E">
              <w:rPr>
                <w:noProof/>
                <w:webHidden/>
              </w:rPr>
              <w:tab/>
              <w:delText>76</w:delText>
            </w:r>
          </w:del>
        </w:p>
        <w:p w14:paraId="7205B2E3" w14:textId="6B6CFE36" w:rsidR="00DD549E" w:rsidDel="00453E2E" w:rsidRDefault="00DD549E">
          <w:pPr>
            <w:pStyle w:val="TOC3"/>
            <w:tabs>
              <w:tab w:val="left" w:pos="1320"/>
              <w:tab w:val="right" w:leader="dot" w:pos="9350"/>
            </w:tabs>
            <w:rPr>
              <w:del w:id="977" w:author="Admin" w:date="2017-09-19T23:25:00Z"/>
              <w:rFonts w:asciiTheme="minorHAnsi" w:eastAsiaTheme="minorEastAsia" w:hAnsiTheme="minorHAnsi" w:cstheme="minorBidi"/>
              <w:noProof/>
              <w:szCs w:val="22"/>
            </w:rPr>
          </w:pPr>
          <w:del w:id="978" w:author="Admin" w:date="2017-09-19T23:25:00Z">
            <w:r w:rsidRPr="00453E2E" w:rsidDel="00453E2E">
              <w:rPr>
                <w:rStyle w:val="Hyperlink"/>
                <w:noProof/>
              </w:rPr>
              <w:delText>3.15.2</w:delText>
            </w:r>
            <w:r w:rsidDel="00453E2E">
              <w:rPr>
                <w:rFonts w:asciiTheme="minorHAnsi" w:eastAsiaTheme="minorEastAsia" w:hAnsiTheme="minorHAnsi" w:cstheme="minorBidi"/>
                <w:noProof/>
                <w:szCs w:val="22"/>
              </w:rPr>
              <w:tab/>
            </w:r>
            <w:r w:rsidRPr="00453E2E" w:rsidDel="00453E2E">
              <w:rPr>
                <w:rStyle w:val="Hyperlink"/>
                <w:noProof/>
              </w:rPr>
              <w:delText>Đặc tả các tình huống nghiệp vụ</w:delText>
            </w:r>
            <w:r w:rsidDel="00453E2E">
              <w:rPr>
                <w:noProof/>
                <w:webHidden/>
              </w:rPr>
              <w:tab/>
              <w:delText>76</w:delText>
            </w:r>
          </w:del>
        </w:p>
        <w:p w14:paraId="5FACA2D4" w14:textId="4CF58140" w:rsidR="00DD549E" w:rsidDel="00453E2E" w:rsidRDefault="00DD549E">
          <w:pPr>
            <w:pStyle w:val="TOC3"/>
            <w:tabs>
              <w:tab w:val="left" w:pos="1320"/>
              <w:tab w:val="right" w:leader="dot" w:pos="9350"/>
            </w:tabs>
            <w:rPr>
              <w:del w:id="979" w:author="Admin" w:date="2017-09-19T23:25:00Z"/>
              <w:rFonts w:asciiTheme="minorHAnsi" w:eastAsiaTheme="minorEastAsia" w:hAnsiTheme="minorHAnsi" w:cstheme="minorBidi"/>
              <w:noProof/>
              <w:szCs w:val="22"/>
            </w:rPr>
          </w:pPr>
          <w:del w:id="980" w:author="Admin" w:date="2017-09-19T23:25:00Z">
            <w:r w:rsidRPr="00453E2E" w:rsidDel="00453E2E">
              <w:rPr>
                <w:rStyle w:val="Hyperlink"/>
                <w:noProof/>
              </w:rPr>
              <w:delText>3.15.3</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của chức năng</w:delText>
            </w:r>
            <w:r w:rsidDel="00453E2E">
              <w:rPr>
                <w:noProof/>
                <w:webHidden/>
              </w:rPr>
              <w:tab/>
              <w:delText>76</w:delText>
            </w:r>
          </w:del>
        </w:p>
        <w:p w14:paraId="7CEF7C4C" w14:textId="737B3966" w:rsidR="00DD549E" w:rsidDel="00453E2E" w:rsidRDefault="00DD549E">
          <w:pPr>
            <w:pStyle w:val="TOC3"/>
            <w:tabs>
              <w:tab w:val="left" w:pos="1320"/>
              <w:tab w:val="right" w:leader="dot" w:pos="9350"/>
            </w:tabs>
            <w:rPr>
              <w:del w:id="981" w:author="Admin" w:date="2017-09-19T23:25:00Z"/>
              <w:rFonts w:asciiTheme="minorHAnsi" w:eastAsiaTheme="minorEastAsia" w:hAnsiTheme="minorHAnsi" w:cstheme="minorBidi"/>
              <w:noProof/>
              <w:szCs w:val="22"/>
            </w:rPr>
          </w:pPr>
          <w:del w:id="982" w:author="Admin" w:date="2017-09-19T23:25:00Z">
            <w:r w:rsidRPr="00453E2E" w:rsidDel="00453E2E">
              <w:rPr>
                <w:rStyle w:val="Hyperlink"/>
                <w:noProof/>
              </w:rPr>
              <w:delText>3.15.4</w:delText>
            </w:r>
            <w:r w:rsidDel="00453E2E">
              <w:rPr>
                <w:rFonts w:asciiTheme="minorHAnsi" w:eastAsiaTheme="minorEastAsia" w:hAnsiTheme="minorHAnsi" w:cstheme="minorBidi"/>
                <w:noProof/>
                <w:szCs w:val="22"/>
              </w:rPr>
              <w:tab/>
            </w:r>
            <w:r w:rsidRPr="00453E2E" w:rsidDel="00453E2E">
              <w:rPr>
                <w:rStyle w:val="Hyperlink"/>
                <w:noProof/>
              </w:rPr>
              <w:delText>Các nút chức năng</w:delText>
            </w:r>
            <w:r w:rsidDel="00453E2E">
              <w:rPr>
                <w:noProof/>
                <w:webHidden/>
              </w:rPr>
              <w:tab/>
              <w:delText>77</w:delText>
            </w:r>
          </w:del>
        </w:p>
        <w:p w14:paraId="0A807549" w14:textId="3A15621C" w:rsidR="00DD549E" w:rsidDel="00453E2E" w:rsidRDefault="00DD549E">
          <w:pPr>
            <w:pStyle w:val="TOC2"/>
            <w:tabs>
              <w:tab w:val="left" w:pos="880"/>
              <w:tab w:val="right" w:leader="dot" w:pos="9350"/>
            </w:tabs>
            <w:rPr>
              <w:del w:id="983" w:author="Admin" w:date="2017-09-19T23:25:00Z"/>
              <w:rFonts w:asciiTheme="minorHAnsi" w:eastAsiaTheme="minorEastAsia" w:hAnsiTheme="minorHAnsi" w:cstheme="minorBidi"/>
              <w:noProof/>
              <w:szCs w:val="22"/>
            </w:rPr>
          </w:pPr>
          <w:del w:id="984" w:author="Admin" w:date="2017-09-19T23:25:00Z">
            <w:r w:rsidRPr="00453E2E" w:rsidDel="00453E2E">
              <w:rPr>
                <w:rStyle w:val="Hyperlink"/>
                <w:noProof/>
              </w:rPr>
              <w:delText>3.16</w:delText>
            </w:r>
            <w:r w:rsidDel="00453E2E">
              <w:rPr>
                <w:rFonts w:asciiTheme="minorHAnsi" w:eastAsiaTheme="minorEastAsia" w:hAnsiTheme="minorHAnsi" w:cstheme="minorBidi"/>
                <w:noProof/>
                <w:szCs w:val="22"/>
              </w:rPr>
              <w:tab/>
            </w:r>
            <w:r w:rsidRPr="00453E2E" w:rsidDel="00453E2E">
              <w:rPr>
                <w:rStyle w:val="Hyperlink"/>
                <w:noProof/>
              </w:rPr>
              <w:delText>Thiết lập quỹ lương</w:delText>
            </w:r>
            <w:r w:rsidDel="00453E2E">
              <w:rPr>
                <w:noProof/>
                <w:webHidden/>
              </w:rPr>
              <w:tab/>
              <w:delText>77</w:delText>
            </w:r>
          </w:del>
        </w:p>
        <w:p w14:paraId="7D2026CA" w14:textId="2B2CBDAA" w:rsidR="00DD549E" w:rsidDel="00453E2E" w:rsidRDefault="00DD549E">
          <w:pPr>
            <w:pStyle w:val="TOC3"/>
            <w:tabs>
              <w:tab w:val="left" w:pos="1320"/>
              <w:tab w:val="right" w:leader="dot" w:pos="9350"/>
            </w:tabs>
            <w:rPr>
              <w:del w:id="985" w:author="Admin" w:date="2017-09-19T23:25:00Z"/>
              <w:rFonts w:asciiTheme="minorHAnsi" w:eastAsiaTheme="minorEastAsia" w:hAnsiTheme="minorHAnsi" w:cstheme="minorBidi"/>
              <w:noProof/>
              <w:szCs w:val="22"/>
            </w:rPr>
          </w:pPr>
          <w:del w:id="986" w:author="Admin" w:date="2017-09-19T23:25:00Z">
            <w:r w:rsidRPr="00453E2E" w:rsidDel="00453E2E">
              <w:rPr>
                <w:rStyle w:val="Hyperlink"/>
                <w:noProof/>
              </w:rPr>
              <w:delText>3.16.1</w:delText>
            </w:r>
            <w:r w:rsidDel="00453E2E">
              <w:rPr>
                <w:rFonts w:asciiTheme="minorHAnsi" w:eastAsiaTheme="minorEastAsia" w:hAnsiTheme="minorHAnsi" w:cstheme="minorBidi"/>
                <w:noProof/>
                <w:szCs w:val="22"/>
              </w:rPr>
              <w:tab/>
            </w:r>
            <w:r w:rsidRPr="00453E2E" w:rsidDel="00453E2E">
              <w:rPr>
                <w:rStyle w:val="Hyperlink"/>
                <w:noProof/>
              </w:rPr>
              <w:delText>Mục đích của tính năng</w:delText>
            </w:r>
            <w:r w:rsidDel="00453E2E">
              <w:rPr>
                <w:noProof/>
                <w:webHidden/>
              </w:rPr>
              <w:tab/>
              <w:delText>77</w:delText>
            </w:r>
          </w:del>
        </w:p>
        <w:p w14:paraId="557D1934" w14:textId="27D7A3D7" w:rsidR="00DD549E" w:rsidDel="00453E2E" w:rsidRDefault="00DD549E">
          <w:pPr>
            <w:pStyle w:val="TOC3"/>
            <w:tabs>
              <w:tab w:val="left" w:pos="1320"/>
              <w:tab w:val="right" w:leader="dot" w:pos="9350"/>
            </w:tabs>
            <w:rPr>
              <w:del w:id="987" w:author="Admin" w:date="2017-09-19T23:25:00Z"/>
              <w:rFonts w:asciiTheme="minorHAnsi" w:eastAsiaTheme="minorEastAsia" w:hAnsiTheme="minorHAnsi" w:cstheme="minorBidi"/>
              <w:noProof/>
              <w:szCs w:val="22"/>
            </w:rPr>
          </w:pPr>
          <w:del w:id="988" w:author="Admin" w:date="2017-09-19T23:25:00Z">
            <w:r w:rsidRPr="00453E2E" w:rsidDel="00453E2E">
              <w:rPr>
                <w:rStyle w:val="Hyperlink"/>
                <w:noProof/>
              </w:rPr>
              <w:delText>3.16.2</w:delText>
            </w:r>
            <w:r w:rsidDel="00453E2E">
              <w:rPr>
                <w:rFonts w:asciiTheme="minorHAnsi" w:eastAsiaTheme="minorEastAsia" w:hAnsiTheme="minorHAnsi" w:cstheme="minorBidi"/>
                <w:noProof/>
                <w:szCs w:val="22"/>
              </w:rPr>
              <w:tab/>
            </w:r>
            <w:r w:rsidRPr="00453E2E" w:rsidDel="00453E2E">
              <w:rPr>
                <w:rStyle w:val="Hyperlink"/>
                <w:noProof/>
              </w:rPr>
              <w:delText>Đặc tả tình huống nghiệp vụ</w:delText>
            </w:r>
            <w:r w:rsidDel="00453E2E">
              <w:rPr>
                <w:noProof/>
                <w:webHidden/>
              </w:rPr>
              <w:tab/>
              <w:delText>77</w:delText>
            </w:r>
          </w:del>
        </w:p>
        <w:p w14:paraId="3B3CC99D" w14:textId="6E77C6CF" w:rsidR="00DD549E" w:rsidDel="00453E2E" w:rsidRDefault="00DD549E">
          <w:pPr>
            <w:pStyle w:val="TOC3"/>
            <w:tabs>
              <w:tab w:val="left" w:pos="1320"/>
              <w:tab w:val="right" w:leader="dot" w:pos="9350"/>
            </w:tabs>
            <w:rPr>
              <w:del w:id="989" w:author="Admin" w:date="2017-09-19T23:25:00Z"/>
              <w:rFonts w:asciiTheme="minorHAnsi" w:eastAsiaTheme="minorEastAsia" w:hAnsiTheme="minorHAnsi" w:cstheme="minorBidi"/>
              <w:noProof/>
              <w:szCs w:val="22"/>
            </w:rPr>
          </w:pPr>
          <w:del w:id="990" w:author="Admin" w:date="2017-09-19T23:25:00Z">
            <w:r w:rsidRPr="00453E2E" w:rsidDel="00453E2E">
              <w:rPr>
                <w:rStyle w:val="Hyperlink"/>
                <w:noProof/>
              </w:rPr>
              <w:delText>3.16.3</w:delText>
            </w:r>
            <w:r w:rsidDel="00453E2E">
              <w:rPr>
                <w:rFonts w:asciiTheme="minorHAnsi" w:eastAsiaTheme="minorEastAsia" w:hAnsiTheme="minorHAnsi" w:cstheme="minorBidi"/>
                <w:noProof/>
                <w:szCs w:val="22"/>
              </w:rPr>
              <w:tab/>
            </w:r>
            <w:r w:rsidRPr="00453E2E" w:rsidDel="00453E2E">
              <w:rPr>
                <w:rStyle w:val="Hyperlink"/>
                <w:noProof/>
              </w:rPr>
              <w:delText>Màn hình giao diện</w:delText>
            </w:r>
            <w:r w:rsidDel="00453E2E">
              <w:rPr>
                <w:noProof/>
                <w:webHidden/>
              </w:rPr>
              <w:tab/>
              <w:delText>78</w:delText>
            </w:r>
          </w:del>
        </w:p>
        <w:p w14:paraId="260F7131" w14:textId="5EACA9C2" w:rsidR="00DD549E" w:rsidDel="00453E2E" w:rsidRDefault="00DD549E">
          <w:pPr>
            <w:pStyle w:val="TOC3"/>
            <w:tabs>
              <w:tab w:val="left" w:pos="1320"/>
              <w:tab w:val="right" w:leader="dot" w:pos="9350"/>
            </w:tabs>
            <w:rPr>
              <w:del w:id="991" w:author="Admin" w:date="2017-09-19T23:25:00Z"/>
              <w:rFonts w:asciiTheme="minorHAnsi" w:eastAsiaTheme="minorEastAsia" w:hAnsiTheme="minorHAnsi" w:cstheme="minorBidi"/>
              <w:noProof/>
              <w:szCs w:val="22"/>
            </w:rPr>
          </w:pPr>
          <w:del w:id="992" w:author="Admin" w:date="2017-09-19T23:25:00Z">
            <w:r w:rsidRPr="00453E2E" w:rsidDel="00453E2E">
              <w:rPr>
                <w:rStyle w:val="Hyperlink"/>
                <w:noProof/>
              </w:rPr>
              <w:delText>3.16.4</w:delText>
            </w:r>
            <w:r w:rsidDel="00453E2E">
              <w:rPr>
                <w:rFonts w:asciiTheme="minorHAnsi" w:eastAsiaTheme="minorEastAsia" w:hAnsiTheme="minorHAnsi" w:cstheme="minorBidi"/>
                <w:noProof/>
                <w:szCs w:val="22"/>
              </w:rPr>
              <w:tab/>
            </w:r>
            <w:r w:rsidRPr="00453E2E" w:rsidDel="00453E2E">
              <w:rPr>
                <w:rStyle w:val="Hyperlink"/>
                <w:noProof/>
              </w:rPr>
              <w:delText>Mô tả các trường thông tin trên giao diện</w:delText>
            </w:r>
            <w:r w:rsidDel="00453E2E">
              <w:rPr>
                <w:noProof/>
                <w:webHidden/>
              </w:rPr>
              <w:tab/>
              <w:delText>79</w:delText>
            </w:r>
          </w:del>
        </w:p>
        <w:p w14:paraId="39762085" w14:textId="2AFF0DDB" w:rsidR="00DD549E" w:rsidDel="00453E2E" w:rsidRDefault="00DD549E">
          <w:pPr>
            <w:pStyle w:val="TOC3"/>
            <w:tabs>
              <w:tab w:val="left" w:pos="1320"/>
              <w:tab w:val="right" w:leader="dot" w:pos="9350"/>
            </w:tabs>
            <w:rPr>
              <w:del w:id="993" w:author="Admin" w:date="2017-09-19T23:25:00Z"/>
              <w:rFonts w:asciiTheme="minorHAnsi" w:eastAsiaTheme="minorEastAsia" w:hAnsiTheme="minorHAnsi" w:cstheme="minorBidi"/>
              <w:noProof/>
              <w:szCs w:val="22"/>
            </w:rPr>
          </w:pPr>
          <w:del w:id="994" w:author="Admin" w:date="2017-09-19T23:25:00Z">
            <w:r w:rsidRPr="00453E2E" w:rsidDel="00453E2E">
              <w:rPr>
                <w:rStyle w:val="Hyperlink"/>
                <w:noProof/>
              </w:rPr>
              <w:delText>3.16.5</w:delText>
            </w:r>
            <w:r w:rsidDel="00453E2E">
              <w:rPr>
                <w:rFonts w:asciiTheme="minorHAnsi" w:eastAsiaTheme="minorEastAsia" w:hAnsiTheme="minorHAnsi" w:cstheme="minorBidi"/>
                <w:noProof/>
                <w:szCs w:val="22"/>
              </w:rPr>
              <w:tab/>
            </w:r>
            <w:r w:rsidRPr="00453E2E" w:rsidDel="00453E2E">
              <w:rPr>
                <w:rStyle w:val="Hyperlink"/>
                <w:noProof/>
              </w:rPr>
              <w:delText>Các bước xử lý</w:delText>
            </w:r>
            <w:r w:rsidDel="00453E2E">
              <w:rPr>
                <w:noProof/>
                <w:webHidden/>
              </w:rPr>
              <w:tab/>
              <w:delText>81</w:delText>
            </w:r>
          </w:del>
        </w:p>
        <w:p w14:paraId="0B334080" w14:textId="1E0982C9" w:rsidR="00327D8B" w:rsidDel="00DD549E" w:rsidRDefault="00327D8B">
          <w:pPr>
            <w:pStyle w:val="TOC1"/>
            <w:tabs>
              <w:tab w:val="left" w:pos="440"/>
              <w:tab w:val="right" w:leader="dot" w:pos="9350"/>
            </w:tabs>
            <w:rPr>
              <w:del w:id="995" w:author="Admin" w:date="2017-09-18T15:12:00Z"/>
              <w:rFonts w:asciiTheme="minorHAnsi" w:eastAsiaTheme="minorEastAsia" w:hAnsiTheme="minorHAnsi" w:cstheme="minorBidi"/>
              <w:noProof/>
              <w:szCs w:val="22"/>
            </w:rPr>
          </w:pPr>
          <w:del w:id="996" w:author="Admin" w:date="2017-09-18T15:12:00Z">
            <w:r w:rsidRPr="00DD549E" w:rsidDel="00DD549E">
              <w:rPr>
                <w:noProof/>
                <w:rPrChange w:id="997" w:author="Admin" w:date="2017-09-18T15:12:00Z">
                  <w:rPr>
                    <w:rStyle w:val="Hyperlink"/>
                    <w:noProof/>
                  </w:rPr>
                </w:rPrChange>
              </w:rPr>
              <w:delText>1</w:delText>
            </w:r>
            <w:r w:rsidDel="00DD549E">
              <w:rPr>
                <w:rFonts w:asciiTheme="minorHAnsi" w:eastAsiaTheme="minorEastAsia" w:hAnsiTheme="minorHAnsi" w:cstheme="minorBidi"/>
                <w:noProof/>
                <w:szCs w:val="22"/>
              </w:rPr>
              <w:tab/>
            </w:r>
            <w:r w:rsidRPr="00DD549E" w:rsidDel="00DD549E">
              <w:rPr>
                <w:noProof/>
                <w:rPrChange w:id="998" w:author="Admin" w:date="2017-09-18T15:12:00Z">
                  <w:rPr>
                    <w:rStyle w:val="Hyperlink"/>
                    <w:noProof/>
                  </w:rPr>
                </w:rPrChange>
              </w:rPr>
              <w:delText>GIỚI THIỆU CHUNG</w:delText>
            </w:r>
            <w:r w:rsidDel="00DD549E">
              <w:rPr>
                <w:noProof/>
                <w:webHidden/>
              </w:rPr>
              <w:tab/>
              <w:delText>4</w:delText>
            </w:r>
          </w:del>
        </w:p>
        <w:p w14:paraId="483E298B" w14:textId="49A17A66" w:rsidR="00327D8B" w:rsidDel="00DD549E" w:rsidRDefault="00327D8B">
          <w:pPr>
            <w:pStyle w:val="TOC2"/>
            <w:tabs>
              <w:tab w:val="left" w:pos="880"/>
              <w:tab w:val="right" w:leader="dot" w:pos="9350"/>
            </w:tabs>
            <w:rPr>
              <w:del w:id="999" w:author="Admin" w:date="2017-09-18T15:12:00Z"/>
              <w:rFonts w:asciiTheme="minorHAnsi" w:eastAsiaTheme="minorEastAsia" w:hAnsiTheme="minorHAnsi" w:cstheme="minorBidi"/>
              <w:noProof/>
              <w:szCs w:val="22"/>
            </w:rPr>
          </w:pPr>
          <w:del w:id="1000" w:author="Admin" w:date="2017-09-18T15:12:00Z">
            <w:r w:rsidRPr="00DD549E" w:rsidDel="00DD549E">
              <w:rPr>
                <w:noProof/>
                <w:rPrChange w:id="1001" w:author="Admin" w:date="2017-09-18T15:12:00Z">
                  <w:rPr>
                    <w:rStyle w:val="Hyperlink"/>
                    <w:noProof/>
                  </w:rPr>
                </w:rPrChange>
              </w:rPr>
              <w:delText>1.1</w:delText>
            </w:r>
            <w:r w:rsidDel="00DD549E">
              <w:rPr>
                <w:rFonts w:asciiTheme="minorHAnsi" w:eastAsiaTheme="minorEastAsia" w:hAnsiTheme="minorHAnsi" w:cstheme="minorBidi"/>
                <w:noProof/>
                <w:szCs w:val="22"/>
              </w:rPr>
              <w:tab/>
            </w:r>
            <w:r w:rsidRPr="00DD549E" w:rsidDel="00DD549E">
              <w:rPr>
                <w:noProof/>
                <w:rPrChange w:id="1002" w:author="Admin" w:date="2017-09-18T15:12:00Z">
                  <w:rPr>
                    <w:rStyle w:val="Hyperlink"/>
                    <w:noProof/>
                  </w:rPr>
                </w:rPrChange>
              </w:rPr>
              <w:delText>Mục đích của tài liệu</w:delText>
            </w:r>
            <w:r w:rsidDel="00DD549E">
              <w:rPr>
                <w:noProof/>
                <w:webHidden/>
              </w:rPr>
              <w:tab/>
              <w:delText>4</w:delText>
            </w:r>
          </w:del>
        </w:p>
        <w:p w14:paraId="13CC986F" w14:textId="69C86CDB" w:rsidR="00327D8B" w:rsidDel="00DD549E" w:rsidRDefault="00327D8B">
          <w:pPr>
            <w:pStyle w:val="TOC2"/>
            <w:tabs>
              <w:tab w:val="left" w:pos="880"/>
              <w:tab w:val="right" w:leader="dot" w:pos="9350"/>
            </w:tabs>
            <w:rPr>
              <w:del w:id="1003" w:author="Admin" w:date="2017-09-18T15:12:00Z"/>
              <w:rFonts w:asciiTheme="minorHAnsi" w:eastAsiaTheme="minorEastAsia" w:hAnsiTheme="minorHAnsi" w:cstheme="minorBidi"/>
              <w:noProof/>
              <w:szCs w:val="22"/>
            </w:rPr>
          </w:pPr>
          <w:del w:id="1004" w:author="Admin" w:date="2017-09-18T15:12:00Z">
            <w:r w:rsidRPr="00DD549E" w:rsidDel="00DD549E">
              <w:rPr>
                <w:noProof/>
                <w:rPrChange w:id="1005" w:author="Admin" w:date="2017-09-18T15:12:00Z">
                  <w:rPr>
                    <w:rStyle w:val="Hyperlink"/>
                    <w:noProof/>
                  </w:rPr>
                </w:rPrChange>
              </w:rPr>
              <w:delText>1.2</w:delText>
            </w:r>
            <w:r w:rsidDel="00DD549E">
              <w:rPr>
                <w:rFonts w:asciiTheme="minorHAnsi" w:eastAsiaTheme="minorEastAsia" w:hAnsiTheme="minorHAnsi" w:cstheme="minorBidi"/>
                <w:noProof/>
                <w:szCs w:val="22"/>
              </w:rPr>
              <w:tab/>
            </w:r>
            <w:r w:rsidRPr="00DD549E" w:rsidDel="00DD549E">
              <w:rPr>
                <w:noProof/>
                <w:rPrChange w:id="1006" w:author="Admin" w:date="2017-09-18T15:12:00Z">
                  <w:rPr>
                    <w:rStyle w:val="Hyperlink"/>
                    <w:noProof/>
                  </w:rPr>
                </w:rPrChange>
              </w:rPr>
              <w:delText>Phạm vi của tài liệu</w:delText>
            </w:r>
            <w:r w:rsidDel="00DD549E">
              <w:rPr>
                <w:noProof/>
                <w:webHidden/>
              </w:rPr>
              <w:tab/>
              <w:delText>4</w:delText>
            </w:r>
          </w:del>
        </w:p>
        <w:p w14:paraId="2B00931F" w14:textId="25D178E6" w:rsidR="00327D8B" w:rsidDel="00DD549E" w:rsidRDefault="00327D8B">
          <w:pPr>
            <w:pStyle w:val="TOC2"/>
            <w:tabs>
              <w:tab w:val="left" w:pos="880"/>
              <w:tab w:val="right" w:leader="dot" w:pos="9350"/>
            </w:tabs>
            <w:rPr>
              <w:del w:id="1007" w:author="Admin" w:date="2017-09-18T15:12:00Z"/>
              <w:rFonts w:asciiTheme="minorHAnsi" w:eastAsiaTheme="minorEastAsia" w:hAnsiTheme="minorHAnsi" w:cstheme="minorBidi"/>
              <w:noProof/>
              <w:szCs w:val="22"/>
            </w:rPr>
          </w:pPr>
          <w:del w:id="1008" w:author="Admin" w:date="2017-09-18T15:12:00Z">
            <w:r w:rsidRPr="00DD549E" w:rsidDel="00DD549E">
              <w:rPr>
                <w:noProof/>
                <w:rPrChange w:id="1009" w:author="Admin" w:date="2017-09-18T15:12:00Z">
                  <w:rPr>
                    <w:rStyle w:val="Hyperlink"/>
                    <w:noProof/>
                  </w:rPr>
                </w:rPrChange>
              </w:rPr>
              <w:delText>1.3</w:delText>
            </w:r>
            <w:r w:rsidDel="00DD549E">
              <w:rPr>
                <w:rFonts w:asciiTheme="minorHAnsi" w:eastAsiaTheme="minorEastAsia" w:hAnsiTheme="minorHAnsi" w:cstheme="minorBidi"/>
                <w:noProof/>
                <w:szCs w:val="22"/>
              </w:rPr>
              <w:tab/>
            </w:r>
            <w:r w:rsidRPr="00DD549E" w:rsidDel="00DD549E">
              <w:rPr>
                <w:noProof/>
                <w:rPrChange w:id="1010" w:author="Admin" w:date="2017-09-18T15:12:00Z">
                  <w:rPr>
                    <w:rStyle w:val="Hyperlink"/>
                    <w:noProof/>
                  </w:rPr>
                </w:rPrChange>
              </w:rPr>
              <w:delText>Thuật ngữ, viết tắt</w:delText>
            </w:r>
            <w:r w:rsidDel="00DD549E">
              <w:rPr>
                <w:noProof/>
                <w:webHidden/>
              </w:rPr>
              <w:tab/>
              <w:delText>4</w:delText>
            </w:r>
          </w:del>
        </w:p>
        <w:p w14:paraId="5018D9F6" w14:textId="7FE73371" w:rsidR="00327D8B" w:rsidDel="00DD549E" w:rsidRDefault="00327D8B">
          <w:pPr>
            <w:pStyle w:val="TOC2"/>
            <w:tabs>
              <w:tab w:val="left" w:pos="880"/>
              <w:tab w:val="right" w:leader="dot" w:pos="9350"/>
            </w:tabs>
            <w:rPr>
              <w:del w:id="1011" w:author="Admin" w:date="2017-09-18T15:12:00Z"/>
              <w:rFonts w:asciiTheme="minorHAnsi" w:eastAsiaTheme="minorEastAsia" w:hAnsiTheme="minorHAnsi" w:cstheme="minorBidi"/>
              <w:noProof/>
              <w:szCs w:val="22"/>
            </w:rPr>
          </w:pPr>
          <w:del w:id="1012" w:author="Admin" w:date="2017-09-18T15:12:00Z">
            <w:r w:rsidRPr="00DD549E" w:rsidDel="00DD549E">
              <w:rPr>
                <w:noProof/>
                <w:rPrChange w:id="1013" w:author="Admin" w:date="2017-09-18T15:12:00Z">
                  <w:rPr>
                    <w:rStyle w:val="Hyperlink"/>
                    <w:noProof/>
                  </w:rPr>
                </w:rPrChange>
              </w:rPr>
              <w:delText>1.4</w:delText>
            </w:r>
            <w:r w:rsidDel="00DD549E">
              <w:rPr>
                <w:rFonts w:asciiTheme="minorHAnsi" w:eastAsiaTheme="minorEastAsia" w:hAnsiTheme="minorHAnsi" w:cstheme="minorBidi"/>
                <w:noProof/>
                <w:szCs w:val="22"/>
              </w:rPr>
              <w:tab/>
            </w:r>
            <w:r w:rsidRPr="00DD549E" w:rsidDel="00DD549E">
              <w:rPr>
                <w:noProof/>
                <w:rPrChange w:id="1014" w:author="Admin" w:date="2017-09-18T15:12:00Z">
                  <w:rPr>
                    <w:rStyle w:val="Hyperlink"/>
                    <w:noProof/>
                  </w:rPr>
                </w:rPrChange>
              </w:rPr>
              <w:delText>Quy ước các hình trên quy trình</w:delText>
            </w:r>
            <w:r w:rsidDel="00DD549E">
              <w:rPr>
                <w:noProof/>
                <w:webHidden/>
              </w:rPr>
              <w:tab/>
              <w:delText>5</w:delText>
            </w:r>
          </w:del>
        </w:p>
        <w:p w14:paraId="646E9A11" w14:textId="0107B03C" w:rsidR="00327D8B" w:rsidDel="00DD549E" w:rsidRDefault="00327D8B">
          <w:pPr>
            <w:pStyle w:val="TOC1"/>
            <w:tabs>
              <w:tab w:val="left" w:pos="440"/>
              <w:tab w:val="right" w:leader="dot" w:pos="9350"/>
            </w:tabs>
            <w:rPr>
              <w:del w:id="1015" w:author="Admin" w:date="2017-09-18T15:12:00Z"/>
              <w:rFonts w:asciiTheme="minorHAnsi" w:eastAsiaTheme="minorEastAsia" w:hAnsiTheme="minorHAnsi" w:cstheme="minorBidi"/>
              <w:noProof/>
              <w:szCs w:val="22"/>
            </w:rPr>
          </w:pPr>
          <w:del w:id="1016" w:author="Admin" w:date="2017-09-18T15:12:00Z">
            <w:r w:rsidRPr="00DD549E" w:rsidDel="00DD549E">
              <w:rPr>
                <w:noProof/>
                <w:rPrChange w:id="1017" w:author="Admin" w:date="2017-09-18T15:12:00Z">
                  <w:rPr>
                    <w:rStyle w:val="Hyperlink"/>
                    <w:noProof/>
                  </w:rPr>
                </w:rPrChange>
              </w:rPr>
              <w:delText>2</w:delText>
            </w:r>
            <w:r w:rsidDel="00DD549E">
              <w:rPr>
                <w:rFonts w:asciiTheme="minorHAnsi" w:eastAsiaTheme="minorEastAsia" w:hAnsiTheme="minorHAnsi" w:cstheme="minorBidi"/>
                <w:noProof/>
                <w:szCs w:val="22"/>
              </w:rPr>
              <w:tab/>
            </w:r>
            <w:r w:rsidRPr="00DD549E" w:rsidDel="00DD549E">
              <w:rPr>
                <w:noProof/>
                <w:rPrChange w:id="1018" w:author="Admin" w:date="2017-09-18T15:12:00Z">
                  <w:rPr>
                    <w:rStyle w:val="Hyperlink"/>
                    <w:noProof/>
                  </w:rPr>
                </w:rPrChange>
              </w:rPr>
              <w:delText>TỔNG QUAN PHÂN HỆ HOẠCH ĐỊNH NHÂN SỰ</w:delText>
            </w:r>
            <w:r w:rsidDel="00DD549E">
              <w:rPr>
                <w:noProof/>
                <w:webHidden/>
              </w:rPr>
              <w:tab/>
              <w:delText>5</w:delText>
            </w:r>
          </w:del>
        </w:p>
        <w:p w14:paraId="02196701" w14:textId="5A5C9404" w:rsidR="00327D8B" w:rsidDel="00DD549E" w:rsidRDefault="00327D8B">
          <w:pPr>
            <w:pStyle w:val="TOC2"/>
            <w:tabs>
              <w:tab w:val="left" w:pos="880"/>
              <w:tab w:val="right" w:leader="dot" w:pos="9350"/>
            </w:tabs>
            <w:rPr>
              <w:del w:id="1019" w:author="Admin" w:date="2017-09-18T15:12:00Z"/>
              <w:rFonts w:asciiTheme="minorHAnsi" w:eastAsiaTheme="minorEastAsia" w:hAnsiTheme="minorHAnsi" w:cstheme="minorBidi"/>
              <w:noProof/>
              <w:szCs w:val="22"/>
            </w:rPr>
          </w:pPr>
          <w:del w:id="1020" w:author="Admin" w:date="2017-09-18T15:12:00Z">
            <w:r w:rsidRPr="00DD549E" w:rsidDel="00DD549E">
              <w:rPr>
                <w:noProof/>
                <w:rPrChange w:id="1021" w:author="Admin" w:date="2017-09-18T15:12:00Z">
                  <w:rPr>
                    <w:rStyle w:val="Hyperlink"/>
                    <w:noProof/>
                  </w:rPr>
                </w:rPrChange>
              </w:rPr>
              <w:delText>2.1</w:delText>
            </w:r>
            <w:r w:rsidDel="00DD549E">
              <w:rPr>
                <w:rFonts w:asciiTheme="minorHAnsi" w:eastAsiaTheme="minorEastAsia" w:hAnsiTheme="minorHAnsi" w:cstheme="minorBidi"/>
                <w:noProof/>
                <w:szCs w:val="22"/>
              </w:rPr>
              <w:tab/>
            </w:r>
            <w:r w:rsidRPr="00DD549E" w:rsidDel="00DD549E">
              <w:rPr>
                <w:noProof/>
                <w:rPrChange w:id="1022" w:author="Admin" w:date="2017-09-18T15:12:00Z">
                  <w:rPr>
                    <w:rStyle w:val="Hyperlink"/>
                    <w:noProof/>
                  </w:rPr>
                </w:rPrChange>
              </w:rPr>
              <w:delText>Tổng quan</w:delText>
            </w:r>
            <w:r w:rsidDel="00DD549E">
              <w:rPr>
                <w:noProof/>
                <w:webHidden/>
              </w:rPr>
              <w:tab/>
              <w:delText>5</w:delText>
            </w:r>
          </w:del>
        </w:p>
        <w:p w14:paraId="23914943" w14:textId="5E586CD7" w:rsidR="00327D8B" w:rsidDel="00DD549E" w:rsidRDefault="00327D8B">
          <w:pPr>
            <w:pStyle w:val="TOC2"/>
            <w:tabs>
              <w:tab w:val="left" w:pos="880"/>
              <w:tab w:val="right" w:leader="dot" w:pos="9350"/>
            </w:tabs>
            <w:rPr>
              <w:del w:id="1023" w:author="Admin" w:date="2017-09-18T15:12:00Z"/>
              <w:rFonts w:asciiTheme="minorHAnsi" w:eastAsiaTheme="minorEastAsia" w:hAnsiTheme="minorHAnsi" w:cstheme="minorBidi"/>
              <w:noProof/>
              <w:szCs w:val="22"/>
            </w:rPr>
          </w:pPr>
          <w:del w:id="1024" w:author="Admin" w:date="2017-09-18T15:12:00Z">
            <w:r w:rsidRPr="00DD549E" w:rsidDel="00DD549E">
              <w:rPr>
                <w:noProof/>
                <w:rPrChange w:id="1025" w:author="Admin" w:date="2017-09-18T15:12:00Z">
                  <w:rPr>
                    <w:rStyle w:val="Hyperlink"/>
                    <w:noProof/>
                  </w:rPr>
                </w:rPrChange>
              </w:rPr>
              <w:delText>2.2</w:delText>
            </w:r>
            <w:r w:rsidDel="00DD549E">
              <w:rPr>
                <w:rFonts w:asciiTheme="minorHAnsi" w:eastAsiaTheme="minorEastAsia" w:hAnsiTheme="minorHAnsi" w:cstheme="minorBidi"/>
                <w:noProof/>
                <w:szCs w:val="22"/>
              </w:rPr>
              <w:tab/>
            </w:r>
            <w:r w:rsidRPr="00DD549E" w:rsidDel="00DD549E">
              <w:rPr>
                <w:noProof/>
                <w:rPrChange w:id="1026" w:author="Admin" w:date="2017-09-18T15:12:00Z">
                  <w:rPr>
                    <w:rStyle w:val="Hyperlink"/>
                    <w:noProof/>
                  </w:rPr>
                </w:rPrChange>
              </w:rPr>
              <w:delText>Mô tả</w:delText>
            </w:r>
            <w:r w:rsidDel="00DD549E">
              <w:rPr>
                <w:noProof/>
                <w:webHidden/>
              </w:rPr>
              <w:tab/>
              <w:delText>6</w:delText>
            </w:r>
          </w:del>
        </w:p>
        <w:p w14:paraId="17B45627" w14:textId="5376A4EA" w:rsidR="00327D8B" w:rsidDel="00DD549E" w:rsidRDefault="00327D8B">
          <w:pPr>
            <w:pStyle w:val="TOC1"/>
            <w:tabs>
              <w:tab w:val="left" w:pos="440"/>
              <w:tab w:val="right" w:leader="dot" w:pos="9350"/>
            </w:tabs>
            <w:rPr>
              <w:del w:id="1027" w:author="Admin" w:date="2017-09-18T15:12:00Z"/>
              <w:rFonts w:asciiTheme="minorHAnsi" w:eastAsiaTheme="minorEastAsia" w:hAnsiTheme="minorHAnsi" w:cstheme="minorBidi"/>
              <w:noProof/>
              <w:szCs w:val="22"/>
            </w:rPr>
          </w:pPr>
          <w:del w:id="1028" w:author="Admin" w:date="2017-09-18T15:12:00Z">
            <w:r w:rsidRPr="00DD549E" w:rsidDel="00DD549E">
              <w:rPr>
                <w:noProof/>
                <w:rPrChange w:id="1029" w:author="Admin" w:date="2017-09-18T15:12:00Z">
                  <w:rPr>
                    <w:rStyle w:val="Hyperlink"/>
                    <w:noProof/>
                  </w:rPr>
                </w:rPrChange>
              </w:rPr>
              <w:delText>3</w:delText>
            </w:r>
            <w:r w:rsidDel="00DD549E">
              <w:rPr>
                <w:rFonts w:asciiTheme="minorHAnsi" w:eastAsiaTheme="minorEastAsia" w:hAnsiTheme="minorHAnsi" w:cstheme="minorBidi"/>
                <w:noProof/>
                <w:szCs w:val="22"/>
              </w:rPr>
              <w:tab/>
            </w:r>
            <w:r w:rsidRPr="00DD549E" w:rsidDel="00DD549E">
              <w:rPr>
                <w:noProof/>
                <w:rPrChange w:id="1030" w:author="Admin" w:date="2017-09-18T15:12:00Z">
                  <w:rPr>
                    <w:rStyle w:val="Hyperlink"/>
                    <w:noProof/>
                  </w:rPr>
                </w:rPrChange>
              </w:rPr>
              <w:delText>CHI TIẾT CHỨC NĂNG PHÂN HỆ</w:delText>
            </w:r>
            <w:r w:rsidDel="00DD549E">
              <w:rPr>
                <w:noProof/>
                <w:webHidden/>
              </w:rPr>
              <w:tab/>
              <w:delText>7</w:delText>
            </w:r>
          </w:del>
        </w:p>
        <w:p w14:paraId="7C59D33B" w14:textId="11E50D5D" w:rsidR="00327D8B" w:rsidDel="00DD549E" w:rsidRDefault="00327D8B">
          <w:pPr>
            <w:pStyle w:val="TOC2"/>
            <w:tabs>
              <w:tab w:val="left" w:pos="880"/>
              <w:tab w:val="right" w:leader="dot" w:pos="9350"/>
            </w:tabs>
            <w:rPr>
              <w:del w:id="1031" w:author="Admin" w:date="2017-09-18T15:12:00Z"/>
              <w:rFonts w:asciiTheme="minorHAnsi" w:eastAsiaTheme="minorEastAsia" w:hAnsiTheme="minorHAnsi" w:cstheme="minorBidi"/>
              <w:noProof/>
              <w:szCs w:val="22"/>
            </w:rPr>
          </w:pPr>
          <w:del w:id="1032" w:author="Admin" w:date="2017-09-18T15:12:00Z">
            <w:r w:rsidRPr="00DD549E" w:rsidDel="00DD549E">
              <w:rPr>
                <w:noProof/>
                <w:rPrChange w:id="1033" w:author="Admin" w:date="2017-09-18T15:12:00Z">
                  <w:rPr>
                    <w:rStyle w:val="Hyperlink"/>
                    <w:noProof/>
                  </w:rPr>
                </w:rPrChange>
              </w:rPr>
              <w:delText>3.1</w:delText>
            </w:r>
            <w:r w:rsidDel="00DD549E">
              <w:rPr>
                <w:rFonts w:asciiTheme="minorHAnsi" w:eastAsiaTheme="minorEastAsia" w:hAnsiTheme="minorHAnsi" w:cstheme="minorBidi"/>
                <w:noProof/>
                <w:szCs w:val="22"/>
              </w:rPr>
              <w:tab/>
            </w:r>
            <w:r w:rsidRPr="00DD549E" w:rsidDel="00DD549E">
              <w:rPr>
                <w:noProof/>
                <w:rPrChange w:id="1034" w:author="Admin" w:date="2017-09-18T15:12:00Z">
                  <w:rPr>
                    <w:rStyle w:val="Hyperlink"/>
                    <w:noProof/>
                  </w:rPr>
                </w:rPrChange>
              </w:rPr>
              <w:delText>Thiết lập cơ cấu tổ chức</w:delText>
            </w:r>
            <w:r w:rsidDel="00DD549E">
              <w:rPr>
                <w:noProof/>
                <w:webHidden/>
              </w:rPr>
              <w:tab/>
              <w:delText>7</w:delText>
            </w:r>
          </w:del>
        </w:p>
        <w:p w14:paraId="1D098010" w14:textId="238EE4BC" w:rsidR="00327D8B" w:rsidDel="00DD549E" w:rsidRDefault="00327D8B">
          <w:pPr>
            <w:pStyle w:val="TOC3"/>
            <w:tabs>
              <w:tab w:val="left" w:pos="1320"/>
              <w:tab w:val="right" w:leader="dot" w:pos="9350"/>
            </w:tabs>
            <w:rPr>
              <w:del w:id="1035" w:author="Admin" w:date="2017-09-18T15:12:00Z"/>
              <w:rFonts w:asciiTheme="minorHAnsi" w:eastAsiaTheme="minorEastAsia" w:hAnsiTheme="minorHAnsi" w:cstheme="minorBidi"/>
              <w:noProof/>
              <w:szCs w:val="22"/>
            </w:rPr>
          </w:pPr>
          <w:del w:id="1036" w:author="Admin" w:date="2017-09-18T15:12:00Z">
            <w:r w:rsidRPr="00DD549E" w:rsidDel="00DD549E">
              <w:rPr>
                <w:noProof/>
                <w:rPrChange w:id="1037" w:author="Admin" w:date="2017-09-18T15:12:00Z">
                  <w:rPr>
                    <w:rStyle w:val="Hyperlink"/>
                    <w:noProof/>
                  </w:rPr>
                </w:rPrChange>
              </w:rPr>
              <w:delText>3.1.1</w:delText>
            </w:r>
            <w:r w:rsidDel="00DD549E">
              <w:rPr>
                <w:rFonts w:asciiTheme="minorHAnsi" w:eastAsiaTheme="minorEastAsia" w:hAnsiTheme="minorHAnsi" w:cstheme="minorBidi"/>
                <w:noProof/>
                <w:szCs w:val="22"/>
              </w:rPr>
              <w:tab/>
            </w:r>
            <w:r w:rsidRPr="00DD549E" w:rsidDel="00DD549E">
              <w:rPr>
                <w:noProof/>
                <w:rPrChange w:id="1038" w:author="Admin" w:date="2017-09-18T15:12:00Z">
                  <w:rPr>
                    <w:rStyle w:val="Hyperlink"/>
                    <w:noProof/>
                  </w:rPr>
                </w:rPrChange>
              </w:rPr>
              <w:delText>Mục đích, ý nghĩa</w:delText>
            </w:r>
            <w:r w:rsidDel="00DD549E">
              <w:rPr>
                <w:noProof/>
                <w:webHidden/>
              </w:rPr>
              <w:tab/>
              <w:delText>7</w:delText>
            </w:r>
          </w:del>
        </w:p>
        <w:p w14:paraId="1082A295" w14:textId="3591FA95" w:rsidR="00327D8B" w:rsidDel="00DD549E" w:rsidRDefault="00327D8B">
          <w:pPr>
            <w:pStyle w:val="TOC3"/>
            <w:tabs>
              <w:tab w:val="left" w:pos="1320"/>
              <w:tab w:val="right" w:leader="dot" w:pos="9350"/>
            </w:tabs>
            <w:rPr>
              <w:del w:id="1039" w:author="Admin" w:date="2017-09-18T15:12:00Z"/>
              <w:rFonts w:asciiTheme="minorHAnsi" w:eastAsiaTheme="minorEastAsia" w:hAnsiTheme="minorHAnsi" w:cstheme="minorBidi"/>
              <w:noProof/>
              <w:szCs w:val="22"/>
            </w:rPr>
          </w:pPr>
          <w:del w:id="1040" w:author="Admin" w:date="2017-09-18T15:12:00Z">
            <w:r w:rsidRPr="00DD549E" w:rsidDel="00DD549E">
              <w:rPr>
                <w:noProof/>
                <w:rPrChange w:id="1041" w:author="Admin" w:date="2017-09-18T15:12:00Z">
                  <w:rPr>
                    <w:rStyle w:val="Hyperlink"/>
                    <w:noProof/>
                  </w:rPr>
                </w:rPrChange>
              </w:rPr>
              <w:delText>3.1.2</w:delText>
            </w:r>
            <w:r w:rsidDel="00DD549E">
              <w:rPr>
                <w:rFonts w:asciiTheme="minorHAnsi" w:eastAsiaTheme="minorEastAsia" w:hAnsiTheme="minorHAnsi" w:cstheme="minorBidi"/>
                <w:noProof/>
                <w:szCs w:val="22"/>
              </w:rPr>
              <w:tab/>
            </w:r>
            <w:r w:rsidRPr="00DD549E" w:rsidDel="00DD549E">
              <w:rPr>
                <w:noProof/>
                <w:rPrChange w:id="1042" w:author="Admin" w:date="2017-09-18T15:12:00Z">
                  <w:rPr>
                    <w:rStyle w:val="Hyperlink"/>
                    <w:noProof/>
                  </w:rPr>
                </w:rPrChange>
              </w:rPr>
              <w:delText>Đặc tả tình huống nghiệp vụ</w:delText>
            </w:r>
            <w:r w:rsidDel="00DD549E">
              <w:rPr>
                <w:noProof/>
                <w:webHidden/>
              </w:rPr>
              <w:tab/>
              <w:delText>7</w:delText>
            </w:r>
          </w:del>
        </w:p>
        <w:p w14:paraId="7EA3ED84" w14:textId="5217D3DF" w:rsidR="00327D8B" w:rsidDel="00DD549E" w:rsidRDefault="00327D8B">
          <w:pPr>
            <w:pStyle w:val="TOC3"/>
            <w:tabs>
              <w:tab w:val="left" w:pos="1320"/>
              <w:tab w:val="right" w:leader="dot" w:pos="9350"/>
            </w:tabs>
            <w:rPr>
              <w:del w:id="1043" w:author="Admin" w:date="2017-09-18T15:12:00Z"/>
              <w:rFonts w:asciiTheme="minorHAnsi" w:eastAsiaTheme="minorEastAsia" w:hAnsiTheme="minorHAnsi" w:cstheme="minorBidi"/>
              <w:noProof/>
              <w:szCs w:val="22"/>
            </w:rPr>
          </w:pPr>
          <w:del w:id="1044" w:author="Admin" w:date="2017-09-18T15:12:00Z">
            <w:r w:rsidRPr="00DD549E" w:rsidDel="00DD549E">
              <w:rPr>
                <w:noProof/>
                <w:rPrChange w:id="1045" w:author="Admin" w:date="2017-09-18T15:12:00Z">
                  <w:rPr>
                    <w:rStyle w:val="Hyperlink"/>
                    <w:noProof/>
                  </w:rPr>
                </w:rPrChange>
              </w:rPr>
              <w:delText>3.1.3</w:delText>
            </w:r>
            <w:r w:rsidDel="00DD549E">
              <w:rPr>
                <w:rFonts w:asciiTheme="minorHAnsi" w:eastAsiaTheme="minorEastAsia" w:hAnsiTheme="minorHAnsi" w:cstheme="minorBidi"/>
                <w:noProof/>
                <w:szCs w:val="22"/>
              </w:rPr>
              <w:tab/>
            </w:r>
            <w:r w:rsidRPr="00DD549E" w:rsidDel="00DD549E">
              <w:rPr>
                <w:noProof/>
                <w:rPrChange w:id="1046" w:author="Admin" w:date="2017-09-18T15:12:00Z">
                  <w:rPr>
                    <w:rStyle w:val="Hyperlink"/>
                    <w:noProof/>
                  </w:rPr>
                </w:rPrChange>
              </w:rPr>
              <w:delText>Màn hình giao diện</w:delText>
            </w:r>
            <w:r w:rsidDel="00DD549E">
              <w:rPr>
                <w:noProof/>
                <w:webHidden/>
              </w:rPr>
              <w:tab/>
              <w:delText>8</w:delText>
            </w:r>
          </w:del>
        </w:p>
        <w:p w14:paraId="71DBD46A" w14:textId="157ABBC6" w:rsidR="00327D8B" w:rsidDel="00DD549E" w:rsidRDefault="00327D8B">
          <w:pPr>
            <w:pStyle w:val="TOC3"/>
            <w:tabs>
              <w:tab w:val="left" w:pos="1320"/>
              <w:tab w:val="right" w:leader="dot" w:pos="9350"/>
            </w:tabs>
            <w:rPr>
              <w:del w:id="1047" w:author="Admin" w:date="2017-09-18T15:12:00Z"/>
              <w:rFonts w:asciiTheme="minorHAnsi" w:eastAsiaTheme="minorEastAsia" w:hAnsiTheme="minorHAnsi" w:cstheme="minorBidi"/>
              <w:noProof/>
              <w:szCs w:val="22"/>
            </w:rPr>
          </w:pPr>
          <w:del w:id="1048" w:author="Admin" w:date="2017-09-18T15:12:00Z">
            <w:r w:rsidRPr="00DD549E" w:rsidDel="00DD549E">
              <w:rPr>
                <w:noProof/>
                <w:rPrChange w:id="1049" w:author="Admin" w:date="2017-09-18T15:12:00Z">
                  <w:rPr>
                    <w:rStyle w:val="Hyperlink"/>
                    <w:noProof/>
                  </w:rPr>
                </w:rPrChange>
              </w:rPr>
              <w:delText>3.1.4</w:delText>
            </w:r>
            <w:r w:rsidDel="00DD549E">
              <w:rPr>
                <w:rFonts w:asciiTheme="minorHAnsi" w:eastAsiaTheme="minorEastAsia" w:hAnsiTheme="minorHAnsi" w:cstheme="minorBidi"/>
                <w:noProof/>
                <w:szCs w:val="22"/>
              </w:rPr>
              <w:tab/>
            </w:r>
            <w:r w:rsidRPr="00DD549E" w:rsidDel="00DD549E">
              <w:rPr>
                <w:noProof/>
                <w:rPrChange w:id="1050" w:author="Admin" w:date="2017-09-18T15:12:00Z">
                  <w:rPr>
                    <w:rStyle w:val="Hyperlink"/>
                    <w:noProof/>
                  </w:rPr>
                </w:rPrChange>
              </w:rPr>
              <w:delText>Mô tả các trường thông tin của chức năng</w:delText>
            </w:r>
            <w:r w:rsidDel="00DD549E">
              <w:rPr>
                <w:noProof/>
                <w:webHidden/>
              </w:rPr>
              <w:tab/>
              <w:delText>9</w:delText>
            </w:r>
          </w:del>
        </w:p>
        <w:p w14:paraId="1970E344" w14:textId="3AC1CCFF" w:rsidR="00327D8B" w:rsidDel="00DD549E" w:rsidRDefault="00327D8B">
          <w:pPr>
            <w:pStyle w:val="TOC3"/>
            <w:tabs>
              <w:tab w:val="left" w:pos="1320"/>
              <w:tab w:val="right" w:leader="dot" w:pos="9350"/>
            </w:tabs>
            <w:rPr>
              <w:del w:id="1051" w:author="Admin" w:date="2017-09-18T15:12:00Z"/>
              <w:rFonts w:asciiTheme="minorHAnsi" w:eastAsiaTheme="minorEastAsia" w:hAnsiTheme="minorHAnsi" w:cstheme="minorBidi"/>
              <w:noProof/>
              <w:szCs w:val="22"/>
            </w:rPr>
          </w:pPr>
          <w:del w:id="1052" w:author="Admin" w:date="2017-09-18T15:12:00Z">
            <w:r w:rsidRPr="00DD549E" w:rsidDel="00DD549E">
              <w:rPr>
                <w:noProof/>
                <w:rPrChange w:id="1053" w:author="Admin" w:date="2017-09-18T15:12:00Z">
                  <w:rPr>
                    <w:rStyle w:val="Hyperlink"/>
                    <w:noProof/>
                  </w:rPr>
                </w:rPrChange>
              </w:rPr>
              <w:delText>3.1.5</w:delText>
            </w:r>
            <w:r w:rsidDel="00DD549E">
              <w:rPr>
                <w:rFonts w:asciiTheme="minorHAnsi" w:eastAsiaTheme="minorEastAsia" w:hAnsiTheme="minorHAnsi" w:cstheme="minorBidi"/>
                <w:noProof/>
                <w:szCs w:val="22"/>
              </w:rPr>
              <w:tab/>
            </w:r>
            <w:r w:rsidRPr="00DD549E" w:rsidDel="00DD549E">
              <w:rPr>
                <w:noProof/>
                <w:rPrChange w:id="1054" w:author="Admin" w:date="2017-09-18T15:12:00Z">
                  <w:rPr>
                    <w:rStyle w:val="Hyperlink"/>
                    <w:noProof/>
                  </w:rPr>
                </w:rPrChange>
              </w:rPr>
              <w:delText>Thao tác chức năng</w:delText>
            </w:r>
            <w:r w:rsidDel="00DD549E">
              <w:rPr>
                <w:noProof/>
                <w:webHidden/>
              </w:rPr>
              <w:tab/>
              <w:delText>10</w:delText>
            </w:r>
          </w:del>
        </w:p>
        <w:p w14:paraId="1ACB6BD1" w14:textId="268FC5E9" w:rsidR="00327D8B" w:rsidDel="00DD549E" w:rsidRDefault="00327D8B">
          <w:pPr>
            <w:pStyle w:val="TOC2"/>
            <w:tabs>
              <w:tab w:val="left" w:pos="880"/>
              <w:tab w:val="right" w:leader="dot" w:pos="9350"/>
            </w:tabs>
            <w:rPr>
              <w:del w:id="1055" w:author="Admin" w:date="2017-09-18T15:12:00Z"/>
              <w:rFonts w:asciiTheme="minorHAnsi" w:eastAsiaTheme="minorEastAsia" w:hAnsiTheme="minorHAnsi" w:cstheme="minorBidi"/>
              <w:noProof/>
              <w:szCs w:val="22"/>
            </w:rPr>
          </w:pPr>
          <w:del w:id="1056" w:author="Admin" w:date="2017-09-18T15:12:00Z">
            <w:r w:rsidRPr="00DD549E" w:rsidDel="00DD549E">
              <w:rPr>
                <w:noProof/>
                <w:rPrChange w:id="1057" w:author="Admin" w:date="2017-09-18T15:12:00Z">
                  <w:rPr>
                    <w:rStyle w:val="Hyperlink"/>
                    <w:noProof/>
                  </w:rPr>
                </w:rPrChange>
              </w:rPr>
              <w:delText>3.2</w:delText>
            </w:r>
            <w:r w:rsidDel="00DD549E">
              <w:rPr>
                <w:rFonts w:asciiTheme="minorHAnsi" w:eastAsiaTheme="minorEastAsia" w:hAnsiTheme="minorHAnsi" w:cstheme="minorBidi"/>
                <w:noProof/>
                <w:szCs w:val="22"/>
              </w:rPr>
              <w:tab/>
            </w:r>
            <w:r w:rsidRPr="00DD549E" w:rsidDel="00DD549E">
              <w:rPr>
                <w:noProof/>
                <w:rPrChange w:id="1058" w:author="Admin" w:date="2017-09-18T15:12:00Z">
                  <w:rPr>
                    <w:rStyle w:val="Hyperlink"/>
                    <w:noProof/>
                  </w:rPr>
                </w:rPrChange>
              </w:rPr>
              <w:delText>Xây dựng hệ thống ngành nghề, vị trí công việc</w:delText>
            </w:r>
            <w:r w:rsidDel="00DD549E">
              <w:rPr>
                <w:noProof/>
                <w:webHidden/>
              </w:rPr>
              <w:tab/>
              <w:delText>11</w:delText>
            </w:r>
          </w:del>
        </w:p>
        <w:p w14:paraId="08F3E8AD" w14:textId="4CC2A1F6" w:rsidR="00327D8B" w:rsidDel="00DD549E" w:rsidRDefault="00327D8B">
          <w:pPr>
            <w:pStyle w:val="TOC3"/>
            <w:tabs>
              <w:tab w:val="left" w:pos="1320"/>
              <w:tab w:val="right" w:leader="dot" w:pos="9350"/>
            </w:tabs>
            <w:rPr>
              <w:del w:id="1059" w:author="Admin" w:date="2017-09-18T15:12:00Z"/>
              <w:rFonts w:asciiTheme="minorHAnsi" w:eastAsiaTheme="minorEastAsia" w:hAnsiTheme="minorHAnsi" w:cstheme="minorBidi"/>
              <w:noProof/>
              <w:szCs w:val="22"/>
            </w:rPr>
          </w:pPr>
          <w:del w:id="1060" w:author="Admin" w:date="2017-09-18T15:12:00Z">
            <w:r w:rsidRPr="00DD549E" w:rsidDel="00DD549E">
              <w:rPr>
                <w:noProof/>
                <w:rPrChange w:id="1061" w:author="Admin" w:date="2017-09-18T15:12:00Z">
                  <w:rPr>
                    <w:rStyle w:val="Hyperlink"/>
                    <w:noProof/>
                  </w:rPr>
                </w:rPrChange>
              </w:rPr>
              <w:delText>3.2.1</w:delText>
            </w:r>
            <w:r w:rsidDel="00DD549E">
              <w:rPr>
                <w:rFonts w:asciiTheme="minorHAnsi" w:eastAsiaTheme="minorEastAsia" w:hAnsiTheme="minorHAnsi" w:cstheme="minorBidi"/>
                <w:noProof/>
                <w:szCs w:val="22"/>
              </w:rPr>
              <w:tab/>
            </w:r>
            <w:r w:rsidRPr="00DD549E" w:rsidDel="00DD549E">
              <w:rPr>
                <w:noProof/>
                <w:rPrChange w:id="1062" w:author="Admin" w:date="2017-09-18T15:12:00Z">
                  <w:rPr>
                    <w:rStyle w:val="Hyperlink"/>
                    <w:noProof/>
                  </w:rPr>
                </w:rPrChange>
              </w:rPr>
              <w:delText>Thiết lập danh mục ngành nghề</w:delText>
            </w:r>
            <w:r w:rsidDel="00DD549E">
              <w:rPr>
                <w:noProof/>
                <w:webHidden/>
              </w:rPr>
              <w:tab/>
              <w:delText>11</w:delText>
            </w:r>
          </w:del>
        </w:p>
        <w:p w14:paraId="1031EDB9" w14:textId="0D9DA642" w:rsidR="00327D8B" w:rsidDel="00DD549E" w:rsidRDefault="00327D8B">
          <w:pPr>
            <w:pStyle w:val="TOC3"/>
            <w:tabs>
              <w:tab w:val="left" w:pos="1320"/>
              <w:tab w:val="right" w:leader="dot" w:pos="9350"/>
            </w:tabs>
            <w:rPr>
              <w:del w:id="1063" w:author="Admin" w:date="2017-09-18T15:12:00Z"/>
              <w:rFonts w:asciiTheme="minorHAnsi" w:eastAsiaTheme="minorEastAsia" w:hAnsiTheme="minorHAnsi" w:cstheme="minorBidi"/>
              <w:noProof/>
              <w:szCs w:val="22"/>
            </w:rPr>
          </w:pPr>
          <w:del w:id="1064" w:author="Admin" w:date="2017-09-18T15:12:00Z">
            <w:r w:rsidRPr="00DD549E" w:rsidDel="00DD549E">
              <w:rPr>
                <w:noProof/>
                <w:rPrChange w:id="1065" w:author="Admin" w:date="2017-09-18T15:12:00Z">
                  <w:rPr>
                    <w:rStyle w:val="Hyperlink"/>
                    <w:noProof/>
                  </w:rPr>
                </w:rPrChange>
              </w:rPr>
              <w:delText>3.2.2</w:delText>
            </w:r>
            <w:r w:rsidDel="00DD549E">
              <w:rPr>
                <w:rFonts w:asciiTheme="minorHAnsi" w:eastAsiaTheme="minorEastAsia" w:hAnsiTheme="minorHAnsi" w:cstheme="minorBidi"/>
                <w:noProof/>
                <w:szCs w:val="22"/>
              </w:rPr>
              <w:tab/>
            </w:r>
            <w:r w:rsidRPr="00DD549E" w:rsidDel="00DD549E">
              <w:rPr>
                <w:noProof/>
                <w:rPrChange w:id="1066" w:author="Admin" w:date="2017-09-18T15:12:00Z">
                  <w:rPr>
                    <w:rStyle w:val="Hyperlink"/>
                    <w:noProof/>
                  </w:rPr>
                </w:rPrChange>
              </w:rPr>
              <w:delText>Thiết lập danh mục chuyên môn</w:delText>
            </w:r>
            <w:r w:rsidDel="00DD549E">
              <w:rPr>
                <w:noProof/>
                <w:webHidden/>
              </w:rPr>
              <w:tab/>
              <w:delText>13</w:delText>
            </w:r>
          </w:del>
        </w:p>
        <w:p w14:paraId="66798083" w14:textId="40FE326F" w:rsidR="00327D8B" w:rsidDel="00DD549E" w:rsidRDefault="00327D8B">
          <w:pPr>
            <w:pStyle w:val="TOC3"/>
            <w:tabs>
              <w:tab w:val="left" w:pos="1320"/>
              <w:tab w:val="right" w:leader="dot" w:pos="9350"/>
            </w:tabs>
            <w:rPr>
              <w:del w:id="1067" w:author="Admin" w:date="2017-09-18T15:12:00Z"/>
              <w:rFonts w:asciiTheme="minorHAnsi" w:eastAsiaTheme="minorEastAsia" w:hAnsiTheme="minorHAnsi" w:cstheme="minorBidi"/>
              <w:noProof/>
              <w:szCs w:val="22"/>
            </w:rPr>
          </w:pPr>
          <w:del w:id="1068" w:author="Admin" w:date="2017-09-18T15:12:00Z">
            <w:r w:rsidRPr="00DD549E" w:rsidDel="00DD549E">
              <w:rPr>
                <w:noProof/>
                <w:rPrChange w:id="1069" w:author="Admin" w:date="2017-09-18T15:12:00Z">
                  <w:rPr>
                    <w:rStyle w:val="Hyperlink"/>
                    <w:noProof/>
                  </w:rPr>
                </w:rPrChange>
              </w:rPr>
              <w:delText>3.2.3</w:delText>
            </w:r>
            <w:r w:rsidDel="00DD549E">
              <w:rPr>
                <w:rFonts w:asciiTheme="minorHAnsi" w:eastAsiaTheme="minorEastAsia" w:hAnsiTheme="minorHAnsi" w:cstheme="minorBidi"/>
                <w:noProof/>
                <w:szCs w:val="22"/>
              </w:rPr>
              <w:tab/>
            </w:r>
            <w:r w:rsidRPr="00DD549E" w:rsidDel="00DD549E">
              <w:rPr>
                <w:noProof/>
                <w:rPrChange w:id="1070" w:author="Admin" w:date="2017-09-18T15:12:00Z">
                  <w:rPr>
                    <w:rStyle w:val="Hyperlink"/>
                    <w:noProof/>
                  </w:rPr>
                </w:rPrChange>
              </w:rPr>
              <w:delText>Thiết lập danh mục vị trí chức danh</w:delText>
            </w:r>
            <w:r w:rsidDel="00DD549E">
              <w:rPr>
                <w:noProof/>
                <w:webHidden/>
              </w:rPr>
              <w:tab/>
              <w:delText>15</w:delText>
            </w:r>
          </w:del>
        </w:p>
        <w:p w14:paraId="5E44052B" w14:textId="5342A7AD" w:rsidR="00327D8B" w:rsidDel="00DD549E" w:rsidRDefault="00327D8B">
          <w:pPr>
            <w:pStyle w:val="TOC3"/>
            <w:tabs>
              <w:tab w:val="left" w:pos="1320"/>
              <w:tab w:val="right" w:leader="dot" w:pos="9350"/>
            </w:tabs>
            <w:rPr>
              <w:del w:id="1071" w:author="Admin" w:date="2017-09-18T15:12:00Z"/>
              <w:rFonts w:asciiTheme="minorHAnsi" w:eastAsiaTheme="minorEastAsia" w:hAnsiTheme="minorHAnsi" w:cstheme="minorBidi"/>
              <w:noProof/>
              <w:szCs w:val="22"/>
            </w:rPr>
          </w:pPr>
          <w:del w:id="1072" w:author="Admin" w:date="2017-09-18T15:12:00Z">
            <w:r w:rsidRPr="00DD549E" w:rsidDel="00DD549E">
              <w:rPr>
                <w:noProof/>
                <w:rPrChange w:id="1073" w:author="Admin" w:date="2017-09-18T15:12:00Z">
                  <w:rPr>
                    <w:rStyle w:val="Hyperlink"/>
                    <w:noProof/>
                  </w:rPr>
                </w:rPrChange>
              </w:rPr>
              <w:delText>3.2.4</w:delText>
            </w:r>
            <w:r w:rsidDel="00DD549E">
              <w:rPr>
                <w:rFonts w:asciiTheme="minorHAnsi" w:eastAsiaTheme="minorEastAsia" w:hAnsiTheme="minorHAnsi" w:cstheme="minorBidi"/>
                <w:noProof/>
                <w:szCs w:val="22"/>
              </w:rPr>
              <w:tab/>
            </w:r>
            <w:r w:rsidRPr="00DD549E" w:rsidDel="00DD549E">
              <w:rPr>
                <w:noProof/>
                <w:rPrChange w:id="1074" w:author="Admin" w:date="2017-09-18T15:12:00Z">
                  <w:rPr>
                    <w:rStyle w:val="Hyperlink"/>
                    <w:noProof/>
                  </w:rPr>
                </w:rPrChange>
              </w:rPr>
              <w:delText>Thiết lập danh mục cấp bậc nghề nghiệp</w:delText>
            </w:r>
            <w:r w:rsidDel="00DD549E">
              <w:rPr>
                <w:noProof/>
                <w:webHidden/>
              </w:rPr>
              <w:tab/>
              <w:delText>17</w:delText>
            </w:r>
          </w:del>
        </w:p>
        <w:p w14:paraId="72872BD1" w14:textId="7D1C3183" w:rsidR="00327D8B" w:rsidDel="00DD549E" w:rsidRDefault="00327D8B">
          <w:pPr>
            <w:pStyle w:val="TOC3"/>
            <w:tabs>
              <w:tab w:val="left" w:pos="1320"/>
              <w:tab w:val="right" w:leader="dot" w:pos="9350"/>
            </w:tabs>
            <w:rPr>
              <w:del w:id="1075" w:author="Admin" w:date="2017-09-18T15:12:00Z"/>
              <w:rFonts w:asciiTheme="minorHAnsi" w:eastAsiaTheme="minorEastAsia" w:hAnsiTheme="minorHAnsi" w:cstheme="minorBidi"/>
              <w:noProof/>
              <w:szCs w:val="22"/>
            </w:rPr>
          </w:pPr>
          <w:del w:id="1076" w:author="Admin" w:date="2017-09-18T15:12:00Z">
            <w:r w:rsidRPr="00DD549E" w:rsidDel="00DD549E">
              <w:rPr>
                <w:noProof/>
                <w:rPrChange w:id="1077" w:author="Admin" w:date="2017-09-18T15:12:00Z">
                  <w:rPr>
                    <w:rStyle w:val="Hyperlink"/>
                    <w:noProof/>
                  </w:rPr>
                </w:rPrChange>
              </w:rPr>
              <w:delText>3.2.5</w:delText>
            </w:r>
            <w:r w:rsidDel="00DD549E">
              <w:rPr>
                <w:rFonts w:asciiTheme="minorHAnsi" w:eastAsiaTheme="minorEastAsia" w:hAnsiTheme="minorHAnsi" w:cstheme="minorBidi"/>
                <w:noProof/>
                <w:szCs w:val="22"/>
              </w:rPr>
              <w:tab/>
            </w:r>
            <w:r w:rsidRPr="00DD549E" w:rsidDel="00DD549E">
              <w:rPr>
                <w:noProof/>
                <w:rPrChange w:id="1078" w:author="Admin" w:date="2017-09-18T15:12:00Z">
                  <w:rPr>
                    <w:rStyle w:val="Hyperlink"/>
                    <w:noProof/>
                  </w:rPr>
                </w:rPrChange>
              </w:rPr>
              <w:delText>Gán vị trí chức danh sử dụng cho mỗi đơn vị</w:delText>
            </w:r>
            <w:r w:rsidDel="00DD549E">
              <w:rPr>
                <w:noProof/>
                <w:webHidden/>
              </w:rPr>
              <w:tab/>
              <w:delText>19</w:delText>
            </w:r>
          </w:del>
        </w:p>
        <w:p w14:paraId="46A8F207" w14:textId="451CE22D" w:rsidR="00327D8B" w:rsidDel="00DD549E" w:rsidRDefault="00327D8B">
          <w:pPr>
            <w:pStyle w:val="TOC2"/>
            <w:tabs>
              <w:tab w:val="left" w:pos="880"/>
              <w:tab w:val="right" w:leader="dot" w:pos="9350"/>
            </w:tabs>
            <w:rPr>
              <w:del w:id="1079" w:author="Admin" w:date="2017-09-18T15:12:00Z"/>
              <w:rFonts w:asciiTheme="minorHAnsi" w:eastAsiaTheme="minorEastAsia" w:hAnsiTheme="minorHAnsi" w:cstheme="minorBidi"/>
              <w:noProof/>
              <w:szCs w:val="22"/>
            </w:rPr>
          </w:pPr>
          <w:del w:id="1080" w:author="Admin" w:date="2017-09-18T15:12:00Z">
            <w:r w:rsidRPr="00DD549E" w:rsidDel="00DD549E">
              <w:rPr>
                <w:noProof/>
                <w:rPrChange w:id="1081" w:author="Admin" w:date="2017-09-18T15:12:00Z">
                  <w:rPr>
                    <w:rStyle w:val="Hyperlink"/>
                    <w:noProof/>
                  </w:rPr>
                </w:rPrChange>
              </w:rPr>
              <w:delText>3.3</w:delText>
            </w:r>
            <w:r w:rsidDel="00DD549E">
              <w:rPr>
                <w:rFonts w:asciiTheme="minorHAnsi" w:eastAsiaTheme="minorEastAsia" w:hAnsiTheme="minorHAnsi" w:cstheme="minorBidi"/>
                <w:noProof/>
                <w:szCs w:val="22"/>
              </w:rPr>
              <w:tab/>
            </w:r>
            <w:r w:rsidRPr="00DD549E" w:rsidDel="00DD549E">
              <w:rPr>
                <w:noProof/>
                <w:rPrChange w:id="1082" w:author="Admin" w:date="2017-09-18T15:12:00Z">
                  <w:rPr>
                    <w:rStyle w:val="Hyperlink"/>
                    <w:noProof/>
                  </w:rPr>
                </w:rPrChange>
              </w:rPr>
              <w:delText>Thiết lập mô tả công việc cho vị trí chức danh</w:delText>
            </w:r>
            <w:r w:rsidDel="00DD549E">
              <w:rPr>
                <w:noProof/>
                <w:webHidden/>
              </w:rPr>
              <w:tab/>
              <w:delText>21</w:delText>
            </w:r>
          </w:del>
        </w:p>
        <w:p w14:paraId="5A59CF2F" w14:textId="5CC8F413" w:rsidR="00327D8B" w:rsidDel="00DD549E" w:rsidRDefault="00327D8B">
          <w:pPr>
            <w:pStyle w:val="TOC3"/>
            <w:tabs>
              <w:tab w:val="left" w:pos="1320"/>
              <w:tab w:val="right" w:leader="dot" w:pos="9350"/>
            </w:tabs>
            <w:rPr>
              <w:del w:id="1083" w:author="Admin" w:date="2017-09-18T15:12:00Z"/>
              <w:rFonts w:asciiTheme="minorHAnsi" w:eastAsiaTheme="minorEastAsia" w:hAnsiTheme="minorHAnsi" w:cstheme="minorBidi"/>
              <w:noProof/>
              <w:szCs w:val="22"/>
            </w:rPr>
          </w:pPr>
          <w:del w:id="1084" w:author="Admin" w:date="2017-09-18T15:12:00Z">
            <w:r w:rsidRPr="00DD549E" w:rsidDel="00DD549E">
              <w:rPr>
                <w:noProof/>
                <w:rPrChange w:id="1085" w:author="Admin" w:date="2017-09-18T15:12:00Z">
                  <w:rPr>
                    <w:rStyle w:val="Hyperlink"/>
                    <w:noProof/>
                  </w:rPr>
                </w:rPrChange>
              </w:rPr>
              <w:delText>3.3.1</w:delText>
            </w:r>
            <w:r w:rsidDel="00DD549E">
              <w:rPr>
                <w:rFonts w:asciiTheme="minorHAnsi" w:eastAsiaTheme="minorEastAsia" w:hAnsiTheme="minorHAnsi" w:cstheme="minorBidi"/>
                <w:noProof/>
                <w:szCs w:val="22"/>
              </w:rPr>
              <w:tab/>
            </w:r>
            <w:r w:rsidRPr="00DD549E" w:rsidDel="00DD549E">
              <w:rPr>
                <w:noProof/>
                <w:rPrChange w:id="1086" w:author="Admin" w:date="2017-09-18T15:12:00Z">
                  <w:rPr>
                    <w:rStyle w:val="Hyperlink"/>
                    <w:noProof/>
                  </w:rPr>
                </w:rPrChange>
              </w:rPr>
              <w:delText>Mục đích, ý nghĩa</w:delText>
            </w:r>
            <w:r w:rsidDel="00DD549E">
              <w:rPr>
                <w:noProof/>
                <w:webHidden/>
              </w:rPr>
              <w:tab/>
              <w:delText>21</w:delText>
            </w:r>
          </w:del>
        </w:p>
        <w:p w14:paraId="426E1358" w14:textId="5FB0E204" w:rsidR="00327D8B" w:rsidDel="00DD549E" w:rsidRDefault="00327D8B">
          <w:pPr>
            <w:pStyle w:val="TOC3"/>
            <w:tabs>
              <w:tab w:val="left" w:pos="1320"/>
              <w:tab w:val="right" w:leader="dot" w:pos="9350"/>
            </w:tabs>
            <w:rPr>
              <w:del w:id="1087" w:author="Admin" w:date="2017-09-18T15:12:00Z"/>
              <w:rFonts w:asciiTheme="minorHAnsi" w:eastAsiaTheme="minorEastAsia" w:hAnsiTheme="minorHAnsi" w:cstheme="minorBidi"/>
              <w:noProof/>
              <w:szCs w:val="22"/>
            </w:rPr>
          </w:pPr>
          <w:del w:id="1088" w:author="Admin" w:date="2017-09-18T15:12:00Z">
            <w:r w:rsidRPr="00DD549E" w:rsidDel="00DD549E">
              <w:rPr>
                <w:noProof/>
                <w:rPrChange w:id="1089" w:author="Admin" w:date="2017-09-18T15:12:00Z">
                  <w:rPr>
                    <w:rStyle w:val="Hyperlink"/>
                    <w:noProof/>
                  </w:rPr>
                </w:rPrChange>
              </w:rPr>
              <w:delText>3.3.2</w:delText>
            </w:r>
            <w:r w:rsidDel="00DD549E">
              <w:rPr>
                <w:rFonts w:asciiTheme="minorHAnsi" w:eastAsiaTheme="minorEastAsia" w:hAnsiTheme="minorHAnsi" w:cstheme="minorBidi"/>
                <w:noProof/>
                <w:szCs w:val="22"/>
              </w:rPr>
              <w:tab/>
            </w:r>
            <w:r w:rsidRPr="00DD549E" w:rsidDel="00DD549E">
              <w:rPr>
                <w:noProof/>
                <w:rPrChange w:id="1090" w:author="Admin" w:date="2017-09-18T15:12:00Z">
                  <w:rPr>
                    <w:rStyle w:val="Hyperlink"/>
                    <w:noProof/>
                  </w:rPr>
                </w:rPrChange>
              </w:rPr>
              <w:delText>Đặc tả tình huống nghiệp vụ</w:delText>
            </w:r>
            <w:r w:rsidDel="00DD549E">
              <w:rPr>
                <w:noProof/>
                <w:webHidden/>
              </w:rPr>
              <w:tab/>
              <w:delText>22</w:delText>
            </w:r>
          </w:del>
        </w:p>
        <w:p w14:paraId="13E8E592" w14:textId="19707BD0" w:rsidR="00327D8B" w:rsidDel="00DD549E" w:rsidRDefault="00327D8B">
          <w:pPr>
            <w:pStyle w:val="TOC3"/>
            <w:tabs>
              <w:tab w:val="left" w:pos="1320"/>
              <w:tab w:val="right" w:leader="dot" w:pos="9350"/>
            </w:tabs>
            <w:rPr>
              <w:del w:id="1091" w:author="Admin" w:date="2017-09-18T15:12:00Z"/>
              <w:rFonts w:asciiTheme="minorHAnsi" w:eastAsiaTheme="minorEastAsia" w:hAnsiTheme="minorHAnsi" w:cstheme="minorBidi"/>
              <w:noProof/>
              <w:szCs w:val="22"/>
            </w:rPr>
          </w:pPr>
          <w:del w:id="1092" w:author="Admin" w:date="2017-09-18T15:12:00Z">
            <w:r w:rsidRPr="00DD549E" w:rsidDel="00DD549E">
              <w:rPr>
                <w:noProof/>
                <w:rPrChange w:id="1093" w:author="Admin" w:date="2017-09-18T15:12:00Z">
                  <w:rPr>
                    <w:rStyle w:val="Hyperlink"/>
                    <w:noProof/>
                  </w:rPr>
                </w:rPrChange>
              </w:rPr>
              <w:delText>3.3.3</w:delText>
            </w:r>
            <w:r w:rsidDel="00DD549E">
              <w:rPr>
                <w:rFonts w:asciiTheme="minorHAnsi" w:eastAsiaTheme="minorEastAsia" w:hAnsiTheme="minorHAnsi" w:cstheme="minorBidi"/>
                <w:noProof/>
                <w:szCs w:val="22"/>
              </w:rPr>
              <w:tab/>
            </w:r>
            <w:r w:rsidRPr="00DD549E" w:rsidDel="00DD549E">
              <w:rPr>
                <w:noProof/>
                <w:rPrChange w:id="1094" w:author="Admin" w:date="2017-09-18T15:12:00Z">
                  <w:rPr>
                    <w:rStyle w:val="Hyperlink"/>
                    <w:noProof/>
                  </w:rPr>
                </w:rPrChange>
              </w:rPr>
              <w:delText>Màn hình giao diện</w:delText>
            </w:r>
            <w:r w:rsidDel="00DD549E">
              <w:rPr>
                <w:noProof/>
                <w:webHidden/>
              </w:rPr>
              <w:tab/>
              <w:delText>23</w:delText>
            </w:r>
          </w:del>
        </w:p>
        <w:p w14:paraId="68BBDA45" w14:textId="61B8C74B" w:rsidR="00327D8B" w:rsidDel="00DD549E" w:rsidRDefault="00327D8B">
          <w:pPr>
            <w:pStyle w:val="TOC3"/>
            <w:tabs>
              <w:tab w:val="left" w:pos="1320"/>
              <w:tab w:val="right" w:leader="dot" w:pos="9350"/>
            </w:tabs>
            <w:rPr>
              <w:del w:id="1095" w:author="Admin" w:date="2017-09-18T15:12:00Z"/>
              <w:rFonts w:asciiTheme="minorHAnsi" w:eastAsiaTheme="minorEastAsia" w:hAnsiTheme="minorHAnsi" w:cstheme="minorBidi"/>
              <w:noProof/>
              <w:szCs w:val="22"/>
            </w:rPr>
          </w:pPr>
          <w:del w:id="1096" w:author="Admin" w:date="2017-09-18T15:12:00Z">
            <w:r w:rsidRPr="00DD549E" w:rsidDel="00DD549E">
              <w:rPr>
                <w:noProof/>
                <w:rPrChange w:id="1097" w:author="Admin" w:date="2017-09-18T15:12:00Z">
                  <w:rPr>
                    <w:rStyle w:val="Hyperlink"/>
                    <w:noProof/>
                  </w:rPr>
                </w:rPrChange>
              </w:rPr>
              <w:delText>3.3.4</w:delText>
            </w:r>
            <w:r w:rsidDel="00DD549E">
              <w:rPr>
                <w:rFonts w:asciiTheme="minorHAnsi" w:eastAsiaTheme="minorEastAsia" w:hAnsiTheme="minorHAnsi" w:cstheme="minorBidi"/>
                <w:noProof/>
                <w:szCs w:val="22"/>
              </w:rPr>
              <w:tab/>
            </w:r>
            <w:r w:rsidRPr="00DD549E" w:rsidDel="00DD549E">
              <w:rPr>
                <w:noProof/>
                <w:rPrChange w:id="1098" w:author="Admin" w:date="2017-09-18T15:12:00Z">
                  <w:rPr>
                    <w:rStyle w:val="Hyperlink"/>
                    <w:noProof/>
                  </w:rPr>
                </w:rPrChange>
              </w:rPr>
              <w:delText>Mô tả các trường thông tin trên màn hình</w:delText>
            </w:r>
            <w:r w:rsidDel="00DD549E">
              <w:rPr>
                <w:noProof/>
                <w:webHidden/>
              </w:rPr>
              <w:tab/>
              <w:delText>24</w:delText>
            </w:r>
          </w:del>
        </w:p>
        <w:p w14:paraId="09B166CE" w14:textId="6D744D62" w:rsidR="00327D8B" w:rsidDel="00DD549E" w:rsidRDefault="00327D8B">
          <w:pPr>
            <w:pStyle w:val="TOC3"/>
            <w:tabs>
              <w:tab w:val="left" w:pos="1320"/>
              <w:tab w:val="right" w:leader="dot" w:pos="9350"/>
            </w:tabs>
            <w:rPr>
              <w:del w:id="1099" w:author="Admin" w:date="2017-09-18T15:12:00Z"/>
              <w:rFonts w:asciiTheme="minorHAnsi" w:eastAsiaTheme="minorEastAsia" w:hAnsiTheme="minorHAnsi" w:cstheme="minorBidi"/>
              <w:noProof/>
              <w:szCs w:val="22"/>
            </w:rPr>
          </w:pPr>
          <w:del w:id="1100" w:author="Admin" w:date="2017-09-18T15:12:00Z">
            <w:r w:rsidRPr="00DD549E" w:rsidDel="00DD549E">
              <w:rPr>
                <w:noProof/>
                <w:rPrChange w:id="1101" w:author="Admin" w:date="2017-09-18T15:12:00Z">
                  <w:rPr>
                    <w:rStyle w:val="Hyperlink"/>
                    <w:noProof/>
                  </w:rPr>
                </w:rPrChange>
              </w:rPr>
              <w:delText>3.3.5</w:delText>
            </w:r>
            <w:r w:rsidDel="00DD549E">
              <w:rPr>
                <w:rFonts w:asciiTheme="minorHAnsi" w:eastAsiaTheme="minorEastAsia" w:hAnsiTheme="minorHAnsi" w:cstheme="minorBidi"/>
                <w:noProof/>
                <w:szCs w:val="22"/>
              </w:rPr>
              <w:tab/>
            </w:r>
            <w:r w:rsidRPr="00DD549E" w:rsidDel="00DD549E">
              <w:rPr>
                <w:noProof/>
                <w:rPrChange w:id="1102" w:author="Admin" w:date="2017-09-18T15:12:00Z">
                  <w:rPr>
                    <w:rStyle w:val="Hyperlink"/>
                    <w:noProof/>
                  </w:rPr>
                </w:rPrChange>
              </w:rPr>
              <w:delText>Thao tác chức năng</w:delText>
            </w:r>
            <w:r w:rsidDel="00DD549E">
              <w:rPr>
                <w:noProof/>
                <w:webHidden/>
              </w:rPr>
              <w:tab/>
              <w:delText>25</w:delText>
            </w:r>
          </w:del>
        </w:p>
        <w:p w14:paraId="75C1A93A" w14:textId="5BEBBC76" w:rsidR="00327D8B" w:rsidDel="00DD549E" w:rsidRDefault="00327D8B">
          <w:pPr>
            <w:pStyle w:val="TOC2"/>
            <w:tabs>
              <w:tab w:val="left" w:pos="880"/>
              <w:tab w:val="right" w:leader="dot" w:pos="9350"/>
            </w:tabs>
            <w:rPr>
              <w:del w:id="1103" w:author="Admin" w:date="2017-09-18T15:12:00Z"/>
              <w:rFonts w:asciiTheme="minorHAnsi" w:eastAsiaTheme="minorEastAsia" w:hAnsiTheme="minorHAnsi" w:cstheme="minorBidi"/>
              <w:noProof/>
              <w:szCs w:val="22"/>
            </w:rPr>
          </w:pPr>
          <w:del w:id="1104" w:author="Admin" w:date="2017-09-18T15:12:00Z">
            <w:r w:rsidRPr="00DD549E" w:rsidDel="00DD549E">
              <w:rPr>
                <w:noProof/>
                <w:rPrChange w:id="1105" w:author="Admin" w:date="2017-09-18T15:12:00Z">
                  <w:rPr>
                    <w:rStyle w:val="Hyperlink"/>
                    <w:noProof/>
                  </w:rPr>
                </w:rPrChange>
              </w:rPr>
              <w:delText>3.4</w:delText>
            </w:r>
            <w:r w:rsidDel="00DD549E">
              <w:rPr>
                <w:rFonts w:asciiTheme="minorHAnsi" w:eastAsiaTheme="minorEastAsia" w:hAnsiTheme="minorHAnsi" w:cstheme="minorBidi"/>
                <w:noProof/>
                <w:szCs w:val="22"/>
              </w:rPr>
              <w:tab/>
            </w:r>
            <w:r w:rsidRPr="00DD549E" w:rsidDel="00DD549E">
              <w:rPr>
                <w:noProof/>
                <w:rPrChange w:id="1106" w:author="Admin" w:date="2017-09-18T15:12:00Z">
                  <w:rPr>
                    <w:rStyle w:val="Hyperlink"/>
                    <w:noProof/>
                  </w:rPr>
                </w:rPrChange>
              </w:rPr>
              <w:delText>Định biên nhân sự</w:delText>
            </w:r>
            <w:r w:rsidDel="00DD549E">
              <w:rPr>
                <w:noProof/>
                <w:webHidden/>
              </w:rPr>
              <w:tab/>
              <w:delText>26</w:delText>
            </w:r>
          </w:del>
        </w:p>
        <w:p w14:paraId="2185FF59" w14:textId="5CE37C10" w:rsidR="00327D8B" w:rsidDel="00DD549E" w:rsidRDefault="00327D8B">
          <w:pPr>
            <w:pStyle w:val="TOC3"/>
            <w:tabs>
              <w:tab w:val="left" w:pos="1320"/>
              <w:tab w:val="right" w:leader="dot" w:pos="9350"/>
            </w:tabs>
            <w:rPr>
              <w:del w:id="1107" w:author="Admin" w:date="2017-09-18T15:12:00Z"/>
              <w:rFonts w:asciiTheme="minorHAnsi" w:eastAsiaTheme="minorEastAsia" w:hAnsiTheme="minorHAnsi" w:cstheme="minorBidi"/>
              <w:noProof/>
              <w:szCs w:val="22"/>
            </w:rPr>
          </w:pPr>
          <w:del w:id="1108" w:author="Admin" w:date="2017-09-18T15:12:00Z">
            <w:r w:rsidRPr="00DD549E" w:rsidDel="00DD549E">
              <w:rPr>
                <w:noProof/>
                <w:rPrChange w:id="1109" w:author="Admin" w:date="2017-09-18T15:12:00Z">
                  <w:rPr>
                    <w:rStyle w:val="Hyperlink"/>
                    <w:noProof/>
                  </w:rPr>
                </w:rPrChange>
              </w:rPr>
              <w:delText>3.4.1</w:delText>
            </w:r>
            <w:r w:rsidDel="00DD549E">
              <w:rPr>
                <w:rFonts w:asciiTheme="minorHAnsi" w:eastAsiaTheme="minorEastAsia" w:hAnsiTheme="minorHAnsi" w:cstheme="minorBidi"/>
                <w:noProof/>
                <w:szCs w:val="22"/>
              </w:rPr>
              <w:tab/>
            </w:r>
            <w:r w:rsidRPr="00DD549E" w:rsidDel="00DD549E">
              <w:rPr>
                <w:noProof/>
                <w:rPrChange w:id="1110" w:author="Admin" w:date="2017-09-18T15:12:00Z">
                  <w:rPr>
                    <w:rStyle w:val="Hyperlink"/>
                    <w:noProof/>
                  </w:rPr>
                </w:rPrChange>
              </w:rPr>
              <w:delText>Mục đích, ý nghĩa</w:delText>
            </w:r>
            <w:r w:rsidDel="00DD549E">
              <w:rPr>
                <w:noProof/>
                <w:webHidden/>
              </w:rPr>
              <w:tab/>
              <w:delText>26</w:delText>
            </w:r>
          </w:del>
        </w:p>
        <w:p w14:paraId="2CA1B4C0" w14:textId="4576B546" w:rsidR="00327D8B" w:rsidDel="00DD549E" w:rsidRDefault="00327D8B">
          <w:pPr>
            <w:pStyle w:val="TOC3"/>
            <w:tabs>
              <w:tab w:val="left" w:pos="1320"/>
              <w:tab w:val="right" w:leader="dot" w:pos="9350"/>
            </w:tabs>
            <w:rPr>
              <w:del w:id="1111" w:author="Admin" w:date="2017-09-18T15:12:00Z"/>
              <w:rFonts w:asciiTheme="minorHAnsi" w:eastAsiaTheme="minorEastAsia" w:hAnsiTheme="minorHAnsi" w:cstheme="minorBidi"/>
              <w:noProof/>
              <w:szCs w:val="22"/>
            </w:rPr>
          </w:pPr>
          <w:del w:id="1112" w:author="Admin" w:date="2017-09-18T15:12:00Z">
            <w:r w:rsidRPr="00DD549E" w:rsidDel="00DD549E">
              <w:rPr>
                <w:noProof/>
                <w:rPrChange w:id="1113" w:author="Admin" w:date="2017-09-18T15:12:00Z">
                  <w:rPr>
                    <w:rStyle w:val="Hyperlink"/>
                    <w:noProof/>
                  </w:rPr>
                </w:rPrChange>
              </w:rPr>
              <w:delText>3.4.2</w:delText>
            </w:r>
            <w:r w:rsidDel="00DD549E">
              <w:rPr>
                <w:rFonts w:asciiTheme="minorHAnsi" w:eastAsiaTheme="minorEastAsia" w:hAnsiTheme="minorHAnsi" w:cstheme="minorBidi"/>
                <w:noProof/>
                <w:szCs w:val="22"/>
              </w:rPr>
              <w:tab/>
            </w:r>
            <w:r w:rsidRPr="00DD549E" w:rsidDel="00DD549E">
              <w:rPr>
                <w:noProof/>
                <w:rPrChange w:id="1114" w:author="Admin" w:date="2017-09-18T15:12:00Z">
                  <w:rPr>
                    <w:rStyle w:val="Hyperlink"/>
                    <w:noProof/>
                  </w:rPr>
                </w:rPrChange>
              </w:rPr>
              <w:delText>Đặc tả tình huống nghiệp vụ</w:delText>
            </w:r>
            <w:r w:rsidDel="00DD549E">
              <w:rPr>
                <w:noProof/>
                <w:webHidden/>
              </w:rPr>
              <w:tab/>
              <w:delText>26</w:delText>
            </w:r>
          </w:del>
        </w:p>
        <w:p w14:paraId="52A00529" w14:textId="58452C13" w:rsidR="00327D8B" w:rsidDel="00DD549E" w:rsidRDefault="00327D8B">
          <w:pPr>
            <w:pStyle w:val="TOC3"/>
            <w:tabs>
              <w:tab w:val="left" w:pos="1320"/>
              <w:tab w:val="right" w:leader="dot" w:pos="9350"/>
            </w:tabs>
            <w:rPr>
              <w:del w:id="1115" w:author="Admin" w:date="2017-09-18T15:12:00Z"/>
              <w:rFonts w:asciiTheme="minorHAnsi" w:eastAsiaTheme="minorEastAsia" w:hAnsiTheme="minorHAnsi" w:cstheme="minorBidi"/>
              <w:noProof/>
              <w:szCs w:val="22"/>
            </w:rPr>
          </w:pPr>
          <w:del w:id="1116" w:author="Admin" w:date="2017-09-18T15:12:00Z">
            <w:r w:rsidRPr="00DD549E" w:rsidDel="00DD549E">
              <w:rPr>
                <w:noProof/>
                <w:rPrChange w:id="1117" w:author="Admin" w:date="2017-09-18T15:12:00Z">
                  <w:rPr>
                    <w:rStyle w:val="Hyperlink"/>
                    <w:noProof/>
                    <w:lang w:val="vi-VN"/>
                  </w:rPr>
                </w:rPrChange>
              </w:rPr>
              <w:delText>3.4.3</w:delText>
            </w:r>
            <w:r w:rsidDel="00DD549E">
              <w:rPr>
                <w:rFonts w:asciiTheme="minorHAnsi" w:eastAsiaTheme="minorEastAsia" w:hAnsiTheme="minorHAnsi" w:cstheme="minorBidi"/>
                <w:noProof/>
                <w:szCs w:val="22"/>
              </w:rPr>
              <w:tab/>
            </w:r>
            <w:r w:rsidRPr="00DD549E" w:rsidDel="00DD549E">
              <w:rPr>
                <w:noProof/>
                <w:rPrChange w:id="1118" w:author="Admin" w:date="2017-09-18T15:12:00Z">
                  <w:rPr>
                    <w:rStyle w:val="Hyperlink"/>
                    <w:noProof/>
                    <w:lang w:val="vi-VN"/>
                  </w:rPr>
                </w:rPrChange>
              </w:rPr>
              <w:delText>Màn hình giao diện</w:delText>
            </w:r>
            <w:r w:rsidDel="00DD549E">
              <w:rPr>
                <w:noProof/>
                <w:webHidden/>
              </w:rPr>
              <w:tab/>
              <w:delText>26</w:delText>
            </w:r>
          </w:del>
        </w:p>
        <w:p w14:paraId="5FF2E6CF" w14:textId="47CB753D" w:rsidR="00327D8B" w:rsidDel="00DD549E" w:rsidRDefault="00327D8B">
          <w:pPr>
            <w:pStyle w:val="TOC3"/>
            <w:tabs>
              <w:tab w:val="left" w:pos="1320"/>
              <w:tab w:val="right" w:leader="dot" w:pos="9350"/>
            </w:tabs>
            <w:rPr>
              <w:del w:id="1119" w:author="Admin" w:date="2017-09-18T15:12:00Z"/>
              <w:rFonts w:asciiTheme="minorHAnsi" w:eastAsiaTheme="minorEastAsia" w:hAnsiTheme="minorHAnsi" w:cstheme="minorBidi"/>
              <w:noProof/>
              <w:szCs w:val="22"/>
            </w:rPr>
          </w:pPr>
          <w:del w:id="1120" w:author="Admin" w:date="2017-09-18T15:12:00Z">
            <w:r w:rsidRPr="00DD549E" w:rsidDel="00DD549E">
              <w:rPr>
                <w:noProof/>
                <w:rPrChange w:id="1121" w:author="Admin" w:date="2017-09-18T15:12:00Z">
                  <w:rPr>
                    <w:rStyle w:val="Hyperlink"/>
                    <w:noProof/>
                  </w:rPr>
                </w:rPrChange>
              </w:rPr>
              <w:delText>3.4.4</w:delText>
            </w:r>
            <w:r w:rsidDel="00DD549E">
              <w:rPr>
                <w:rFonts w:asciiTheme="minorHAnsi" w:eastAsiaTheme="minorEastAsia" w:hAnsiTheme="minorHAnsi" w:cstheme="minorBidi"/>
                <w:noProof/>
                <w:szCs w:val="22"/>
              </w:rPr>
              <w:tab/>
            </w:r>
            <w:r w:rsidRPr="00DD549E" w:rsidDel="00DD549E">
              <w:rPr>
                <w:noProof/>
                <w:rPrChange w:id="1122" w:author="Admin" w:date="2017-09-18T15:12:00Z">
                  <w:rPr>
                    <w:rStyle w:val="Hyperlink"/>
                    <w:noProof/>
                  </w:rPr>
                </w:rPrChange>
              </w:rPr>
              <w:delText>Mô tả các trường thông tin trên màn hình:</w:delText>
            </w:r>
            <w:r w:rsidDel="00DD549E">
              <w:rPr>
                <w:noProof/>
                <w:webHidden/>
              </w:rPr>
              <w:tab/>
              <w:delText>27</w:delText>
            </w:r>
          </w:del>
        </w:p>
        <w:p w14:paraId="048D8924" w14:textId="7A033753" w:rsidR="00327D8B" w:rsidDel="00DD549E" w:rsidRDefault="00327D8B">
          <w:pPr>
            <w:pStyle w:val="TOC3"/>
            <w:tabs>
              <w:tab w:val="left" w:pos="1320"/>
              <w:tab w:val="right" w:leader="dot" w:pos="9350"/>
            </w:tabs>
            <w:rPr>
              <w:del w:id="1123" w:author="Admin" w:date="2017-09-18T15:12:00Z"/>
              <w:rFonts w:asciiTheme="minorHAnsi" w:eastAsiaTheme="minorEastAsia" w:hAnsiTheme="minorHAnsi" w:cstheme="minorBidi"/>
              <w:noProof/>
              <w:szCs w:val="22"/>
            </w:rPr>
          </w:pPr>
          <w:del w:id="1124" w:author="Admin" w:date="2017-09-18T15:12:00Z">
            <w:r w:rsidRPr="00DD549E" w:rsidDel="00DD549E">
              <w:rPr>
                <w:noProof/>
                <w:rPrChange w:id="1125" w:author="Admin" w:date="2017-09-18T15:12:00Z">
                  <w:rPr>
                    <w:rStyle w:val="Hyperlink"/>
                    <w:noProof/>
                  </w:rPr>
                </w:rPrChange>
              </w:rPr>
              <w:delText>3.4.5</w:delText>
            </w:r>
            <w:r w:rsidDel="00DD549E">
              <w:rPr>
                <w:rFonts w:asciiTheme="minorHAnsi" w:eastAsiaTheme="minorEastAsia" w:hAnsiTheme="minorHAnsi" w:cstheme="minorBidi"/>
                <w:noProof/>
                <w:szCs w:val="22"/>
              </w:rPr>
              <w:tab/>
            </w:r>
            <w:r w:rsidRPr="00DD549E" w:rsidDel="00DD549E">
              <w:rPr>
                <w:noProof/>
                <w:rPrChange w:id="1126" w:author="Admin" w:date="2017-09-18T15:12:00Z">
                  <w:rPr>
                    <w:rStyle w:val="Hyperlink"/>
                    <w:noProof/>
                  </w:rPr>
                </w:rPrChange>
              </w:rPr>
              <w:delText>Các bước xử lý</w:delText>
            </w:r>
            <w:r w:rsidDel="00DD549E">
              <w:rPr>
                <w:noProof/>
                <w:webHidden/>
              </w:rPr>
              <w:tab/>
              <w:delText>28</w:delText>
            </w:r>
          </w:del>
        </w:p>
        <w:p w14:paraId="44D2D9CF" w14:textId="322326C2" w:rsidR="00327D8B" w:rsidDel="00DD549E" w:rsidRDefault="00327D8B">
          <w:pPr>
            <w:pStyle w:val="TOC2"/>
            <w:tabs>
              <w:tab w:val="left" w:pos="880"/>
              <w:tab w:val="right" w:leader="dot" w:pos="9350"/>
            </w:tabs>
            <w:rPr>
              <w:del w:id="1127" w:author="Admin" w:date="2017-09-18T15:12:00Z"/>
              <w:rFonts w:asciiTheme="minorHAnsi" w:eastAsiaTheme="minorEastAsia" w:hAnsiTheme="minorHAnsi" w:cstheme="minorBidi"/>
              <w:noProof/>
              <w:szCs w:val="22"/>
            </w:rPr>
          </w:pPr>
          <w:del w:id="1128" w:author="Admin" w:date="2017-09-18T15:12:00Z">
            <w:r w:rsidRPr="00DD549E" w:rsidDel="00DD549E">
              <w:rPr>
                <w:noProof/>
                <w:rPrChange w:id="1129" w:author="Admin" w:date="2017-09-18T15:12:00Z">
                  <w:rPr>
                    <w:rStyle w:val="Hyperlink"/>
                    <w:noProof/>
                  </w:rPr>
                </w:rPrChange>
              </w:rPr>
              <w:delText>3.5</w:delText>
            </w:r>
            <w:r w:rsidDel="00DD549E">
              <w:rPr>
                <w:rFonts w:asciiTheme="minorHAnsi" w:eastAsiaTheme="minorEastAsia" w:hAnsiTheme="minorHAnsi" w:cstheme="minorBidi"/>
                <w:noProof/>
                <w:szCs w:val="22"/>
              </w:rPr>
              <w:tab/>
            </w:r>
            <w:r w:rsidRPr="00DD549E" w:rsidDel="00DD549E">
              <w:rPr>
                <w:noProof/>
                <w:rPrChange w:id="1130" w:author="Admin" w:date="2017-09-18T15:12:00Z">
                  <w:rPr>
                    <w:rStyle w:val="Hyperlink"/>
                    <w:noProof/>
                  </w:rPr>
                </w:rPrChange>
              </w:rPr>
              <w:delText>Hệ thống năng lực</w:delText>
            </w:r>
            <w:r w:rsidDel="00DD549E">
              <w:rPr>
                <w:noProof/>
                <w:webHidden/>
              </w:rPr>
              <w:tab/>
              <w:delText>29</w:delText>
            </w:r>
          </w:del>
        </w:p>
        <w:p w14:paraId="67FAA8B9" w14:textId="54874548" w:rsidR="00327D8B" w:rsidDel="00DD549E" w:rsidRDefault="00327D8B">
          <w:pPr>
            <w:pStyle w:val="TOC3"/>
            <w:tabs>
              <w:tab w:val="left" w:pos="1320"/>
              <w:tab w:val="right" w:leader="dot" w:pos="9350"/>
            </w:tabs>
            <w:rPr>
              <w:del w:id="1131" w:author="Admin" w:date="2017-09-18T15:12:00Z"/>
              <w:rFonts w:asciiTheme="minorHAnsi" w:eastAsiaTheme="minorEastAsia" w:hAnsiTheme="minorHAnsi" w:cstheme="minorBidi"/>
              <w:noProof/>
              <w:szCs w:val="22"/>
            </w:rPr>
          </w:pPr>
          <w:del w:id="1132" w:author="Admin" w:date="2017-09-18T15:12:00Z">
            <w:r w:rsidRPr="00DD549E" w:rsidDel="00DD549E">
              <w:rPr>
                <w:noProof/>
                <w:rPrChange w:id="1133" w:author="Admin" w:date="2017-09-18T15:12:00Z">
                  <w:rPr>
                    <w:rStyle w:val="Hyperlink"/>
                    <w:noProof/>
                  </w:rPr>
                </w:rPrChange>
              </w:rPr>
              <w:delText>3.5.1</w:delText>
            </w:r>
            <w:r w:rsidDel="00DD549E">
              <w:rPr>
                <w:rFonts w:asciiTheme="minorHAnsi" w:eastAsiaTheme="minorEastAsia" w:hAnsiTheme="minorHAnsi" w:cstheme="minorBidi"/>
                <w:noProof/>
                <w:szCs w:val="22"/>
              </w:rPr>
              <w:tab/>
            </w:r>
            <w:r w:rsidRPr="00DD549E" w:rsidDel="00DD549E">
              <w:rPr>
                <w:noProof/>
                <w:rPrChange w:id="1134" w:author="Admin" w:date="2017-09-18T15:12:00Z">
                  <w:rPr>
                    <w:rStyle w:val="Hyperlink"/>
                    <w:noProof/>
                  </w:rPr>
                </w:rPrChange>
              </w:rPr>
              <w:delText>Danh mục nhóm năng lực</w:delText>
            </w:r>
            <w:r w:rsidDel="00DD549E">
              <w:rPr>
                <w:noProof/>
                <w:webHidden/>
              </w:rPr>
              <w:tab/>
              <w:delText>29</w:delText>
            </w:r>
          </w:del>
        </w:p>
        <w:p w14:paraId="1627A8D6" w14:textId="27CC6357" w:rsidR="00327D8B" w:rsidDel="00DD549E" w:rsidRDefault="00327D8B">
          <w:pPr>
            <w:pStyle w:val="TOC3"/>
            <w:tabs>
              <w:tab w:val="left" w:pos="1320"/>
              <w:tab w:val="right" w:leader="dot" w:pos="9350"/>
            </w:tabs>
            <w:rPr>
              <w:del w:id="1135" w:author="Admin" w:date="2017-09-18T15:12:00Z"/>
              <w:rFonts w:asciiTheme="minorHAnsi" w:eastAsiaTheme="minorEastAsia" w:hAnsiTheme="minorHAnsi" w:cstheme="minorBidi"/>
              <w:noProof/>
              <w:szCs w:val="22"/>
            </w:rPr>
          </w:pPr>
          <w:del w:id="1136" w:author="Admin" w:date="2017-09-18T15:12:00Z">
            <w:r w:rsidRPr="00DD549E" w:rsidDel="00DD549E">
              <w:rPr>
                <w:noProof/>
                <w:rPrChange w:id="1137" w:author="Admin" w:date="2017-09-18T15:12:00Z">
                  <w:rPr>
                    <w:rStyle w:val="Hyperlink"/>
                    <w:noProof/>
                  </w:rPr>
                </w:rPrChange>
              </w:rPr>
              <w:delText>3.5.2</w:delText>
            </w:r>
            <w:r w:rsidDel="00DD549E">
              <w:rPr>
                <w:rFonts w:asciiTheme="minorHAnsi" w:eastAsiaTheme="minorEastAsia" w:hAnsiTheme="minorHAnsi" w:cstheme="minorBidi"/>
                <w:noProof/>
                <w:szCs w:val="22"/>
              </w:rPr>
              <w:tab/>
            </w:r>
            <w:r w:rsidRPr="00DD549E" w:rsidDel="00DD549E">
              <w:rPr>
                <w:noProof/>
                <w:rPrChange w:id="1138" w:author="Admin" w:date="2017-09-18T15:12:00Z">
                  <w:rPr>
                    <w:rStyle w:val="Hyperlink"/>
                    <w:noProof/>
                  </w:rPr>
                </w:rPrChange>
              </w:rPr>
              <w:delText>Danh mục năng lực</w:delText>
            </w:r>
            <w:r w:rsidDel="00DD549E">
              <w:rPr>
                <w:noProof/>
                <w:webHidden/>
              </w:rPr>
              <w:tab/>
              <w:delText>31</w:delText>
            </w:r>
          </w:del>
        </w:p>
        <w:p w14:paraId="0A84D53D" w14:textId="2D3333FB" w:rsidR="00327D8B" w:rsidDel="00DD549E" w:rsidRDefault="00327D8B">
          <w:pPr>
            <w:pStyle w:val="TOC3"/>
            <w:tabs>
              <w:tab w:val="left" w:pos="1320"/>
              <w:tab w:val="right" w:leader="dot" w:pos="9350"/>
            </w:tabs>
            <w:rPr>
              <w:del w:id="1139" w:author="Admin" w:date="2017-09-18T15:12:00Z"/>
              <w:rFonts w:asciiTheme="minorHAnsi" w:eastAsiaTheme="minorEastAsia" w:hAnsiTheme="minorHAnsi" w:cstheme="minorBidi"/>
              <w:noProof/>
              <w:szCs w:val="22"/>
            </w:rPr>
          </w:pPr>
          <w:del w:id="1140" w:author="Admin" w:date="2017-09-18T15:12:00Z">
            <w:r w:rsidRPr="00DD549E" w:rsidDel="00DD549E">
              <w:rPr>
                <w:noProof/>
                <w:rPrChange w:id="1141" w:author="Admin" w:date="2017-09-18T15:12:00Z">
                  <w:rPr>
                    <w:rStyle w:val="Hyperlink"/>
                    <w:noProof/>
                  </w:rPr>
                </w:rPrChange>
              </w:rPr>
              <w:delText>3.5.3</w:delText>
            </w:r>
            <w:r w:rsidDel="00DD549E">
              <w:rPr>
                <w:rFonts w:asciiTheme="minorHAnsi" w:eastAsiaTheme="minorEastAsia" w:hAnsiTheme="minorHAnsi" w:cstheme="minorBidi"/>
                <w:noProof/>
                <w:szCs w:val="22"/>
              </w:rPr>
              <w:tab/>
            </w:r>
            <w:r w:rsidRPr="00DD549E" w:rsidDel="00DD549E">
              <w:rPr>
                <w:noProof/>
                <w:rPrChange w:id="1142" w:author="Admin" w:date="2017-09-18T15:12:00Z">
                  <w:rPr>
                    <w:rStyle w:val="Hyperlink"/>
                    <w:noProof/>
                  </w:rPr>
                </w:rPrChange>
              </w:rPr>
              <w:delText>Danh mục xây dựng mức năng lực</w:delText>
            </w:r>
            <w:r w:rsidDel="00DD549E">
              <w:rPr>
                <w:noProof/>
                <w:webHidden/>
              </w:rPr>
              <w:tab/>
              <w:delText>33</w:delText>
            </w:r>
          </w:del>
        </w:p>
        <w:p w14:paraId="24F5412E" w14:textId="41EF6AE3" w:rsidR="00327D8B" w:rsidDel="00DD549E" w:rsidRDefault="00327D8B">
          <w:pPr>
            <w:pStyle w:val="TOC3"/>
            <w:tabs>
              <w:tab w:val="left" w:pos="1320"/>
              <w:tab w:val="right" w:leader="dot" w:pos="9350"/>
            </w:tabs>
            <w:rPr>
              <w:del w:id="1143" w:author="Admin" w:date="2017-09-18T15:12:00Z"/>
              <w:rFonts w:asciiTheme="minorHAnsi" w:eastAsiaTheme="minorEastAsia" w:hAnsiTheme="minorHAnsi" w:cstheme="minorBidi"/>
              <w:noProof/>
              <w:szCs w:val="22"/>
            </w:rPr>
          </w:pPr>
          <w:del w:id="1144" w:author="Admin" w:date="2017-09-18T15:12:00Z">
            <w:r w:rsidRPr="00DD549E" w:rsidDel="00DD549E">
              <w:rPr>
                <w:noProof/>
                <w:rPrChange w:id="1145" w:author="Admin" w:date="2017-09-18T15:12:00Z">
                  <w:rPr>
                    <w:rStyle w:val="Hyperlink"/>
                    <w:noProof/>
                  </w:rPr>
                </w:rPrChange>
              </w:rPr>
              <w:delText>3.5.4</w:delText>
            </w:r>
            <w:r w:rsidDel="00DD549E">
              <w:rPr>
                <w:rFonts w:asciiTheme="minorHAnsi" w:eastAsiaTheme="minorEastAsia" w:hAnsiTheme="minorHAnsi" w:cstheme="minorBidi"/>
                <w:noProof/>
                <w:szCs w:val="22"/>
              </w:rPr>
              <w:tab/>
            </w:r>
            <w:r w:rsidRPr="00DD549E" w:rsidDel="00DD549E">
              <w:rPr>
                <w:noProof/>
                <w:rPrChange w:id="1146" w:author="Admin" w:date="2017-09-18T15:12:00Z">
                  <w:rPr>
                    <w:rStyle w:val="Hyperlink"/>
                    <w:noProof/>
                  </w:rPr>
                </w:rPrChange>
              </w:rPr>
              <w:delText>Gán năng lực cho vị trí chức danh</w:delText>
            </w:r>
            <w:r w:rsidDel="00DD549E">
              <w:rPr>
                <w:noProof/>
                <w:webHidden/>
              </w:rPr>
              <w:tab/>
              <w:delText>35</w:delText>
            </w:r>
          </w:del>
        </w:p>
        <w:p w14:paraId="6FD24824" w14:textId="5EF84A5A" w:rsidR="00327D8B" w:rsidDel="00DD549E" w:rsidRDefault="00327D8B">
          <w:pPr>
            <w:pStyle w:val="TOC2"/>
            <w:tabs>
              <w:tab w:val="left" w:pos="880"/>
              <w:tab w:val="right" w:leader="dot" w:pos="9350"/>
            </w:tabs>
            <w:rPr>
              <w:del w:id="1147" w:author="Admin" w:date="2017-09-18T15:12:00Z"/>
              <w:rFonts w:asciiTheme="minorHAnsi" w:eastAsiaTheme="minorEastAsia" w:hAnsiTheme="minorHAnsi" w:cstheme="minorBidi"/>
              <w:noProof/>
              <w:szCs w:val="22"/>
            </w:rPr>
          </w:pPr>
          <w:del w:id="1148" w:author="Admin" w:date="2017-09-18T15:12:00Z">
            <w:r w:rsidRPr="00DD549E" w:rsidDel="00DD549E">
              <w:rPr>
                <w:noProof/>
                <w:rPrChange w:id="1149" w:author="Admin" w:date="2017-09-18T15:12:00Z">
                  <w:rPr>
                    <w:rStyle w:val="Hyperlink"/>
                    <w:noProof/>
                  </w:rPr>
                </w:rPrChange>
              </w:rPr>
              <w:delText>3.6</w:delText>
            </w:r>
            <w:r w:rsidDel="00DD549E">
              <w:rPr>
                <w:rFonts w:asciiTheme="minorHAnsi" w:eastAsiaTheme="minorEastAsia" w:hAnsiTheme="minorHAnsi" w:cstheme="minorBidi"/>
                <w:noProof/>
                <w:szCs w:val="22"/>
              </w:rPr>
              <w:tab/>
            </w:r>
            <w:r w:rsidRPr="00DD549E" w:rsidDel="00DD549E">
              <w:rPr>
                <w:noProof/>
                <w:rPrChange w:id="1150" w:author="Admin" w:date="2017-09-18T15:12:00Z">
                  <w:rPr>
                    <w:rStyle w:val="Hyperlink"/>
                    <w:noProof/>
                  </w:rPr>
                </w:rPrChange>
              </w:rPr>
              <w:delText>Thiết lập hệ thống thang lương</w:delText>
            </w:r>
            <w:r w:rsidDel="00DD549E">
              <w:rPr>
                <w:noProof/>
                <w:webHidden/>
              </w:rPr>
              <w:tab/>
              <w:delText>37</w:delText>
            </w:r>
          </w:del>
        </w:p>
        <w:p w14:paraId="71268363" w14:textId="711339D6" w:rsidR="00327D8B" w:rsidDel="00DD549E" w:rsidRDefault="00327D8B">
          <w:pPr>
            <w:pStyle w:val="TOC3"/>
            <w:tabs>
              <w:tab w:val="left" w:pos="1320"/>
              <w:tab w:val="right" w:leader="dot" w:pos="9350"/>
            </w:tabs>
            <w:rPr>
              <w:del w:id="1151" w:author="Admin" w:date="2017-09-18T15:12:00Z"/>
              <w:rFonts w:asciiTheme="minorHAnsi" w:eastAsiaTheme="minorEastAsia" w:hAnsiTheme="minorHAnsi" w:cstheme="minorBidi"/>
              <w:noProof/>
              <w:szCs w:val="22"/>
            </w:rPr>
          </w:pPr>
          <w:del w:id="1152" w:author="Admin" w:date="2017-09-18T15:12:00Z">
            <w:r w:rsidRPr="00DD549E" w:rsidDel="00DD549E">
              <w:rPr>
                <w:noProof/>
                <w:rPrChange w:id="1153" w:author="Admin" w:date="2017-09-18T15:12:00Z">
                  <w:rPr>
                    <w:rStyle w:val="Hyperlink"/>
                    <w:noProof/>
                  </w:rPr>
                </w:rPrChange>
              </w:rPr>
              <w:delText>3.6.1</w:delText>
            </w:r>
            <w:r w:rsidDel="00DD549E">
              <w:rPr>
                <w:rFonts w:asciiTheme="minorHAnsi" w:eastAsiaTheme="minorEastAsia" w:hAnsiTheme="minorHAnsi" w:cstheme="minorBidi"/>
                <w:noProof/>
                <w:szCs w:val="22"/>
              </w:rPr>
              <w:tab/>
            </w:r>
            <w:r w:rsidRPr="00DD549E" w:rsidDel="00DD549E">
              <w:rPr>
                <w:noProof/>
                <w:rPrChange w:id="1154" w:author="Admin" w:date="2017-09-18T15:12:00Z">
                  <w:rPr>
                    <w:rStyle w:val="Hyperlink"/>
                    <w:noProof/>
                  </w:rPr>
                </w:rPrChange>
              </w:rPr>
              <w:delText>Thiết lập thang lương</w:delText>
            </w:r>
            <w:r w:rsidDel="00DD549E">
              <w:rPr>
                <w:noProof/>
                <w:webHidden/>
              </w:rPr>
              <w:tab/>
              <w:delText>37</w:delText>
            </w:r>
          </w:del>
        </w:p>
        <w:p w14:paraId="6D8B65F9" w14:textId="6A789BD5" w:rsidR="00327D8B" w:rsidDel="00DD549E" w:rsidRDefault="00327D8B">
          <w:pPr>
            <w:pStyle w:val="TOC3"/>
            <w:tabs>
              <w:tab w:val="left" w:pos="1320"/>
              <w:tab w:val="right" w:leader="dot" w:pos="9350"/>
            </w:tabs>
            <w:rPr>
              <w:del w:id="1155" w:author="Admin" w:date="2017-09-18T15:12:00Z"/>
              <w:rFonts w:asciiTheme="minorHAnsi" w:eastAsiaTheme="minorEastAsia" w:hAnsiTheme="minorHAnsi" w:cstheme="minorBidi"/>
              <w:noProof/>
              <w:szCs w:val="22"/>
            </w:rPr>
          </w:pPr>
          <w:del w:id="1156" w:author="Admin" w:date="2017-09-18T15:12:00Z">
            <w:r w:rsidRPr="00DD549E" w:rsidDel="00DD549E">
              <w:rPr>
                <w:noProof/>
                <w:rPrChange w:id="1157" w:author="Admin" w:date="2017-09-18T15:12:00Z">
                  <w:rPr>
                    <w:rStyle w:val="Hyperlink"/>
                    <w:noProof/>
                  </w:rPr>
                </w:rPrChange>
              </w:rPr>
              <w:delText>3.6.2</w:delText>
            </w:r>
            <w:r w:rsidDel="00DD549E">
              <w:rPr>
                <w:rFonts w:asciiTheme="minorHAnsi" w:eastAsiaTheme="minorEastAsia" w:hAnsiTheme="minorHAnsi" w:cstheme="minorBidi"/>
                <w:noProof/>
                <w:szCs w:val="22"/>
              </w:rPr>
              <w:tab/>
            </w:r>
            <w:r w:rsidRPr="00DD549E" w:rsidDel="00DD549E">
              <w:rPr>
                <w:noProof/>
                <w:rPrChange w:id="1158" w:author="Admin" w:date="2017-09-18T15:12:00Z">
                  <w:rPr>
                    <w:rStyle w:val="Hyperlink"/>
                    <w:noProof/>
                  </w:rPr>
                </w:rPrChange>
              </w:rPr>
              <w:delText>TLHS004: Thiết lập ngạch lương</w:delText>
            </w:r>
            <w:r w:rsidDel="00DD549E">
              <w:rPr>
                <w:noProof/>
                <w:webHidden/>
              </w:rPr>
              <w:tab/>
              <w:delText>39</w:delText>
            </w:r>
          </w:del>
        </w:p>
        <w:p w14:paraId="17D3E8C9" w14:textId="1579788C" w:rsidR="00327D8B" w:rsidDel="00DD549E" w:rsidRDefault="00327D8B">
          <w:pPr>
            <w:pStyle w:val="TOC3"/>
            <w:tabs>
              <w:tab w:val="left" w:pos="1320"/>
              <w:tab w:val="right" w:leader="dot" w:pos="9350"/>
            </w:tabs>
            <w:rPr>
              <w:del w:id="1159" w:author="Admin" w:date="2017-09-18T15:12:00Z"/>
              <w:rFonts w:asciiTheme="minorHAnsi" w:eastAsiaTheme="minorEastAsia" w:hAnsiTheme="minorHAnsi" w:cstheme="minorBidi"/>
              <w:noProof/>
              <w:szCs w:val="22"/>
            </w:rPr>
          </w:pPr>
          <w:del w:id="1160" w:author="Admin" w:date="2017-09-18T15:12:00Z">
            <w:r w:rsidRPr="00DD549E" w:rsidDel="00DD549E">
              <w:rPr>
                <w:noProof/>
                <w:rPrChange w:id="1161" w:author="Admin" w:date="2017-09-18T15:12:00Z">
                  <w:rPr>
                    <w:rStyle w:val="Hyperlink"/>
                    <w:noProof/>
                  </w:rPr>
                </w:rPrChange>
              </w:rPr>
              <w:delText>3.6.3</w:delText>
            </w:r>
            <w:r w:rsidDel="00DD549E">
              <w:rPr>
                <w:rFonts w:asciiTheme="minorHAnsi" w:eastAsiaTheme="minorEastAsia" w:hAnsiTheme="minorHAnsi" w:cstheme="minorBidi"/>
                <w:noProof/>
                <w:szCs w:val="22"/>
              </w:rPr>
              <w:tab/>
            </w:r>
            <w:r w:rsidRPr="00DD549E" w:rsidDel="00DD549E">
              <w:rPr>
                <w:noProof/>
                <w:rPrChange w:id="1162" w:author="Admin" w:date="2017-09-18T15:12:00Z">
                  <w:rPr>
                    <w:rStyle w:val="Hyperlink"/>
                    <w:noProof/>
                  </w:rPr>
                </w:rPrChange>
              </w:rPr>
              <w:delText>TLHS005: Thiết lập bậc lương</w:delText>
            </w:r>
            <w:r w:rsidDel="00DD549E">
              <w:rPr>
                <w:noProof/>
                <w:webHidden/>
              </w:rPr>
              <w:tab/>
              <w:delText>41</w:delText>
            </w:r>
          </w:del>
        </w:p>
        <w:p w14:paraId="37962D14" w14:textId="7DB7AD54" w:rsidR="00327D8B" w:rsidDel="00DD549E" w:rsidRDefault="00327D8B">
          <w:pPr>
            <w:pStyle w:val="TOC2"/>
            <w:tabs>
              <w:tab w:val="left" w:pos="880"/>
              <w:tab w:val="right" w:leader="dot" w:pos="9350"/>
            </w:tabs>
            <w:rPr>
              <w:del w:id="1163" w:author="Admin" w:date="2017-09-18T15:12:00Z"/>
              <w:rFonts w:asciiTheme="minorHAnsi" w:eastAsiaTheme="minorEastAsia" w:hAnsiTheme="minorHAnsi" w:cstheme="minorBidi"/>
              <w:noProof/>
              <w:szCs w:val="22"/>
            </w:rPr>
          </w:pPr>
          <w:del w:id="1164" w:author="Admin" w:date="2017-09-18T15:12:00Z">
            <w:r w:rsidRPr="00DD549E" w:rsidDel="00DD549E">
              <w:rPr>
                <w:noProof/>
                <w:rPrChange w:id="1165" w:author="Admin" w:date="2017-09-18T15:12:00Z">
                  <w:rPr>
                    <w:rStyle w:val="Hyperlink"/>
                    <w:noProof/>
                  </w:rPr>
                </w:rPrChange>
              </w:rPr>
              <w:delText>3.7</w:delText>
            </w:r>
            <w:r w:rsidDel="00DD549E">
              <w:rPr>
                <w:rFonts w:asciiTheme="minorHAnsi" w:eastAsiaTheme="minorEastAsia" w:hAnsiTheme="minorHAnsi" w:cstheme="minorBidi"/>
                <w:noProof/>
                <w:szCs w:val="22"/>
              </w:rPr>
              <w:tab/>
            </w:r>
            <w:r w:rsidRPr="00DD549E" w:rsidDel="00DD549E">
              <w:rPr>
                <w:noProof/>
                <w:rPrChange w:id="1166" w:author="Admin" w:date="2017-09-18T15:12:00Z">
                  <w:rPr>
                    <w:rStyle w:val="Hyperlink"/>
                    <w:noProof/>
                  </w:rPr>
                </w:rPrChange>
              </w:rPr>
              <w:delText>DMHS005: Danh mục loại hợp đồng lao động</w:delText>
            </w:r>
            <w:r w:rsidDel="00DD549E">
              <w:rPr>
                <w:noProof/>
                <w:webHidden/>
              </w:rPr>
              <w:tab/>
              <w:delText>44</w:delText>
            </w:r>
          </w:del>
        </w:p>
        <w:p w14:paraId="174C2BBD" w14:textId="4AC53655" w:rsidR="00327D8B" w:rsidDel="00DD549E" w:rsidRDefault="00327D8B">
          <w:pPr>
            <w:pStyle w:val="TOC3"/>
            <w:tabs>
              <w:tab w:val="left" w:pos="1320"/>
              <w:tab w:val="right" w:leader="dot" w:pos="9350"/>
            </w:tabs>
            <w:rPr>
              <w:del w:id="1167" w:author="Admin" w:date="2017-09-18T15:12:00Z"/>
              <w:rFonts w:asciiTheme="minorHAnsi" w:eastAsiaTheme="minorEastAsia" w:hAnsiTheme="minorHAnsi" w:cstheme="minorBidi"/>
              <w:noProof/>
              <w:szCs w:val="22"/>
            </w:rPr>
          </w:pPr>
          <w:del w:id="1168" w:author="Admin" w:date="2017-09-18T15:12:00Z">
            <w:r w:rsidRPr="00DD549E" w:rsidDel="00DD549E">
              <w:rPr>
                <w:noProof/>
                <w:rPrChange w:id="1169" w:author="Admin" w:date="2017-09-18T15:12:00Z">
                  <w:rPr>
                    <w:rStyle w:val="Hyperlink"/>
                    <w:noProof/>
                  </w:rPr>
                </w:rPrChange>
              </w:rPr>
              <w:delText>3.7.1</w:delText>
            </w:r>
            <w:r w:rsidDel="00DD549E">
              <w:rPr>
                <w:rFonts w:asciiTheme="minorHAnsi" w:eastAsiaTheme="minorEastAsia" w:hAnsiTheme="minorHAnsi" w:cstheme="minorBidi"/>
                <w:noProof/>
                <w:szCs w:val="22"/>
              </w:rPr>
              <w:tab/>
            </w:r>
            <w:r w:rsidRPr="00DD549E" w:rsidDel="00DD549E">
              <w:rPr>
                <w:noProof/>
                <w:rPrChange w:id="1170" w:author="Admin" w:date="2017-09-18T15:12:00Z">
                  <w:rPr>
                    <w:rStyle w:val="Hyperlink"/>
                    <w:noProof/>
                  </w:rPr>
                </w:rPrChange>
              </w:rPr>
              <w:delText>Mục đích, ý nghĩa</w:delText>
            </w:r>
            <w:r w:rsidDel="00DD549E">
              <w:rPr>
                <w:noProof/>
                <w:webHidden/>
              </w:rPr>
              <w:tab/>
              <w:delText>44</w:delText>
            </w:r>
          </w:del>
        </w:p>
        <w:p w14:paraId="6036B279" w14:textId="4BC39DC6" w:rsidR="00327D8B" w:rsidDel="00DD549E" w:rsidRDefault="00327D8B">
          <w:pPr>
            <w:pStyle w:val="TOC3"/>
            <w:tabs>
              <w:tab w:val="left" w:pos="1320"/>
              <w:tab w:val="right" w:leader="dot" w:pos="9350"/>
            </w:tabs>
            <w:rPr>
              <w:del w:id="1171" w:author="Admin" w:date="2017-09-18T15:12:00Z"/>
              <w:rFonts w:asciiTheme="minorHAnsi" w:eastAsiaTheme="minorEastAsia" w:hAnsiTheme="minorHAnsi" w:cstheme="minorBidi"/>
              <w:noProof/>
              <w:szCs w:val="22"/>
            </w:rPr>
          </w:pPr>
          <w:del w:id="1172" w:author="Admin" w:date="2017-09-18T15:12:00Z">
            <w:r w:rsidRPr="00DD549E" w:rsidDel="00DD549E">
              <w:rPr>
                <w:noProof/>
                <w:rPrChange w:id="1173" w:author="Admin" w:date="2017-09-18T15:12:00Z">
                  <w:rPr>
                    <w:rStyle w:val="Hyperlink"/>
                    <w:noProof/>
                  </w:rPr>
                </w:rPrChange>
              </w:rPr>
              <w:delText>3.7.2</w:delText>
            </w:r>
            <w:r w:rsidDel="00DD549E">
              <w:rPr>
                <w:rFonts w:asciiTheme="minorHAnsi" w:eastAsiaTheme="minorEastAsia" w:hAnsiTheme="minorHAnsi" w:cstheme="minorBidi"/>
                <w:noProof/>
                <w:szCs w:val="22"/>
              </w:rPr>
              <w:tab/>
            </w:r>
            <w:r w:rsidRPr="00DD549E" w:rsidDel="00DD549E">
              <w:rPr>
                <w:noProof/>
                <w:rPrChange w:id="1174" w:author="Admin" w:date="2017-09-18T15:12:00Z">
                  <w:rPr>
                    <w:rStyle w:val="Hyperlink"/>
                    <w:noProof/>
                  </w:rPr>
                </w:rPrChange>
              </w:rPr>
              <w:delText>Đặc tả tình huống nghiệp vụ</w:delText>
            </w:r>
            <w:r w:rsidDel="00DD549E">
              <w:rPr>
                <w:noProof/>
                <w:webHidden/>
              </w:rPr>
              <w:tab/>
              <w:delText>44</w:delText>
            </w:r>
          </w:del>
        </w:p>
        <w:p w14:paraId="2D69AA5E" w14:textId="20301B66" w:rsidR="00327D8B" w:rsidDel="00DD549E" w:rsidRDefault="00327D8B">
          <w:pPr>
            <w:pStyle w:val="TOC3"/>
            <w:tabs>
              <w:tab w:val="left" w:pos="1320"/>
              <w:tab w:val="right" w:leader="dot" w:pos="9350"/>
            </w:tabs>
            <w:rPr>
              <w:del w:id="1175" w:author="Admin" w:date="2017-09-18T15:12:00Z"/>
              <w:rFonts w:asciiTheme="minorHAnsi" w:eastAsiaTheme="minorEastAsia" w:hAnsiTheme="minorHAnsi" w:cstheme="minorBidi"/>
              <w:noProof/>
              <w:szCs w:val="22"/>
            </w:rPr>
          </w:pPr>
          <w:del w:id="1176" w:author="Admin" w:date="2017-09-18T15:12:00Z">
            <w:r w:rsidRPr="00DD549E" w:rsidDel="00DD549E">
              <w:rPr>
                <w:noProof/>
                <w:rPrChange w:id="1177" w:author="Admin" w:date="2017-09-18T15:12:00Z">
                  <w:rPr>
                    <w:rStyle w:val="Hyperlink"/>
                    <w:noProof/>
                  </w:rPr>
                </w:rPrChange>
              </w:rPr>
              <w:delText>3.7.3</w:delText>
            </w:r>
            <w:r w:rsidDel="00DD549E">
              <w:rPr>
                <w:rFonts w:asciiTheme="minorHAnsi" w:eastAsiaTheme="minorEastAsia" w:hAnsiTheme="minorHAnsi" w:cstheme="minorBidi"/>
                <w:noProof/>
                <w:szCs w:val="22"/>
              </w:rPr>
              <w:tab/>
            </w:r>
            <w:r w:rsidRPr="00DD549E" w:rsidDel="00DD549E">
              <w:rPr>
                <w:noProof/>
                <w:rPrChange w:id="1178" w:author="Admin" w:date="2017-09-18T15:12:00Z">
                  <w:rPr>
                    <w:rStyle w:val="Hyperlink"/>
                    <w:noProof/>
                  </w:rPr>
                </w:rPrChange>
              </w:rPr>
              <w:delText>Màn hình giao diện</w:delText>
            </w:r>
            <w:r w:rsidDel="00DD549E">
              <w:rPr>
                <w:noProof/>
                <w:webHidden/>
              </w:rPr>
              <w:tab/>
              <w:delText>45</w:delText>
            </w:r>
          </w:del>
        </w:p>
        <w:p w14:paraId="49B9ACE4" w14:textId="52DF7891" w:rsidR="00327D8B" w:rsidDel="00DD549E" w:rsidRDefault="00327D8B">
          <w:pPr>
            <w:pStyle w:val="TOC3"/>
            <w:tabs>
              <w:tab w:val="left" w:pos="1320"/>
              <w:tab w:val="right" w:leader="dot" w:pos="9350"/>
            </w:tabs>
            <w:rPr>
              <w:del w:id="1179" w:author="Admin" w:date="2017-09-18T15:12:00Z"/>
              <w:rFonts w:asciiTheme="minorHAnsi" w:eastAsiaTheme="minorEastAsia" w:hAnsiTheme="minorHAnsi" w:cstheme="minorBidi"/>
              <w:noProof/>
              <w:szCs w:val="22"/>
            </w:rPr>
          </w:pPr>
          <w:del w:id="1180" w:author="Admin" w:date="2017-09-18T15:12:00Z">
            <w:r w:rsidRPr="00DD549E" w:rsidDel="00DD549E">
              <w:rPr>
                <w:noProof/>
                <w:rPrChange w:id="1181" w:author="Admin" w:date="2017-09-18T15:12:00Z">
                  <w:rPr>
                    <w:rStyle w:val="Hyperlink"/>
                    <w:noProof/>
                  </w:rPr>
                </w:rPrChange>
              </w:rPr>
              <w:delText>3.7.4</w:delText>
            </w:r>
            <w:r w:rsidDel="00DD549E">
              <w:rPr>
                <w:rFonts w:asciiTheme="minorHAnsi" w:eastAsiaTheme="minorEastAsia" w:hAnsiTheme="minorHAnsi" w:cstheme="minorBidi"/>
                <w:noProof/>
                <w:szCs w:val="22"/>
              </w:rPr>
              <w:tab/>
            </w:r>
            <w:r w:rsidRPr="00DD549E" w:rsidDel="00DD549E">
              <w:rPr>
                <w:noProof/>
                <w:rPrChange w:id="1182" w:author="Admin" w:date="2017-09-18T15:12:00Z">
                  <w:rPr>
                    <w:rStyle w:val="Hyperlink"/>
                    <w:noProof/>
                  </w:rPr>
                </w:rPrChange>
              </w:rPr>
              <w:delText>Mô tả nội dung các trường thông tin</w:delText>
            </w:r>
            <w:r w:rsidDel="00DD549E">
              <w:rPr>
                <w:noProof/>
                <w:webHidden/>
              </w:rPr>
              <w:tab/>
              <w:delText>45</w:delText>
            </w:r>
          </w:del>
        </w:p>
        <w:p w14:paraId="732A9160" w14:textId="045CFE49" w:rsidR="00327D8B" w:rsidDel="00DD549E" w:rsidRDefault="00327D8B">
          <w:pPr>
            <w:pStyle w:val="TOC3"/>
            <w:tabs>
              <w:tab w:val="left" w:pos="1320"/>
              <w:tab w:val="right" w:leader="dot" w:pos="9350"/>
            </w:tabs>
            <w:rPr>
              <w:del w:id="1183" w:author="Admin" w:date="2017-09-18T15:12:00Z"/>
              <w:rFonts w:asciiTheme="minorHAnsi" w:eastAsiaTheme="minorEastAsia" w:hAnsiTheme="minorHAnsi" w:cstheme="minorBidi"/>
              <w:noProof/>
              <w:szCs w:val="22"/>
            </w:rPr>
          </w:pPr>
          <w:del w:id="1184" w:author="Admin" w:date="2017-09-18T15:12:00Z">
            <w:r w:rsidRPr="00DD549E" w:rsidDel="00DD549E">
              <w:rPr>
                <w:noProof/>
                <w:rPrChange w:id="1185" w:author="Admin" w:date="2017-09-18T15:12:00Z">
                  <w:rPr>
                    <w:rStyle w:val="Hyperlink"/>
                    <w:noProof/>
                  </w:rPr>
                </w:rPrChange>
              </w:rPr>
              <w:delText>3.7.5</w:delText>
            </w:r>
            <w:r w:rsidDel="00DD549E">
              <w:rPr>
                <w:rFonts w:asciiTheme="minorHAnsi" w:eastAsiaTheme="minorEastAsia" w:hAnsiTheme="minorHAnsi" w:cstheme="minorBidi"/>
                <w:noProof/>
                <w:szCs w:val="22"/>
              </w:rPr>
              <w:tab/>
            </w:r>
            <w:r w:rsidRPr="00DD549E" w:rsidDel="00DD549E">
              <w:rPr>
                <w:noProof/>
                <w:rPrChange w:id="1186" w:author="Admin" w:date="2017-09-18T15:12:00Z">
                  <w:rPr>
                    <w:rStyle w:val="Hyperlink"/>
                    <w:noProof/>
                  </w:rPr>
                </w:rPrChange>
              </w:rPr>
              <w:delText>Thao tác chức năng</w:delText>
            </w:r>
            <w:r w:rsidDel="00DD549E">
              <w:rPr>
                <w:noProof/>
                <w:webHidden/>
              </w:rPr>
              <w:tab/>
              <w:delText>46</w:delText>
            </w:r>
          </w:del>
        </w:p>
        <w:p w14:paraId="4317F4F4" w14:textId="3C4885F8" w:rsidR="00327D8B" w:rsidDel="00DD549E" w:rsidRDefault="00327D8B">
          <w:pPr>
            <w:pStyle w:val="TOC2"/>
            <w:tabs>
              <w:tab w:val="left" w:pos="880"/>
              <w:tab w:val="right" w:leader="dot" w:pos="9350"/>
            </w:tabs>
            <w:rPr>
              <w:del w:id="1187" w:author="Admin" w:date="2017-09-18T15:12:00Z"/>
              <w:rFonts w:asciiTheme="minorHAnsi" w:eastAsiaTheme="minorEastAsia" w:hAnsiTheme="minorHAnsi" w:cstheme="minorBidi"/>
              <w:noProof/>
              <w:szCs w:val="22"/>
            </w:rPr>
          </w:pPr>
          <w:del w:id="1188" w:author="Admin" w:date="2017-09-18T15:12:00Z">
            <w:r w:rsidRPr="00DD549E" w:rsidDel="00DD549E">
              <w:rPr>
                <w:noProof/>
                <w:rPrChange w:id="1189" w:author="Admin" w:date="2017-09-18T15:12:00Z">
                  <w:rPr>
                    <w:rStyle w:val="Hyperlink"/>
                    <w:noProof/>
                  </w:rPr>
                </w:rPrChange>
              </w:rPr>
              <w:delText>3.8</w:delText>
            </w:r>
            <w:r w:rsidDel="00DD549E">
              <w:rPr>
                <w:rFonts w:asciiTheme="minorHAnsi" w:eastAsiaTheme="minorEastAsia" w:hAnsiTheme="minorHAnsi" w:cstheme="minorBidi"/>
                <w:noProof/>
                <w:szCs w:val="22"/>
              </w:rPr>
              <w:tab/>
            </w:r>
            <w:r w:rsidRPr="00DD549E" w:rsidDel="00DD549E">
              <w:rPr>
                <w:noProof/>
                <w:rPrChange w:id="1190" w:author="Admin" w:date="2017-09-18T15:12:00Z">
                  <w:rPr>
                    <w:rStyle w:val="Hyperlink"/>
                    <w:noProof/>
                  </w:rPr>
                </w:rPrChange>
              </w:rPr>
              <w:delText>Danh mục các khoản hỗ trợ khác (phụ cấp)</w:delText>
            </w:r>
            <w:r w:rsidDel="00DD549E">
              <w:rPr>
                <w:noProof/>
                <w:webHidden/>
              </w:rPr>
              <w:tab/>
              <w:delText>47</w:delText>
            </w:r>
          </w:del>
        </w:p>
        <w:p w14:paraId="091D0FD5" w14:textId="3445299A" w:rsidR="00327D8B" w:rsidDel="00DD549E" w:rsidRDefault="00327D8B">
          <w:pPr>
            <w:pStyle w:val="TOC3"/>
            <w:tabs>
              <w:tab w:val="left" w:pos="1320"/>
              <w:tab w:val="right" w:leader="dot" w:pos="9350"/>
            </w:tabs>
            <w:rPr>
              <w:del w:id="1191" w:author="Admin" w:date="2017-09-18T15:12:00Z"/>
              <w:rFonts w:asciiTheme="minorHAnsi" w:eastAsiaTheme="minorEastAsia" w:hAnsiTheme="minorHAnsi" w:cstheme="minorBidi"/>
              <w:noProof/>
              <w:szCs w:val="22"/>
            </w:rPr>
          </w:pPr>
          <w:del w:id="1192" w:author="Admin" w:date="2017-09-18T15:12:00Z">
            <w:r w:rsidRPr="00DD549E" w:rsidDel="00DD549E">
              <w:rPr>
                <w:noProof/>
                <w:rPrChange w:id="1193" w:author="Admin" w:date="2017-09-18T15:12:00Z">
                  <w:rPr>
                    <w:rStyle w:val="Hyperlink"/>
                    <w:noProof/>
                  </w:rPr>
                </w:rPrChange>
              </w:rPr>
              <w:delText>3.8.1</w:delText>
            </w:r>
            <w:r w:rsidDel="00DD549E">
              <w:rPr>
                <w:rFonts w:asciiTheme="minorHAnsi" w:eastAsiaTheme="minorEastAsia" w:hAnsiTheme="minorHAnsi" w:cstheme="minorBidi"/>
                <w:noProof/>
                <w:szCs w:val="22"/>
              </w:rPr>
              <w:tab/>
            </w:r>
            <w:r w:rsidRPr="00DD549E" w:rsidDel="00DD549E">
              <w:rPr>
                <w:noProof/>
                <w:rPrChange w:id="1194" w:author="Admin" w:date="2017-09-18T15:12:00Z">
                  <w:rPr>
                    <w:rStyle w:val="Hyperlink"/>
                    <w:noProof/>
                  </w:rPr>
                </w:rPrChange>
              </w:rPr>
              <w:delText>Mục đích, ý nghĩa</w:delText>
            </w:r>
            <w:r w:rsidDel="00DD549E">
              <w:rPr>
                <w:noProof/>
                <w:webHidden/>
              </w:rPr>
              <w:tab/>
              <w:delText>47</w:delText>
            </w:r>
          </w:del>
        </w:p>
        <w:p w14:paraId="3AF51407" w14:textId="3E52D183" w:rsidR="00327D8B" w:rsidDel="00DD549E" w:rsidRDefault="00327D8B">
          <w:pPr>
            <w:pStyle w:val="TOC3"/>
            <w:tabs>
              <w:tab w:val="left" w:pos="1320"/>
              <w:tab w:val="right" w:leader="dot" w:pos="9350"/>
            </w:tabs>
            <w:rPr>
              <w:del w:id="1195" w:author="Admin" w:date="2017-09-18T15:12:00Z"/>
              <w:rFonts w:asciiTheme="minorHAnsi" w:eastAsiaTheme="minorEastAsia" w:hAnsiTheme="minorHAnsi" w:cstheme="minorBidi"/>
              <w:noProof/>
              <w:szCs w:val="22"/>
            </w:rPr>
          </w:pPr>
          <w:del w:id="1196" w:author="Admin" w:date="2017-09-18T15:12:00Z">
            <w:r w:rsidRPr="00DD549E" w:rsidDel="00DD549E">
              <w:rPr>
                <w:noProof/>
                <w:rPrChange w:id="1197" w:author="Admin" w:date="2017-09-18T15:12:00Z">
                  <w:rPr>
                    <w:rStyle w:val="Hyperlink"/>
                    <w:noProof/>
                  </w:rPr>
                </w:rPrChange>
              </w:rPr>
              <w:delText>3.8.2</w:delText>
            </w:r>
            <w:r w:rsidDel="00DD549E">
              <w:rPr>
                <w:rFonts w:asciiTheme="minorHAnsi" w:eastAsiaTheme="minorEastAsia" w:hAnsiTheme="minorHAnsi" w:cstheme="minorBidi"/>
                <w:noProof/>
                <w:szCs w:val="22"/>
              </w:rPr>
              <w:tab/>
            </w:r>
            <w:r w:rsidRPr="00DD549E" w:rsidDel="00DD549E">
              <w:rPr>
                <w:noProof/>
                <w:rPrChange w:id="1198" w:author="Admin" w:date="2017-09-18T15:12:00Z">
                  <w:rPr>
                    <w:rStyle w:val="Hyperlink"/>
                    <w:noProof/>
                  </w:rPr>
                </w:rPrChange>
              </w:rPr>
              <w:delText>Đặc tả tình huống nghiệp vụ</w:delText>
            </w:r>
            <w:r w:rsidDel="00DD549E">
              <w:rPr>
                <w:noProof/>
                <w:webHidden/>
              </w:rPr>
              <w:tab/>
              <w:delText>47</w:delText>
            </w:r>
          </w:del>
        </w:p>
        <w:p w14:paraId="670E2C7A" w14:textId="0072A080" w:rsidR="00327D8B" w:rsidDel="00DD549E" w:rsidRDefault="00327D8B">
          <w:pPr>
            <w:pStyle w:val="TOC3"/>
            <w:tabs>
              <w:tab w:val="left" w:pos="1320"/>
              <w:tab w:val="right" w:leader="dot" w:pos="9350"/>
            </w:tabs>
            <w:rPr>
              <w:del w:id="1199" w:author="Admin" w:date="2017-09-18T15:12:00Z"/>
              <w:rFonts w:asciiTheme="minorHAnsi" w:eastAsiaTheme="minorEastAsia" w:hAnsiTheme="minorHAnsi" w:cstheme="minorBidi"/>
              <w:noProof/>
              <w:szCs w:val="22"/>
            </w:rPr>
          </w:pPr>
          <w:del w:id="1200" w:author="Admin" w:date="2017-09-18T15:12:00Z">
            <w:r w:rsidRPr="00DD549E" w:rsidDel="00DD549E">
              <w:rPr>
                <w:noProof/>
                <w:rPrChange w:id="1201" w:author="Admin" w:date="2017-09-18T15:12:00Z">
                  <w:rPr>
                    <w:rStyle w:val="Hyperlink"/>
                    <w:noProof/>
                  </w:rPr>
                </w:rPrChange>
              </w:rPr>
              <w:delText>3.8.3</w:delText>
            </w:r>
            <w:r w:rsidDel="00DD549E">
              <w:rPr>
                <w:rFonts w:asciiTheme="minorHAnsi" w:eastAsiaTheme="minorEastAsia" w:hAnsiTheme="minorHAnsi" w:cstheme="minorBidi"/>
                <w:noProof/>
                <w:szCs w:val="22"/>
              </w:rPr>
              <w:tab/>
            </w:r>
            <w:r w:rsidRPr="00DD549E" w:rsidDel="00DD549E">
              <w:rPr>
                <w:noProof/>
                <w:rPrChange w:id="1202" w:author="Admin" w:date="2017-09-18T15:12:00Z">
                  <w:rPr>
                    <w:rStyle w:val="Hyperlink"/>
                    <w:noProof/>
                  </w:rPr>
                </w:rPrChange>
              </w:rPr>
              <w:delText>Màn hình giao diện</w:delText>
            </w:r>
            <w:r w:rsidDel="00DD549E">
              <w:rPr>
                <w:noProof/>
                <w:webHidden/>
              </w:rPr>
              <w:tab/>
              <w:delText>48</w:delText>
            </w:r>
          </w:del>
        </w:p>
        <w:p w14:paraId="25CD3FA7" w14:textId="06514D55" w:rsidR="00327D8B" w:rsidDel="00DD549E" w:rsidRDefault="00327D8B">
          <w:pPr>
            <w:pStyle w:val="TOC3"/>
            <w:tabs>
              <w:tab w:val="left" w:pos="1320"/>
              <w:tab w:val="right" w:leader="dot" w:pos="9350"/>
            </w:tabs>
            <w:rPr>
              <w:del w:id="1203" w:author="Admin" w:date="2017-09-18T15:12:00Z"/>
              <w:rFonts w:asciiTheme="minorHAnsi" w:eastAsiaTheme="minorEastAsia" w:hAnsiTheme="minorHAnsi" w:cstheme="minorBidi"/>
              <w:noProof/>
              <w:szCs w:val="22"/>
            </w:rPr>
          </w:pPr>
          <w:del w:id="1204" w:author="Admin" w:date="2017-09-18T15:12:00Z">
            <w:r w:rsidRPr="00DD549E" w:rsidDel="00DD549E">
              <w:rPr>
                <w:noProof/>
                <w:rPrChange w:id="1205" w:author="Admin" w:date="2017-09-18T15:12:00Z">
                  <w:rPr>
                    <w:rStyle w:val="Hyperlink"/>
                    <w:noProof/>
                  </w:rPr>
                </w:rPrChange>
              </w:rPr>
              <w:delText>3.8.4</w:delText>
            </w:r>
            <w:r w:rsidDel="00DD549E">
              <w:rPr>
                <w:rFonts w:asciiTheme="minorHAnsi" w:eastAsiaTheme="minorEastAsia" w:hAnsiTheme="minorHAnsi" w:cstheme="minorBidi"/>
                <w:noProof/>
                <w:szCs w:val="22"/>
              </w:rPr>
              <w:tab/>
            </w:r>
            <w:r w:rsidRPr="00DD549E" w:rsidDel="00DD549E">
              <w:rPr>
                <w:noProof/>
                <w:rPrChange w:id="1206" w:author="Admin" w:date="2017-09-18T15:12:00Z">
                  <w:rPr>
                    <w:rStyle w:val="Hyperlink"/>
                    <w:noProof/>
                  </w:rPr>
                </w:rPrChange>
              </w:rPr>
              <w:delText>Mô tả các trường thông tin</w:delText>
            </w:r>
            <w:r w:rsidDel="00DD549E">
              <w:rPr>
                <w:noProof/>
                <w:webHidden/>
              </w:rPr>
              <w:tab/>
              <w:delText>48</w:delText>
            </w:r>
          </w:del>
        </w:p>
        <w:p w14:paraId="4E0FC2C2" w14:textId="782CD4FC" w:rsidR="00327D8B" w:rsidDel="00DD549E" w:rsidRDefault="00327D8B">
          <w:pPr>
            <w:pStyle w:val="TOC3"/>
            <w:tabs>
              <w:tab w:val="left" w:pos="1320"/>
              <w:tab w:val="right" w:leader="dot" w:pos="9350"/>
            </w:tabs>
            <w:rPr>
              <w:del w:id="1207" w:author="Admin" w:date="2017-09-18T15:12:00Z"/>
              <w:rFonts w:asciiTheme="minorHAnsi" w:eastAsiaTheme="minorEastAsia" w:hAnsiTheme="minorHAnsi" w:cstheme="minorBidi"/>
              <w:noProof/>
              <w:szCs w:val="22"/>
            </w:rPr>
          </w:pPr>
          <w:del w:id="1208" w:author="Admin" w:date="2017-09-18T15:12:00Z">
            <w:r w:rsidRPr="00DD549E" w:rsidDel="00DD549E">
              <w:rPr>
                <w:noProof/>
                <w:rPrChange w:id="1209" w:author="Admin" w:date="2017-09-18T15:12:00Z">
                  <w:rPr>
                    <w:rStyle w:val="Hyperlink"/>
                    <w:noProof/>
                  </w:rPr>
                </w:rPrChange>
              </w:rPr>
              <w:delText>3.8.5</w:delText>
            </w:r>
            <w:r w:rsidDel="00DD549E">
              <w:rPr>
                <w:rFonts w:asciiTheme="minorHAnsi" w:eastAsiaTheme="minorEastAsia" w:hAnsiTheme="minorHAnsi" w:cstheme="minorBidi"/>
                <w:noProof/>
                <w:szCs w:val="22"/>
              </w:rPr>
              <w:tab/>
            </w:r>
            <w:r w:rsidRPr="00DD549E" w:rsidDel="00DD549E">
              <w:rPr>
                <w:noProof/>
                <w:rPrChange w:id="1210" w:author="Admin" w:date="2017-09-18T15:12:00Z">
                  <w:rPr>
                    <w:rStyle w:val="Hyperlink"/>
                    <w:noProof/>
                  </w:rPr>
                </w:rPrChange>
              </w:rPr>
              <w:delText>Thao tác chức năng</w:delText>
            </w:r>
            <w:r w:rsidDel="00DD549E">
              <w:rPr>
                <w:noProof/>
                <w:webHidden/>
              </w:rPr>
              <w:tab/>
              <w:delText>49</w:delText>
            </w:r>
          </w:del>
        </w:p>
        <w:p w14:paraId="4DAF6531" w14:textId="23ADDAF4" w:rsidR="00327D8B" w:rsidDel="00DD549E" w:rsidRDefault="00327D8B">
          <w:pPr>
            <w:pStyle w:val="TOC2"/>
            <w:tabs>
              <w:tab w:val="left" w:pos="880"/>
              <w:tab w:val="right" w:leader="dot" w:pos="9350"/>
            </w:tabs>
            <w:rPr>
              <w:del w:id="1211" w:author="Admin" w:date="2017-09-18T15:12:00Z"/>
              <w:rFonts w:asciiTheme="minorHAnsi" w:eastAsiaTheme="minorEastAsia" w:hAnsiTheme="minorHAnsi" w:cstheme="minorBidi"/>
              <w:noProof/>
              <w:szCs w:val="22"/>
            </w:rPr>
          </w:pPr>
          <w:del w:id="1212" w:author="Admin" w:date="2017-09-18T15:12:00Z">
            <w:r w:rsidRPr="00DD549E" w:rsidDel="00DD549E">
              <w:rPr>
                <w:noProof/>
                <w:rPrChange w:id="1213" w:author="Admin" w:date="2017-09-18T15:12:00Z">
                  <w:rPr>
                    <w:rStyle w:val="Hyperlink"/>
                    <w:noProof/>
                  </w:rPr>
                </w:rPrChange>
              </w:rPr>
              <w:delText>3.9</w:delText>
            </w:r>
            <w:r w:rsidDel="00DD549E">
              <w:rPr>
                <w:rFonts w:asciiTheme="minorHAnsi" w:eastAsiaTheme="minorEastAsia" w:hAnsiTheme="minorHAnsi" w:cstheme="minorBidi"/>
                <w:noProof/>
                <w:szCs w:val="22"/>
              </w:rPr>
              <w:tab/>
            </w:r>
            <w:r w:rsidRPr="00DD549E" w:rsidDel="00DD549E">
              <w:rPr>
                <w:noProof/>
                <w:rPrChange w:id="1214" w:author="Admin" w:date="2017-09-18T15:12:00Z">
                  <w:rPr>
                    <w:rStyle w:val="Hyperlink"/>
                    <w:noProof/>
                  </w:rPr>
                </w:rPrChange>
              </w:rPr>
              <w:delText>Danh mục phúc lợi</w:delText>
            </w:r>
            <w:r w:rsidDel="00DD549E">
              <w:rPr>
                <w:noProof/>
                <w:webHidden/>
              </w:rPr>
              <w:tab/>
              <w:delText>49</w:delText>
            </w:r>
          </w:del>
        </w:p>
        <w:p w14:paraId="5CC9E509" w14:textId="30B4AC13" w:rsidR="00327D8B" w:rsidDel="00DD549E" w:rsidRDefault="00327D8B">
          <w:pPr>
            <w:pStyle w:val="TOC3"/>
            <w:tabs>
              <w:tab w:val="left" w:pos="1320"/>
              <w:tab w:val="right" w:leader="dot" w:pos="9350"/>
            </w:tabs>
            <w:rPr>
              <w:del w:id="1215" w:author="Admin" w:date="2017-09-18T15:12:00Z"/>
              <w:rFonts w:asciiTheme="minorHAnsi" w:eastAsiaTheme="minorEastAsia" w:hAnsiTheme="minorHAnsi" w:cstheme="minorBidi"/>
              <w:noProof/>
              <w:szCs w:val="22"/>
            </w:rPr>
          </w:pPr>
          <w:del w:id="1216" w:author="Admin" w:date="2017-09-18T15:12:00Z">
            <w:r w:rsidRPr="00DD549E" w:rsidDel="00DD549E">
              <w:rPr>
                <w:noProof/>
                <w:rPrChange w:id="1217" w:author="Admin" w:date="2017-09-18T15:12:00Z">
                  <w:rPr>
                    <w:rStyle w:val="Hyperlink"/>
                    <w:noProof/>
                  </w:rPr>
                </w:rPrChange>
              </w:rPr>
              <w:delText>3.9.1</w:delText>
            </w:r>
            <w:r w:rsidDel="00DD549E">
              <w:rPr>
                <w:rFonts w:asciiTheme="minorHAnsi" w:eastAsiaTheme="minorEastAsia" w:hAnsiTheme="minorHAnsi" w:cstheme="minorBidi"/>
                <w:noProof/>
                <w:szCs w:val="22"/>
              </w:rPr>
              <w:tab/>
            </w:r>
            <w:r w:rsidRPr="00DD549E" w:rsidDel="00DD549E">
              <w:rPr>
                <w:noProof/>
                <w:rPrChange w:id="1218" w:author="Admin" w:date="2017-09-18T15:12:00Z">
                  <w:rPr>
                    <w:rStyle w:val="Hyperlink"/>
                    <w:noProof/>
                  </w:rPr>
                </w:rPrChange>
              </w:rPr>
              <w:delText>Mục đích, ý nghĩa</w:delText>
            </w:r>
            <w:r w:rsidDel="00DD549E">
              <w:rPr>
                <w:noProof/>
                <w:webHidden/>
              </w:rPr>
              <w:tab/>
              <w:delText>49</w:delText>
            </w:r>
          </w:del>
        </w:p>
        <w:p w14:paraId="48647B1D" w14:textId="499D9D6A" w:rsidR="00327D8B" w:rsidDel="00DD549E" w:rsidRDefault="00327D8B">
          <w:pPr>
            <w:pStyle w:val="TOC3"/>
            <w:tabs>
              <w:tab w:val="left" w:pos="1320"/>
              <w:tab w:val="right" w:leader="dot" w:pos="9350"/>
            </w:tabs>
            <w:rPr>
              <w:del w:id="1219" w:author="Admin" w:date="2017-09-18T15:12:00Z"/>
              <w:rFonts w:asciiTheme="minorHAnsi" w:eastAsiaTheme="minorEastAsia" w:hAnsiTheme="minorHAnsi" w:cstheme="minorBidi"/>
              <w:noProof/>
              <w:szCs w:val="22"/>
            </w:rPr>
          </w:pPr>
          <w:del w:id="1220" w:author="Admin" w:date="2017-09-18T15:12:00Z">
            <w:r w:rsidRPr="00DD549E" w:rsidDel="00DD549E">
              <w:rPr>
                <w:noProof/>
                <w:rPrChange w:id="1221" w:author="Admin" w:date="2017-09-18T15:12:00Z">
                  <w:rPr>
                    <w:rStyle w:val="Hyperlink"/>
                    <w:noProof/>
                  </w:rPr>
                </w:rPrChange>
              </w:rPr>
              <w:delText>3.9.2</w:delText>
            </w:r>
            <w:r w:rsidDel="00DD549E">
              <w:rPr>
                <w:rFonts w:asciiTheme="minorHAnsi" w:eastAsiaTheme="minorEastAsia" w:hAnsiTheme="minorHAnsi" w:cstheme="minorBidi"/>
                <w:noProof/>
                <w:szCs w:val="22"/>
              </w:rPr>
              <w:tab/>
            </w:r>
            <w:r w:rsidRPr="00DD549E" w:rsidDel="00DD549E">
              <w:rPr>
                <w:noProof/>
                <w:rPrChange w:id="1222" w:author="Admin" w:date="2017-09-18T15:12:00Z">
                  <w:rPr>
                    <w:rStyle w:val="Hyperlink"/>
                    <w:noProof/>
                  </w:rPr>
                </w:rPrChange>
              </w:rPr>
              <w:delText>Đặc tả tình huống nghiệp vụ</w:delText>
            </w:r>
            <w:r w:rsidDel="00DD549E">
              <w:rPr>
                <w:noProof/>
                <w:webHidden/>
              </w:rPr>
              <w:tab/>
              <w:delText>49</w:delText>
            </w:r>
          </w:del>
        </w:p>
        <w:p w14:paraId="51D3D024" w14:textId="041D1291" w:rsidR="00327D8B" w:rsidDel="00DD549E" w:rsidRDefault="00327D8B">
          <w:pPr>
            <w:pStyle w:val="TOC3"/>
            <w:tabs>
              <w:tab w:val="left" w:pos="1320"/>
              <w:tab w:val="right" w:leader="dot" w:pos="9350"/>
            </w:tabs>
            <w:rPr>
              <w:del w:id="1223" w:author="Admin" w:date="2017-09-18T15:12:00Z"/>
              <w:rFonts w:asciiTheme="minorHAnsi" w:eastAsiaTheme="minorEastAsia" w:hAnsiTheme="minorHAnsi" w:cstheme="minorBidi"/>
              <w:noProof/>
              <w:szCs w:val="22"/>
            </w:rPr>
          </w:pPr>
          <w:del w:id="1224" w:author="Admin" w:date="2017-09-18T15:12:00Z">
            <w:r w:rsidRPr="00DD549E" w:rsidDel="00DD549E">
              <w:rPr>
                <w:noProof/>
                <w:rPrChange w:id="1225" w:author="Admin" w:date="2017-09-18T15:12:00Z">
                  <w:rPr>
                    <w:rStyle w:val="Hyperlink"/>
                    <w:noProof/>
                  </w:rPr>
                </w:rPrChange>
              </w:rPr>
              <w:delText>3.9.3</w:delText>
            </w:r>
            <w:r w:rsidDel="00DD549E">
              <w:rPr>
                <w:rFonts w:asciiTheme="minorHAnsi" w:eastAsiaTheme="minorEastAsia" w:hAnsiTheme="minorHAnsi" w:cstheme="minorBidi"/>
                <w:noProof/>
                <w:szCs w:val="22"/>
              </w:rPr>
              <w:tab/>
            </w:r>
            <w:r w:rsidRPr="00DD549E" w:rsidDel="00DD549E">
              <w:rPr>
                <w:noProof/>
                <w:rPrChange w:id="1226" w:author="Admin" w:date="2017-09-18T15:12:00Z">
                  <w:rPr>
                    <w:rStyle w:val="Hyperlink"/>
                    <w:noProof/>
                  </w:rPr>
                </w:rPrChange>
              </w:rPr>
              <w:delText>Màn hình giao diện</w:delText>
            </w:r>
            <w:r w:rsidDel="00DD549E">
              <w:rPr>
                <w:noProof/>
                <w:webHidden/>
              </w:rPr>
              <w:tab/>
              <w:delText>50</w:delText>
            </w:r>
          </w:del>
        </w:p>
        <w:p w14:paraId="45E4CF4B" w14:textId="46ADAB7C" w:rsidR="00327D8B" w:rsidDel="00DD549E" w:rsidRDefault="00327D8B">
          <w:pPr>
            <w:pStyle w:val="TOC3"/>
            <w:tabs>
              <w:tab w:val="left" w:pos="1320"/>
              <w:tab w:val="right" w:leader="dot" w:pos="9350"/>
            </w:tabs>
            <w:rPr>
              <w:del w:id="1227" w:author="Admin" w:date="2017-09-18T15:12:00Z"/>
              <w:rFonts w:asciiTheme="minorHAnsi" w:eastAsiaTheme="minorEastAsia" w:hAnsiTheme="minorHAnsi" w:cstheme="minorBidi"/>
              <w:noProof/>
              <w:szCs w:val="22"/>
            </w:rPr>
          </w:pPr>
          <w:del w:id="1228" w:author="Admin" w:date="2017-09-18T15:12:00Z">
            <w:r w:rsidRPr="00DD549E" w:rsidDel="00DD549E">
              <w:rPr>
                <w:noProof/>
                <w:rPrChange w:id="1229" w:author="Admin" w:date="2017-09-18T15:12:00Z">
                  <w:rPr>
                    <w:rStyle w:val="Hyperlink"/>
                    <w:noProof/>
                  </w:rPr>
                </w:rPrChange>
              </w:rPr>
              <w:delText>3.9.4</w:delText>
            </w:r>
            <w:r w:rsidDel="00DD549E">
              <w:rPr>
                <w:rFonts w:asciiTheme="minorHAnsi" w:eastAsiaTheme="minorEastAsia" w:hAnsiTheme="minorHAnsi" w:cstheme="minorBidi"/>
                <w:noProof/>
                <w:szCs w:val="22"/>
              </w:rPr>
              <w:tab/>
            </w:r>
            <w:r w:rsidRPr="00DD549E" w:rsidDel="00DD549E">
              <w:rPr>
                <w:noProof/>
                <w:rPrChange w:id="1230" w:author="Admin" w:date="2017-09-18T15:12:00Z">
                  <w:rPr>
                    <w:rStyle w:val="Hyperlink"/>
                    <w:noProof/>
                  </w:rPr>
                </w:rPrChange>
              </w:rPr>
              <w:delText>Mô tả các trường thông tin trên màn hình</w:delText>
            </w:r>
            <w:r w:rsidDel="00DD549E">
              <w:rPr>
                <w:noProof/>
                <w:webHidden/>
              </w:rPr>
              <w:tab/>
              <w:delText>50</w:delText>
            </w:r>
          </w:del>
        </w:p>
        <w:p w14:paraId="75F13E65" w14:textId="74A14C0C" w:rsidR="00327D8B" w:rsidDel="00DD549E" w:rsidRDefault="00327D8B">
          <w:pPr>
            <w:pStyle w:val="TOC3"/>
            <w:tabs>
              <w:tab w:val="left" w:pos="1320"/>
              <w:tab w:val="right" w:leader="dot" w:pos="9350"/>
            </w:tabs>
            <w:rPr>
              <w:del w:id="1231" w:author="Admin" w:date="2017-09-18T15:12:00Z"/>
              <w:rFonts w:asciiTheme="minorHAnsi" w:eastAsiaTheme="minorEastAsia" w:hAnsiTheme="minorHAnsi" w:cstheme="minorBidi"/>
              <w:noProof/>
              <w:szCs w:val="22"/>
            </w:rPr>
          </w:pPr>
          <w:del w:id="1232" w:author="Admin" w:date="2017-09-18T15:12:00Z">
            <w:r w:rsidRPr="00DD549E" w:rsidDel="00DD549E">
              <w:rPr>
                <w:noProof/>
                <w:rPrChange w:id="1233" w:author="Admin" w:date="2017-09-18T15:12:00Z">
                  <w:rPr>
                    <w:rStyle w:val="Hyperlink"/>
                    <w:noProof/>
                  </w:rPr>
                </w:rPrChange>
              </w:rPr>
              <w:delText>3.9.5</w:delText>
            </w:r>
            <w:r w:rsidDel="00DD549E">
              <w:rPr>
                <w:rFonts w:asciiTheme="minorHAnsi" w:eastAsiaTheme="minorEastAsia" w:hAnsiTheme="minorHAnsi" w:cstheme="minorBidi"/>
                <w:noProof/>
                <w:szCs w:val="22"/>
              </w:rPr>
              <w:tab/>
            </w:r>
            <w:r w:rsidRPr="00DD549E" w:rsidDel="00DD549E">
              <w:rPr>
                <w:noProof/>
                <w:rPrChange w:id="1234" w:author="Admin" w:date="2017-09-18T15:12:00Z">
                  <w:rPr>
                    <w:rStyle w:val="Hyperlink"/>
                    <w:noProof/>
                  </w:rPr>
                </w:rPrChange>
              </w:rPr>
              <w:delText>Thao tác chức năng</w:delText>
            </w:r>
            <w:r w:rsidDel="00DD549E">
              <w:rPr>
                <w:noProof/>
                <w:webHidden/>
              </w:rPr>
              <w:tab/>
              <w:delText>52</w:delText>
            </w:r>
          </w:del>
        </w:p>
        <w:p w14:paraId="42F393D7" w14:textId="42B52A90" w:rsidR="00327D8B" w:rsidDel="00DD549E" w:rsidRDefault="00327D8B">
          <w:pPr>
            <w:pStyle w:val="TOC2"/>
            <w:tabs>
              <w:tab w:val="left" w:pos="880"/>
              <w:tab w:val="right" w:leader="dot" w:pos="9350"/>
            </w:tabs>
            <w:rPr>
              <w:del w:id="1235" w:author="Admin" w:date="2017-09-18T15:12:00Z"/>
              <w:rFonts w:asciiTheme="minorHAnsi" w:eastAsiaTheme="minorEastAsia" w:hAnsiTheme="minorHAnsi" w:cstheme="minorBidi"/>
              <w:noProof/>
              <w:szCs w:val="22"/>
            </w:rPr>
          </w:pPr>
          <w:del w:id="1236" w:author="Admin" w:date="2017-09-18T15:12:00Z">
            <w:r w:rsidRPr="00DD549E" w:rsidDel="00DD549E">
              <w:rPr>
                <w:noProof/>
                <w:rPrChange w:id="1237" w:author="Admin" w:date="2017-09-18T15:12:00Z">
                  <w:rPr>
                    <w:rStyle w:val="Hyperlink"/>
                    <w:noProof/>
                  </w:rPr>
                </w:rPrChange>
              </w:rPr>
              <w:delText>3.10</w:delText>
            </w:r>
            <w:r w:rsidDel="00DD549E">
              <w:rPr>
                <w:rFonts w:asciiTheme="minorHAnsi" w:eastAsiaTheme="minorEastAsia" w:hAnsiTheme="minorHAnsi" w:cstheme="minorBidi"/>
                <w:noProof/>
                <w:szCs w:val="22"/>
              </w:rPr>
              <w:tab/>
            </w:r>
            <w:r w:rsidRPr="00DD549E" w:rsidDel="00DD549E">
              <w:rPr>
                <w:noProof/>
                <w:rPrChange w:id="1238" w:author="Admin" w:date="2017-09-18T15:12:00Z">
                  <w:rPr>
                    <w:rStyle w:val="Hyperlink"/>
                    <w:noProof/>
                  </w:rPr>
                </w:rPrChange>
              </w:rPr>
              <w:delText>Danh mục hình thức khen thưởng</w:delText>
            </w:r>
            <w:r w:rsidDel="00DD549E">
              <w:rPr>
                <w:noProof/>
                <w:webHidden/>
              </w:rPr>
              <w:tab/>
              <w:delText>52</w:delText>
            </w:r>
          </w:del>
        </w:p>
        <w:p w14:paraId="157B6F5B" w14:textId="70CACD7F" w:rsidR="00327D8B" w:rsidDel="00DD549E" w:rsidRDefault="00327D8B">
          <w:pPr>
            <w:pStyle w:val="TOC3"/>
            <w:tabs>
              <w:tab w:val="left" w:pos="1320"/>
              <w:tab w:val="right" w:leader="dot" w:pos="9350"/>
            </w:tabs>
            <w:rPr>
              <w:del w:id="1239" w:author="Admin" w:date="2017-09-18T15:12:00Z"/>
              <w:rFonts w:asciiTheme="minorHAnsi" w:eastAsiaTheme="minorEastAsia" w:hAnsiTheme="minorHAnsi" w:cstheme="minorBidi"/>
              <w:noProof/>
              <w:szCs w:val="22"/>
            </w:rPr>
          </w:pPr>
          <w:del w:id="1240" w:author="Admin" w:date="2017-09-18T15:12:00Z">
            <w:r w:rsidRPr="00DD549E" w:rsidDel="00DD549E">
              <w:rPr>
                <w:noProof/>
                <w:rPrChange w:id="1241" w:author="Admin" w:date="2017-09-18T15:12:00Z">
                  <w:rPr>
                    <w:rStyle w:val="Hyperlink"/>
                    <w:noProof/>
                  </w:rPr>
                </w:rPrChange>
              </w:rPr>
              <w:delText>3.10.1</w:delText>
            </w:r>
            <w:r w:rsidDel="00DD549E">
              <w:rPr>
                <w:rFonts w:asciiTheme="minorHAnsi" w:eastAsiaTheme="minorEastAsia" w:hAnsiTheme="minorHAnsi" w:cstheme="minorBidi"/>
                <w:noProof/>
                <w:szCs w:val="22"/>
              </w:rPr>
              <w:tab/>
            </w:r>
            <w:r w:rsidRPr="00DD549E" w:rsidDel="00DD549E">
              <w:rPr>
                <w:noProof/>
                <w:rPrChange w:id="1242" w:author="Admin" w:date="2017-09-18T15:12:00Z">
                  <w:rPr>
                    <w:rStyle w:val="Hyperlink"/>
                    <w:noProof/>
                  </w:rPr>
                </w:rPrChange>
              </w:rPr>
              <w:delText>Mục đích, ý nghĩa</w:delText>
            </w:r>
            <w:r w:rsidDel="00DD549E">
              <w:rPr>
                <w:noProof/>
                <w:webHidden/>
              </w:rPr>
              <w:tab/>
              <w:delText>52</w:delText>
            </w:r>
          </w:del>
        </w:p>
        <w:p w14:paraId="3B6BBE24" w14:textId="7E84726C" w:rsidR="00327D8B" w:rsidDel="00DD549E" w:rsidRDefault="00327D8B">
          <w:pPr>
            <w:pStyle w:val="TOC3"/>
            <w:tabs>
              <w:tab w:val="left" w:pos="1320"/>
              <w:tab w:val="right" w:leader="dot" w:pos="9350"/>
            </w:tabs>
            <w:rPr>
              <w:del w:id="1243" w:author="Admin" w:date="2017-09-18T15:12:00Z"/>
              <w:rFonts w:asciiTheme="minorHAnsi" w:eastAsiaTheme="minorEastAsia" w:hAnsiTheme="minorHAnsi" w:cstheme="minorBidi"/>
              <w:noProof/>
              <w:szCs w:val="22"/>
            </w:rPr>
          </w:pPr>
          <w:del w:id="1244" w:author="Admin" w:date="2017-09-18T15:12:00Z">
            <w:r w:rsidRPr="00DD549E" w:rsidDel="00DD549E">
              <w:rPr>
                <w:noProof/>
                <w:rPrChange w:id="1245" w:author="Admin" w:date="2017-09-18T15:12:00Z">
                  <w:rPr>
                    <w:rStyle w:val="Hyperlink"/>
                    <w:noProof/>
                  </w:rPr>
                </w:rPrChange>
              </w:rPr>
              <w:delText>3.10.2</w:delText>
            </w:r>
            <w:r w:rsidDel="00DD549E">
              <w:rPr>
                <w:rFonts w:asciiTheme="minorHAnsi" w:eastAsiaTheme="minorEastAsia" w:hAnsiTheme="minorHAnsi" w:cstheme="minorBidi"/>
                <w:noProof/>
                <w:szCs w:val="22"/>
              </w:rPr>
              <w:tab/>
            </w:r>
            <w:r w:rsidRPr="00DD549E" w:rsidDel="00DD549E">
              <w:rPr>
                <w:noProof/>
                <w:rPrChange w:id="1246" w:author="Admin" w:date="2017-09-18T15:12:00Z">
                  <w:rPr>
                    <w:rStyle w:val="Hyperlink"/>
                    <w:noProof/>
                  </w:rPr>
                </w:rPrChange>
              </w:rPr>
              <w:delText>Màn hình giao diện</w:delText>
            </w:r>
            <w:r w:rsidDel="00DD549E">
              <w:rPr>
                <w:noProof/>
                <w:webHidden/>
              </w:rPr>
              <w:tab/>
              <w:delText>53</w:delText>
            </w:r>
          </w:del>
        </w:p>
        <w:p w14:paraId="2F6A3AE1" w14:textId="6476ECE3" w:rsidR="00327D8B" w:rsidDel="00DD549E" w:rsidRDefault="00327D8B">
          <w:pPr>
            <w:pStyle w:val="TOC3"/>
            <w:tabs>
              <w:tab w:val="left" w:pos="1320"/>
              <w:tab w:val="right" w:leader="dot" w:pos="9350"/>
            </w:tabs>
            <w:rPr>
              <w:del w:id="1247" w:author="Admin" w:date="2017-09-18T15:12:00Z"/>
              <w:rFonts w:asciiTheme="minorHAnsi" w:eastAsiaTheme="minorEastAsia" w:hAnsiTheme="minorHAnsi" w:cstheme="minorBidi"/>
              <w:noProof/>
              <w:szCs w:val="22"/>
            </w:rPr>
          </w:pPr>
          <w:del w:id="1248" w:author="Admin" w:date="2017-09-18T15:12:00Z">
            <w:r w:rsidRPr="00DD549E" w:rsidDel="00DD549E">
              <w:rPr>
                <w:noProof/>
                <w:rPrChange w:id="1249" w:author="Admin" w:date="2017-09-18T15:12:00Z">
                  <w:rPr>
                    <w:rStyle w:val="Hyperlink"/>
                    <w:noProof/>
                  </w:rPr>
                </w:rPrChange>
              </w:rPr>
              <w:delText>3.10.3</w:delText>
            </w:r>
            <w:r w:rsidDel="00DD549E">
              <w:rPr>
                <w:rFonts w:asciiTheme="minorHAnsi" w:eastAsiaTheme="minorEastAsia" w:hAnsiTheme="minorHAnsi" w:cstheme="minorBidi"/>
                <w:noProof/>
                <w:szCs w:val="22"/>
              </w:rPr>
              <w:tab/>
            </w:r>
            <w:r w:rsidRPr="00DD549E" w:rsidDel="00DD549E">
              <w:rPr>
                <w:noProof/>
                <w:rPrChange w:id="1250" w:author="Admin" w:date="2017-09-18T15:12:00Z">
                  <w:rPr>
                    <w:rStyle w:val="Hyperlink"/>
                    <w:noProof/>
                  </w:rPr>
                </w:rPrChange>
              </w:rPr>
              <w:delText>Mô tả các trường thông tin trên màn hình</w:delText>
            </w:r>
            <w:r w:rsidDel="00DD549E">
              <w:rPr>
                <w:noProof/>
                <w:webHidden/>
              </w:rPr>
              <w:tab/>
              <w:delText>53</w:delText>
            </w:r>
          </w:del>
        </w:p>
        <w:p w14:paraId="19618E60" w14:textId="2D1B4DA5" w:rsidR="00327D8B" w:rsidDel="00DD549E" w:rsidRDefault="00327D8B">
          <w:pPr>
            <w:pStyle w:val="TOC3"/>
            <w:tabs>
              <w:tab w:val="left" w:pos="1320"/>
              <w:tab w:val="right" w:leader="dot" w:pos="9350"/>
            </w:tabs>
            <w:rPr>
              <w:del w:id="1251" w:author="Admin" w:date="2017-09-18T15:12:00Z"/>
              <w:rFonts w:asciiTheme="minorHAnsi" w:eastAsiaTheme="minorEastAsia" w:hAnsiTheme="minorHAnsi" w:cstheme="minorBidi"/>
              <w:noProof/>
              <w:szCs w:val="22"/>
            </w:rPr>
          </w:pPr>
          <w:del w:id="1252" w:author="Admin" w:date="2017-09-18T15:12:00Z">
            <w:r w:rsidRPr="00DD549E" w:rsidDel="00DD549E">
              <w:rPr>
                <w:noProof/>
                <w:rPrChange w:id="1253" w:author="Admin" w:date="2017-09-18T15:12:00Z">
                  <w:rPr>
                    <w:rStyle w:val="Hyperlink"/>
                    <w:noProof/>
                  </w:rPr>
                </w:rPrChange>
              </w:rPr>
              <w:delText>3.10.4</w:delText>
            </w:r>
            <w:r w:rsidDel="00DD549E">
              <w:rPr>
                <w:rFonts w:asciiTheme="minorHAnsi" w:eastAsiaTheme="minorEastAsia" w:hAnsiTheme="minorHAnsi" w:cstheme="minorBidi"/>
                <w:noProof/>
                <w:szCs w:val="22"/>
              </w:rPr>
              <w:tab/>
            </w:r>
            <w:r w:rsidRPr="00DD549E" w:rsidDel="00DD549E">
              <w:rPr>
                <w:noProof/>
                <w:rPrChange w:id="1254" w:author="Admin" w:date="2017-09-18T15:12:00Z">
                  <w:rPr>
                    <w:rStyle w:val="Hyperlink"/>
                    <w:noProof/>
                  </w:rPr>
                </w:rPrChange>
              </w:rPr>
              <w:delText>Thao tác chức năng</w:delText>
            </w:r>
            <w:r w:rsidDel="00DD549E">
              <w:rPr>
                <w:noProof/>
                <w:webHidden/>
              </w:rPr>
              <w:tab/>
              <w:delText>54</w:delText>
            </w:r>
          </w:del>
        </w:p>
        <w:p w14:paraId="4E9FBB09" w14:textId="7A54B4D7" w:rsidR="00327D8B" w:rsidDel="00DD549E" w:rsidRDefault="00327D8B">
          <w:pPr>
            <w:pStyle w:val="TOC2"/>
            <w:tabs>
              <w:tab w:val="left" w:pos="880"/>
              <w:tab w:val="right" w:leader="dot" w:pos="9350"/>
            </w:tabs>
            <w:rPr>
              <w:del w:id="1255" w:author="Admin" w:date="2017-09-18T15:12:00Z"/>
              <w:rFonts w:asciiTheme="minorHAnsi" w:eastAsiaTheme="minorEastAsia" w:hAnsiTheme="minorHAnsi" w:cstheme="minorBidi"/>
              <w:noProof/>
              <w:szCs w:val="22"/>
            </w:rPr>
          </w:pPr>
          <w:del w:id="1256" w:author="Admin" w:date="2017-09-18T15:12:00Z">
            <w:r w:rsidRPr="00DD549E" w:rsidDel="00DD549E">
              <w:rPr>
                <w:noProof/>
                <w:rPrChange w:id="1257" w:author="Admin" w:date="2017-09-18T15:12:00Z">
                  <w:rPr>
                    <w:rStyle w:val="Hyperlink"/>
                    <w:noProof/>
                  </w:rPr>
                </w:rPrChange>
              </w:rPr>
              <w:delText>3.11</w:delText>
            </w:r>
            <w:r w:rsidDel="00DD549E">
              <w:rPr>
                <w:rFonts w:asciiTheme="minorHAnsi" w:eastAsiaTheme="minorEastAsia" w:hAnsiTheme="minorHAnsi" w:cstheme="minorBidi"/>
                <w:noProof/>
                <w:szCs w:val="22"/>
              </w:rPr>
              <w:tab/>
            </w:r>
            <w:r w:rsidRPr="00DD549E" w:rsidDel="00DD549E">
              <w:rPr>
                <w:noProof/>
                <w:rPrChange w:id="1258" w:author="Admin" w:date="2017-09-18T15:12:00Z">
                  <w:rPr>
                    <w:rStyle w:val="Hyperlink"/>
                    <w:noProof/>
                  </w:rPr>
                </w:rPrChange>
              </w:rPr>
              <w:delText>Danh mục hình thức kỷ luật</w:delText>
            </w:r>
            <w:r w:rsidDel="00DD549E">
              <w:rPr>
                <w:noProof/>
                <w:webHidden/>
              </w:rPr>
              <w:tab/>
              <w:delText>54</w:delText>
            </w:r>
          </w:del>
        </w:p>
        <w:p w14:paraId="60D73105" w14:textId="56599B5A" w:rsidR="00327D8B" w:rsidDel="00DD549E" w:rsidRDefault="00327D8B">
          <w:pPr>
            <w:pStyle w:val="TOC3"/>
            <w:tabs>
              <w:tab w:val="left" w:pos="1320"/>
              <w:tab w:val="right" w:leader="dot" w:pos="9350"/>
            </w:tabs>
            <w:rPr>
              <w:del w:id="1259" w:author="Admin" w:date="2017-09-18T15:12:00Z"/>
              <w:rFonts w:asciiTheme="minorHAnsi" w:eastAsiaTheme="minorEastAsia" w:hAnsiTheme="minorHAnsi" w:cstheme="minorBidi"/>
              <w:noProof/>
              <w:szCs w:val="22"/>
            </w:rPr>
          </w:pPr>
          <w:del w:id="1260" w:author="Admin" w:date="2017-09-18T15:12:00Z">
            <w:r w:rsidRPr="00DD549E" w:rsidDel="00DD549E">
              <w:rPr>
                <w:noProof/>
                <w:rPrChange w:id="1261" w:author="Admin" w:date="2017-09-18T15:12:00Z">
                  <w:rPr>
                    <w:rStyle w:val="Hyperlink"/>
                    <w:noProof/>
                  </w:rPr>
                </w:rPrChange>
              </w:rPr>
              <w:delText>3.11.1</w:delText>
            </w:r>
            <w:r w:rsidDel="00DD549E">
              <w:rPr>
                <w:rFonts w:asciiTheme="minorHAnsi" w:eastAsiaTheme="minorEastAsia" w:hAnsiTheme="minorHAnsi" w:cstheme="minorBidi"/>
                <w:noProof/>
                <w:szCs w:val="22"/>
              </w:rPr>
              <w:tab/>
            </w:r>
            <w:r w:rsidRPr="00DD549E" w:rsidDel="00DD549E">
              <w:rPr>
                <w:noProof/>
                <w:rPrChange w:id="1262" w:author="Admin" w:date="2017-09-18T15:12:00Z">
                  <w:rPr>
                    <w:rStyle w:val="Hyperlink"/>
                    <w:noProof/>
                  </w:rPr>
                </w:rPrChange>
              </w:rPr>
              <w:delText>Mục đích, ý nghĩa</w:delText>
            </w:r>
            <w:r w:rsidDel="00DD549E">
              <w:rPr>
                <w:noProof/>
                <w:webHidden/>
              </w:rPr>
              <w:tab/>
              <w:delText>54</w:delText>
            </w:r>
          </w:del>
        </w:p>
        <w:p w14:paraId="3A80641C" w14:textId="674CE59C" w:rsidR="00327D8B" w:rsidDel="00DD549E" w:rsidRDefault="00327D8B">
          <w:pPr>
            <w:pStyle w:val="TOC3"/>
            <w:tabs>
              <w:tab w:val="left" w:pos="1320"/>
              <w:tab w:val="right" w:leader="dot" w:pos="9350"/>
            </w:tabs>
            <w:rPr>
              <w:del w:id="1263" w:author="Admin" w:date="2017-09-18T15:12:00Z"/>
              <w:rFonts w:asciiTheme="minorHAnsi" w:eastAsiaTheme="minorEastAsia" w:hAnsiTheme="minorHAnsi" w:cstheme="minorBidi"/>
              <w:noProof/>
              <w:szCs w:val="22"/>
            </w:rPr>
          </w:pPr>
          <w:del w:id="1264" w:author="Admin" w:date="2017-09-18T15:12:00Z">
            <w:r w:rsidRPr="00DD549E" w:rsidDel="00DD549E">
              <w:rPr>
                <w:noProof/>
                <w:rPrChange w:id="1265" w:author="Admin" w:date="2017-09-18T15:12:00Z">
                  <w:rPr>
                    <w:rStyle w:val="Hyperlink"/>
                    <w:noProof/>
                  </w:rPr>
                </w:rPrChange>
              </w:rPr>
              <w:delText>3.11.2</w:delText>
            </w:r>
            <w:r w:rsidDel="00DD549E">
              <w:rPr>
                <w:rFonts w:asciiTheme="minorHAnsi" w:eastAsiaTheme="minorEastAsia" w:hAnsiTheme="minorHAnsi" w:cstheme="minorBidi"/>
                <w:noProof/>
                <w:szCs w:val="22"/>
              </w:rPr>
              <w:tab/>
            </w:r>
            <w:r w:rsidRPr="00DD549E" w:rsidDel="00DD549E">
              <w:rPr>
                <w:noProof/>
                <w:rPrChange w:id="1266" w:author="Admin" w:date="2017-09-18T15:12:00Z">
                  <w:rPr>
                    <w:rStyle w:val="Hyperlink"/>
                    <w:noProof/>
                  </w:rPr>
                </w:rPrChange>
              </w:rPr>
              <w:delText>Đặc tả tình huống nghiệp vụ</w:delText>
            </w:r>
            <w:r w:rsidDel="00DD549E">
              <w:rPr>
                <w:noProof/>
                <w:webHidden/>
              </w:rPr>
              <w:tab/>
              <w:delText>55</w:delText>
            </w:r>
          </w:del>
        </w:p>
        <w:p w14:paraId="6A8D5119" w14:textId="4E49A79C" w:rsidR="00327D8B" w:rsidDel="00DD549E" w:rsidRDefault="00327D8B">
          <w:pPr>
            <w:pStyle w:val="TOC3"/>
            <w:tabs>
              <w:tab w:val="left" w:pos="1320"/>
              <w:tab w:val="right" w:leader="dot" w:pos="9350"/>
            </w:tabs>
            <w:rPr>
              <w:del w:id="1267" w:author="Admin" w:date="2017-09-18T15:12:00Z"/>
              <w:rFonts w:asciiTheme="minorHAnsi" w:eastAsiaTheme="minorEastAsia" w:hAnsiTheme="minorHAnsi" w:cstheme="minorBidi"/>
              <w:noProof/>
              <w:szCs w:val="22"/>
            </w:rPr>
          </w:pPr>
          <w:del w:id="1268" w:author="Admin" w:date="2017-09-18T15:12:00Z">
            <w:r w:rsidRPr="00DD549E" w:rsidDel="00DD549E">
              <w:rPr>
                <w:noProof/>
                <w:rPrChange w:id="1269" w:author="Admin" w:date="2017-09-18T15:12:00Z">
                  <w:rPr>
                    <w:rStyle w:val="Hyperlink"/>
                    <w:noProof/>
                  </w:rPr>
                </w:rPrChange>
              </w:rPr>
              <w:delText>3.11.3</w:delText>
            </w:r>
            <w:r w:rsidDel="00DD549E">
              <w:rPr>
                <w:rFonts w:asciiTheme="minorHAnsi" w:eastAsiaTheme="minorEastAsia" w:hAnsiTheme="minorHAnsi" w:cstheme="minorBidi"/>
                <w:noProof/>
                <w:szCs w:val="22"/>
              </w:rPr>
              <w:tab/>
            </w:r>
            <w:r w:rsidRPr="00DD549E" w:rsidDel="00DD549E">
              <w:rPr>
                <w:noProof/>
                <w:rPrChange w:id="1270" w:author="Admin" w:date="2017-09-18T15:12:00Z">
                  <w:rPr>
                    <w:rStyle w:val="Hyperlink"/>
                    <w:noProof/>
                  </w:rPr>
                </w:rPrChange>
              </w:rPr>
              <w:delText>Màn hình giao diện</w:delText>
            </w:r>
            <w:r w:rsidDel="00DD549E">
              <w:rPr>
                <w:noProof/>
                <w:webHidden/>
              </w:rPr>
              <w:tab/>
              <w:delText>55</w:delText>
            </w:r>
          </w:del>
        </w:p>
        <w:p w14:paraId="4A6D1E7F" w14:textId="3F16FA31" w:rsidR="00327D8B" w:rsidDel="00DD549E" w:rsidRDefault="00327D8B">
          <w:pPr>
            <w:pStyle w:val="TOC3"/>
            <w:tabs>
              <w:tab w:val="left" w:pos="1320"/>
              <w:tab w:val="right" w:leader="dot" w:pos="9350"/>
            </w:tabs>
            <w:rPr>
              <w:del w:id="1271" w:author="Admin" w:date="2017-09-18T15:12:00Z"/>
              <w:rFonts w:asciiTheme="minorHAnsi" w:eastAsiaTheme="minorEastAsia" w:hAnsiTheme="minorHAnsi" w:cstheme="minorBidi"/>
              <w:noProof/>
              <w:szCs w:val="22"/>
            </w:rPr>
          </w:pPr>
          <w:del w:id="1272" w:author="Admin" w:date="2017-09-18T15:12:00Z">
            <w:r w:rsidRPr="00DD549E" w:rsidDel="00DD549E">
              <w:rPr>
                <w:noProof/>
                <w:rPrChange w:id="1273" w:author="Admin" w:date="2017-09-18T15:12:00Z">
                  <w:rPr>
                    <w:rStyle w:val="Hyperlink"/>
                    <w:noProof/>
                  </w:rPr>
                </w:rPrChange>
              </w:rPr>
              <w:delText>3.11.4</w:delText>
            </w:r>
            <w:r w:rsidDel="00DD549E">
              <w:rPr>
                <w:rFonts w:asciiTheme="minorHAnsi" w:eastAsiaTheme="minorEastAsia" w:hAnsiTheme="minorHAnsi" w:cstheme="minorBidi"/>
                <w:noProof/>
                <w:szCs w:val="22"/>
              </w:rPr>
              <w:tab/>
            </w:r>
            <w:r w:rsidRPr="00DD549E" w:rsidDel="00DD549E">
              <w:rPr>
                <w:noProof/>
                <w:rPrChange w:id="1274" w:author="Admin" w:date="2017-09-18T15:12:00Z">
                  <w:rPr>
                    <w:rStyle w:val="Hyperlink"/>
                    <w:noProof/>
                  </w:rPr>
                </w:rPrChange>
              </w:rPr>
              <w:delText>Mô tả các trường thông tin trên màn hình</w:delText>
            </w:r>
            <w:r w:rsidDel="00DD549E">
              <w:rPr>
                <w:noProof/>
                <w:webHidden/>
              </w:rPr>
              <w:tab/>
              <w:delText>55</w:delText>
            </w:r>
          </w:del>
        </w:p>
        <w:p w14:paraId="5737D5FC" w14:textId="3AD6291D" w:rsidR="00327D8B" w:rsidDel="00DD549E" w:rsidRDefault="00327D8B">
          <w:pPr>
            <w:pStyle w:val="TOC3"/>
            <w:tabs>
              <w:tab w:val="left" w:pos="1320"/>
              <w:tab w:val="right" w:leader="dot" w:pos="9350"/>
            </w:tabs>
            <w:rPr>
              <w:del w:id="1275" w:author="Admin" w:date="2017-09-18T15:12:00Z"/>
              <w:rFonts w:asciiTheme="minorHAnsi" w:eastAsiaTheme="minorEastAsia" w:hAnsiTheme="minorHAnsi" w:cstheme="minorBidi"/>
              <w:noProof/>
              <w:szCs w:val="22"/>
            </w:rPr>
          </w:pPr>
          <w:del w:id="1276" w:author="Admin" w:date="2017-09-18T15:12:00Z">
            <w:r w:rsidRPr="00DD549E" w:rsidDel="00DD549E">
              <w:rPr>
                <w:noProof/>
                <w:rPrChange w:id="1277" w:author="Admin" w:date="2017-09-18T15:12:00Z">
                  <w:rPr>
                    <w:rStyle w:val="Hyperlink"/>
                    <w:noProof/>
                  </w:rPr>
                </w:rPrChange>
              </w:rPr>
              <w:delText>3.11.5</w:delText>
            </w:r>
            <w:r w:rsidDel="00DD549E">
              <w:rPr>
                <w:rFonts w:asciiTheme="minorHAnsi" w:eastAsiaTheme="minorEastAsia" w:hAnsiTheme="minorHAnsi" w:cstheme="minorBidi"/>
                <w:noProof/>
                <w:szCs w:val="22"/>
              </w:rPr>
              <w:tab/>
            </w:r>
            <w:r w:rsidRPr="00DD549E" w:rsidDel="00DD549E">
              <w:rPr>
                <w:noProof/>
                <w:rPrChange w:id="1278" w:author="Admin" w:date="2017-09-18T15:12:00Z">
                  <w:rPr>
                    <w:rStyle w:val="Hyperlink"/>
                    <w:noProof/>
                  </w:rPr>
                </w:rPrChange>
              </w:rPr>
              <w:delText>Thao tác chức năng</w:delText>
            </w:r>
            <w:r w:rsidDel="00DD549E">
              <w:rPr>
                <w:noProof/>
                <w:webHidden/>
              </w:rPr>
              <w:tab/>
              <w:delText>56</w:delText>
            </w:r>
          </w:del>
        </w:p>
        <w:p w14:paraId="14191B50" w14:textId="678257B5" w:rsidR="00327D8B" w:rsidDel="00DD549E" w:rsidRDefault="00327D8B">
          <w:pPr>
            <w:pStyle w:val="TOC2"/>
            <w:tabs>
              <w:tab w:val="left" w:pos="880"/>
              <w:tab w:val="right" w:leader="dot" w:pos="9350"/>
            </w:tabs>
            <w:rPr>
              <w:del w:id="1279" w:author="Admin" w:date="2017-09-18T15:12:00Z"/>
              <w:rFonts w:asciiTheme="minorHAnsi" w:eastAsiaTheme="minorEastAsia" w:hAnsiTheme="minorHAnsi" w:cstheme="minorBidi"/>
              <w:noProof/>
              <w:szCs w:val="22"/>
            </w:rPr>
          </w:pPr>
          <w:del w:id="1280" w:author="Admin" w:date="2017-09-18T15:12:00Z">
            <w:r w:rsidRPr="00DD549E" w:rsidDel="00DD549E">
              <w:rPr>
                <w:noProof/>
                <w:rPrChange w:id="1281" w:author="Admin" w:date="2017-09-18T15:12:00Z">
                  <w:rPr>
                    <w:rStyle w:val="Hyperlink"/>
                    <w:noProof/>
                  </w:rPr>
                </w:rPrChange>
              </w:rPr>
              <w:delText>3.12</w:delText>
            </w:r>
            <w:r w:rsidDel="00DD549E">
              <w:rPr>
                <w:rFonts w:asciiTheme="minorHAnsi" w:eastAsiaTheme="minorEastAsia" w:hAnsiTheme="minorHAnsi" w:cstheme="minorBidi"/>
                <w:noProof/>
                <w:szCs w:val="22"/>
              </w:rPr>
              <w:tab/>
            </w:r>
            <w:r w:rsidRPr="00DD549E" w:rsidDel="00DD549E">
              <w:rPr>
                <w:noProof/>
                <w:rPrChange w:id="1282" w:author="Admin" w:date="2017-09-18T15:12:00Z">
                  <w:rPr>
                    <w:rStyle w:val="Hyperlink"/>
                    <w:noProof/>
                  </w:rPr>
                </w:rPrChange>
              </w:rPr>
              <w:delText>Thiết lập đối tượng chấm công</w:delText>
            </w:r>
            <w:r w:rsidDel="00DD549E">
              <w:rPr>
                <w:noProof/>
                <w:webHidden/>
              </w:rPr>
              <w:tab/>
              <w:delText>56</w:delText>
            </w:r>
          </w:del>
        </w:p>
        <w:p w14:paraId="22397BB8" w14:textId="39954C60" w:rsidR="00327D8B" w:rsidDel="00DD549E" w:rsidRDefault="00327D8B">
          <w:pPr>
            <w:pStyle w:val="TOC3"/>
            <w:tabs>
              <w:tab w:val="left" w:pos="1320"/>
              <w:tab w:val="right" w:leader="dot" w:pos="9350"/>
            </w:tabs>
            <w:rPr>
              <w:del w:id="1283" w:author="Admin" w:date="2017-09-18T15:12:00Z"/>
              <w:rFonts w:asciiTheme="minorHAnsi" w:eastAsiaTheme="minorEastAsia" w:hAnsiTheme="minorHAnsi" w:cstheme="minorBidi"/>
              <w:noProof/>
              <w:szCs w:val="22"/>
            </w:rPr>
          </w:pPr>
          <w:del w:id="1284" w:author="Admin" w:date="2017-09-18T15:12:00Z">
            <w:r w:rsidRPr="00DD549E" w:rsidDel="00DD549E">
              <w:rPr>
                <w:noProof/>
                <w:rPrChange w:id="1285" w:author="Admin" w:date="2017-09-18T15:12:00Z">
                  <w:rPr>
                    <w:rStyle w:val="Hyperlink"/>
                    <w:noProof/>
                  </w:rPr>
                </w:rPrChange>
              </w:rPr>
              <w:delText>3.12.1</w:delText>
            </w:r>
            <w:r w:rsidDel="00DD549E">
              <w:rPr>
                <w:rFonts w:asciiTheme="minorHAnsi" w:eastAsiaTheme="minorEastAsia" w:hAnsiTheme="minorHAnsi" w:cstheme="minorBidi"/>
                <w:noProof/>
                <w:szCs w:val="22"/>
              </w:rPr>
              <w:tab/>
            </w:r>
            <w:r w:rsidRPr="00DD549E" w:rsidDel="00DD549E">
              <w:rPr>
                <w:noProof/>
                <w:rPrChange w:id="1286" w:author="Admin" w:date="2017-09-18T15:12:00Z">
                  <w:rPr>
                    <w:rStyle w:val="Hyperlink"/>
                    <w:noProof/>
                  </w:rPr>
                </w:rPrChange>
              </w:rPr>
              <w:delText>Mục đích, ý nghĩa</w:delText>
            </w:r>
            <w:r w:rsidDel="00DD549E">
              <w:rPr>
                <w:noProof/>
                <w:webHidden/>
              </w:rPr>
              <w:tab/>
              <w:delText>56</w:delText>
            </w:r>
          </w:del>
        </w:p>
        <w:p w14:paraId="124C0967" w14:textId="2704984B" w:rsidR="00327D8B" w:rsidDel="00DD549E" w:rsidRDefault="00327D8B">
          <w:pPr>
            <w:pStyle w:val="TOC3"/>
            <w:tabs>
              <w:tab w:val="left" w:pos="1320"/>
              <w:tab w:val="right" w:leader="dot" w:pos="9350"/>
            </w:tabs>
            <w:rPr>
              <w:del w:id="1287" w:author="Admin" w:date="2017-09-18T15:12:00Z"/>
              <w:rFonts w:asciiTheme="minorHAnsi" w:eastAsiaTheme="minorEastAsia" w:hAnsiTheme="minorHAnsi" w:cstheme="minorBidi"/>
              <w:noProof/>
              <w:szCs w:val="22"/>
            </w:rPr>
          </w:pPr>
          <w:del w:id="1288" w:author="Admin" w:date="2017-09-18T15:12:00Z">
            <w:r w:rsidRPr="00DD549E" w:rsidDel="00DD549E">
              <w:rPr>
                <w:noProof/>
                <w:rPrChange w:id="1289" w:author="Admin" w:date="2017-09-18T15:12:00Z">
                  <w:rPr>
                    <w:rStyle w:val="Hyperlink"/>
                    <w:noProof/>
                  </w:rPr>
                </w:rPrChange>
              </w:rPr>
              <w:delText>3.12.2</w:delText>
            </w:r>
            <w:r w:rsidDel="00DD549E">
              <w:rPr>
                <w:rFonts w:asciiTheme="minorHAnsi" w:eastAsiaTheme="minorEastAsia" w:hAnsiTheme="minorHAnsi" w:cstheme="minorBidi"/>
                <w:noProof/>
                <w:szCs w:val="22"/>
              </w:rPr>
              <w:tab/>
            </w:r>
            <w:r w:rsidRPr="00DD549E" w:rsidDel="00DD549E">
              <w:rPr>
                <w:noProof/>
                <w:rPrChange w:id="1290" w:author="Admin" w:date="2017-09-18T15:12:00Z">
                  <w:rPr>
                    <w:rStyle w:val="Hyperlink"/>
                    <w:noProof/>
                  </w:rPr>
                </w:rPrChange>
              </w:rPr>
              <w:delText>Đặc tả tình huống nghiệp vụ</w:delText>
            </w:r>
            <w:r w:rsidDel="00DD549E">
              <w:rPr>
                <w:noProof/>
                <w:webHidden/>
              </w:rPr>
              <w:tab/>
              <w:delText>57</w:delText>
            </w:r>
          </w:del>
        </w:p>
        <w:p w14:paraId="0A1179CE" w14:textId="73BE3FD4" w:rsidR="00327D8B" w:rsidDel="00DD549E" w:rsidRDefault="00327D8B">
          <w:pPr>
            <w:pStyle w:val="TOC3"/>
            <w:tabs>
              <w:tab w:val="left" w:pos="1320"/>
              <w:tab w:val="right" w:leader="dot" w:pos="9350"/>
            </w:tabs>
            <w:rPr>
              <w:del w:id="1291" w:author="Admin" w:date="2017-09-18T15:12:00Z"/>
              <w:rFonts w:asciiTheme="minorHAnsi" w:eastAsiaTheme="minorEastAsia" w:hAnsiTheme="minorHAnsi" w:cstheme="minorBidi"/>
              <w:noProof/>
              <w:szCs w:val="22"/>
            </w:rPr>
          </w:pPr>
          <w:del w:id="1292" w:author="Admin" w:date="2017-09-18T15:12:00Z">
            <w:r w:rsidRPr="00DD549E" w:rsidDel="00DD549E">
              <w:rPr>
                <w:noProof/>
                <w:rPrChange w:id="1293" w:author="Admin" w:date="2017-09-18T15:12:00Z">
                  <w:rPr>
                    <w:rStyle w:val="Hyperlink"/>
                    <w:noProof/>
                  </w:rPr>
                </w:rPrChange>
              </w:rPr>
              <w:delText>3.12.3</w:delText>
            </w:r>
            <w:r w:rsidDel="00DD549E">
              <w:rPr>
                <w:rFonts w:asciiTheme="minorHAnsi" w:eastAsiaTheme="minorEastAsia" w:hAnsiTheme="minorHAnsi" w:cstheme="minorBidi"/>
                <w:noProof/>
                <w:szCs w:val="22"/>
              </w:rPr>
              <w:tab/>
            </w:r>
            <w:r w:rsidRPr="00DD549E" w:rsidDel="00DD549E">
              <w:rPr>
                <w:noProof/>
                <w:rPrChange w:id="1294" w:author="Admin" w:date="2017-09-18T15:12:00Z">
                  <w:rPr>
                    <w:rStyle w:val="Hyperlink"/>
                    <w:noProof/>
                  </w:rPr>
                </w:rPrChange>
              </w:rPr>
              <w:delText>Mô tả các trường thông tin</w:delText>
            </w:r>
            <w:r w:rsidDel="00DD549E">
              <w:rPr>
                <w:noProof/>
                <w:webHidden/>
              </w:rPr>
              <w:tab/>
              <w:delText>58</w:delText>
            </w:r>
          </w:del>
        </w:p>
        <w:p w14:paraId="5B7A8EF4" w14:textId="6C35479B" w:rsidR="00327D8B" w:rsidDel="00DD549E" w:rsidRDefault="00327D8B">
          <w:pPr>
            <w:pStyle w:val="TOC3"/>
            <w:tabs>
              <w:tab w:val="left" w:pos="1320"/>
              <w:tab w:val="right" w:leader="dot" w:pos="9350"/>
            </w:tabs>
            <w:rPr>
              <w:del w:id="1295" w:author="Admin" w:date="2017-09-18T15:12:00Z"/>
              <w:rFonts w:asciiTheme="minorHAnsi" w:eastAsiaTheme="minorEastAsia" w:hAnsiTheme="minorHAnsi" w:cstheme="minorBidi"/>
              <w:noProof/>
              <w:szCs w:val="22"/>
            </w:rPr>
          </w:pPr>
          <w:del w:id="1296" w:author="Admin" w:date="2017-09-18T15:12:00Z">
            <w:r w:rsidRPr="00DD549E" w:rsidDel="00DD549E">
              <w:rPr>
                <w:noProof/>
                <w:rPrChange w:id="1297" w:author="Admin" w:date="2017-09-18T15:12:00Z">
                  <w:rPr>
                    <w:rStyle w:val="Hyperlink"/>
                    <w:noProof/>
                  </w:rPr>
                </w:rPrChange>
              </w:rPr>
              <w:delText>3.12.4</w:delText>
            </w:r>
            <w:r w:rsidDel="00DD549E">
              <w:rPr>
                <w:rFonts w:asciiTheme="minorHAnsi" w:eastAsiaTheme="minorEastAsia" w:hAnsiTheme="minorHAnsi" w:cstheme="minorBidi"/>
                <w:noProof/>
                <w:szCs w:val="22"/>
              </w:rPr>
              <w:tab/>
            </w:r>
            <w:r w:rsidRPr="00DD549E" w:rsidDel="00DD549E">
              <w:rPr>
                <w:noProof/>
                <w:rPrChange w:id="1298" w:author="Admin" w:date="2017-09-18T15:12:00Z">
                  <w:rPr>
                    <w:rStyle w:val="Hyperlink"/>
                    <w:noProof/>
                  </w:rPr>
                </w:rPrChange>
              </w:rPr>
              <w:delText>Các nút chức năng</w:delText>
            </w:r>
            <w:r w:rsidDel="00DD549E">
              <w:rPr>
                <w:noProof/>
                <w:webHidden/>
              </w:rPr>
              <w:tab/>
              <w:delText>59</w:delText>
            </w:r>
          </w:del>
        </w:p>
        <w:p w14:paraId="07CB0C8C" w14:textId="5C27A932" w:rsidR="00327D8B" w:rsidDel="00DD549E" w:rsidRDefault="00327D8B">
          <w:pPr>
            <w:pStyle w:val="TOC2"/>
            <w:tabs>
              <w:tab w:val="left" w:pos="880"/>
              <w:tab w:val="right" w:leader="dot" w:pos="9350"/>
            </w:tabs>
            <w:rPr>
              <w:del w:id="1299" w:author="Admin" w:date="2017-09-18T15:12:00Z"/>
              <w:rFonts w:asciiTheme="minorHAnsi" w:eastAsiaTheme="minorEastAsia" w:hAnsiTheme="minorHAnsi" w:cstheme="minorBidi"/>
              <w:noProof/>
              <w:szCs w:val="22"/>
            </w:rPr>
          </w:pPr>
          <w:del w:id="1300" w:author="Admin" w:date="2017-09-18T15:12:00Z">
            <w:r w:rsidRPr="00DD549E" w:rsidDel="00DD549E">
              <w:rPr>
                <w:noProof/>
                <w:rPrChange w:id="1301" w:author="Admin" w:date="2017-09-18T15:12:00Z">
                  <w:rPr>
                    <w:rStyle w:val="Hyperlink"/>
                    <w:noProof/>
                  </w:rPr>
                </w:rPrChange>
              </w:rPr>
              <w:delText>3.13</w:delText>
            </w:r>
            <w:r w:rsidDel="00DD549E">
              <w:rPr>
                <w:rFonts w:asciiTheme="minorHAnsi" w:eastAsiaTheme="minorEastAsia" w:hAnsiTheme="minorHAnsi" w:cstheme="minorBidi"/>
                <w:noProof/>
                <w:szCs w:val="22"/>
              </w:rPr>
              <w:tab/>
            </w:r>
            <w:r w:rsidRPr="00DD549E" w:rsidDel="00DD549E">
              <w:rPr>
                <w:noProof/>
                <w:rPrChange w:id="1302" w:author="Admin" w:date="2017-09-18T15:12:00Z">
                  <w:rPr>
                    <w:rStyle w:val="Hyperlink"/>
                    <w:noProof/>
                  </w:rPr>
                </w:rPrChange>
              </w:rPr>
              <w:delText>Danh mục ngày nghỉ lễ</w:delText>
            </w:r>
            <w:r w:rsidDel="00DD549E">
              <w:rPr>
                <w:noProof/>
                <w:webHidden/>
              </w:rPr>
              <w:tab/>
              <w:delText>60</w:delText>
            </w:r>
          </w:del>
        </w:p>
        <w:p w14:paraId="13AD0B89" w14:textId="716EE833" w:rsidR="00327D8B" w:rsidDel="00DD549E" w:rsidRDefault="00327D8B">
          <w:pPr>
            <w:pStyle w:val="TOC3"/>
            <w:tabs>
              <w:tab w:val="left" w:pos="1320"/>
              <w:tab w:val="right" w:leader="dot" w:pos="9350"/>
            </w:tabs>
            <w:rPr>
              <w:del w:id="1303" w:author="Admin" w:date="2017-09-18T15:12:00Z"/>
              <w:rFonts w:asciiTheme="minorHAnsi" w:eastAsiaTheme="minorEastAsia" w:hAnsiTheme="minorHAnsi" w:cstheme="minorBidi"/>
              <w:noProof/>
              <w:szCs w:val="22"/>
            </w:rPr>
          </w:pPr>
          <w:del w:id="1304" w:author="Admin" w:date="2017-09-18T15:12:00Z">
            <w:r w:rsidRPr="00DD549E" w:rsidDel="00DD549E">
              <w:rPr>
                <w:noProof/>
                <w:rPrChange w:id="1305" w:author="Admin" w:date="2017-09-18T15:12:00Z">
                  <w:rPr>
                    <w:rStyle w:val="Hyperlink"/>
                    <w:noProof/>
                  </w:rPr>
                </w:rPrChange>
              </w:rPr>
              <w:delText>3.13.1</w:delText>
            </w:r>
            <w:r w:rsidDel="00DD549E">
              <w:rPr>
                <w:rFonts w:asciiTheme="minorHAnsi" w:eastAsiaTheme="minorEastAsia" w:hAnsiTheme="minorHAnsi" w:cstheme="minorBidi"/>
                <w:noProof/>
                <w:szCs w:val="22"/>
              </w:rPr>
              <w:tab/>
            </w:r>
            <w:r w:rsidRPr="00DD549E" w:rsidDel="00DD549E">
              <w:rPr>
                <w:noProof/>
                <w:rPrChange w:id="1306" w:author="Admin" w:date="2017-09-18T15:12:00Z">
                  <w:rPr>
                    <w:rStyle w:val="Hyperlink"/>
                    <w:noProof/>
                  </w:rPr>
                </w:rPrChange>
              </w:rPr>
              <w:delText>Mục đích, ý nghĩa</w:delText>
            </w:r>
            <w:r w:rsidDel="00DD549E">
              <w:rPr>
                <w:noProof/>
                <w:webHidden/>
              </w:rPr>
              <w:tab/>
              <w:delText>60</w:delText>
            </w:r>
          </w:del>
        </w:p>
        <w:p w14:paraId="70A054D8" w14:textId="73AAB87A" w:rsidR="00327D8B" w:rsidDel="00DD549E" w:rsidRDefault="00327D8B">
          <w:pPr>
            <w:pStyle w:val="TOC3"/>
            <w:tabs>
              <w:tab w:val="left" w:pos="1320"/>
              <w:tab w:val="right" w:leader="dot" w:pos="9350"/>
            </w:tabs>
            <w:rPr>
              <w:del w:id="1307" w:author="Admin" w:date="2017-09-18T15:12:00Z"/>
              <w:rFonts w:asciiTheme="minorHAnsi" w:eastAsiaTheme="minorEastAsia" w:hAnsiTheme="minorHAnsi" w:cstheme="minorBidi"/>
              <w:noProof/>
              <w:szCs w:val="22"/>
            </w:rPr>
          </w:pPr>
          <w:del w:id="1308" w:author="Admin" w:date="2017-09-18T15:12:00Z">
            <w:r w:rsidRPr="00DD549E" w:rsidDel="00DD549E">
              <w:rPr>
                <w:noProof/>
                <w:rPrChange w:id="1309" w:author="Admin" w:date="2017-09-18T15:12:00Z">
                  <w:rPr>
                    <w:rStyle w:val="Hyperlink"/>
                    <w:noProof/>
                  </w:rPr>
                </w:rPrChange>
              </w:rPr>
              <w:delText>3.13.2</w:delText>
            </w:r>
            <w:r w:rsidDel="00DD549E">
              <w:rPr>
                <w:rFonts w:asciiTheme="minorHAnsi" w:eastAsiaTheme="minorEastAsia" w:hAnsiTheme="minorHAnsi" w:cstheme="minorBidi"/>
                <w:noProof/>
                <w:szCs w:val="22"/>
              </w:rPr>
              <w:tab/>
            </w:r>
            <w:r w:rsidRPr="00DD549E" w:rsidDel="00DD549E">
              <w:rPr>
                <w:noProof/>
                <w:rPrChange w:id="1310" w:author="Admin" w:date="2017-09-18T15:12:00Z">
                  <w:rPr>
                    <w:rStyle w:val="Hyperlink"/>
                    <w:noProof/>
                  </w:rPr>
                </w:rPrChange>
              </w:rPr>
              <w:delText>Đặc tả tình huống nghiệp vụ</w:delText>
            </w:r>
            <w:r w:rsidDel="00DD549E">
              <w:rPr>
                <w:noProof/>
                <w:webHidden/>
              </w:rPr>
              <w:tab/>
              <w:delText>60</w:delText>
            </w:r>
          </w:del>
        </w:p>
        <w:p w14:paraId="51E3C6A6" w14:textId="2160BECE" w:rsidR="00327D8B" w:rsidDel="00DD549E" w:rsidRDefault="00327D8B">
          <w:pPr>
            <w:pStyle w:val="TOC3"/>
            <w:tabs>
              <w:tab w:val="left" w:pos="1320"/>
              <w:tab w:val="right" w:leader="dot" w:pos="9350"/>
            </w:tabs>
            <w:rPr>
              <w:del w:id="1311" w:author="Admin" w:date="2017-09-18T15:12:00Z"/>
              <w:rFonts w:asciiTheme="minorHAnsi" w:eastAsiaTheme="minorEastAsia" w:hAnsiTheme="minorHAnsi" w:cstheme="minorBidi"/>
              <w:noProof/>
              <w:szCs w:val="22"/>
            </w:rPr>
          </w:pPr>
          <w:del w:id="1312" w:author="Admin" w:date="2017-09-18T15:12:00Z">
            <w:r w:rsidRPr="00DD549E" w:rsidDel="00DD549E">
              <w:rPr>
                <w:noProof/>
                <w:rPrChange w:id="1313" w:author="Admin" w:date="2017-09-18T15:12:00Z">
                  <w:rPr>
                    <w:rStyle w:val="Hyperlink"/>
                    <w:noProof/>
                  </w:rPr>
                </w:rPrChange>
              </w:rPr>
              <w:delText>3.13.3</w:delText>
            </w:r>
            <w:r w:rsidDel="00DD549E">
              <w:rPr>
                <w:rFonts w:asciiTheme="minorHAnsi" w:eastAsiaTheme="minorEastAsia" w:hAnsiTheme="minorHAnsi" w:cstheme="minorBidi"/>
                <w:noProof/>
                <w:szCs w:val="22"/>
              </w:rPr>
              <w:tab/>
            </w:r>
            <w:r w:rsidRPr="00DD549E" w:rsidDel="00DD549E">
              <w:rPr>
                <w:noProof/>
                <w:rPrChange w:id="1314" w:author="Admin" w:date="2017-09-18T15:12:00Z">
                  <w:rPr>
                    <w:rStyle w:val="Hyperlink"/>
                    <w:noProof/>
                  </w:rPr>
                </w:rPrChange>
              </w:rPr>
              <w:delText>Màn hình giao diện</w:delText>
            </w:r>
            <w:r w:rsidDel="00DD549E">
              <w:rPr>
                <w:noProof/>
                <w:webHidden/>
              </w:rPr>
              <w:tab/>
              <w:delText>61</w:delText>
            </w:r>
          </w:del>
        </w:p>
        <w:p w14:paraId="2A48A29A" w14:textId="00CA6F56" w:rsidR="00327D8B" w:rsidDel="00DD549E" w:rsidRDefault="00327D8B">
          <w:pPr>
            <w:pStyle w:val="TOC3"/>
            <w:tabs>
              <w:tab w:val="left" w:pos="1320"/>
              <w:tab w:val="right" w:leader="dot" w:pos="9350"/>
            </w:tabs>
            <w:rPr>
              <w:del w:id="1315" w:author="Admin" w:date="2017-09-18T15:12:00Z"/>
              <w:rFonts w:asciiTheme="minorHAnsi" w:eastAsiaTheme="minorEastAsia" w:hAnsiTheme="minorHAnsi" w:cstheme="minorBidi"/>
              <w:noProof/>
              <w:szCs w:val="22"/>
            </w:rPr>
          </w:pPr>
          <w:del w:id="1316" w:author="Admin" w:date="2017-09-18T15:12:00Z">
            <w:r w:rsidRPr="00DD549E" w:rsidDel="00DD549E">
              <w:rPr>
                <w:noProof/>
                <w:rPrChange w:id="1317" w:author="Admin" w:date="2017-09-18T15:12:00Z">
                  <w:rPr>
                    <w:rStyle w:val="Hyperlink"/>
                    <w:noProof/>
                  </w:rPr>
                </w:rPrChange>
              </w:rPr>
              <w:delText>3.13.4</w:delText>
            </w:r>
            <w:r w:rsidDel="00DD549E">
              <w:rPr>
                <w:rFonts w:asciiTheme="minorHAnsi" w:eastAsiaTheme="minorEastAsia" w:hAnsiTheme="minorHAnsi" w:cstheme="minorBidi"/>
                <w:noProof/>
                <w:szCs w:val="22"/>
              </w:rPr>
              <w:tab/>
            </w:r>
            <w:r w:rsidRPr="00DD549E" w:rsidDel="00DD549E">
              <w:rPr>
                <w:noProof/>
                <w:rPrChange w:id="1318" w:author="Admin" w:date="2017-09-18T15:12:00Z">
                  <w:rPr>
                    <w:rStyle w:val="Hyperlink"/>
                    <w:noProof/>
                  </w:rPr>
                </w:rPrChange>
              </w:rPr>
              <w:delText>Mô tả nội dung các trường thông tin</w:delText>
            </w:r>
            <w:r w:rsidDel="00DD549E">
              <w:rPr>
                <w:noProof/>
                <w:webHidden/>
              </w:rPr>
              <w:tab/>
              <w:delText>61</w:delText>
            </w:r>
          </w:del>
        </w:p>
        <w:p w14:paraId="3F92AEAF" w14:textId="4B136EF9" w:rsidR="00327D8B" w:rsidDel="00DD549E" w:rsidRDefault="00327D8B">
          <w:pPr>
            <w:pStyle w:val="TOC3"/>
            <w:tabs>
              <w:tab w:val="left" w:pos="1320"/>
              <w:tab w:val="right" w:leader="dot" w:pos="9350"/>
            </w:tabs>
            <w:rPr>
              <w:del w:id="1319" w:author="Admin" w:date="2017-09-18T15:12:00Z"/>
              <w:rFonts w:asciiTheme="minorHAnsi" w:eastAsiaTheme="minorEastAsia" w:hAnsiTheme="minorHAnsi" w:cstheme="minorBidi"/>
              <w:noProof/>
              <w:szCs w:val="22"/>
            </w:rPr>
          </w:pPr>
          <w:del w:id="1320" w:author="Admin" w:date="2017-09-18T15:12:00Z">
            <w:r w:rsidRPr="00DD549E" w:rsidDel="00DD549E">
              <w:rPr>
                <w:noProof/>
                <w:rPrChange w:id="1321" w:author="Admin" w:date="2017-09-18T15:12:00Z">
                  <w:rPr>
                    <w:rStyle w:val="Hyperlink"/>
                    <w:noProof/>
                  </w:rPr>
                </w:rPrChange>
              </w:rPr>
              <w:delText>3.13.5</w:delText>
            </w:r>
            <w:r w:rsidDel="00DD549E">
              <w:rPr>
                <w:rFonts w:asciiTheme="minorHAnsi" w:eastAsiaTheme="minorEastAsia" w:hAnsiTheme="minorHAnsi" w:cstheme="minorBidi"/>
                <w:noProof/>
                <w:szCs w:val="22"/>
              </w:rPr>
              <w:tab/>
            </w:r>
            <w:r w:rsidRPr="00DD549E" w:rsidDel="00DD549E">
              <w:rPr>
                <w:noProof/>
                <w:rPrChange w:id="1322" w:author="Admin" w:date="2017-09-18T15:12:00Z">
                  <w:rPr>
                    <w:rStyle w:val="Hyperlink"/>
                    <w:noProof/>
                  </w:rPr>
                </w:rPrChange>
              </w:rPr>
              <w:delText>Các nút chức năng</w:delText>
            </w:r>
            <w:r w:rsidDel="00DD549E">
              <w:rPr>
                <w:noProof/>
                <w:webHidden/>
              </w:rPr>
              <w:tab/>
              <w:delText>62</w:delText>
            </w:r>
          </w:del>
        </w:p>
        <w:p w14:paraId="79444703" w14:textId="702819D8" w:rsidR="00327D8B" w:rsidDel="00DD549E" w:rsidRDefault="00327D8B">
          <w:pPr>
            <w:pStyle w:val="TOC2"/>
            <w:tabs>
              <w:tab w:val="left" w:pos="880"/>
              <w:tab w:val="right" w:leader="dot" w:pos="9350"/>
            </w:tabs>
            <w:rPr>
              <w:del w:id="1323" w:author="Admin" w:date="2017-09-18T15:12:00Z"/>
              <w:rFonts w:asciiTheme="minorHAnsi" w:eastAsiaTheme="minorEastAsia" w:hAnsiTheme="minorHAnsi" w:cstheme="minorBidi"/>
              <w:noProof/>
              <w:szCs w:val="22"/>
            </w:rPr>
          </w:pPr>
          <w:del w:id="1324" w:author="Admin" w:date="2017-09-18T15:12:00Z">
            <w:r w:rsidRPr="00DD549E" w:rsidDel="00DD549E">
              <w:rPr>
                <w:noProof/>
                <w:rPrChange w:id="1325" w:author="Admin" w:date="2017-09-18T15:12:00Z">
                  <w:rPr>
                    <w:rStyle w:val="Hyperlink"/>
                    <w:noProof/>
                  </w:rPr>
                </w:rPrChange>
              </w:rPr>
              <w:delText>3.14</w:delText>
            </w:r>
            <w:r w:rsidDel="00DD549E">
              <w:rPr>
                <w:rFonts w:asciiTheme="minorHAnsi" w:eastAsiaTheme="minorEastAsia" w:hAnsiTheme="minorHAnsi" w:cstheme="minorBidi"/>
                <w:noProof/>
                <w:szCs w:val="22"/>
              </w:rPr>
              <w:tab/>
            </w:r>
            <w:r w:rsidRPr="00DD549E" w:rsidDel="00DD549E">
              <w:rPr>
                <w:noProof/>
                <w:rPrChange w:id="1326" w:author="Admin" w:date="2017-09-18T15:12:00Z">
                  <w:rPr>
                    <w:rStyle w:val="Hyperlink"/>
                    <w:noProof/>
                  </w:rPr>
                </w:rPrChange>
              </w:rPr>
              <w:delText>Danh mục tham số hệ thống lương</w:delText>
            </w:r>
            <w:r w:rsidDel="00DD549E">
              <w:rPr>
                <w:noProof/>
                <w:webHidden/>
              </w:rPr>
              <w:tab/>
              <w:delText>63</w:delText>
            </w:r>
          </w:del>
        </w:p>
        <w:p w14:paraId="4B653D51" w14:textId="59A32367" w:rsidR="00327D8B" w:rsidDel="00DD549E" w:rsidRDefault="00327D8B">
          <w:pPr>
            <w:pStyle w:val="TOC3"/>
            <w:tabs>
              <w:tab w:val="left" w:pos="1320"/>
              <w:tab w:val="right" w:leader="dot" w:pos="9350"/>
            </w:tabs>
            <w:rPr>
              <w:del w:id="1327" w:author="Admin" w:date="2017-09-18T15:12:00Z"/>
              <w:rFonts w:asciiTheme="minorHAnsi" w:eastAsiaTheme="minorEastAsia" w:hAnsiTheme="minorHAnsi" w:cstheme="minorBidi"/>
              <w:noProof/>
              <w:szCs w:val="22"/>
            </w:rPr>
          </w:pPr>
          <w:del w:id="1328" w:author="Admin" w:date="2017-09-18T15:12:00Z">
            <w:r w:rsidRPr="00DD549E" w:rsidDel="00DD549E">
              <w:rPr>
                <w:noProof/>
                <w:rPrChange w:id="1329" w:author="Admin" w:date="2017-09-18T15:12:00Z">
                  <w:rPr>
                    <w:rStyle w:val="Hyperlink"/>
                    <w:noProof/>
                  </w:rPr>
                </w:rPrChange>
              </w:rPr>
              <w:delText>3.14.1</w:delText>
            </w:r>
            <w:r w:rsidDel="00DD549E">
              <w:rPr>
                <w:rFonts w:asciiTheme="minorHAnsi" w:eastAsiaTheme="minorEastAsia" w:hAnsiTheme="minorHAnsi" w:cstheme="minorBidi"/>
                <w:noProof/>
                <w:szCs w:val="22"/>
              </w:rPr>
              <w:tab/>
            </w:r>
            <w:r w:rsidRPr="00DD549E" w:rsidDel="00DD549E">
              <w:rPr>
                <w:noProof/>
                <w:rPrChange w:id="1330" w:author="Admin" w:date="2017-09-18T15:12:00Z">
                  <w:rPr>
                    <w:rStyle w:val="Hyperlink"/>
                    <w:noProof/>
                  </w:rPr>
                </w:rPrChange>
              </w:rPr>
              <w:delText>Mục đích, ý nghĩa</w:delText>
            </w:r>
            <w:r w:rsidDel="00DD549E">
              <w:rPr>
                <w:noProof/>
                <w:webHidden/>
              </w:rPr>
              <w:tab/>
              <w:delText>63</w:delText>
            </w:r>
          </w:del>
        </w:p>
        <w:p w14:paraId="05EE36C1" w14:textId="28D5C46A" w:rsidR="00327D8B" w:rsidDel="00DD549E" w:rsidRDefault="00327D8B">
          <w:pPr>
            <w:pStyle w:val="TOC3"/>
            <w:tabs>
              <w:tab w:val="left" w:pos="1320"/>
              <w:tab w:val="right" w:leader="dot" w:pos="9350"/>
            </w:tabs>
            <w:rPr>
              <w:del w:id="1331" w:author="Admin" w:date="2017-09-18T15:12:00Z"/>
              <w:rFonts w:asciiTheme="minorHAnsi" w:eastAsiaTheme="minorEastAsia" w:hAnsiTheme="minorHAnsi" w:cstheme="minorBidi"/>
              <w:noProof/>
              <w:szCs w:val="22"/>
            </w:rPr>
          </w:pPr>
          <w:del w:id="1332" w:author="Admin" w:date="2017-09-18T15:12:00Z">
            <w:r w:rsidRPr="00DD549E" w:rsidDel="00DD549E">
              <w:rPr>
                <w:noProof/>
                <w:rPrChange w:id="1333" w:author="Admin" w:date="2017-09-18T15:12:00Z">
                  <w:rPr>
                    <w:rStyle w:val="Hyperlink"/>
                    <w:noProof/>
                  </w:rPr>
                </w:rPrChange>
              </w:rPr>
              <w:delText>3.14.2</w:delText>
            </w:r>
            <w:r w:rsidDel="00DD549E">
              <w:rPr>
                <w:rFonts w:asciiTheme="minorHAnsi" w:eastAsiaTheme="minorEastAsia" w:hAnsiTheme="minorHAnsi" w:cstheme="minorBidi"/>
                <w:noProof/>
                <w:szCs w:val="22"/>
              </w:rPr>
              <w:tab/>
            </w:r>
            <w:r w:rsidRPr="00DD549E" w:rsidDel="00DD549E">
              <w:rPr>
                <w:noProof/>
                <w:rPrChange w:id="1334" w:author="Admin" w:date="2017-09-18T15:12:00Z">
                  <w:rPr>
                    <w:rStyle w:val="Hyperlink"/>
                    <w:noProof/>
                  </w:rPr>
                </w:rPrChange>
              </w:rPr>
              <w:delText>Mô tả các trường thông tin của chức năng</w:delText>
            </w:r>
            <w:r w:rsidDel="00DD549E">
              <w:rPr>
                <w:noProof/>
                <w:webHidden/>
              </w:rPr>
              <w:tab/>
              <w:delText>63</w:delText>
            </w:r>
          </w:del>
        </w:p>
        <w:p w14:paraId="1EB733ED" w14:textId="619480C5" w:rsidR="00327D8B" w:rsidDel="00DD549E" w:rsidRDefault="00327D8B">
          <w:pPr>
            <w:pStyle w:val="TOC3"/>
            <w:tabs>
              <w:tab w:val="left" w:pos="1320"/>
              <w:tab w:val="right" w:leader="dot" w:pos="9350"/>
            </w:tabs>
            <w:rPr>
              <w:del w:id="1335" w:author="Admin" w:date="2017-09-18T15:12:00Z"/>
              <w:rFonts w:asciiTheme="minorHAnsi" w:eastAsiaTheme="minorEastAsia" w:hAnsiTheme="minorHAnsi" w:cstheme="minorBidi"/>
              <w:noProof/>
              <w:szCs w:val="22"/>
            </w:rPr>
          </w:pPr>
          <w:del w:id="1336" w:author="Admin" w:date="2017-09-18T15:12:00Z">
            <w:r w:rsidRPr="00DD549E" w:rsidDel="00DD549E">
              <w:rPr>
                <w:noProof/>
                <w:rPrChange w:id="1337" w:author="Admin" w:date="2017-09-18T15:12:00Z">
                  <w:rPr>
                    <w:rStyle w:val="Hyperlink"/>
                    <w:noProof/>
                  </w:rPr>
                </w:rPrChange>
              </w:rPr>
              <w:delText>3.14.3</w:delText>
            </w:r>
            <w:r w:rsidDel="00DD549E">
              <w:rPr>
                <w:rFonts w:asciiTheme="minorHAnsi" w:eastAsiaTheme="minorEastAsia" w:hAnsiTheme="minorHAnsi" w:cstheme="minorBidi"/>
                <w:noProof/>
                <w:szCs w:val="22"/>
              </w:rPr>
              <w:tab/>
            </w:r>
            <w:r w:rsidRPr="00DD549E" w:rsidDel="00DD549E">
              <w:rPr>
                <w:noProof/>
                <w:rPrChange w:id="1338" w:author="Admin" w:date="2017-09-18T15:12:00Z">
                  <w:rPr>
                    <w:rStyle w:val="Hyperlink"/>
                    <w:noProof/>
                  </w:rPr>
                </w:rPrChange>
              </w:rPr>
              <w:delText>Các nút chức năng</w:delText>
            </w:r>
            <w:r w:rsidDel="00DD549E">
              <w:rPr>
                <w:noProof/>
                <w:webHidden/>
              </w:rPr>
              <w:tab/>
              <w:delText>64</w:delText>
            </w:r>
          </w:del>
        </w:p>
        <w:p w14:paraId="754FCC35" w14:textId="6EFA5D81" w:rsidR="00327D8B" w:rsidDel="00DD549E" w:rsidRDefault="00327D8B">
          <w:pPr>
            <w:pStyle w:val="TOC2"/>
            <w:tabs>
              <w:tab w:val="left" w:pos="880"/>
              <w:tab w:val="right" w:leader="dot" w:pos="9350"/>
            </w:tabs>
            <w:rPr>
              <w:del w:id="1339" w:author="Admin" w:date="2017-09-18T15:12:00Z"/>
              <w:rFonts w:asciiTheme="minorHAnsi" w:eastAsiaTheme="minorEastAsia" w:hAnsiTheme="minorHAnsi" w:cstheme="minorBidi"/>
              <w:noProof/>
              <w:szCs w:val="22"/>
            </w:rPr>
          </w:pPr>
          <w:del w:id="1340" w:author="Admin" w:date="2017-09-18T15:12:00Z">
            <w:r w:rsidRPr="00DD549E" w:rsidDel="00DD549E">
              <w:rPr>
                <w:noProof/>
                <w:rPrChange w:id="1341" w:author="Admin" w:date="2017-09-18T15:12:00Z">
                  <w:rPr>
                    <w:rStyle w:val="Hyperlink"/>
                    <w:noProof/>
                  </w:rPr>
                </w:rPrChange>
              </w:rPr>
              <w:delText>3.15</w:delText>
            </w:r>
            <w:r w:rsidDel="00DD549E">
              <w:rPr>
                <w:rFonts w:asciiTheme="minorHAnsi" w:eastAsiaTheme="minorEastAsia" w:hAnsiTheme="minorHAnsi" w:cstheme="minorBidi"/>
                <w:noProof/>
                <w:szCs w:val="22"/>
              </w:rPr>
              <w:tab/>
            </w:r>
            <w:r w:rsidRPr="00DD549E" w:rsidDel="00DD549E">
              <w:rPr>
                <w:noProof/>
                <w:rPrChange w:id="1342" w:author="Admin" w:date="2017-09-18T15:12:00Z">
                  <w:rPr>
                    <w:rStyle w:val="Hyperlink"/>
                    <w:noProof/>
                  </w:rPr>
                </w:rPrChange>
              </w:rPr>
              <w:delText>Thiết lập quỹ lương</w:delText>
            </w:r>
            <w:r w:rsidDel="00DD549E">
              <w:rPr>
                <w:noProof/>
                <w:webHidden/>
              </w:rPr>
              <w:tab/>
              <w:delText>64</w:delText>
            </w:r>
          </w:del>
        </w:p>
        <w:p w14:paraId="115A078A" w14:textId="6F510762" w:rsidR="00327D8B" w:rsidDel="00DD549E" w:rsidRDefault="00327D8B">
          <w:pPr>
            <w:pStyle w:val="TOC3"/>
            <w:tabs>
              <w:tab w:val="left" w:pos="1320"/>
              <w:tab w:val="right" w:leader="dot" w:pos="9350"/>
            </w:tabs>
            <w:rPr>
              <w:del w:id="1343" w:author="Admin" w:date="2017-09-18T15:12:00Z"/>
              <w:rFonts w:asciiTheme="minorHAnsi" w:eastAsiaTheme="minorEastAsia" w:hAnsiTheme="minorHAnsi" w:cstheme="minorBidi"/>
              <w:noProof/>
              <w:szCs w:val="22"/>
            </w:rPr>
          </w:pPr>
          <w:del w:id="1344" w:author="Admin" w:date="2017-09-18T15:12:00Z">
            <w:r w:rsidRPr="00DD549E" w:rsidDel="00DD549E">
              <w:rPr>
                <w:noProof/>
                <w:rPrChange w:id="1345" w:author="Admin" w:date="2017-09-18T15:12:00Z">
                  <w:rPr>
                    <w:rStyle w:val="Hyperlink"/>
                    <w:noProof/>
                  </w:rPr>
                </w:rPrChange>
              </w:rPr>
              <w:delText>3.15.1</w:delText>
            </w:r>
            <w:r w:rsidDel="00DD549E">
              <w:rPr>
                <w:rFonts w:asciiTheme="minorHAnsi" w:eastAsiaTheme="minorEastAsia" w:hAnsiTheme="minorHAnsi" w:cstheme="minorBidi"/>
                <w:noProof/>
                <w:szCs w:val="22"/>
              </w:rPr>
              <w:tab/>
            </w:r>
            <w:r w:rsidRPr="00DD549E" w:rsidDel="00DD549E">
              <w:rPr>
                <w:noProof/>
                <w:rPrChange w:id="1346" w:author="Admin" w:date="2017-09-18T15:12:00Z">
                  <w:rPr>
                    <w:rStyle w:val="Hyperlink"/>
                    <w:noProof/>
                  </w:rPr>
                </w:rPrChange>
              </w:rPr>
              <w:delText>Mục đích của tính năng</w:delText>
            </w:r>
            <w:r w:rsidDel="00DD549E">
              <w:rPr>
                <w:noProof/>
                <w:webHidden/>
              </w:rPr>
              <w:tab/>
              <w:delText>64</w:delText>
            </w:r>
          </w:del>
        </w:p>
        <w:p w14:paraId="45DFFD64" w14:textId="1D71C70E" w:rsidR="00327D8B" w:rsidDel="00DD549E" w:rsidRDefault="00327D8B">
          <w:pPr>
            <w:pStyle w:val="TOC3"/>
            <w:tabs>
              <w:tab w:val="left" w:pos="1320"/>
              <w:tab w:val="right" w:leader="dot" w:pos="9350"/>
            </w:tabs>
            <w:rPr>
              <w:del w:id="1347" w:author="Admin" w:date="2017-09-18T15:12:00Z"/>
              <w:rFonts w:asciiTheme="minorHAnsi" w:eastAsiaTheme="minorEastAsia" w:hAnsiTheme="minorHAnsi" w:cstheme="minorBidi"/>
              <w:noProof/>
              <w:szCs w:val="22"/>
            </w:rPr>
          </w:pPr>
          <w:del w:id="1348" w:author="Admin" w:date="2017-09-18T15:12:00Z">
            <w:r w:rsidRPr="00DD549E" w:rsidDel="00DD549E">
              <w:rPr>
                <w:noProof/>
                <w:rPrChange w:id="1349" w:author="Admin" w:date="2017-09-18T15:12:00Z">
                  <w:rPr>
                    <w:rStyle w:val="Hyperlink"/>
                    <w:noProof/>
                  </w:rPr>
                </w:rPrChange>
              </w:rPr>
              <w:delText>3.15.2</w:delText>
            </w:r>
            <w:r w:rsidDel="00DD549E">
              <w:rPr>
                <w:rFonts w:asciiTheme="minorHAnsi" w:eastAsiaTheme="minorEastAsia" w:hAnsiTheme="minorHAnsi" w:cstheme="minorBidi"/>
                <w:noProof/>
                <w:szCs w:val="22"/>
              </w:rPr>
              <w:tab/>
            </w:r>
            <w:r w:rsidRPr="00DD549E" w:rsidDel="00DD549E">
              <w:rPr>
                <w:noProof/>
                <w:rPrChange w:id="1350" w:author="Admin" w:date="2017-09-18T15:12:00Z">
                  <w:rPr>
                    <w:rStyle w:val="Hyperlink"/>
                    <w:noProof/>
                  </w:rPr>
                </w:rPrChange>
              </w:rPr>
              <w:delText>Đặc tả tình huống nghiệp vụ</w:delText>
            </w:r>
            <w:r w:rsidDel="00DD549E">
              <w:rPr>
                <w:noProof/>
                <w:webHidden/>
              </w:rPr>
              <w:tab/>
              <w:delText>64</w:delText>
            </w:r>
          </w:del>
        </w:p>
        <w:p w14:paraId="3D08D160" w14:textId="3E1E31DF" w:rsidR="00327D8B" w:rsidDel="00DD549E" w:rsidRDefault="00327D8B">
          <w:pPr>
            <w:pStyle w:val="TOC3"/>
            <w:tabs>
              <w:tab w:val="left" w:pos="1320"/>
              <w:tab w:val="right" w:leader="dot" w:pos="9350"/>
            </w:tabs>
            <w:rPr>
              <w:del w:id="1351" w:author="Admin" w:date="2017-09-18T15:12:00Z"/>
              <w:rFonts w:asciiTheme="minorHAnsi" w:eastAsiaTheme="minorEastAsia" w:hAnsiTheme="minorHAnsi" w:cstheme="minorBidi"/>
              <w:noProof/>
              <w:szCs w:val="22"/>
            </w:rPr>
          </w:pPr>
          <w:del w:id="1352" w:author="Admin" w:date="2017-09-18T15:12:00Z">
            <w:r w:rsidRPr="00DD549E" w:rsidDel="00DD549E">
              <w:rPr>
                <w:noProof/>
                <w:rPrChange w:id="1353" w:author="Admin" w:date="2017-09-18T15:12:00Z">
                  <w:rPr>
                    <w:rStyle w:val="Hyperlink"/>
                    <w:noProof/>
                  </w:rPr>
                </w:rPrChange>
              </w:rPr>
              <w:delText>3.15.3</w:delText>
            </w:r>
            <w:r w:rsidDel="00DD549E">
              <w:rPr>
                <w:rFonts w:asciiTheme="minorHAnsi" w:eastAsiaTheme="minorEastAsia" w:hAnsiTheme="minorHAnsi" w:cstheme="minorBidi"/>
                <w:noProof/>
                <w:szCs w:val="22"/>
              </w:rPr>
              <w:tab/>
            </w:r>
            <w:r w:rsidRPr="00DD549E" w:rsidDel="00DD549E">
              <w:rPr>
                <w:noProof/>
                <w:rPrChange w:id="1354" w:author="Admin" w:date="2017-09-18T15:12:00Z">
                  <w:rPr>
                    <w:rStyle w:val="Hyperlink"/>
                    <w:noProof/>
                  </w:rPr>
                </w:rPrChange>
              </w:rPr>
              <w:delText>Màn hình giao diện</w:delText>
            </w:r>
            <w:r w:rsidDel="00DD549E">
              <w:rPr>
                <w:noProof/>
                <w:webHidden/>
              </w:rPr>
              <w:tab/>
              <w:delText>65</w:delText>
            </w:r>
          </w:del>
        </w:p>
        <w:p w14:paraId="165526DF" w14:textId="0B942DE0" w:rsidR="00327D8B" w:rsidDel="00DD549E" w:rsidRDefault="00327D8B">
          <w:pPr>
            <w:pStyle w:val="TOC3"/>
            <w:tabs>
              <w:tab w:val="left" w:pos="1320"/>
              <w:tab w:val="right" w:leader="dot" w:pos="9350"/>
            </w:tabs>
            <w:rPr>
              <w:del w:id="1355" w:author="Admin" w:date="2017-09-18T15:12:00Z"/>
              <w:rFonts w:asciiTheme="minorHAnsi" w:eastAsiaTheme="minorEastAsia" w:hAnsiTheme="minorHAnsi" w:cstheme="minorBidi"/>
              <w:noProof/>
              <w:szCs w:val="22"/>
            </w:rPr>
          </w:pPr>
          <w:del w:id="1356" w:author="Admin" w:date="2017-09-18T15:12:00Z">
            <w:r w:rsidRPr="00DD549E" w:rsidDel="00DD549E">
              <w:rPr>
                <w:noProof/>
                <w:rPrChange w:id="1357" w:author="Admin" w:date="2017-09-18T15:12:00Z">
                  <w:rPr>
                    <w:rStyle w:val="Hyperlink"/>
                    <w:noProof/>
                  </w:rPr>
                </w:rPrChange>
              </w:rPr>
              <w:delText>3.15.4</w:delText>
            </w:r>
            <w:r w:rsidDel="00DD549E">
              <w:rPr>
                <w:rFonts w:asciiTheme="minorHAnsi" w:eastAsiaTheme="minorEastAsia" w:hAnsiTheme="minorHAnsi" w:cstheme="minorBidi"/>
                <w:noProof/>
                <w:szCs w:val="22"/>
              </w:rPr>
              <w:tab/>
            </w:r>
            <w:r w:rsidRPr="00DD549E" w:rsidDel="00DD549E">
              <w:rPr>
                <w:noProof/>
                <w:rPrChange w:id="1358" w:author="Admin" w:date="2017-09-18T15:12:00Z">
                  <w:rPr>
                    <w:rStyle w:val="Hyperlink"/>
                    <w:noProof/>
                  </w:rPr>
                </w:rPrChange>
              </w:rPr>
              <w:delText>Mô tả các trường thông tin trên giao diện</w:delText>
            </w:r>
            <w:r w:rsidDel="00DD549E">
              <w:rPr>
                <w:noProof/>
                <w:webHidden/>
              </w:rPr>
              <w:tab/>
              <w:delText>65</w:delText>
            </w:r>
          </w:del>
        </w:p>
        <w:p w14:paraId="5BC0E811" w14:textId="0DBADE8E" w:rsidR="00327D8B" w:rsidDel="00DD549E" w:rsidRDefault="00327D8B">
          <w:pPr>
            <w:pStyle w:val="TOC3"/>
            <w:tabs>
              <w:tab w:val="left" w:pos="1320"/>
              <w:tab w:val="right" w:leader="dot" w:pos="9350"/>
            </w:tabs>
            <w:rPr>
              <w:del w:id="1359" w:author="Admin" w:date="2017-09-18T15:12:00Z"/>
              <w:rFonts w:asciiTheme="minorHAnsi" w:eastAsiaTheme="minorEastAsia" w:hAnsiTheme="minorHAnsi" w:cstheme="minorBidi"/>
              <w:noProof/>
              <w:szCs w:val="22"/>
            </w:rPr>
          </w:pPr>
          <w:del w:id="1360" w:author="Admin" w:date="2017-09-18T15:12:00Z">
            <w:r w:rsidRPr="00DD549E" w:rsidDel="00DD549E">
              <w:rPr>
                <w:noProof/>
                <w:rPrChange w:id="1361" w:author="Admin" w:date="2017-09-18T15:12:00Z">
                  <w:rPr>
                    <w:rStyle w:val="Hyperlink"/>
                    <w:noProof/>
                  </w:rPr>
                </w:rPrChange>
              </w:rPr>
              <w:delText>3.15.5</w:delText>
            </w:r>
            <w:r w:rsidDel="00DD549E">
              <w:rPr>
                <w:rFonts w:asciiTheme="minorHAnsi" w:eastAsiaTheme="minorEastAsia" w:hAnsiTheme="minorHAnsi" w:cstheme="minorBidi"/>
                <w:noProof/>
                <w:szCs w:val="22"/>
              </w:rPr>
              <w:tab/>
            </w:r>
            <w:r w:rsidRPr="00DD549E" w:rsidDel="00DD549E">
              <w:rPr>
                <w:noProof/>
                <w:rPrChange w:id="1362" w:author="Admin" w:date="2017-09-18T15:12:00Z">
                  <w:rPr>
                    <w:rStyle w:val="Hyperlink"/>
                    <w:noProof/>
                  </w:rPr>
                </w:rPrChange>
              </w:rPr>
              <w:delText>Các bước xử lý</w:delText>
            </w:r>
            <w:r w:rsidDel="00DD549E">
              <w:rPr>
                <w:noProof/>
                <w:webHidden/>
              </w:rPr>
              <w:tab/>
              <w:delText>66</w:delText>
            </w:r>
          </w:del>
        </w:p>
        <w:p w14:paraId="2DF30BB1" w14:textId="5A22FC3B" w:rsidR="00873D9A" w:rsidRPr="007532B0" w:rsidRDefault="008010A4">
          <w:pPr>
            <w:rPr>
              <w:rFonts w:cs="Times New Roman"/>
              <w:sz w:val="24"/>
              <w:szCs w:val="24"/>
            </w:rPr>
          </w:pPr>
          <w:r>
            <w:rPr>
              <w:rFonts w:cs="Times New Roman"/>
              <w:sz w:val="24"/>
              <w:szCs w:val="24"/>
            </w:rPr>
            <w:fldChar w:fldCharType="end"/>
          </w:r>
        </w:p>
      </w:sdtContent>
    </w:sdt>
    <w:p w14:paraId="11DD7F5C" w14:textId="09152392" w:rsidR="00157F9B" w:rsidRDefault="00157F9B" w:rsidP="009F4BF3">
      <w:pPr>
        <w:rPr>
          <w:rFonts w:cs="Times New Roman"/>
          <w:sz w:val="24"/>
          <w:szCs w:val="24"/>
        </w:rPr>
      </w:pPr>
    </w:p>
    <w:p w14:paraId="0B0243BA" w14:textId="3BF00FF6" w:rsidR="008160AE" w:rsidRDefault="008160AE" w:rsidP="009F4BF3">
      <w:pPr>
        <w:rPr>
          <w:rFonts w:cs="Times New Roman"/>
          <w:sz w:val="24"/>
          <w:szCs w:val="24"/>
        </w:rPr>
      </w:pPr>
    </w:p>
    <w:p w14:paraId="03A11575" w14:textId="5ED2D82E" w:rsidR="008160AE" w:rsidRDefault="008160AE" w:rsidP="009F4BF3">
      <w:pPr>
        <w:rPr>
          <w:ins w:id="1363" w:author="Admin" w:date="2017-09-19T23:25:00Z"/>
          <w:rFonts w:cs="Times New Roman"/>
          <w:sz w:val="24"/>
          <w:szCs w:val="24"/>
        </w:rPr>
      </w:pPr>
    </w:p>
    <w:p w14:paraId="59BC4EE7" w14:textId="7352F221" w:rsidR="00453E2E" w:rsidRDefault="00453E2E" w:rsidP="009F4BF3">
      <w:pPr>
        <w:rPr>
          <w:ins w:id="1364" w:author="Admin" w:date="2017-09-19T23:25:00Z"/>
          <w:rFonts w:cs="Times New Roman"/>
          <w:sz w:val="24"/>
          <w:szCs w:val="24"/>
        </w:rPr>
      </w:pPr>
    </w:p>
    <w:p w14:paraId="501FDE37" w14:textId="17745B5D" w:rsidR="00453E2E" w:rsidRDefault="00453E2E" w:rsidP="009F4BF3">
      <w:pPr>
        <w:rPr>
          <w:ins w:id="1365" w:author="Admin" w:date="2017-09-19T23:25:00Z"/>
          <w:rFonts w:cs="Times New Roman"/>
          <w:sz w:val="24"/>
          <w:szCs w:val="24"/>
        </w:rPr>
      </w:pPr>
    </w:p>
    <w:p w14:paraId="65E1C36B" w14:textId="14F95DB1" w:rsidR="00453E2E" w:rsidRDefault="00453E2E" w:rsidP="009F4BF3">
      <w:pPr>
        <w:rPr>
          <w:ins w:id="1366" w:author="Admin" w:date="2017-09-19T23:25:00Z"/>
          <w:rFonts w:cs="Times New Roman"/>
          <w:sz w:val="24"/>
          <w:szCs w:val="24"/>
        </w:rPr>
      </w:pPr>
    </w:p>
    <w:p w14:paraId="3D8C0ED7" w14:textId="061CFF55" w:rsidR="00453E2E" w:rsidRDefault="00453E2E" w:rsidP="009F4BF3">
      <w:pPr>
        <w:rPr>
          <w:ins w:id="1367" w:author="Admin" w:date="2017-09-19T23:25:00Z"/>
          <w:rFonts w:cs="Times New Roman"/>
          <w:sz w:val="24"/>
          <w:szCs w:val="24"/>
        </w:rPr>
      </w:pPr>
    </w:p>
    <w:p w14:paraId="217C0EB6" w14:textId="201F4AB6" w:rsidR="00453E2E" w:rsidRDefault="00453E2E" w:rsidP="009F4BF3">
      <w:pPr>
        <w:rPr>
          <w:ins w:id="1368" w:author="Admin" w:date="2017-09-19T23:25:00Z"/>
          <w:rFonts w:cs="Times New Roman"/>
          <w:sz w:val="24"/>
          <w:szCs w:val="24"/>
        </w:rPr>
      </w:pPr>
    </w:p>
    <w:p w14:paraId="6B81EDA6" w14:textId="2CFA7DBE" w:rsidR="00453E2E" w:rsidRDefault="00453E2E" w:rsidP="009F4BF3">
      <w:pPr>
        <w:rPr>
          <w:ins w:id="1369" w:author="Admin" w:date="2017-09-19T23:25:00Z"/>
          <w:rFonts w:cs="Times New Roman"/>
          <w:sz w:val="24"/>
          <w:szCs w:val="24"/>
        </w:rPr>
      </w:pPr>
    </w:p>
    <w:p w14:paraId="20B69CB2" w14:textId="7D3C6BB4" w:rsidR="00453E2E" w:rsidRDefault="00453E2E" w:rsidP="009F4BF3">
      <w:pPr>
        <w:rPr>
          <w:ins w:id="1370" w:author="Admin" w:date="2017-09-19T23:25:00Z"/>
          <w:rFonts w:cs="Times New Roman"/>
          <w:sz w:val="24"/>
          <w:szCs w:val="24"/>
        </w:rPr>
      </w:pPr>
    </w:p>
    <w:p w14:paraId="11FCCD22" w14:textId="4A625234" w:rsidR="00453E2E" w:rsidRDefault="00453E2E" w:rsidP="009F4BF3">
      <w:pPr>
        <w:rPr>
          <w:ins w:id="1371" w:author="Admin" w:date="2017-09-19T23:25:00Z"/>
          <w:rFonts w:cs="Times New Roman"/>
          <w:sz w:val="24"/>
          <w:szCs w:val="24"/>
        </w:rPr>
      </w:pPr>
    </w:p>
    <w:p w14:paraId="38F864B1" w14:textId="3BAD3BD9" w:rsidR="00453E2E" w:rsidRDefault="00453E2E" w:rsidP="009F4BF3">
      <w:pPr>
        <w:rPr>
          <w:ins w:id="1372" w:author="Admin" w:date="2017-09-19T23:25:00Z"/>
          <w:rFonts w:cs="Times New Roman"/>
          <w:sz w:val="24"/>
          <w:szCs w:val="24"/>
        </w:rPr>
      </w:pPr>
    </w:p>
    <w:p w14:paraId="7FDDC6A0" w14:textId="0221F61D" w:rsidR="00453E2E" w:rsidRDefault="00453E2E" w:rsidP="009F4BF3">
      <w:pPr>
        <w:rPr>
          <w:ins w:id="1373" w:author="Admin" w:date="2017-09-19T23:25:00Z"/>
          <w:rFonts w:cs="Times New Roman"/>
          <w:sz w:val="24"/>
          <w:szCs w:val="24"/>
        </w:rPr>
      </w:pPr>
    </w:p>
    <w:p w14:paraId="6BEB55DA" w14:textId="0AA15205" w:rsidR="00453E2E" w:rsidRDefault="00453E2E" w:rsidP="009F4BF3">
      <w:pPr>
        <w:rPr>
          <w:ins w:id="1374" w:author="Admin" w:date="2017-09-19T23:25:00Z"/>
          <w:rFonts w:cs="Times New Roman"/>
          <w:sz w:val="24"/>
          <w:szCs w:val="24"/>
        </w:rPr>
      </w:pPr>
    </w:p>
    <w:p w14:paraId="69D42FA7" w14:textId="0AF27A5A" w:rsidR="00453E2E" w:rsidRDefault="00453E2E" w:rsidP="009F4BF3">
      <w:pPr>
        <w:rPr>
          <w:ins w:id="1375" w:author="Admin" w:date="2017-09-19T23:25:00Z"/>
          <w:rFonts w:cs="Times New Roman"/>
          <w:sz w:val="24"/>
          <w:szCs w:val="24"/>
        </w:rPr>
      </w:pPr>
    </w:p>
    <w:p w14:paraId="134C8AF1" w14:textId="37AC4CCD" w:rsidR="00453E2E" w:rsidRDefault="00453E2E" w:rsidP="009F4BF3">
      <w:pPr>
        <w:rPr>
          <w:ins w:id="1376" w:author="Admin" w:date="2017-09-19T23:25:00Z"/>
          <w:rFonts w:cs="Times New Roman"/>
          <w:sz w:val="24"/>
          <w:szCs w:val="24"/>
        </w:rPr>
      </w:pPr>
    </w:p>
    <w:p w14:paraId="680B162F" w14:textId="0E0C40A9" w:rsidR="00453E2E" w:rsidRDefault="00453E2E" w:rsidP="009F4BF3">
      <w:pPr>
        <w:rPr>
          <w:ins w:id="1377" w:author="Admin" w:date="2017-09-19T23:25:00Z"/>
          <w:rFonts w:cs="Times New Roman"/>
          <w:sz w:val="24"/>
          <w:szCs w:val="24"/>
        </w:rPr>
      </w:pPr>
    </w:p>
    <w:p w14:paraId="071945AD" w14:textId="3EB7501C" w:rsidR="00453E2E" w:rsidRDefault="00453E2E" w:rsidP="009F4BF3">
      <w:pPr>
        <w:rPr>
          <w:ins w:id="1378" w:author="Admin" w:date="2017-09-19T23:26:00Z"/>
          <w:rFonts w:cs="Times New Roman"/>
          <w:sz w:val="24"/>
          <w:szCs w:val="24"/>
        </w:rPr>
      </w:pPr>
    </w:p>
    <w:p w14:paraId="19892621" w14:textId="698A9D42" w:rsidR="00453E2E" w:rsidRDefault="00453E2E" w:rsidP="009F4BF3">
      <w:pPr>
        <w:rPr>
          <w:ins w:id="1379" w:author="Admin" w:date="2017-09-19T23:26:00Z"/>
          <w:rFonts w:cs="Times New Roman"/>
          <w:sz w:val="24"/>
          <w:szCs w:val="24"/>
        </w:rPr>
      </w:pPr>
    </w:p>
    <w:p w14:paraId="2C090601" w14:textId="0B1A0674" w:rsidR="00453E2E" w:rsidDel="00A744B4" w:rsidRDefault="00453E2E" w:rsidP="009F4BF3">
      <w:pPr>
        <w:rPr>
          <w:del w:id="1380" w:author="Admin" w:date="2017-09-29T15:12:00Z"/>
          <w:rFonts w:cs="Times New Roman"/>
          <w:sz w:val="24"/>
          <w:szCs w:val="24"/>
        </w:rPr>
      </w:pPr>
    </w:p>
    <w:p w14:paraId="4AFD04EA" w14:textId="00765887" w:rsidR="008160AE" w:rsidRPr="00835288" w:rsidDel="00A744B4" w:rsidRDefault="008160AE" w:rsidP="009F4BF3">
      <w:pPr>
        <w:rPr>
          <w:del w:id="1381" w:author="Admin" w:date="2017-09-29T15:12:00Z"/>
          <w:rFonts w:cs="Times New Roman"/>
          <w:sz w:val="24"/>
          <w:szCs w:val="24"/>
        </w:rPr>
      </w:pPr>
    </w:p>
    <w:p w14:paraId="03A7B266" w14:textId="52E23955" w:rsidR="00EE1C6A" w:rsidRPr="00835288" w:rsidRDefault="00CB4B0E" w:rsidP="001176B3">
      <w:pPr>
        <w:pStyle w:val="Heading1"/>
      </w:pPr>
      <w:bookmarkStart w:id="1382" w:name="_Toc494461258"/>
      <w:bookmarkEnd w:id="1"/>
      <w:bookmarkEnd w:id="2"/>
      <w:bookmarkEnd w:id="3"/>
      <w:r>
        <w:t>GIỚI THIỆU CHUNG</w:t>
      </w:r>
      <w:bookmarkEnd w:id="1382"/>
    </w:p>
    <w:p w14:paraId="5373A807" w14:textId="003A1F54" w:rsidR="00EE1C6A" w:rsidRPr="00835288" w:rsidRDefault="00CB4B0E" w:rsidP="00785965">
      <w:pPr>
        <w:pStyle w:val="Heading2"/>
      </w:pPr>
      <w:bookmarkStart w:id="1383" w:name="_Toc494461259"/>
      <w:r>
        <w:t>Mục đích của tài liệu</w:t>
      </w:r>
      <w:bookmarkEnd w:id="1383"/>
    </w:p>
    <w:p w14:paraId="78E2DAF8" w14:textId="0F19BD87" w:rsidR="00CB4B0E" w:rsidRDefault="00CB4B0E" w:rsidP="008E4E0E">
      <w:pPr>
        <w:pStyle w:val="ListParagraph"/>
        <w:numPr>
          <w:ilvl w:val="0"/>
          <w:numId w:val="3"/>
        </w:numPr>
        <w:spacing w:before="120" w:after="120" w:line="276" w:lineRule="auto"/>
        <w:rPr>
          <w:rFonts w:cs="Times New Roman"/>
          <w:color w:val="000000" w:themeColor="text1"/>
          <w:sz w:val="24"/>
          <w:szCs w:val="24"/>
          <w:lang w:val="fr-FR"/>
        </w:rPr>
      </w:pPr>
      <w:bookmarkStart w:id="1384" w:name="_Toc439077385"/>
      <w:bookmarkStart w:id="1385" w:name="_Toc439077475"/>
      <w:bookmarkStart w:id="1386" w:name="_Toc439077698"/>
      <w:r w:rsidRPr="00835288">
        <w:rPr>
          <w:rFonts w:cs="Times New Roman"/>
          <w:color w:val="000000" w:themeColor="text1"/>
          <w:sz w:val="24"/>
          <w:szCs w:val="24"/>
          <w:lang w:val="fr-FR"/>
        </w:rPr>
        <w:t>Tài liệu này là bộ tài liệu “</w:t>
      </w:r>
      <w:r>
        <w:rPr>
          <w:rFonts w:cs="Times New Roman"/>
          <w:color w:val="000000" w:themeColor="text1"/>
          <w:sz w:val="24"/>
          <w:szCs w:val="24"/>
          <w:lang w:val="fr-FR"/>
        </w:rPr>
        <w:t>Đặc tả yêu cầu”</w:t>
      </w:r>
      <w:r w:rsidR="00933A27">
        <w:rPr>
          <w:rFonts w:cs="Times New Roman"/>
          <w:color w:val="000000" w:themeColor="text1"/>
          <w:sz w:val="24"/>
          <w:szCs w:val="24"/>
          <w:lang w:val="fr-FR"/>
        </w:rPr>
        <w:t xml:space="preserve"> module</w:t>
      </w:r>
      <w:r w:rsidRPr="00835288">
        <w:rPr>
          <w:rFonts w:cs="Times New Roman"/>
          <w:color w:val="000000" w:themeColor="text1"/>
          <w:sz w:val="24"/>
          <w:szCs w:val="24"/>
          <w:lang w:val="fr-FR"/>
        </w:rPr>
        <w:t xml:space="preserve"> </w:t>
      </w:r>
      <w:r w:rsidR="00E743A0">
        <w:rPr>
          <w:rFonts w:cs="Times New Roman"/>
          <w:color w:val="000000" w:themeColor="text1"/>
          <w:sz w:val="24"/>
          <w:szCs w:val="24"/>
          <w:lang w:val="fr-FR"/>
        </w:rPr>
        <w:t>Hoạch định nhân sự</w:t>
      </w:r>
      <w:r w:rsidRPr="00835288">
        <w:rPr>
          <w:rFonts w:cs="Times New Roman"/>
          <w:color w:val="000000" w:themeColor="text1"/>
          <w:sz w:val="24"/>
          <w:szCs w:val="24"/>
          <w:lang w:val="fr-FR"/>
        </w:rPr>
        <w:t xml:space="preserve"> dự án Triển khai phần mềm quản trị tổng thể nguồn nhân lực tại </w:t>
      </w:r>
      <w:r>
        <w:rPr>
          <w:rFonts w:cs="Times New Roman"/>
          <w:color w:val="000000" w:themeColor="text1"/>
          <w:sz w:val="24"/>
          <w:szCs w:val="24"/>
          <w:lang w:val="fr-FR"/>
        </w:rPr>
        <w:t>CMC Corp</w:t>
      </w:r>
      <w:r w:rsidRPr="00835288">
        <w:rPr>
          <w:rFonts w:cs="Times New Roman"/>
          <w:color w:val="000000" w:themeColor="text1"/>
          <w:sz w:val="24"/>
          <w:szCs w:val="24"/>
          <w:lang w:val="fr-FR"/>
        </w:rPr>
        <w:t xml:space="preserve">. Bộ tài liệu này được xây dựng dựa trên nghiệp vụ nhân sự thực tế tại </w:t>
      </w:r>
      <w:r>
        <w:rPr>
          <w:rFonts w:cs="Times New Roman"/>
          <w:color w:val="000000" w:themeColor="text1"/>
          <w:sz w:val="24"/>
          <w:szCs w:val="24"/>
          <w:lang w:val="fr-FR"/>
        </w:rPr>
        <w:t>các đơn vị thành viên thuộc CMC Corp</w:t>
      </w:r>
      <w:r w:rsidRPr="00835288">
        <w:rPr>
          <w:rFonts w:cs="Times New Roman"/>
          <w:color w:val="000000" w:themeColor="text1"/>
          <w:sz w:val="24"/>
          <w:szCs w:val="24"/>
          <w:lang w:val="fr-FR"/>
        </w:rPr>
        <w:t>.</w:t>
      </w:r>
    </w:p>
    <w:p w14:paraId="31F7563A" w14:textId="77777777" w:rsidR="00CB4B0E" w:rsidRPr="00EE4B2C" w:rsidRDefault="00CB4B0E" w:rsidP="008E4E0E">
      <w:pPr>
        <w:pStyle w:val="ListParagraph"/>
        <w:keepLines w:val="0"/>
        <w:numPr>
          <w:ilvl w:val="0"/>
          <w:numId w:val="3"/>
        </w:numPr>
        <w:spacing w:before="120" w:after="28" w:line="253" w:lineRule="auto"/>
        <w:ind w:right="393"/>
        <w:contextualSpacing w:val="0"/>
        <w:rPr>
          <w:rFonts w:cs="Times New Roman"/>
          <w:sz w:val="24"/>
          <w:szCs w:val="24"/>
        </w:rPr>
      </w:pPr>
      <w:r w:rsidRPr="00EE4B2C">
        <w:rPr>
          <w:rFonts w:cs="Times New Roman"/>
          <w:sz w:val="24"/>
          <w:szCs w:val="24"/>
        </w:rPr>
        <w:t xml:space="preserve">Các chức năng của phần mềm được xây dựng và triển khai được xác định đầy đủ và chính xác trong tài liệu này. </w:t>
      </w:r>
    </w:p>
    <w:p w14:paraId="78B3CBE7" w14:textId="77777777" w:rsidR="00CB4B0E" w:rsidRPr="00EE4B2C" w:rsidRDefault="00CB4B0E" w:rsidP="008E4E0E">
      <w:pPr>
        <w:pStyle w:val="ListParagraph"/>
        <w:keepLines w:val="0"/>
        <w:numPr>
          <w:ilvl w:val="0"/>
          <w:numId w:val="3"/>
        </w:numPr>
        <w:spacing w:before="120" w:after="28" w:line="253" w:lineRule="auto"/>
        <w:ind w:right="393"/>
        <w:contextualSpacing w:val="0"/>
        <w:rPr>
          <w:rFonts w:cs="Times New Roman"/>
          <w:sz w:val="24"/>
          <w:szCs w:val="24"/>
        </w:rPr>
      </w:pPr>
      <w:r w:rsidRPr="00EE4B2C">
        <w:rPr>
          <w:rFonts w:cs="Times New Roman"/>
          <w:sz w:val="24"/>
          <w:szCs w:val="24"/>
        </w:rPr>
        <w:t xml:space="preserve">Tài liệu này là đầu vào cho các giai đoạn: </w:t>
      </w:r>
    </w:p>
    <w:p w14:paraId="24A25F25" w14:textId="77777777" w:rsidR="00CB4B0E" w:rsidRPr="00EE4B2C" w:rsidRDefault="00CB4B0E" w:rsidP="008E4E0E">
      <w:pPr>
        <w:pStyle w:val="ListParagraph"/>
        <w:keepLines w:val="0"/>
        <w:numPr>
          <w:ilvl w:val="1"/>
          <w:numId w:val="3"/>
        </w:numPr>
        <w:spacing w:before="120" w:after="28" w:line="253" w:lineRule="auto"/>
        <w:ind w:right="393"/>
        <w:contextualSpacing w:val="0"/>
        <w:rPr>
          <w:rFonts w:cs="Times New Roman"/>
          <w:sz w:val="24"/>
          <w:szCs w:val="24"/>
        </w:rPr>
      </w:pPr>
      <w:r w:rsidRPr="00EE4B2C">
        <w:rPr>
          <w:rFonts w:cs="Times New Roman"/>
          <w:sz w:val="24"/>
          <w:szCs w:val="24"/>
        </w:rPr>
        <w:t xml:space="preserve">Xây dựng thiết kế: Đưa ra các giải pháp kỹ thuật phù hợp đáp ứng các yêu cầu của người sử dụng. </w:t>
      </w:r>
    </w:p>
    <w:p w14:paraId="0428DC98" w14:textId="77777777" w:rsidR="00CB4B0E" w:rsidRPr="00EE4B2C" w:rsidRDefault="00CB4B0E" w:rsidP="008E4E0E">
      <w:pPr>
        <w:pStyle w:val="ListParagraph"/>
        <w:keepLines w:val="0"/>
        <w:numPr>
          <w:ilvl w:val="1"/>
          <w:numId w:val="3"/>
        </w:numPr>
        <w:spacing w:before="120" w:after="28" w:line="253" w:lineRule="auto"/>
        <w:ind w:right="393"/>
        <w:contextualSpacing w:val="0"/>
        <w:rPr>
          <w:rFonts w:cs="Times New Roman"/>
          <w:sz w:val="24"/>
          <w:szCs w:val="24"/>
        </w:rPr>
      </w:pPr>
      <w:r w:rsidRPr="00EE4B2C">
        <w:rPr>
          <w:rFonts w:cs="Times New Roman"/>
          <w:sz w:val="24"/>
          <w:szCs w:val="24"/>
        </w:rPr>
        <w:t xml:space="preserve">Kiểm tra hệ thống: Để xác định các kịch bản kiểm tra của các bước kiểm tra nghiệm thu hệ thống. </w:t>
      </w:r>
    </w:p>
    <w:p w14:paraId="2EA37801" w14:textId="600A6984" w:rsidR="00CB4B0E" w:rsidRDefault="00CB4B0E" w:rsidP="008E4E0E">
      <w:pPr>
        <w:pStyle w:val="ListParagraph"/>
        <w:keepLines w:val="0"/>
        <w:numPr>
          <w:ilvl w:val="1"/>
          <w:numId w:val="3"/>
        </w:numPr>
        <w:spacing w:before="120" w:after="28" w:line="253" w:lineRule="auto"/>
        <w:ind w:right="393"/>
        <w:contextualSpacing w:val="0"/>
        <w:rPr>
          <w:rFonts w:cs="Times New Roman"/>
          <w:sz w:val="24"/>
          <w:szCs w:val="24"/>
        </w:rPr>
      </w:pPr>
      <w:r w:rsidRPr="00EE4B2C">
        <w:rPr>
          <w:rFonts w:cs="Times New Roman"/>
          <w:sz w:val="24"/>
          <w:szCs w:val="24"/>
        </w:rPr>
        <w:t>Tài liệu này sẽ là một trong những căn cứ để kiểm tra và nghiệm thu chương trình đáp ứng đúng yêu cầu người sử dụng.</w:t>
      </w:r>
    </w:p>
    <w:p w14:paraId="354D2016" w14:textId="77777777" w:rsidR="00CB4B0E" w:rsidRPr="000B3386" w:rsidRDefault="00CB4B0E" w:rsidP="00CB4B0E">
      <w:pPr>
        <w:pStyle w:val="Heading2"/>
      </w:pPr>
      <w:bookmarkStart w:id="1387" w:name="_Toc487443402"/>
      <w:bookmarkStart w:id="1388" w:name="_Toc494461260"/>
      <w:r w:rsidRPr="000B3386">
        <w:t>Phạm vi của tài liệ</w:t>
      </w:r>
      <w:r>
        <w:t>u</w:t>
      </w:r>
      <w:bookmarkEnd w:id="1387"/>
      <w:bookmarkEnd w:id="1388"/>
    </w:p>
    <w:p w14:paraId="6AD4C47B" w14:textId="77777777" w:rsidR="00CB4B0E" w:rsidRDefault="00CB4B0E" w:rsidP="00CB4B0E">
      <w:pPr>
        <w:pStyle w:val="ListParagraph"/>
        <w:spacing w:before="120" w:after="120" w:line="276" w:lineRule="auto"/>
        <w:ind w:hanging="180"/>
        <w:rPr>
          <w:rFonts w:cs="Times New Roman"/>
          <w:color w:val="000000" w:themeColor="text1"/>
          <w:sz w:val="24"/>
          <w:szCs w:val="24"/>
          <w:lang w:val="fr-FR"/>
        </w:rPr>
      </w:pPr>
      <w:r>
        <w:rPr>
          <w:rFonts w:cs="Times New Roman"/>
          <w:color w:val="000000" w:themeColor="text1"/>
          <w:sz w:val="24"/>
          <w:szCs w:val="24"/>
          <w:lang w:val="fr-FR"/>
        </w:rPr>
        <w:t>Tài liệu gồm 3 phần chính :</w:t>
      </w:r>
    </w:p>
    <w:p w14:paraId="7F829060" w14:textId="77777777" w:rsidR="00CB4B0E" w:rsidRDefault="00CB4B0E" w:rsidP="00CB4B0E">
      <w:pPr>
        <w:pStyle w:val="ListParagraph"/>
        <w:spacing w:before="120" w:after="120" w:line="276" w:lineRule="auto"/>
        <w:rPr>
          <w:rFonts w:cs="Times New Roman"/>
          <w:color w:val="000000" w:themeColor="text1"/>
          <w:sz w:val="24"/>
          <w:szCs w:val="24"/>
          <w:lang w:val="fr-FR"/>
        </w:rPr>
      </w:pPr>
      <w:r>
        <w:rPr>
          <w:rFonts w:cs="Times New Roman"/>
          <w:color w:val="000000" w:themeColor="text1"/>
          <w:sz w:val="24"/>
          <w:szCs w:val="24"/>
          <w:lang w:val="fr-FR"/>
        </w:rPr>
        <w:t>+ Giới thiệu chung</w:t>
      </w:r>
    </w:p>
    <w:p w14:paraId="4EE9B014" w14:textId="13E08B30" w:rsidR="00CB4B0E" w:rsidRDefault="00933A27" w:rsidP="00CB4B0E">
      <w:pPr>
        <w:pStyle w:val="ListParagraph"/>
        <w:spacing w:before="120" w:after="120" w:line="276" w:lineRule="auto"/>
        <w:rPr>
          <w:rFonts w:cs="Times New Roman"/>
          <w:color w:val="000000" w:themeColor="text1"/>
          <w:sz w:val="24"/>
          <w:szCs w:val="24"/>
          <w:lang w:val="fr-FR"/>
        </w:rPr>
      </w:pPr>
      <w:r>
        <w:rPr>
          <w:rFonts w:cs="Times New Roman"/>
          <w:color w:val="000000" w:themeColor="text1"/>
          <w:sz w:val="24"/>
          <w:szCs w:val="24"/>
          <w:lang w:val="fr-FR"/>
        </w:rPr>
        <w:t>+ Tổng quan các phân hệ</w:t>
      </w:r>
      <w:r w:rsidR="00CB4B0E">
        <w:rPr>
          <w:rFonts w:cs="Times New Roman"/>
          <w:color w:val="000000" w:themeColor="text1"/>
          <w:sz w:val="24"/>
          <w:szCs w:val="24"/>
          <w:lang w:val="fr-FR"/>
        </w:rPr>
        <w:t xml:space="preserve"> của hệ thống</w:t>
      </w:r>
    </w:p>
    <w:p w14:paraId="0A7ECDD7" w14:textId="7DE7186D" w:rsidR="00CB4B0E" w:rsidRPr="00CB4B0E" w:rsidRDefault="00CB4B0E" w:rsidP="00CB4B0E">
      <w:pPr>
        <w:pStyle w:val="ListParagraph"/>
        <w:spacing w:before="120" w:after="120" w:line="276" w:lineRule="auto"/>
        <w:rPr>
          <w:rFonts w:cs="Times New Roman"/>
          <w:color w:val="000000" w:themeColor="text1"/>
          <w:sz w:val="24"/>
          <w:szCs w:val="24"/>
          <w:lang w:val="fr-FR"/>
        </w:rPr>
      </w:pPr>
      <w:r>
        <w:rPr>
          <w:rFonts w:cs="Times New Roman"/>
          <w:color w:val="000000" w:themeColor="text1"/>
          <w:sz w:val="24"/>
          <w:szCs w:val="24"/>
          <w:lang w:val="fr-FR"/>
        </w:rPr>
        <w:t xml:space="preserve">+ Mô tả chi tiết </w:t>
      </w:r>
      <w:r w:rsidR="00933A27">
        <w:rPr>
          <w:rFonts w:cs="Times New Roman"/>
          <w:color w:val="000000" w:themeColor="text1"/>
          <w:sz w:val="24"/>
          <w:szCs w:val="24"/>
          <w:lang w:val="fr-FR"/>
        </w:rPr>
        <w:t>các tính năng của phân hệ</w:t>
      </w:r>
    </w:p>
    <w:p w14:paraId="4C0A5119" w14:textId="77777777" w:rsidR="00EE1C6A" w:rsidRPr="00835288" w:rsidRDefault="00EE1C6A" w:rsidP="00785965">
      <w:pPr>
        <w:pStyle w:val="Heading2"/>
      </w:pPr>
      <w:bookmarkStart w:id="1389" w:name="_Toc494461261"/>
      <w:r w:rsidRPr="00835288">
        <w:t>Thuật ngữ, viết tắt</w:t>
      </w:r>
      <w:bookmarkEnd w:id="1384"/>
      <w:bookmarkEnd w:id="1385"/>
      <w:bookmarkEnd w:id="1386"/>
      <w:bookmarkEnd w:id="1389"/>
    </w:p>
    <w:tbl>
      <w:tblPr>
        <w:tblW w:w="48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700"/>
        <w:gridCol w:w="5670"/>
      </w:tblGrid>
      <w:tr w:rsidR="00933A27" w:rsidRPr="00835288" w14:paraId="2CA5AEB9" w14:textId="77777777" w:rsidTr="00933A27">
        <w:trPr>
          <w:trHeight w:val="70"/>
          <w:tblHeader/>
        </w:trPr>
        <w:tc>
          <w:tcPr>
            <w:tcW w:w="900" w:type="dxa"/>
            <w:shd w:val="clear" w:color="auto" w:fill="BFBFBF"/>
          </w:tcPr>
          <w:p w14:paraId="2A0C2837" w14:textId="3B0CF80F" w:rsidR="00933A27" w:rsidRPr="00835288" w:rsidRDefault="00933A27" w:rsidP="003761C6">
            <w:pPr>
              <w:spacing w:before="240" w:line="240" w:lineRule="auto"/>
              <w:ind w:right="-108" w:hanging="122"/>
              <w:jc w:val="center"/>
              <w:rPr>
                <w:rFonts w:cs="Times New Roman"/>
                <w:b/>
                <w:color w:val="000000" w:themeColor="text1"/>
                <w:sz w:val="24"/>
                <w:szCs w:val="24"/>
              </w:rPr>
            </w:pPr>
            <w:r>
              <w:rPr>
                <w:rFonts w:cs="Times New Roman"/>
                <w:b/>
                <w:color w:val="000000" w:themeColor="text1"/>
                <w:sz w:val="24"/>
                <w:szCs w:val="24"/>
              </w:rPr>
              <w:t>STT</w:t>
            </w:r>
          </w:p>
        </w:tc>
        <w:tc>
          <w:tcPr>
            <w:tcW w:w="2700" w:type="dxa"/>
            <w:shd w:val="clear" w:color="auto" w:fill="BFBFBF"/>
            <w:vAlign w:val="center"/>
          </w:tcPr>
          <w:p w14:paraId="29C1C87C" w14:textId="78B3F007" w:rsidR="00933A27" w:rsidRPr="00835288" w:rsidRDefault="00933A27" w:rsidP="003761C6">
            <w:pPr>
              <w:spacing w:before="240" w:line="240" w:lineRule="auto"/>
              <w:ind w:right="-108" w:hanging="122"/>
              <w:jc w:val="center"/>
              <w:rPr>
                <w:rFonts w:cs="Times New Roman"/>
                <w:b/>
                <w:color w:val="000000" w:themeColor="text1"/>
                <w:sz w:val="24"/>
                <w:szCs w:val="24"/>
              </w:rPr>
            </w:pPr>
            <w:r w:rsidRPr="00835288">
              <w:rPr>
                <w:rFonts w:cs="Times New Roman"/>
                <w:b/>
                <w:color w:val="000000" w:themeColor="text1"/>
                <w:sz w:val="24"/>
                <w:szCs w:val="24"/>
              </w:rPr>
              <w:t>Thuật ngữ/ Viết tắt</w:t>
            </w:r>
          </w:p>
        </w:tc>
        <w:tc>
          <w:tcPr>
            <w:tcW w:w="5670" w:type="dxa"/>
            <w:shd w:val="clear" w:color="auto" w:fill="BFBFBF"/>
            <w:vAlign w:val="center"/>
          </w:tcPr>
          <w:p w14:paraId="0A34F4F2" w14:textId="77777777" w:rsidR="00933A27" w:rsidRPr="00835288" w:rsidRDefault="00933A27" w:rsidP="003761C6">
            <w:pPr>
              <w:spacing w:before="240" w:line="240" w:lineRule="auto"/>
              <w:jc w:val="center"/>
              <w:rPr>
                <w:rFonts w:cs="Times New Roman"/>
                <w:b/>
                <w:color w:val="000000" w:themeColor="text1"/>
                <w:sz w:val="24"/>
                <w:szCs w:val="24"/>
              </w:rPr>
            </w:pPr>
            <w:r w:rsidRPr="00835288">
              <w:rPr>
                <w:rFonts w:cs="Times New Roman"/>
                <w:b/>
                <w:color w:val="000000" w:themeColor="text1"/>
                <w:sz w:val="24"/>
                <w:szCs w:val="24"/>
              </w:rPr>
              <w:t>Ý nghĩa</w:t>
            </w:r>
          </w:p>
        </w:tc>
      </w:tr>
      <w:tr w:rsidR="00933A27" w:rsidRPr="00835288" w14:paraId="61A95469" w14:textId="77777777" w:rsidTr="00933A27">
        <w:trPr>
          <w:trHeight w:val="598"/>
        </w:trPr>
        <w:tc>
          <w:tcPr>
            <w:tcW w:w="900" w:type="dxa"/>
          </w:tcPr>
          <w:p w14:paraId="686FCBAA" w14:textId="77777777" w:rsidR="00933A27" w:rsidRPr="00835288" w:rsidRDefault="00933A27" w:rsidP="00742467">
            <w:pPr>
              <w:pStyle w:val="Default"/>
              <w:numPr>
                <w:ilvl w:val="0"/>
                <w:numId w:val="28"/>
              </w:numPr>
              <w:spacing w:before="120" w:after="120"/>
              <w:rPr>
                <w:color w:val="000000" w:themeColor="text1"/>
              </w:rPr>
            </w:pPr>
          </w:p>
        </w:tc>
        <w:tc>
          <w:tcPr>
            <w:tcW w:w="2700" w:type="dxa"/>
          </w:tcPr>
          <w:p w14:paraId="2E271A2F" w14:textId="2F6FA092" w:rsidR="00933A27" w:rsidRPr="00835288" w:rsidRDefault="00933A27" w:rsidP="003761C6">
            <w:pPr>
              <w:pStyle w:val="Default"/>
              <w:spacing w:before="120" w:after="120"/>
              <w:rPr>
                <w:color w:val="000000" w:themeColor="text1"/>
              </w:rPr>
            </w:pPr>
            <w:r w:rsidRPr="00835288">
              <w:rPr>
                <w:color w:val="000000" w:themeColor="text1"/>
              </w:rPr>
              <w:t>CBNV</w:t>
            </w:r>
          </w:p>
        </w:tc>
        <w:tc>
          <w:tcPr>
            <w:tcW w:w="5670" w:type="dxa"/>
          </w:tcPr>
          <w:p w14:paraId="2D2438F2" w14:textId="18C36A50" w:rsidR="00933A27" w:rsidRPr="00835288" w:rsidRDefault="00933A27" w:rsidP="001471B6">
            <w:pPr>
              <w:pStyle w:val="Default"/>
              <w:spacing w:before="120" w:after="120"/>
              <w:rPr>
                <w:color w:val="000000" w:themeColor="text1"/>
              </w:rPr>
            </w:pPr>
            <w:r w:rsidRPr="00835288">
              <w:rPr>
                <w:color w:val="000000" w:themeColor="text1"/>
              </w:rPr>
              <w:t>Cán bộ</w:t>
            </w:r>
            <w:r>
              <w:rPr>
                <w:color w:val="000000" w:themeColor="text1"/>
              </w:rPr>
              <w:t xml:space="preserve"> nhân viên</w:t>
            </w:r>
            <w:r w:rsidRPr="00835288">
              <w:rPr>
                <w:color w:val="000000" w:themeColor="text1"/>
              </w:rPr>
              <w:t xml:space="preserve"> </w:t>
            </w:r>
          </w:p>
        </w:tc>
      </w:tr>
      <w:tr w:rsidR="00933A27" w:rsidRPr="00835288" w14:paraId="69CD4533" w14:textId="77777777" w:rsidTr="00933A27">
        <w:tc>
          <w:tcPr>
            <w:tcW w:w="900" w:type="dxa"/>
          </w:tcPr>
          <w:p w14:paraId="07CBBF7D" w14:textId="77777777" w:rsidR="00933A27" w:rsidRPr="00835288" w:rsidRDefault="00933A27" w:rsidP="00742467">
            <w:pPr>
              <w:pStyle w:val="Default"/>
              <w:numPr>
                <w:ilvl w:val="0"/>
                <w:numId w:val="28"/>
              </w:numPr>
              <w:spacing w:before="120" w:after="120"/>
              <w:rPr>
                <w:color w:val="000000" w:themeColor="text1"/>
              </w:rPr>
            </w:pPr>
          </w:p>
        </w:tc>
        <w:tc>
          <w:tcPr>
            <w:tcW w:w="2700" w:type="dxa"/>
          </w:tcPr>
          <w:p w14:paraId="6B3F5EDC" w14:textId="194BB0D6" w:rsidR="00933A27" w:rsidRPr="00835288" w:rsidRDefault="00933A27" w:rsidP="003761C6">
            <w:pPr>
              <w:pStyle w:val="Default"/>
              <w:spacing w:before="120" w:after="120"/>
              <w:rPr>
                <w:color w:val="000000" w:themeColor="text1"/>
              </w:rPr>
            </w:pPr>
            <w:r w:rsidRPr="00835288">
              <w:rPr>
                <w:color w:val="000000" w:themeColor="text1"/>
              </w:rPr>
              <w:t xml:space="preserve">QĐ </w:t>
            </w:r>
          </w:p>
        </w:tc>
        <w:tc>
          <w:tcPr>
            <w:tcW w:w="5670" w:type="dxa"/>
          </w:tcPr>
          <w:p w14:paraId="79270A91" w14:textId="77777777" w:rsidR="00933A27" w:rsidRPr="00835288" w:rsidRDefault="00933A27" w:rsidP="003761C6">
            <w:pPr>
              <w:pStyle w:val="Default"/>
              <w:spacing w:before="120" w:after="120"/>
              <w:rPr>
                <w:color w:val="000000" w:themeColor="text1"/>
              </w:rPr>
            </w:pPr>
            <w:r w:rsidRPr="00835288">
              <w:rPr>
                <w:color w:val="000000" w:themeColor="text1"/>
              </w:rPr>
              <w:t xml:space="preserve">Quy định </w:t>
            </w:r>
          </w:p>
        </w:tc>
      </w:tr>
      <w:tr w:rsidR="00933A27" w:rsidRPr="00835288" w14:paraId="1ABE37FF" w14:textId="77777777" w:rsidTr="00933A27">
        <w:tc>
          <w:tcPr>
            <w:tcW w:w="900" w:type="dxa"/>
          </w:tcPr>
          <w:p w14:paraId="2A06D8DD" w14:textId="77777777" w:rsidR="00933A27" w:rsidRDefault="00933A27" w:rsidP="00742467">
            <w:pPr>
              <w:pStyle w:val="Default"/>
              <w:numPr>
                <w:ilvl w:val="0"/>
                <w:numId w:val="28"/>
              </w:numPr>
              <w:spacing w:before="120" w:after="120"/>
              <w:rPr>
                <w:color w:val="000000" w:themeColor="text1"/>
              </w:rPr>
            </w:pPr>
          </w:p>
        </w:tc>
        <w:tc>
          <w:tcPr>
            <w:tcW w:w="2700" w:type="dxa"/>
          </w:tcPr>
          <w:p w14:paraId="179BC0F5" w14:textId="09E66A2A" w:rsidR="00933A27" w:rsidRPr="00835288" w:rsidRDefault="005D3061" w:rsidP="003761C6">
            <w:pPr>
              <w:pStyle w:val="Default"/>
              <w:spacing w:before="120" w:after="120"/>
              <w:rPr>
                <w:color w:val="000000" w:themeColor="text1"/>
              </w:rPr>
            </w:pPr>
            <w:r>
              <w:rPr>
                <w:color w:val="000000" w:themeColor="text1"/>
              </w:rPr>
              <w:t>HĐNS</w:t>
            </w:r>
          </w:p>
        </w:tc>
        <w:tc>
          <w:tcPr>
            <w:tcW w:w="5670" w:type="dxa"/>
          </w:tcPr>
          <w:p w14:paraId="4D463DD0" w14:textId="6EA38AD8" w:rsidR="00933A27" w:rsidRPr="00835288" w:rsidRDefault="005D3061" w:rsidP="003761C6">
            <w:pPr>
              <w:pStyle w:val="Default"/>
              <w:spacing w:before="120" w:after="120"/>
              <w:rPr>
                <w:color w:val="000000" w:themeColor="text1"/>
              </w:rPr>
            </w:pPr>
            <w:r>
              <w:rPr>
                <w:color w:val="000000" w:themeColor="text1"/>
              </w:rPr>
              <w:t>Hoạch định nhân sự</w:t>
            </w:r>
          </w:p>
        </w:tc>
      </w:tr>
      <w:tr w:rsidR="00933A27" w:rsidRPr="00835288" w14:paraId="730F5105" w14:textId="77777777" w:rsidTr="00933A27">
        <w:tc>
          <w:tcPr>
            <w:tcW w:w="900" w:type="dxa"/>
          </w:tcPr>
          <w:p w14:paraId="02A00AF9" w14:textId="77777777" w:rsidR="00933A27" w:rsidRPr="00835288" w:rsidRDefault="00933A27" w:rsidP="00742467">
            <w:pPr>
              <w:pStyle w:val="Default"/>
              <w:numPr>
                <w:ilvl w:val="0"/>
                <w:numId w:val="28"/>
              </w:numPr>
              <w:spacing w:before="120" w:after="120"/>
              <w:rPr>
                <w:color w:val="000000" w:themeColor="text1"/>
              </w:rPr>
            </w:pPr>
          </w:p>
        </w:tc>
        <w:tc>
          <w:tcPr>
            <w:tcW w:w="2700" w:type="dxa"/>
          </w:tcPr>
          <w:p w14:paraId="0276F8C1" w14:textId="0A5A3AF1" w:rsidR="00933A27" w:rsidRPr="00835288" w:rsidRDefault="005D3061" w:rsidP="003761C6">
            <w:pPr>
              <w:pStyle w:val="Default"/>
              <w:spacing w:before="120" w:after="120"/>
              <w:rPr>
                <w:color w:val="000000" w:themeColor="text1"/>
              </w:rPr>
            </w:pPr>
            <w:r>
              <w:rPr>
                <w:color w:val="000000" w:themeColor="text1"/>
              </w:rPr>
              <w:t>CCTC</w:t>
            </w:r>
          </w:p>
        </w:tc>
        <w:tc>
          <w:tcPr>
            <w:tcW w:w="5670" w:type="dxa"/>
          </w:tcPr>
          <w:p w14:paraId="2931B591" w14:textId="6F51793C" w:rsidR="00933A27" w:rsidRPr="00835288" w:rsidRDefault="005D3061" w:rsidP="003761C6">
            <w:pPr>
              <w:pStyle w:val="Default"/>
              <w:spacing w:before="120" w:after="120"/>
              <w:rPr>
                <w:color w:val="000000" w:themeColor="text1"/>
              </w:rPr>
            </w:pPr>
            <w:r>
              <w:rPr>
                <w:color w:val="000000" w:themeColor="text1"/>
              </w:rPr>
              <w:t>Cơ cấu tổ chức</w:t>
            </w:r>
          </w:p>
        </w:tc>
      </w:tr>
      <w:tr w:rsidR="00933A27" w:rsidRPr="00835288" w14:paraId="3BF93D08" w14:textId="77777777" w:rsidTr="00933A27">
        <w:tc>
          <w:tcPr>
            <w:tcW w:w="900" w:type="dxa"/>
          </w:tcPr>
          <w:p w14:paraId="16280FE1" w14:textId="77777777" w:rsidR="00933A27" w:rsidRDefault="00933A27" w:rsidP="00742467">
            <w:pPr>
              <w:pStyle w:val="Default"/>
              <w:numPr>
                <w:ilvl w:val="0"/>
                <w:numId w:val="28"/>
              </w:numPr>
              <w:spacing w:before="120" w:after="120"/>
              <w:rPr>
                <w:color w:val="000000" w:themeColor="text1"/>
              </w:rPr>
            </w:pPr>
          </w:p>
        </w:tc>
        <w:tc>
          <w:tcPr>
            <w:tcW w:w="2700" w:type="dxa"/>
          </w:tcPr>
          <w:p w14:paraId="7375F726" w14:textId="59C67633" w:rsidR="00933A27" w:rsidRPr="00835288" w:rsidRDefault="005D3061" w:rsidP="003761C6">
            <w:pPr>
              <w:pStyle w:val="Default"/>
              <w:spacing w:before="120" w:after="120"/>
              <w:rPr>
                <w:color w:val="000000" w:themeColor="text1"/>
              </w:rPr>
            </w:pPr>
            <w:r>
              <w:rPr>
                <w:color w:val="000000" w:themeColor="text1"/>
              </w:rPr>
              <w:t>NL</w:t>
            </w:r>
          </w:p>
        </w:tc>
        <w:tc>
          <w:tcPr>
            <w:tcW w:w="5670" w:type="dxa"/>
          </w:tcPr>
          <w:p w14:paraId="0F975735" w14:textId="4664F9A2" w:rsidR="00933A27" w:rsidRPr="00835288" w:rsidRDefault="005D3061" w:rsidP="003761C6">
            <w:pPr>
              <w:pStyle w:val="Default"/>
              <w:spacing w:before="120" w:after="120"/>
              <w:rPr>
                <w:color w:val="000000" w:themeColor="text1"/>
              </w:rPr>
            </w:pPr>
            <w:r>
              <w:rPr>
                <w:color w:val="000000" w:themeColor="text1"/>
              </w:rPr>
              <w:t>Năng lực</w:t>
            </w:r>
          </w:p>
        </w:tc>
      </w:tr>
      <w:tr w:rsidR="00993515" w:rsidRPr="00835288" w14:paraId="539C88B3" w14:textId="77777777" w:rsidTr="00933A27">
        <w:trPr>
          <w:ins w:id="1390" w:author="Admin" w:date="2017-09-18T10:26:00Z"/>
        </w:trPr>
        <w:tc>
          <w:tcPr>
            <w:tcW w:w="900" w:type="dxa"/>
          </w:tcPr>
          <w:p w14:paraId="09FB98F9" w14:textId="77777777" w:rsidR="00993515" w:rsidRDefault="00993515" w:rsidP="00742467">
            <w:pPr>
              <w:pStyle w:val="Default"/>
              <w:numPr>
                <w:ilvl w:val="0"/>
                <w:numId w:val="28"/>
              </w:numPr>
              <w:spacing w:before="120" w:after="120"/>
              <w:rPr>
                <w:ins w:id="1391" w:author="Admin" w:date="2017-09-18T10:26:00Z"/>
                <w:color w:val="000000" w:themeColor="text1"/>
              </w:rPr>
            </w:pPr>
          </w:p>
        </w:tc>
        <w:tc>
          <w:tcPr>
            <w:tcW w:w="2700" w:type="dxa"/>
          </w:tcPr>
          <w:p w14:paraId="14283E8F" w14:textId="4428425B" w:rsidR="00993515" w:rsidRDefault="00993515" w:rsidP="003761C6">
            <w:pPr>
              <w:pStyle w:val="Default"/>
              <w:spacing w:before="120" w:after="120"/>
              <w:rPr>
                <w:ins w:id="1392" w:author="Admin" w:date="2017-09-18T10:26:00Z"/>
                <w:color w:val="000000" w:themeColor="text1"/>
              </w:rPr>
            </w:pPr>
            <w:ins w:id="1393" w:author="Admin" w:date="2017-09-18T10:26:00Z">
              <w:r>
                <w:rPr>
                  <w:color w:val="000000" w:themeColor="text1"/>
                </w:rPr>
                <w:t>MTCV</w:t>
              </w:r>
            </w:ins>
          </w:p>
        </w:tc>
        <w:tc>
          <w:tcPr>
            <w:tcW w:w="5670" w:type="dxa"/>
          </w:tcPr>
          <w:p w14:paraId="66F4ACF8" w14:textId="4932D71A" w:rsidR="00993515" w:rsidRDefault="00993515" w:rsidP="003761C6">
            <w:pPr>
              <w:pStyle w:val="Default"/>
              <w:spacing w:before="120" w:after="120"/>
              <w:rPr>
                <w:ins w:id="1394" w:author="Admin" w:date="2017-09-18T10:26:00Z"/>
                <w:color w:val="000000" w:themeColor="text1"/>
              </w:rPr>
            </w:pPr>
            <w:ins w:id="1395" w:author="Admin" w:date="2017-09-18T10:26:00Z">
              <w:r>
                <w:rPr>
                  <w:color w:val="000000" w:themeColor="text1"/>
                </w:rPr>
                <w:t>Mô tả công việc</w:t>
              </w:r>
            </w:ins>
          </w:p>
        </w:tc>
      </w:tr>
    </w:tbl>
    <w:p w14:paraId="4600CA76" w14:textId="77777777" w:rsidR="00EE1C6A" w:rsidRPr="00835288" w:rsidRDefault="00EE1C6A" w:rsidP="00EE1C6A">
      <w:pPr>
        <w:rPr>
          <w:rFonts w:cs="Times New Roman"/>
          <w:color w:val="000000" w:themeColor="text1"/>
          <w:sz w:val="24"/>
          <w:szCs w:val="24"/>
        </w:rPr>
      </w:pPr>
    </w:p>
    <w:p w14:paraId="2763E95C" w14:textId="77777777" w:rsidR="00EE1C6A" w:rsidRPr="00835288" w:rsidRDefault="00067723" w:rsidP="00785965">
      <w:pPr>
        <w:pStyle w:val="Heading2"/>
      </w:pPr>
      <w:bookmarkStart w:id="1396" w:name="_Toc494461262"/>
      <w:r w:rsidRPr="00835288">
        <w:lastRenderedPageBreak/>
        <w:t>Quy ước các hình trên quy trình</w:t>
      </w:r>
      <w:bookmarkEnd w:id="1396"/>
      <w:r w:rsidRPr="00835288">
        <w:tab/>
      </w:r>
    </w:p>
    <w:bookmarkStart w:id="1397" w:name="_Toc335663650"/>
    <w:bookmarkEnd w:id="1397"/>
    <w:p w14:paraId="3EFC35C1" w14:textId="77777777" w:rsidR="00EE1C6A" w:rsidRPr="00835288" w:rsidRDefault="00067723" w:rsidP="00EE1C6A">
      <w:pPr>
        <w:rPr>
          <w:rFonts w:cs="Times New Roman"/>
          <w:color w:val="000000" w:themeColor="text1"/>
          <w:sz w:val="24"/>
          <w:szCs w:val="24"/>
        </w:rPr>
      </w:pPr>
      <w:r w:rsidRPr="00835288">
        <w:rPr>
          <w:rFonts w:cs="Times New Roman"/>
          <w:sz w:val="24"/>
          <w:szCs w:val="24"/>
        </w:rPr>
        <w:object w:dxaOrig="9526" w:dyaOrig="3451" w14:anchorId="6A6C57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pt;height:172.8pt" o:ole="">
            <v:imagedata r:id="rId10" o:title=""/>
          </v:shape>
          <o:OLEObject Type="Embed" ProgID="VisioViewer.Viewer.1" ShapeID="_x0000_i1025" DrawAspect="Content" ObjectID="_1568203230" r:id="rId11"/>
        </w:object>
      </w:r>
    </w:p>
    <w:p w14:paraId="31B61D71" w14:textId="685E34A0" w:rsidR="00F97A90" w:rsidRPr="00835288" w:rsidRDefault="00221FC5" w:rsidP="00F97A90">
      <w:pPr>
        <w:pStyle w:val="Heading1"/>
      </w:pPr>
      <w:bookmarkStart w:id="1398" w:name="_Toc494461263"/>
      <w:r>
        <w:t>TỔNG QUAN PHÂN HỆ</w:t>
      </w:r>
      <w:r w:rsidR="00660A1A">
        <w:t xml:space="preserve"> </w:t>
      </w:r>
      <w:r w:rsidR="00E743A0">
        <w:t>HOẠCH ĐỊNH NHÂN SỰ</w:t>
      </w:r>
      <w:bookmarkEnd w:id="1398"/>
    </w:p>
    <w:p w14:paraId="36BD05D7" w14:textId="77777777" w:rsidR="00386605" w:rsidRDefault="00D46997" w:rsidP="00E743A0">
      <w:pPr>
        <w:pStyle w:val="Heading2"/>
      </w:pPr>
      <w:bookmarkStart w:id="1399" w:name="_Toc494461264"/>
      <w:r>
        <w:t>T</w:t>
      </w:r>
      <w:r w:rsidR="00081530">
        <w:t>ổng quan</w:t>
      </w:r>
      <w:bookmarkEnd w:id="1399"/>
      <w:r w:rsidR="00E743A0">
        <w:t xml:space="preserve"> </w:t>
      </w:r>
    </w:p>
    <w:p w14:paraId="4A51081A" w14:textId="5D611E68" w:rsidR="00E743A0" w:rsidRPr="00386605" w:rsidRDefault="00386605" w:rsidP="00386605">
      <w:pPr>
        <w:pStyle w:val="AutoNumDescription"/>
        <w:rPr>
          <w:b/>
          <w:i/>
          <w:sz w:val="24"/>
          <w:szCs w:val="24"/>
        </w:rPr>
      </w:pPr>
      <w:r w:rsidRPr="00386605">
        <w:rPr>
          <w:b/>
          <w:i/>
          <w:sz w:val="24"/>
          <w:szCs w:val="24"/>
        </w:rPr>
        <w:t xml:space="preserve">Tổng quan </w:t>
      </w:r>
      <w:r w:rsidR="00E743A0" w:rsidRPr="00386605">
        <w:rPr>
          <w:b/>
          <w:i/>
          <w:sz w:val="24"/>
          <w:szCs w:val="24"/>
        </w:rPr>
        <w:t>các module của phần mềm nhân sự</w:t>
      </w:r>
    </w:p>
    <w:p w14:paraId="02B442EF" w14:textId="77777777" w:rsidR="00E743A0" w:rsidRPr="00E743A0" w:rsidRDefault="00E743A0" w:rsidP="00E743A0"/>
    <w:p w14:paraId="2D646BF4" w14:textId="5EC213DF" w:rsidR="00386605" w:rsidRPr="00394191" w:rsidRDefault="00E743A0" w:rsidP="00386605">
      <w:pPr>
        <w:pStyle w:val="AutoNumDescription"/>
        <w:rPr>
          <w:b/>
          <w:i/>
          <w:color w:val="FF0000"/>
          <w:sz w:val="24"/>
          <w:szCs w:val="24"/>
        </w:rPr>
      </w:pPr>
      <w:r w:rsidRPr="00394191">
        <w:rPr>
          <w:color w:val="FF0000"/>
        </w:rPr>
        <w:object w:dxaOrig="13411" w:dyaOrig="6776" w14:anchorId="2AE3BD82">
          <v:shape id="_x0000_i1026" type="#_x0000_t75" style="width:525.6pt;height:308.4pt" o:ole="">
            <v:imagedata r:id="rId12" o:title=""/>
          </v:shape>
          <o:OLEObject Type="Embed" ProgID="Visio.Drawing.11" ShapeID="_x0000_i1026" DrawAspect="Content" ObjectID="_1568203231" r:id="rId13"/>
        </w:object>
      </w:r>
      <w:r w:rsidR="00386605" w:rsidRPr="00394191">
        <w:rPr>
          <w:b/>
          <w:i/>
          <w:color w:val="FF0000"/>
          <w:sz w:val="24"/>
          <w:szCs w:val="24"/>
        </w:rPr>
        <w:t xml:space="preserve"> Tổng quan các module Hoạch định nhân sự</w:t>
      </w:r>
    </w:p>
    <w:p w14:paraId="59B470E9" w14:textId="1005AAC8" w:rsidR="00E743A0" w:rsidRPr="00E743A0" w:rsidRDefault="00E743A0" w:rsidP="00E743A0"/>
    <w:p w14:paraId="2C93BA0D" w14:textId="21E20CF0" w:rsidR="00817CDB" w:rsidRPr="005E04B0" w:rsidRDefault="00242069" w:rsidP="00F97A90">
      <w:pPr>
        <w:rPr>
          <w:rFonts w:cs="Times New Roman"/>
          <w:sz w:val="24"/>
          <w:szCs w:val="24"/>
        </w:rPr>
      </w:pPr>
      <w:r>
        <w:object w:dxaOrig="15214" w:dyaOrig="12694" w14:anchorId="2A15D685">
          <v:shape id="_x0000_i1027" type="#_x0000_t75" style="width:469.2pt;height:391.8pt" o:ole="">
            <v:imagedata r:id="rId14" o:title=""/>
          </v:shape>
          <o:OLEObject Type="Embed" ProgID="Visio.Drawing.11" ShapeID="_x0000_i1027" DrawAspect="Content" ObjectID="_1568203232" r:id="rId15"/>
        </w:object>
      </w:r>
    </w:p>
    <w:p w14:paraId="32A1D3C2" w14:textId="4AF5B4C1" w:rsidR="00157F9B" w:rsidRPr="00835288" w:rsidRDefault="00157F9B" w:rsidP="00157F9B">
      <w:pPr>
        <w:pStyle w:val="Heading2"/>
      </w:pPr>
      <w:bookmarkStart w:id="1400" w:name="_Toc494461265"/>
      <w:r w:rsidRPr="00835288">
        <w:t>Mô tả</w:t>
      </w:r>
      <w:bookmarkEnd w:id="1400"/>
      <w:r>
        <w:t xml:space="preserve"> </w:t>
      </w:r>
    </w:p>
    <w:p w14:paraId="384058D2" w14:textId="6F4C67F5" w:rsidR="00D740B5" w:rsidRPr="00D740B5" w:rsidRDefault="00D740B5" w:rsidP="00216BC2">
      <w:pPr>
        <w:keepLines w:val="0"/>
        <w:spacing w:after="200"/>
        <w:rPr>
          <w:rFonts w:cs="Times New Roman"/>
          <w:b/>
          <w:i/>
          <w:sz w:val="24"/>
          <w:szCs w:val="24"/>
        </w:rPr>
      </w:pPr>
      <w:r w:rsidRPr="00D740B5">
        <w:rPr>
          <w:rFonts w:cs="Times New Roman"/>
          <w:b/>
          <w:i/>
          <w:sz w:val="24"/>
          <w:szCs w:val="24"/>
        </w:rPr>
        <w:t>Tổng quan các module phần mềm nhân sự:</w:t>
      </w:r>
    </w:p>
    <w:p w14:paraId="095124DD" w14:textId="32DF36A6" w:rsidR="00D46997" w:rsidRDefault="00D46997" w:rsidP="00216BC2">
      <w:pPr>
        <w:keepLines w:val="0"/>
        <w:spacing w:after="200"/>
        <w:rPr>
          <w:rFonts w:cs="Times New Roman"/>
          <w:sz w:val="24"/>
          <w:szCs w:val="24"/>
        </w:rPr>
      </w:pPr>
      <w:r>
        <w:rPr>
          <w:rFonts w:cs="Times New Roman"/>
          <w:sz w:val="24"/>
          <w:szCs w:val="24"/>
        </w:rPr>
        <w:t>Module Hoạch định nhân sự là module tr</w:t>
      </w:r>
      <w:r w:rsidR="00174249">
        <w:rPr>
          <w:rFonts w:cs="Times New Roman"/>
          <w:sz w:val="24"/>
          <w:szCs w:val="24"/>
        </w:rPr>
        <w:t>ung</w:t>
      </w:r>
      <w:r>
        <w:rPr>
          <w:rFonts w:cs="Times New Roman"/>
          <w:sz w:val="24"/>
          <w:szCs w:val="24"/>
        </w:rPr>
        <w:t xml:space="preserve"> tâm của hệ thống. Module thiết lập các điều kiện ban đầu để thực hiện các nghiệp vụ ở các module khác như:</w:t>
      </w:r>
    </w:p>
    <w:p w14:paraId="43629374" w14:textId="77777777" w:rsidR="00D46997" w:rsidRPr="00D46997" w:rsidRDefault="00D46997" w:rsidP="00742467">
      <w:pPr>
        <w:pStyle w:val="ListParagraph"/>
        <w:keepLines w:val="0"/>
        <w:numPr>
          <w:ilvl w:val="0"/>
          <w:numId w:val="66"/>
        </w:numPr>
        <w:spacing w:after="200"/>
        <w:rPr>
          <w:rFonts w:eastAsiaTheme="majorEastAsia" w:cs="Times New Roman"/>
          <w:b/>
          <w:bCs/>
          <w:color w:val="000000" w:themeColor="text1"/>
          <w:sz w:val="24"/>
          <w:szCs w:val="24"/>
        </w:rPr>
      </w:pPr>
      <w:r>
        <w:rPr>
          <w:rFonts w:cs="Times New Roman"/>
          <w:sz w:val="24"/>
          <w:szCs w:val="24"/>
        </w:rPr>
        <w:t>Thiết lập cơ cấu tổ chức</w:t>
      </w:r>
    </w:p>
    <w:p w14:paraId="1CF1C86C" w14:textId="578D0496" w:rsidR="00D46997" w:rsidRPr="00D46997" w:rsidRDefault="00D46997" w:rsidP="00742467">
      <w:pPr>
        <w:pStyle w:val="ListParagraph"/>
        <w:keepLines w:val="0"/>
        <w:numPr>
          <w:ilvl w:val="0"/>
          <w:numId w:val="66"/>
        </w:numPr>
        <w:spacing w:after="200"/>
        <w:rPr>
          <w:rFonts w:eastAsiaTheme="majorEastAsia" w:cs="Times New Roman"/>
          <w:b/>
          <w:bCs/>
          <w:color w:val="000000" w:themeColor="text1"/>
          <w:sz w:val="24"/>
          <w:szCs w:val="24"/>
        </w:rPr>
      </w:pPr>
      <w:r>
        <w:rPr>
          <w:rFonts w:cs="Times New Roman"/>
          <w:sz w:val="24"/>
          <w:szCs w:val="24"/>
        </w:rPr>
        <w:t xml:space="preserve">Thiết lập hệ thống ngành nghề, </w:t>
      </w:r>
      <w:r w:rsidR="00AA7529">
        <w:rPr>
          <w:rFonts w:cs="Times New Roman"/>
          <w:sz w:val="24"/>
          <w:szCs w:val="24"/>
        </w:rPr>
        <w:t>vị trí chức danh</w:t>
      </w:r>
    </w:p>
    <w:p w14:paraId="3322A2F5" w14:textId="77777777" w:rsidR="00D46997" w:rsidRPr="00D46997" w:rsidRDefault="00D46997" w:rsidP="00742467">
      <w:pPr>
        <w:pStyle w:val="ListParagraph"/>
        <w:keepLines w:val="0"/>
        <w:numPr>
          <w:ilvl w:val="0"/>
          <w:numId w:val="66"/>
        </w:numPr>
        <w:spacing w:after="200"/>
        <w:rPr>
          <w:rFonts w:eastAsiaTheme="majorEastAsia" w:cs="Times New Roman"/>
          <w:b/>
          <w:bCs/>
          <w:color w:val="000000" w:themeColor="text1"/>
          <w:sz w:val="24"/>
          <w:szCs w:val="24"/>
        </w:rPr>
      </w:pPr>
      <w:r>
        <w:rPr>
          <w:rFonts w:cs="Times New Roman"/>
          <w:sz w:val="24"/>
          <w:szCs w:val="24"/>
        </w:rPr>
        <w:t>Thiết lập hệ thống mô tả công việc cho</w:t>
      </w:r>
    </w:p>
    <w:p w14:paraId="38E794B9" w14:textId="5F41DFDF" w:rsidR="00D46997" w:rsidRPr="00D740B5" w:rsidRDefault="00D46997" w:rsidP="00742467">
      <w:pPr>
        <w:pStyle w:val="ListParagraph"/>
        <w:keepLines w:val="0"/>
        <w:numPr>
          <w:ilvl w:val="0"/>
          <w:numId w:val="66"/>
        </w:numPr>
        <w:spacing w:after="200"/>
        <w:rPr>
          <w:rFonts w:eastAsiaTheme="majorEastAsia" w:cs="Times New Roman"/>
          <w:b/>
          <w:bCs/>
          <w:color w:val="000000" w:themeColor="text1"/>
          <w:sz w:val="24"/>
          <w:szCs w:val="24"/>
        </w:rPr>
      </w:pPr>
      <w:r>
        <w:rPr>
          <w:rFonts w:cs="Times New Roman"/>
          <w:sz w:val="24"/>
          <w:szCs w:val="24"/>
        </w:rPr>
        <w:t>…..</w:t>
      </w:r>
    </w:p>
    <w:p w14:paraId="7D365569" w14:textId="6CBF0D48" w:rsidR="00D740B5" w:rsidRDefault="00D740B5" w:rsidP="00D740B5">
      <w:pPr>
        <w:keepLines w:val="0"/>
        <w:spacing w:after="200"/>
        <w:rPr>
          <w:rFonts w:cs="Times New Roman"/>
          <w:b/>
          <w:i/>
          <w:sz w:val="24"/>
          <w:szCs w:val="24"/>
        </w:rPr>
      </w:pPr>
      <w:r w:rsidRPr="00D740B5">
        <w:rPr>
          <w:rFonts w:cs="Times New Roman"/>
          <w:b/>
          <w:i/>
          <w:sz w:val="24"/>
          <w:szCs w:val="24"/>
        </w:rPr>
        <w:t>Tổng quan module HĐ NS</w:t>
      </w:r>
    </w:p>
    <w:p w14:paraId="1866CE1C" w14:textId="77777777" w:rsidR="00D740B5" w:rsidRDefault="00D740B5" w:rsidP="00D740B5">
      <w:pPr>
        <w:keepLines w:val="0"/>
        <w:spacing w:after="200"/>
        <w:rPr>
          <w:rFonts w:cs="Times New Roman"/>
          <w:sz w:val="24"/>
          <w:szCs w:val="24"/>
        </w:rPr>
      </w:pPr>
      <w:r w:rsidRPr="00D740B5">
        <w:rPr>
          <w:rFonts w:cs="Times New Roman"/>
          <w:sz w:val="24"/>
          <w:szCs w:val="24"/>
        </w:rPr>
        <w:t>Hoạch định chia thành:</w:t>
      </w:r>
      <w:r>
        <w:rPr>
          <w:rFonts w:cs="Times New Roman"/>
          <w:sz w:val="24"/>
          <w:szCs w:val="24"/>
        </w:rPr>
        <w:t xml:space="preserve"> </w:t>
      </w:r>
    </w:p>
    <w:p w14:paraId="786D806F" w14:textId="0774B4F4" w:rsidR="00D740B5" w:rsidRPr="00D740B5" w:rsidRDefault="00D740B5" w:rsidP="00D740B5">
      <w:pPr>
        <w:pStyle w:val="ListParagraph"/>
        <w:keepLines w:val="0"/>
        <w:numPr>
          <w:ilvl w:val="0"/>
          <w:numId w:val="66"/>
        </w:numPr>
        <w:spacing w:after="200"/>
        <w:rPr>
          <w:rFonts w:eastAsiaTheme="majorEastAsia" w:cs="Times New Roman"/>
          <w:bCs/>
          <w:color w:val="000000" w:themeColor="text1"/>
          <w:sz w:val="24"/>
          <w:szCs w:val="24"/>
        </w:rPr>
      </w:pPr>
      <w:r w:rsidRPr="00D740B5">
        <w:rPr>
          <w:rFonts w:cs="Times New Roman"/>
          <w:sz w:val="24"/>
          <w:szCs w:val="24"/>
        </w:rPr>
        <w:t xml:space="preserve">Hoạch định </w:t>
      </w:r>
      <w:r>
        <w:rPr>
          <w:rFonts w:cs="Times New Roman"/>
          <w:sz w:val="24"/>
          <w:szCs w:val="24"/>
        </w:rPr>
        <w:t>nhân sự: Hoạch định các thông tin về cơ cấu tổ chức, về nhân sự của công ty</w:t>
      </w:r>
    </w:p>
    <w:p w14:paraId="070AABDC" w14:textId="79727084" w:rsidR="00D740B5" w:rsidRPr="00D740B5" w:rsidRDefault="00D740B5" w:rsidP="00D740B5">
      <w:pPr>
        <w:pStyle w:val="ListParagraph"/>
        <w:keepLines w:val="0"/>
        <w:numPr>
          <w:ilvl w:val="0"/>
          <w:numId w:val="66"/>
        </w:numPr>
        <w:spacing w:after="200"/>
        <w:rPr>
          <w:rFonts w:eastAsiaTheme="majorEastAsia" w:cs="Times New Roman"/>
          <w:bCs/>
          <w:color w:val="000000" w:themeColor="text1"/>
          <w:sz w:val="24"/>
          <w:szCs w:val="24"/>
        </w:rPr>
      </w:pPr>
      <w:del w:id="1401" w:author="Admin" w:date="2017-09-18T08:42:00Z">
        <w:r w:rsidDel="00A54E4D">
          <w:rPr>
            <w:rFonts w:cs="Times New Roman"/>
            <w:sz w:val="24"/>
            <w:szCs w:val="24"/>
          </w:rPr>
          <w:lastRenderedPageBreak/>
          <w:delText>Hoạch định cơ chế, chính sách</w:delText>
        </w:r>
      </w:del>
      <w:ins w:id="1402" w:author="Admin" w:date="2017-09-18T08:42:00Z">
        <w:r w:rsidR="00A54E4D">
          <w:rPr>
            <w:rFonts w:cs="Times New Roman"/>
            <w:sz w:val="24"/>
            <w:szCs w:val="24"/>
          </w:rPr>
          <w:t>Thiết lập thông số hệ thống nhân sự</w:t>
        </w:r>
      </w:ins>
      <w:r>
        <w:rPr>
          <w:rFonts w:cs="Times New Roman"/>
          <w:sz w:val="24"/>
          <w:szCs w:val="24"/>
        </w:rPr>
        <w:t xml:space="preserve">: </w:t>
      </w:r>
      <w:del w:id="1403" w:author="Admin" w:date="2017-09-18T08:44:00Z">
        <w:r w:rsidDel="00A54E4D">
          <w:rPr>
            <w:rFonts w:cs="Times New Roman"/>
            <w:sz w:val="24"/>
            <w:szCs w:val="24"/>
          </w:rPr>
          <w:delText>Hoạch định</w:delText>
        </w:r>
      </w:del>
      <w:ins w:id="1404" w:author="Admin" w:date="2017-09-18T08:44:00Z">
        <w:r w:rsidR="00A54E4D">
          <w:rPr>
            <w:rFonts w:cs="Times New Roman"/>
            <w:sz w:val="24"/>
            <w:szCs w:val="24"/>
          </w:rPr>
          <w:t>Thiết lập</w:t>
        </w:r>
      </w:ins>
      <w:r>
        <w:rPr>
          <w:rFonts w:cs="Times New Roman"/>
          <w:sz w:val="24"/>
          <w:szCs w:val="24"/>
        </w:rPr>
        <w:t xml:space="preserve"> các quy định về chính sách về cơ chế áp dụng cho CBNV</w:t>
      </w:r>
      <w:ins w:id="1405" w:author="Admin" w:date="2017-09-18T08:45:00Z">
        <w:r w:rsidR="00A54E4D">
          <w:rPr>
            <w:rFonts w:cs="Times New Roman"/>
            <w:sz w:val="24"/>
            <w:szCs w:val="24"/>
          </w:rPr>
          <w:t>.</w:t>
        </w:r>
      </w:ins>
    </w:p>
    <w:p w14:paraId="727C414C" w14:textId="77777777" w:rsidR="00D46997" w:rsidRDefault="00D46997" w:rsidP="00D46997">
      <w:pPr>
        <w:pStyle w:val="Heading1"/>
      </w:pPr>
      <w:bookmarkStart w:id="1406" w:name="_Toc494461266"/>
      <w:r>
        <w:t>CHI TIẾT CHỨC NĂNG PHÂN HỆ</w:t>
      </w:r>
      <w:bookmarkEnd w:id="1406"/>
    </w:p>
    <w:p w14:paraId="23E1E9BC" w14:textId="77777777" w:rsidR="00D46997" w:rsidRDefault="00D46997" w:rsidP="00D46997">
      <w:pPr>
        <w:pStyle w:val="Heading2"/>
      </w:pPr>
      <w:bookmarkStart w:id="1407" w:name="_Toc494461267"/>
      <w:r>
        <w:t>Thiết lập cơ cấu tổ chức</w:t>
      </w:r>
      <w:bookmarkEnd w:id="1407"/>
    </w:p>
    <w:p w14:paraId="2CD0A525" w14:textId="77777777" w:rsidR="00D46997" w:rsidRPr="00907CA1" w:rsidRDefault="00D46997" w:rsidP="00714D4C">
      <w:pPr>
        <w:pStyle w:val="Heading3"/>
      </w:pPr>
      <w:bookmarkStart w:id="1408" w:name="_Toc494461268"/>
      <w:r w:rsidRPr="00835288">
        <w:t>Mục đích, ý nghĩa</w:t>
      </w:r>
      <w:bookmarkEnd w:id="1408"/>
    </w:p>
    <w:p w14:paraId="5B5C39BB" w14:textId="77777777" w:rsidR="00D46997" w:rsidRPr="00835288" w:rsidRDefault="00D46997" w:rsidP="00D46997">
      <w:pPr>
        <w:pStyle w:val="ListParagraph"/>
        <w:numPr>
          <w:ilvl w:val="0"/>
          <w:numId w:val="2"/>
        </w:numPr>
        <w:rPr>
          <w:rFonts w:cs="Times New Roman"/>
          <w:vanish/>
          <w:sz w:val="24"/>
          <w:szCs w:val="24"/>
        </w:rPr>
      </w:pPr>
    </w:p>
    <w:p w14:paraId="7C1FAB19" w14:textId="77777777" w:rsidR="00D46997" w:rsidRPr="00835288" w:rsidRDefault="00D46997" w:rsidP="00D46997">
      <w:pPr>
        <w:pStyle w:val="ListParagraph"/>
        <w:numPr>
          <w:ilvl w:val="0"/>
          <w:numId w:val="2"/>
        </w:numPr>
        <w:rPr>
          <w:rFonts w:cs="Times New Roman"/>
          <w:vanish/>
          <w:sz w:val="24"/>
          <w:szCs w:val="24"/>
        </w:rPr>
      </w:pPr>
    </w:p>
    <w:p w14:paraId="65F3DB0F" w14:textId="77777777" w:rsidR="00D46997" w:rsidRPr="00835288" w:rsidRDefault="00D46997" w:rsidP="00D46997">
      <w:pPr>
        <w:pStyle w:val="ListParagraph"/>
        <w:numPr>
          <w:ilvl w:val="0"/>
          <w:numId w:val="2"/>
        </w:numPr>
        <w:rPr>
          <w:rFonts w:cs="Times New Roman"/>
          <w:vanish/>
          <w:sz w:val="24"/>
          <w:szCs w:val="24"/>
        </w:rPr>
      </w:pPr>
    </w:p>
    <w:p w14:paraId="5727CDC0" w14:textId="77777777" w:rsidR="00D46997" w:rsidRPr="00835288" w:rsidRDefault="00D46997" w:rsidP="00D46997">
      <w:pPr>
        <w:pStyle w:val="ListParagraph"/>
        <w:numPr>
          <w:ilvl w:val="0"/>
          <w:numId w:val="2"/>
        </w:numPr>
        <w:rPr>
          <w:rFonts w:cs="Times New Roman"/>
          <w:vanish/>
          <w:sz w:val="24"/>
          <w:szCs w:val="24"/>
        </w:rPr>
      </w:pPr>
    </w:p>
    <w:p w14:paraId="2D0D2FE5" w14:textId="77777777" w:rsidR="00D46997" w:rsidRPr="00835288" w:rsidRDefault="00D46997" w:rsidP="00D46997">
      <w:pPr>
        <w:pStyle w:val="ListParagraph"/>
        <w:numPr>
          <w:ilvl w:val="0"/>
          <w:numId w:val="4"/>
        </w:numPr>
        <w:spacing w:line="312" w:lineRule="auto"/>
        <w:ind w:left="426" w:hanging="426"/>
        <w:rPr>
          <w:rFonts w:cs="Times New Roman"/>
          <w:sz w:val="24"/>
          <w:szCs w:val="24"/>
        </w:rPr>
      </w:pPr>
      <w:bookmarkStart w:id="1409" w:name="_Toc439077710"/>
      <w:r w:rsidRPr="00835288">
        <w:rPr>
          <w:rFonts w:cs="Times New Roman"/>
          <w:sz w:val="24"/>
          <w:szCs w:val="24"/>
        </w:rPr>
        <w:t>Thiết lập sơ đồ tổ chức của hệ thống.</w:t>
      </w:r>
    </w:p>
    <w:p w14:paraId="6DF3224E" w14:textId="77777777" w:rsidR="00D46997" w:rsidRPr="00835288" w:rsidRDefault="00D46997" w:rsidP="00D46997">
      <w:pPr>
        <w:pStyle w:val="ListParagraph"/>
        <w:numPr>
          <w:ilvl w:val="0"/>
          <w:numId w:val="4"/>
        </w:numPr>
        <w:spacing w:line="312" w:lineRule="auto"/>
        <w:ind w:left="426" w:hanging="426"/>
        <w:rPr>
          <w:rFonts w:cs="Times New Roman"/>
          <w:sz w:val="24"/>
          <w:szCs w:val="24"/>
        </w:rPr>
      </w:pPr>
      <w:r w:rsidRPr="00835288">
        <w:rPr>
          <w:rFonts w:cs="Times New Roman"/>
          <w:sz w:val="24"/>
          <w:szCs w:val="24"/>
        </w:rPr>
        <w:t>Tính năng này dùng để quản lý các cấp sơ đồ tổ chức của công ty như khi tổ chức của công ty được mở rộng</w:t>
      </w:r>
      <w:r>
        <w:rPr>
          <w:rFonts w:cs="Times New Roman"/>
          <w:sz w:val="24"/>
          <w:szCs w:val="24"/>
        </w:rPr>
        <w:t>: thêm khối, đơn vị chuyên môn…</w:t>
      </w:r>
      <w:r w:rsidRPr="00835288">
        <w:rPr>
          <w:rFonts w:cs="Times New Roman"/>
          <w:sz w:val="24"/>
          <w:szCs w:val="24"/>
        </w:rPr>
        <w:t xml:space="preserve"> hoặc khi công ty giải thể một khối, đơn vị chuyên môn...</w:t>
      </w:r>
    </w:p>
    <w:p w14:paraId="2377FA6E" w14:textId="77777777" w:rsidR="00D46997" w:rsidRDefault="00D46997" w:rsidP="00714D4C">
      <w:pPr>
        <w:pStyle w:val="Heading3"/>
      </w:pPr>
      <w:bookmarkStart w:id="1410" w:name="_Toc494461269"/>
      <w:bookmarkEnd w:id="1409"/>
      <w:r>
        <w:t>Đặc tả tình huống nghiệp vụ</w:t>
      </w:r>
      <w:bookmarkEnd w:id="141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D46997" w14:paraId="3267E4B4"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CCF1D9C" w14:textId="77777777" w:rsidR="00D46997" w:rsidRPr="00441A67" w:rsidRDefault="00D46997" w:rsidP="00A17273">
            <w:pPr>
              <w:snapToGrid w:val="0"/>
              <w:spacing w:before="120" w:line="276" w:lineRule="auto"/>
              <w:jc w:val="left"/>
              <w:rPr>
                <w:rFonts w:cs="Times New Roman"/>
                <w:sz w:val="24"/>
                <w:szCs w:val="24"/>
              </w:rPr>
            </w:pPr>
            <w:r w:rsidRPr="00441A67">
              <w:rPr>
                <w:rFonts w:cs="Times New Roman"/>
                <w:b/>
                <w:bCs/>
                <w:sz w:val="24"/>
                <w:szCs w:val="24"/>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0AFC6BC" w14:textId="77777777" w:rsidR="00D46997" w:rsidRPr="00441A67" w:rsidRDefault="00D46997" w:rsidP="00A17273">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sử dụng đăng nhập vào hệ thống để “thêm mới” một đơn vị vào sơ đồ tổ chức, “dùng” hoặc “không dùng” một đơn vị.</w:t>
            </w:r>
          </w:p>
        </w:tc>
      </w:tr>
      <w:tr w:rsidR="00D46997" w14:paraId="6F62D6AD"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6BD8F07" w14:textId="77777777" w:rsidR="00D46997" w:rsidRPr="00441A67" w:rsidRDefault="00D46997" w:rsidP="00A17273">
            <w:pPr>
              <w:snapToGrid w:val="0"/>
              <w:spacing w:before="120" w:line="276" w:lineRule="auto"/>
              <w:jc w:val="left"/>
              <w:rPr>
                <w:rFonts w:cs="Times New Roman"/>
                <w:sz w:val="24"/>
                <w:szCs w:val="24"/>
              </w:rPr>
            </w:pPr>
            <w:r w:rsidRPr="00441A67">
              <w:rPr>
                <w:rFonts w:cs="Times New Roman"/>
                <w:b/>
                <w:bCs/>
                <w:sz w:val="24"/>
                <w:szCs w:val="24"/>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124DDE1" w14:textId="77777777" w:rsidR="00D46997" w:rsidRDefault="00D46997" w:rsidP="00A17273">
            <w:pPr>
              <w:pStyle w:val="AutoNumDescription"/>
              <w:spacing w:after="0" w:line="276" w:lineRule="auto"/>
              <w:jc w:val="left"/>
              <w:rPr>
                <w:sz w:val="24"/>
                <w:szCs w:val="24"/>
              </w:rPr>
            </w:pPr>
            <w:r>
              <w:rPr>
                <w:sz w:val="24"/>
                <w:szCs w:val="24"/>
              </w:rPr>
              <w:t xml:space="preserve">Người sử dụng thêm mới thành công một đơn vị. </w:t>
            </w:r>
          </w:p>
          <w:p w14:paraId="3E60CE84" w14:textId="77777777" w:rsidR="00D46997" w:rsidRDefault="00D46997" w:rsidP="00A17273">
            <w:pPr>
              <w:pStyle w:val="AutoNumDescription"/>
              <w:shd w:val="clear" w:color="auto" w:fill="FFFFFF" w:themeFill="background1"/>
              <w:spacing w:after="0" w:line="276" w:lineRule="auto"/>
              <w:jc w:val="left"/>
              <w:rPr>
                <w:sz w:val="24"/>
                <w:szCs w:val="24"/>
              </w:rPr>
            </w:pPr>
            <w:r w:rsidRPr="00EA1D14">
              <w:rPr>
                <w:sz w:val="24"/>
                <w:szCs w:val="24"/>
              </w:rPr>
              <w:t xml:space="preserve">Khi đó trên sơ đồ tổ chức sẽ hiển thị đơn vị đã thêm mới thành công ở các chức năng: Quản lý </w:t>
            </w:r>
            <w:r>
              <w:rPr>
                <w:sz w:val="24"/>
                <w:szCs w:val="24"/>
              </w:rPr>
              <w:t>quyết định</w:t>
            </w:r>
            <w:r w:rsidRPr="00EA1D14">
              <w:rPr>
                <w:sz w:val="24"/>
                <w:szCs w:val="24"/>
              </w:rPr>
              <w:t xml:space="preserve">, quản lý </w:t>
            </w:r>
            <w:r>
              <w:rPr>
                <w:sz w:val="24"/>
                <w:szCs w:val="24"/>
              </w:rPr>
              <w:t>hợp đồng lao động</w:t>
            </w:r>
            <w:r w:rsidRPr="00EA1D14">
              <w:rPr>
                <w:sz w:val="24"/>
                <w:szCs w:val="24"/>
              </w:rPr>
              <w:t>,</w:t>
            </w:r>
            <w:r>
              <w:rPr>
                <w:sz w:val="24"/>
                <w:szCs w:val="24"/>
              </w:rPr>
              <w:t xml:space="preserve"> quản lý </w:t>
            </w:r>
            <w:r w:rsidRPr="00EA1D14">
              <w:rPr>
                <w:sz w:val="24"/>
                <w:szCs w:val="24"/>
              </w:rPr>
              <w:t xml:space="preserve"> khen thưởng, kỷ luật, phúc lợi, nghỉ việ</w:t>
            </w:r>
            <w:r>
              <w:rPr>
                <w:sz w:val="24"/>
                <w:szCs w:val="24"/>
              </w:rPr>
              <w:t>c.</w:t>
            </w:r>
          </w:p>
          <w:p w14:paraId="22DF6643" w14:textId="77777777" w:rsidR="00D46997" w:rsidRPr="00972C6A" w:rsidRDefault="00D46997" w:rsidP="00A17273">
            <w:pPr>
              <w:snapToGrid w:val="0"/>
              <w:spacing w:before="120" w:line="276" w:lineRule="auto"/>
              <w:jc w:val="left"/>
              <w:rPr>
                <w:sz w:val="24"/>
                <w:szCs w:val="24"/>
              </w:rPr>
            </w:pPr>
            <w:r>
              <w:rPr>
                <w:rFonts w:cs="Times New Roman"/>
                <w:sz w:val="24"/>
                <w:szCs w:val="24"/>
              </w:rPr>
              <w:t xml:space="preserve">Khi thêm mới thành công đơn vị vào sơ đồ tổ chức thì quản trị phải phân quyền cho người dùng được truy cập đơn vị đó. Người dùng được phân quyền trên phạm vi theo dõi đơn vị nào thì tên đơn vị mới hiển thị ở các chức năng liên quan. khối, đơn vị chuyên môn. </w:t>
            </w:r>
          </w:p>
        </w:tc>
      </w:tr>
      <w:tr w:rsidR="00D46997" w:rsidRPr="004C2903" w14:paraId="27C65722"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DD2AFD9" w14:textId="77777777" w:rsidR="00D46997" w:rsidRPr="00441A67" w:rsidRDefault="00D46997" w:rsidP="00A17273">
            <w:pPr>
              <w:snapToGrid w:val="0"/>
              <w:spacing w:before="120" w:line="276" w:lineRule="auto"/>
              <w:jc w:val="left"/>
              <w:rPr>
                <w:rFonts w:cs="Times New Roman"/>
                <w:sz w:val="24"/>
                <w:szCs w:val="24"/>
              </w:rPr>
            </w:pPr>
            <w:r w:rsidRPr="00441A67">
              <w:rPr>
                <w:rFonts w:cs="Times New Roman"/>
                <w:b/>
                <w:bCs/>
                <w:sz w:val="24"/>
                <w:szCs w:val="24"/>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6B0DB31" w14:textId="77777777" w:rsidR="00D46997" w:rsidRDefault="00D46997" w:rsidP="00A17273">
            <w:pPr>
              <w:spacing w:before="240"/>
              <w:jc w:val="left"/>
              <w:rPr>
                <w:rFonts w:cs="Times New Roman"/>
                <w:sz w:val="24"/>
                <w:szCs w:val="24"/>
              </w:rPr>
            </w:pPr>
            <w:r w:rsidRPr="00441A67">
              <w:rPr>
                <w:rFonts w:cs="Times New Roman"/>
                <w:sz w:val="24"/>
                <w:szCs w:val="24"/>
              </w:rPr>
              <w:t xml:space="preserve">TH1: Thêm </w:t>
            </w:r>
            <w:r>
              <w:rPr>
                <w:rFonts w:cs="Times New Roman"/>
                <w:sz w:val="24"/>
                <w:szCs w:val="24"/>
              </w:rPr>
              <w:t>đơn vị có mã đơn vị</w:t>
            </w:r>
            <w:r w:rsidRPr="00441A67">
              <w:rPr>
                <w:rFonts w:cs="Times New Roman"/>
                <w:sz w:val="24"/>
                <w:szCs w:val="24"/>
              </w:rPr>
              <w:t xml:space="preserve"> đã tồn tại</w:t>
            </w:r>
            <w:r>
              <w:rPr>
                <w:rFonts w:cs="Times New Roman"/>
                <w:sz w:val="24"/>
                <w:szCs w:val="24"/>
              </w:rPr>
              <w:t xml:space="preserve"> </w:t>
            </w:r>
          </w:p>
          <w:p w14:paraId="59D5CBF4" w14:textId="77777777" w:rsidR="00D46997" w:rsidRDefault="00D46997" w:rsidP="00A17273">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đơn vị</w:t>
            </w:r>
            <w:r w:rsidRPr="00441A67">
              <w:rPr>
                <w:rFonts w:cs="Times New Roman"/>
                <w:sz w:val="24"/>
                <w:szCs w:val="24"/>
              </w:rPr>
              <w:t xml:space="preserve"> = NULL</w:t>
            </w:r>
            <w:r>
              <w:rPr>
                <w:rFonts w:cs="Times New Roman"/>
                <w:sz w:val="24"/>
                <w:szCs w:val="24"/>
              </w:rPr>
              <w:t xml:space="preserve"> </w:t>
            </w:r>
          </w:p>
          <w:p w14:paraId="79FE31B8" w14:textId="77777777" w:rsidR="00D46997" w:rsidRPr="00441A67" w:rsidRDefault="00D46997" w:rsidP="00A17273">
            <w:pPr>
              <w:spacing w:before="240"/>
              <w:jc w:val="left"/>
              <w:rPr>
                <w:rFonts w:cs="Times New Roman"/>
                <w:sz w:val="24"/>
                <w:szCs w:val="24"/>
              </w:rPr>
            </w:pPr>
            <w:r>
              <w:rPr>
                <w:rFonts w:cs="Times New Roman"/>
                <w:sz w:val="24"/>
                <w:szCs w:val="24"/>
              </w:rPr>
              <w:t>TH3: Trường bắt buộc nhập bị bỏ trống.</w:t>
            </w:r>
          </w:p>
        </w:tc>
      </w:tr>
      <w:tr w:rsidR="00D46997" w14:paraId="498133DB"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F096D6B" w14:textId="77777777" w:rsidR="00D46997" w:rsidRPr="00441A67" w:rsidRDefault="00D46997" w:rsidP="00A17273">
            <w:pPr>
              <w:snapToGrid w:val="0"/>
              <w:spacing w:before="120" w:line="276" w:lineRule="auto"/>
              <w:jc w:val="left"/>
              <w:rPr>
                <w:rFonts w:cs="Times New Roman"/>
                <w:sz w:val="24"/>
                <w:szCs w:val="24"/>
              </w:rPr>
            </w:pPr>
            <w:r w:rsidRPr="00441A67">
              <w:rPr>
                <w:rFonts w:cs="Times New Roman"/>
                <w:b/>
                <w:bCs/>
                <w:sz w:val="24"/>
                <w:szCs w:val="24"/>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B7994F" w14:textId="77777777" w:rsidR="00D46997" w:rsidRPr="00441A67" w:rsidRDefault="00D46997" w:rsidP="00A17273">
            <w:pPr>
              <w:snapToGrid w:val="0"/>
              <w:spacing w:before="120" w:line="276" w:lineRule="auto"/>
              <w:jc w:val="left"/>
              <w:rPr>
                <w:rFonts w:cs="Times New Roman"/>
                <w:sz w:val="24"/>
                <w:szCs w:val="24"/>
              </w:rPr>
            </w:pPr>
            <w:r>
              <w:rPr>
                <w:rFonts w:cs="Times New Roman"/>
                <w:sz w:val="24"/>
                <w:szCs w:val="24"/>
              </w:rPr>
              <w:t xml:space="preserve">Quy tắc sinh mã đơn vị: </w:t>
            </w:r>
          </w:p>
        </w:tc>
      </w:tr>
      <w:tr w:rsidR="00D46997" w14:paraId="026B7786"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7CAF2F52" w14:textId="77777777" w:rsidR="00D46997" w:rsidRPr="00441A67" w:rsidRDefault="00D46997" w:rsidP="00A17273">
            <w:pPr>
              <w:snapToGrid w:val="0"/>
              <w:spacing w:before="120" w:line="276" w:lineRule="auto"/>
              <w:jc w:val="left"/>
              <w:rPr>
                <w:rFonts w:cs="Times New Roman"/>
                <w:b/>
                <w:bCs/>
                <w:sz w:val="24"/>
                <w:szCs w:val="24"/>
              </w:rPr>
            </w:pPr>
            <w:r w:rsidRPr="00441A67">
              <w:rPr>
                <w:rFonts w:cs="Times New Roman"/>
                <w:b/>
                <w:bCs/>
                <w:sz w:val="24"/>
                <w:szCs w:val="24"/>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7B76A07" w14:textId="77777777" w:rsidR="00D46997" w:rsidRPr="00441A67" w:rsidRDefault="00D46997" w:rsidP="00A17273">
            <w:pPr>
              <w:snapToGrid w:val="0"/>
              <w:spacing w:before="120" w:line="276" w:lineRule="auto"/>
              <w:rPr>
                <w:rFonts w:cs="Times New Roman"/>
                <w:sz w:val="24"/>
                <w:szCs w:val="24"/>
              </w:rPr>
            </w:pPr>
            <w:r>
              <w:rPr>
                <w:rFonts w:cs="Times New Roman"/>
                <w:sz w:val="24"/>
                <w:szCs w:val="24"/>
              </w:rPr>
              <w:t>Cơ cấu tổ chức được thiết lập thành công sẽ hiển thị ở chức năng nghiệp vụ các module của hệ thống</w:t>
            </w:r>
          </w:p>
        </w:tc>
      </w:tr>
    </w:tbl>
    <w:p w14:paraId="6FD4EF26" w14:textId="77777777" w:rsidR="00D46997" w:rsidRDefault="00D46997" w:rsidP="00D46997">
      <w:pPr>
        <w:keepLines w:val="0"/>
        <w:spacing w:after="200" w:line="312" w:lineRule="auto"/>
        <w:rPr>
          <w:rFonts w:cs="Times New Roman"/>
          <w:sz w:val="24"/>
          <w:szCs w:val="24"/>
        </w:rPr>
      </w:pPr>
    </w:p>
    <w:p w14:paraId="066DBF85" w14:textId="77777777" w:rsidR="00D46997" w:rsidRPr="00D2053B" w:rsidRDefault="00D46997" w:rsidP="00714D4C">
      <w:pPr>
        <w:pStyle w:val="Heading3"/>
      </w:pPr>
      <w:bookmarkStart w:id="1411" w:name="_Toc494461270"/>
      <w:r>
        <w:lastRenderedPageBreak/>
        <w:t>Màn hình giao diện</w:t>
      </w:r>
      <w:bookmarkEnd w:id="1411"/>
    </w:p>
    <w:p w14:paraId="4D6C37FB" w14:textId="703683D1" w:rsidR="00EF4722" w:rsidRDefault="009D2FC3" w:rsidP="00D46997">
      <w:pPr>
        <w:keepLines w:val="0"/>
        <w:spacing w:after="200"/>
        <w:rPr>
          <w:rFonts w:cs="Times New Roman"/>
          <w:sz w:val="24"/>
          <w:szCs w:val="24"/>
        </w:rPr>
      </w:pPr>
      <w:r w:rsidRPr="009D2FC3">
        <w:rPr>
          <w:rFonts w:cs="Times New Roman"/>
          <w:noProof/>
          <w:sz w:val="24"/>
          <w:szCs w:val="24"/>
        </w:rPr>
        <w:drawing>
          <wp:inline distT="0" distB="0" distL="0" distR="0" wp14:anchorId="480612C1" wp14:editId="7BF46C94">
            <wp:extent cx="5943600" cy="3936033"/>
            <wp:effectExtent l="0" t="0" r="0" b="7620"/>
            <wp:docPr id="9" name="Picture 9" descr="C:\Users\Admin\AppData\Local\Temp\fla17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174.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6033"/>
                    </a:xfrm>
                    <a:prstGeom prst="rect">
                      <a:avLst/>
                    </a:prstGeom>
                    <a:noFill/>
                    <a:ln>
                      <a:noFill/>
                    </a:ln>
                  </pic:spPr>
                </pic:pic>
              </a:graphicData>
            </a:graphic>
          </wp:inline>
        </w:drawing>
      </w:r>
    </w:p>
    <w:p w14:paraId="74B4CE53" w14:textId="4018CB8E" w:rsidR="00FF4214" w:rsidRPr="00A54E4D" w:rsidDel="002D17B9" w:rsidRDefault="00FF4214" w:rsidP="00D46997">
      <w:pPr>
        <w:keepLines w:val="0"/>
        <w:spacing w:after="200"/>
        <w:rPr>
          <w:moveFrom w:id="1412" w:author="Admin" w:date="2017-09-18T08:49:00Z"/>
          <w:rFonts w:cs="Times New Roman"/>
          <w:sz w:val="24"/>
          <w:szCs w:val="24"/>
          <w:rPrChange w:id="1413" w:author="Admin" w:date="2017-09-18T08:46:00Z">
            <w:rPr>
              <w:moveFrom w:id="1414" w:author="Admin" w:date="2017-09-18T08:49:00Z"/>
              <w:rFonts w:cs="Times New Roman"/>
              <w:color w:val="FF0000"/>
              <w:sz w:val="24"/>
              <w:szCs w:val="24"/>
            </w:rPr>
          </w:rPrChange>
        </w:rPr>
      </w:pPr>
      <w:moveFromRangeStart w:id="1415" w:author="Admin" w:date="2017-09-18T08:49:00Z" w:name="move493487893"/>
      <w:moveFrom w:id="1416" w:author="Admin" w:date="2017-09-18T08:49:00Z">
        <w:r w:rsidRPr="00A54E4D" w:rsidDel="002D17B9">
          <w:rPr>
            <w:rFonts w:cs="Times New Roman"/>
            <w:sz w:val="24"/>
            <w:szCs w:val="24"/>
            <w:rPrChange w:id="1417" w:author="Admin" w:date="2017-09-18T08:46:00Z">
              <w:rPr>
                <w:rFonts w:cs="Times New Roman"/>
                <w:color w:val="FF0000"/>
                <w:sz w:val="24"/>
                <w:szCs w:val="24"/>
              </w:rPr>
            </w:rPrChange>
          </w:rPr>
          <w:t>Khi tạo bản ghi cấp 2 (cấp công ty) thì hiển thị trường logo để nhập, còn nếu tạo dữ liệu từ đơn vị cấp 3 trở xuống thì disable trường “Logo”.</w:t>
        </w:r>
      </w:moveFrom>
    </w:p>
    <w:p w14:paraId="43809202" w14:textId="1245D809" w:rsidR="000542F0" w:rsidRPr="00A54E4D" w:rsidDel="002D17B9" w:rsidRDefault="000542F0" w:rsidP="00D46997">
      <w:pPr>
        <w:keepLines w:val="0"/>
        <w:spacing w:after="200"/>
        <w:rPr>
          <w:moveFrom w:id="1418" w:author="Admin" w:date="2017-09-18T08:49:00Z"/>
          <w:rFonts w:cs="Times New Roman"/>
          <w:sz w:val="24"/>
          <w:szCs w:val="24"/>
          <w:rPrChange w:id="1419" w:author="Admin" w:date="2017-09-18T08:46:00Z">
            <w:rPr>
              <w:moveFrom w:id="1420" w:author="Admin" w:date="2017-09-18T08:49:00Z"/>
              <w:rFonts w:cs="Times New Roman"/>
              <w:color w:val="FF0000"/>
              <w:sz w:val="24"/>
              <w:szCs w:val="24"/>
            </w:rPr>
          </w:rPrChange>
        </w:rPr>
      </w:pPr>
      <w:moveFrom w:id="1421" w:author="Admin" w:date="2017-09-18T08:49:00Z">
        <w:r w:rsidRPr="00A54E4D" w:rsidDel="002D17B9">
          <w:rPr>
            <w:rFonts w:cs="Times New Roman"/>
            <w:sz w:val="24"/>
            <w:szCs w:val="24"/>
            <w:rPrChange w:id="1422" w:author="Admin" w:date="2017-09-18T08:46:00Z">
              <w:rPr>
                <w:rFonts w:cs="Times New Roman"/>
                <w:color w:val="FF0000"/>
                <w:sz w:val="24"/>
                <w:szCs w:val="24"/>
              </w:rPr>
            </w:rPrChange>
          </w:rPr>
          <w:t>Thêm chức năng import Cơ cấu tổ chức</w:t>
        </w:r>
      </w:moveFrom>
    </w:p>
    <w:p w14:paraId="326CBA7E" w14:textId="23358078" w:rsidR="00EF4722" w:rsidRPr="00A54E4D" w:rsidDel="002D17B9" w:rsidRDefault="00EF4722" w:rsidP="00D46997">
      <w:pPr>
        <w:keepLines w:val="0"/>
        <w:spacing w:after="200"/>
        <w:rPr>
          <w:moveFrom w:id="1423" w:author="Admin" w:date="2017-09-18T08:49:00Z"/>
          <w:rFonts w:cs="Times New Roman"/>
          <w:sz w:val="24"/>
          <w:szCs w:val="24"/>
          <w:rPrChange w:id="1424" w:author="Admin" w:date="2017-09-18T08:46:00Z">
            <w:rPr>
              <w:moveFrom w:id="1425" w:author="Admin" w:date="2017-09-18T08:49:00Z"/>
              <w:rFonts w:cs="Times New Roman"/>
              <w:color w:val="FF0000"/>
              <w:sz w:val="24"/>
              <w:szCs w:val="24"/>
            </w:rPr>
          </w:rPrChange>
        </w:rPr>
      </w:pPr>
      <w:moveFrom w:id="1426" w:author="Admin" w:date="2017-09-18T08:49:00Z">
        <w:r w:rsidRPr="00A54E4D" w:rsidDel="002D17B9">
          <w:rPr>
            <w:rFonts w:cs="Times New Roman"/>
            <w:sz w:val="24"/>
            <w:szCs w:val="24"/>
            <w:rPrChange w:id="1427" w:author="Admin" w:date="2017-09-18T08:46:00Z">
              <w:rPr>
                <w:rFonts w:cs="Times New Roman"/>
                <w:color w:val="FF0000"/>
                <w:sz w:val="24"/>
                <w:szCs w:val="24"/>
              </w:rPr>
            </w:rPrChange>
          </w:rPr>
          <w:t>Quản lý đơn vị: hệ thống tự động lấy lên dữ liệu theo vị trí đứng đầu của đơn vị bên HSNV</w:t>
        </w:r>
        <w:r w:rsidR="006E293F" w:rsidRPr="00A54E4D" w:rsidDel="002D17B9">
          <w:rPr>
            <w:rFonts w:cs="Times New Roman"/>
            <w:sz w:val="24"/>
            <w:szCs w:val="24"/>
            <w:rPrChange w:id="1428" w:author="Admin" w:date="2017-09-18T08:46:00Z">
              <w:rPr>
                <w:rFonts w:cs="Times New Roman"/>
                <w:color w:val="FF0000"/>
                <w:sz w:val="24"/>
                <w:szCs w:val="24"/>
              </w:rPr>
            </w:rPrChange>
          </w:rPr>
          <w:t xml:space="preserve"> theo chức danh trước. Chọn </w:t>
        </w:r>
        <w:r w:rsidR="00D75166" w:rsidRPr="00A54E4D" w:rsidDel="002D17B9">
          <w:rPr>
            <w:rFonts w:cs="Times New Roman"/>
            <w:sz w:val="24"/>
            <w:szCs w:val="24"/>
            <w:rPrChange w:id="1429" w:author="Admin" w:date="2017-09-18T08:46:00Z">
              <w:rPr>
                <w:rFonts w:cs="Times New Roman"/>
                <w:color w:val="FF0000"/>
                <w:sz w:val="24"/>
                <w:szCs w:val="24"/>
              </w:rPr>
            </w:rPrChange>
          </w:rPr>
          <w:t>chức danh và hệ thống tự động lấy lên CBNV theo chức danh, nếu chưa có thì người dùng được chọn.</w:t>
        </w:r>
      </w:moveFrom>
    </w:p>
    <w:p w14:paraId="5F42E38D" w14:textId="568E5176" w:rsidR="00714D4C" w:rsidRPr="00A54E4D" w:rsidDel="002D17B9" w:rsidRDefault="00714D4C" w:rsidP="00D46997">
      <w:pPr>
        <w:keepLines w:val="0"/>
        <w:spacing w:after="200"/>
        <w:rPr>
          <w:moveFrom w:id="1430" w:author="Admin" w:date="2017-09-18T08:49:00Z"/>
          <w:rFonts w:cs="Times New Roman"/>
          <w:sz w:val="24"/>
          <w:szCs w:val="24"/>
          <w:rPrChange w:id="1431" w:author="Admin" w:date="2017-09-18T08:46:00Z">
            <w:rPr>
              <w:moveFrom w:id="1432" w:author="Admin" w:date="2017-09-18T08:49:00Z"/>
              <w:rFonts w:cs="Times New Roman"/>
              <w:color w:val="FF0000"/>
              <w:sz w:val="24"/>
              <w:szCs w:val="24"/>
            </w:rPr>
          </w:rPrChange>
        </w:rPr>
      </w:pPr>
      <w:moveFrom w:id="1433" w:author="Admin" w:date="2017-09-18T08:49:00Z">
        <w:r w:rsidRPr="00A54E4D" w:rsidDel="002D17B9">
          <w:rPr>
            <w:rFonts w:cs="Times New Roman"/>
            <w:sz w:val="24"/>
            <w:szCs w:val="24"/>
            <w:rPrChange w:id="1434" w:author="Admin" w:date="2017-09-18T08:46:00Z">
              <w:rPr>
                <w:rFonts w:cs="Times New Roman"/>
                <w:color w:val="FF0000"/>
                <w:sz w:val="24"/>
                <w:szCs w:val="24"/>
              </w:rPr>
            </w:rPrChange>
          </w:rPr>
          <w:t>Một số vị trí của công ty CMC corp (các công ty hoạt động độc lập) nhưng vẫn có quyền ở công ty thành viên (liên quan đến phần phân quyền).</w:t>
        </w:r>
      </w:moveFrom>
    </w:p>
    <w:p w14:paraId="67016D7D" w14:textId="7CFB20D5" w:rsidR="00714D4C" w:rsidRPr="00A54E4D" w:rsidDel="002D17B9" w:rsidRDefault="00714D4C" w:rsidP="00D46997">
      <w:pPr>
        <w:keepLines w:val="0"/>
        <w:spacing w:after="200"/>
        <w:rPr>
          <w:moveFrom w:id="1435" w:author="Admin" w:date="2017-09-18T08:49:00Z"/>
          <w:rFonts w:cs="Times New Roman"/>
          <w:sz w:val="24"/>
          <w:szCs w:val="24"/>
          <w:rPrChange w:id="1436" w:author="Admin" w:date="2017-09-18T08:46:00Z">
            <w:rPr>
              <w:moveFrom w:id="1437" w:author="Admin" w:date="2017-09-18T08:49:00Z"/>
              <w:rFonts w:cs="Times New Roman"/>
              <w:color w:val="FF0000"/>
              <w:sz w:val="24"/>
              <w:szCs w:val="24"/>
            </w:rPr>
          </w:rPrChange>
        </w:rPr>
      </w:pPr>
      <w:moveFrom w:id="1438" w:author="Admin" w:date="2017-09-18T08:49:00Z">
        <w:r w:rsidRPr="00A54E4D" w:rsidDel="002D17B9">
          <w:rPr>
            <w:rFonts w:cs="Times New Roman"/>
            <w:sz w:val="24"/>
            <w:szCs w:val="24"/>
            <w:rPrChange w:id="1439" w:author="Admin" w:date="2017-09-18T08:46:00Z">
              <w:rPr>
                <w:rFonts w:cs="Times New Roman"/>
                <w:color w:val="FF0000"/>
                <w:sz w:val="24"/>
                <w:szCs w:val="24"/>
              </w:rPr>
            </w:rPrChange>
          </w:rPr>
          <w:t>Bổ sung: Mã số thuế</w:t>
        </w:r>
        <w:r w:rsidR="00D75166" w:rsidRPr="00A54E4D" w:rsidDel="002D17B9">
          <w:rPr>
            <w:rFonts w:cs="Times New Roman"/>
            <w:sz w:val="24"/>
            <w:szCs w:val="24"/>
            <w:rPrChange w:id="1440" w:author="Admin" w:date="2017-09-18T08:46:00Z">
              <w:rPr>
                <w:rFonts w:cs="Times New Roman"/>
                <w:color w:val="FF0000"/>
                <w:sz w:val="24"/>
                <w:szCs w:val="24"/>
              </w:rPr>
            </w:rPrChange>
          </w:rPr>
          <w:t>, đơn vị cấp trên (bỏ bắt buộc nhập).</w:t>
        </w:r>
      </w:moveFrom>
    </w:p>
    <w:p w14:paraId="15A6BFA3" w14:textId="578DB388" w:rsidR="004F56FD" w:rsidRPr="00A54E4D" w:rsidDel="002D17B9" w:rsidRDefault="004F56FD" w:rsidP="00D46997">
      <w:pPr>
        <w:keepLines w:val="0"/>
        <w:spacing w:after="200"/>
        <w:rPr>
          <w:moveFrom w:id="1441" w:author="Admin" w:date="2017-09-18T08:49:00Z"/>
          <w:rFonts w:cs="Times New Roman"/>
          <w:sz w:val="24"/>
          <w:szCs w:val="24"/>
          <w:rPrChange w:id="1442" w:author="Admin" w:date="2017-09-18T08:46:00Z">
            <w:rPr>
              <w:moveFrom w:id="1443" w:author="Admin" w:date="2017-09-18T08:49:00Z"/>
              <w:rFonts w:cs="Times New Roman"/>
              <w:color w:val="FF0000"/>
              <w:sz w:val="24"/>
              <w:szCs w:val="24"/>
            </w:rPr>
          </w:rPrChange>
        </w:rPr>
      </w:pPr>
      <w:moveFrom w:id="1444" w:author="Admin" w:date="2017-09-18T08:49:00Z">
        <w:r w:rsidRPr="00A54E4D" w:rsidDel="002D17B9">
          <w:rPr>
            <w:rFonts w:cs="Times New Roman"/>
            <w:sz w:val="24"/>
            <w:szCs w:val="24"/>
            <w:rPrChange w:id="1445" w:author="Admin" w:date="2017-09-18T08:46:00Z">
              <w:rPr>
                <w:rFonts w:cs="Times New Roman"/>
                <w:color w:val="FF0000"/>
                <w:sz w:val="24"/>
                <w:szCs w:val="24"/>
              </w:rPr>
            </w:rPrChange>
          </w:rPr>
          <w:t>Với chức danh kiêm nhiệm thì hiển thị như</w:t>
        </w:r>
        <w:r w:rsidR="00394191" w:rsidRPr="00A54E4D" w:rsidDel="002D17B9">
          <w:rPr>
            <w:rFonts w:cs="Times New Roman"/>
            <w:sz w:val="24"/>
            <w:szCs w:val="24"/>
            <w:rPrChange w:id="1446" w:author="Admin" w:date="2017-09-18T08:46:00Z">
              <w:rPr>
                <w:rFonts w:cs="Times New Roman"/>
                <w:color w:val="FF0000"/>
                <w:sz w:val="24"/>
                <w:szCs w:val="24"/>
              </w:rPr>
            </w:rPrChange>
          </w:rPr>
          <w:t xml:space="preserve"> thế nào trên Phần QL đơn vị.</w:t>
        </w:r>
      </w:moveFrom>
    </w:p>
    <w:moveFromRangeEnd w:id="1415"/>
    <w:p w14:paraId="09901810" w14:textId="77777777" w:rsidR="00F32398" w:rsidRPr="00F32398" w:rsidRDefault="00F32398" w:rsidP="00D46997">
      <w:pPr>
        <w:keepLines w:val="0"/>
        <w:spacing w:after="200"/>
        <w:rPr>
          <w:rFonts w:cs="Times New Roman"/>
          <w:color w:val="FF0000"/>
          <w:sz w:val="24"/>
          <w:szCs w:val="24"/>
        </w:rPr>
      </w:pPr>
    </w:p>
    <w:p w14:paraId="663D1DFE" w14:textId="015FC24B" w:rsidR="00F32398" w:rsidRPr="00F32398" w:rsidRDefault="00F32398" w:rsidP="00F32398">
      <w:pPr>
        <w:keepLines w:val="0"/>
        <w:spacing w:after="200"/>
        <w:rPr>
          <w:rFonts w:cs="Times New Roman"/>
          <w:color w:val="FF0000"/>
          <w:sz w:val="24"/>
          <w:szCs w:val="24"/>
        </w:rPr>
      </w:pPr>
    </w:p>
    <w:p w14:paraId="6D60CA68" w14:textId="497BEE2B" w:rsidR="00121FCF" w:rsidRPr="00D46997" w:rsidRDefault="005E04B0" w:rsidP="00D46997">
      <w:pPr>
        <w:keepLines w:val="0"/>
        <w:spacing w:after="200"/>
        <w:rPr>
          <w:rFonts w:eastAsiaTheme="majorEastAsia" w:cs="Times New Roman"/>
          <w:b/>
          <w:bCs/>
          <w:color w:val="000000" w:themeColor="text1"/>
          <w:sz w:val="24"/>
          <w:szCs w:val="24"/>
        </w:rPr>
      </w:pPr>
      <w:r w:rsidRPr="00D46997">
        <w:rPr>
          <w:rFonts w:cs="Times New Roman"/>
          <w:sz w:val="24"/>
          <w:szCs w:val="24"/>
        </w:rPr>
        <w:br w:type="page"/>
      </w:r>
    </w:p>
    <w:p w14:paraId="3541EB19" w14:textId="77777777" w:rsidR="00121FCF" w:rsidRPr="005F5764" w:rsidRDefault="00121FCF" w:rsidP="00714D4C">
      <w:pPr>
        <w:pStyle w:val="Heading3"/>
      </w:pPr>
      <w:bookmarkStart w:id="1447" w:name="_Toc494461271"/>
      <w:r>
        <w:lastRenderedPageBreak/>
        <w:t>Mô tả các trường thông tin của chức năng</w:t>
      </w:r>
      <w:bookmarkEnd w:id="1447"/>
      <w:r>
        <w:t xml:space="preserve"> </w:t>
      </w:r>
      <w:r>
        <w:tab/>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1800"/>
        <w:gridCol w:w="2880"/>
        <w:gridCol w:w="990"/>
        <w:gridCol w:w="810"/>
        <w:gridCol w:w="900"/>
        <w:gridCol w:w="1170"/>
      </w:tblGrid>
      <w:tr w:rsidR="00121FCF" w:rsidRPr="00835288" w14:paraId="3D05A19B" w14:textId="77777777" w:rsidTr="001F3F09">
        <w:trPr>
          <w:trHeight w:val="364"/>
          <w:tblHeader/>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CE4E68A" w14:textId="77777777" w:rsidR="00121FCF" w:rsidRPr="00835288" w:rsidRDefault="00121FCF" w:rsidP="001F3F09">
            <w:pPr>
              <w:spacing w:before="240"/>
              <w:jc w:val="center"/>
              <w:rPr>
                <w:rFonts w:cs="Times New Roman"/>
                <w:b/>
                <w:sz w:val="24"/>
                <w:szCs w:val="24"/>
              </w:rPr>
            </w:pPr>
            <w:r>
              <w:rPr>
                <w:rFonts w:cs="Times New Roman"/>
                <w:b/>
                <w:sz w:val="24"/>
                <w:szCs w:val="24"/>
              </w:rPr>
              <w:t>STT</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46D0869"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 xml:space="preserve">Tên trường </w:t>
            </w:r>
            <w:r>
              <w:rPr>
                <w:rFonts w:cs="Times New Roman"/>
                <w:b/>
                <w:sz w:val="24"/>
                <w:szCs w:val="24"/>
              </w:rPr>
              <w:t>thông tin</w:t>
            </w:r>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5E87A89"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2B1C42B"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8BF7CC4" w14:textId="77777777" w:rsidR="00121FCF" w:rsidRPr="00835288" w:rsidRDefault="00121FCF" w:rsidP="001F3F09">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5222832"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Bắt buộc</w:t>
            </w:r>
          </w:p>
        </w:tc>
        <w:tc>
          <w:tcPr>
            <w:tcW w:w="117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A6CDA75"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Ghi chú</w:t>
            </w:r>
          </w:p>
        </w:tc>
      </w:tr>
      <w:tr w:rsidR="00121FCF" w:rsidRPr="00835288" w14:paraId="0B0E603D"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1C158EC1" w14:textId="77777777" w:rsidR="00121FCF" w:rsidRPr="00512368" w:rsidRDefault="00121FCF" w:rsidP="00742467">
            <w:pPr>
              <w:pStyle w:val="ListParagraph"/>
              <w:numPr>
                <w:ilvl w:val="0"/>
                <w:numId w:val="33"/>
              </w:numPr>
              <w:rPr>
                <w:rFonts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0212349E" w14:textId="77777777" w:rsidR="00121FCF" w:rsidRPr="00835288" w:rsidRDefault="00121FCF" w:rsidP="001F3F09">
            <w:pPr>
              <w:rPr>
                <w:rFonts w:cs="Times New Roman"/>
                <w:sz w:val="24"/>
                <w:szCs w:val="24"/>
              </w:rPr>
            </w:pPr>
            <w:r>
              <w:rPr>
                <w:rFonts w:cs="Times New Roman"/>
                <w:sz w:val="24"/>
                <w:szCs w:val="24"/>
              </w:rPr>
              <w:t>Đơn vị cấp trên</w:t>
            </w:r>
          </w:p>
        </w:tc>
        <w:tc>
          <w:tcPr>
            <w:tcW w:w="2880" w:type="dxa"/>
            <w:tcBorders>
              <w:top w:val="single" w:sz="4" w:space="0" w:color="000000"/>
              <w:left w:val="single" w:sz="4" w:space="0" w:color="000000"/>
              <w:bottom w:val="single" w:sz="4" w:space="0" w:color="000000"/>
              <w:right w:val="single" w:sz="4" w:space="0" w:color="000000"/>
            </w:tcBorders>
            <w:vAlign w:val="center"/>
          </w:tcPr>
          <w:p w14:paraId="0F795536" w14:textId="77777777" w:rsidR="00121FCF" w:rsidRPr="00835288" w:rsidRDefault="00121FCF" w:rsidP="001F3F09">
            <w:pPr>
              <w:jc w:val="left"/>
              <w:rPr>
                <w:rFonts w:cs="Times New Roman"/>
                <w:sz w:val="24"/>
                <w:szCs w:val="24"/>
              </w:rPr>
            </w:pPr>
            <w:r w:rsidRPr="00835288">
              <w:rPr>
                <w:rFonts w:cs="Times New Roman"/>
                <w:sz w:val="24"/>
                <w:szCs w:val="24"/>
              </w:rPr>
              <w:t xml:space="preserve">Thông tin đơn vị </w:t>
            </w:r>
            <w:r>
              <w:rPr>
                <w:rFonts w:cs="Times New Roman"/>
                <w:sz w:val="24"/>
                <w:szCs w:val="24"/>
              </w:rPr>
              <w:t>cấp trên khi thêm đơn vị SĐTC</w:t>
            </w:r>
          </w:p>
        </w:tc>
        <w:tc>
          <w:tcPr>
            <w:tcW w:w="990" w:type="dxa"/>
            <w:tcBorders>
              <w:top w:val="single" w:sz="4" w:space="0" w:color="000000"/>
              <w:left w:val="single" w:sz="4" w:space="0" w:color="000000"/>
              <w:bottom w:val="single" w:sz="4" w:space="0" w:color="000000"/>
              <w:right w:val="single" w:sz="4" w:space="0" w:color="000000"/>
            </w:tcBorders>
            <w:vAlign w:val="center"/>
          </w:tcPr>
          <w:p w14:paraId="3CC6BADB" w14:textId="77777777" w:rsidR="00121FCF"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2EFB43EB"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8695879" w14:textId="68EB92C6" w:rsidR="00121FCF" w:rsidRPr="00835288" w:rsidRDefault="00B52DB9" w:rsidP="001F3F09">
            <w:pPr>
              <w:spacing w:before="240"/>
              <w:jc w:val="center"/>
              <w:rPr>
                <w:rFonts w:cs="Times New Roman"/>
                <w:sz w:val="24"/>
                <w:szCs w:val="24"/>
              </w:rPr>
            </w:pPr>
            <w:r>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7C740C72" w14:textId="77777777" w:rsidR="00121FCF" w:rsidRPr="00835288" w:rsidRDefault="00121FCF" w:rsidP="001F3F09">
            <w:pPr>
              <w:spacing w:before="240"/>
              <w:jc w:val="left"/>
              <w:rPr>
                <w:rFonts w:cs="Times New Roman"/>
                <w:sz w:val="24"/>
                <w:szCs w:val="24"/>
              </w:rPr>
            </w:pPr>
            <w:r>
              <w:rPr>
                <w:rFonts w:cs="Times New Roman"/>
                <w:sz w:val="24"/>
                <w:szCs w:val="24"/>
              </w:rPr>
              <w:t>Thông tin hiển thị</w:t>
            </w:r>
          </w:p>
        </w:tc>
      </w:tr>
      <w:tr w:rsidR="00121FCF" w:rsidRPr="00835288" w14:paraId="63A40A1B"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418EAA26" w14:textId="77777777" w:rsidR="00121FCF" w:rsidRPr="00512368" w:rsidRDefault="00121FCF" w:rsidP="00742467">
            <w:pPr>
              <w:pStyle w:val="ListParagraph"/>
              <w:numPr>
                <w:ilvl w:val="0"/>
                <w:numId w:val="33"/>
              </w:numPr>
              <w:rPr>
                <w:rFonts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1922512B" w14:textId="77777777" w:rsidR="00121FCF" w:rsidRDefault="00121FCF" w:rsidP="001F3F09">
            <w:pPr>
              <w:rPr>
                <w:rFonts w:cs="Times New Roman"/>
                <w:sz w:val="24"/>
                <w:szCs w:val="24"/>
              </w:rPr>
            </w:pPr>
            <w:r>
              <w:rPr>
                <w:rFonts w:cs="Times New Roman"/>
                <w:sz w:val="24"/>
                <w:szCs w:val="24"/>
              </w:rPr>
              <w:t>Tên viết tắt</w:t>
            </w:r>
          </w:p>
        </w:tc>
        <w:tc>
          <w:tcPr>
            <w:tcW w:w="2880" w:type="dxa"/>
            <w:tcBorders>
              <w:top w:val="single" w:sz="4" w:space="0" w:color="000000"/>
              <w:left w:val="single" w:sz="4" w:space="0" w:color="000000"/>
              <w:bottom w:val="single" w:sz="4" w:space="0" w:color="000000"/>
              <w:right w:val="single" w:sz="4" w:space="0" w:color="000000"/>
            </w:tcBorders>
            <w:vAlign w:val="center"/>
          </w:tcPr>
          <w:p w14:paraId="4B1EC549" w14:textId="02A24154" w:rsidR="00121FCF" w:rsidRDefault="00121FCF" w:rsidP="001F3F09">
            <w:pPr>
              <w:jc w:val="left"/>
              <w:rPr>
                <w:rFonts w:cs="Times New Roman"/>
                <w:sz w:val="24"/>
                <w:szCs w:val="24"/>
              </w:rPr>
            </w:pPr>
            <w:r>
              <w:rPr>
                <w:rFonts w:cs="Times New Roman"/>
                <w:sz w:val="24"/>
                <w:szCs w:val="24"/>
              </w:rPr>
              <w:t>Ký hiệu v</w:t>
            </w:r>
            <w:r w:rsidR="00B52DB9">
              <w:rPr>
                <w:rFonts w:cs="Times New Roman"/>
                <w:sz w:val="24"/>
                <w:szCs w:val="24"/>
              </w:rPr>
              <w:t xml:space="preserve">iết tắt hoặc mã quy ước đơn vị </w:t>
            </w:r>
          </w:p>
        </w:tc>
        <w:tc>
          <w:tcPr>
            <w:tcW w:w="990" w:type="dxa"/>
            <w:tcBorders>
              <w:top w:val="single" w:sz="4" w:space="0" w:color="000000"/>
              <w:left w:val="single" w:sz="4" w:space="0" w:color="000000"/>
              <w:bottom w:val="single" w:sz="4" w:space="0" w:color="000000"/>
              <w:right w:val="single" w:sz="4" w:space="0" w:color="000000"/>
            </w:tcBorders>
            <w:vAlign w:val="center"/>
          </w:tcPr>
          <w:p w14:paraId="7683615A" w14:textId="77777777" w:rsidR="00121FCF"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293A9FC0" w14:textId="77777777" w:rsidR="00121FCF"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90F4B83" w14:textId="77777777" w:rsidR="00121FCF" w:rsidRDefault="00121FCF" w:rsidP="001F3F09">
            <w:pPr>
              <w:spacing w:before="240"/>
              <w:jc w:val="center"/>
              <w:rPr>
                <w:rFonts w:cs="Times New Roman"/>
                <w:sz w:val="24"/>
                <w:szCs w:val="24"/>
              </w:rPr>
            </w:pPr>
            <w:r>
              <w:rPr>
                <w:rFonts w:cs="Times New Roman"/>
                <w:sz w:val="24"/>
                <w:szCs w:val="24"/>
              </w:rPr>
              <w:t>Có</w:t>
            </w:r>
          </w:p>
        </w:tc>
        <w:tc>
          <w:tcPr>
            <w:tcW w:w="1170" w:type="dxa"/>
            <w:tcBorders>
              <w:top w:val="single" w:sz="4" w:space="0" w:color="000000"/>
              <w:left w:val="single" w:sz="4" w:space="0" w:color="000000"/>
              <w:bottom w:val="single" w:sz="4" w:space="0" w:color="000000"/>
              <w:right w:val="single" w:sz="4" w:space="0" w:color="000000"/>
            </w:tcBorders>
            <w:vAlign w:val="center"/>
          </w:tcPr>
          <w:p w14:paraId="6AD0B45B" w14:textId="77777777" w:rsidR="00121FCF" w:rsidRPr="00835288" w:rsidRDefault="00121FCF" w:rsidP="001F3F09">
            <w:pPr>
              <w:spacing w:before="240"/>
              <w:jc w:val="left"/>
              <w:rPr>
                <w:rFonts w:cs="Times New Roman"/>
                <w:sz w:val="24"/>
                <w:szCs w:val="24"/>
              </w:rPr>
            </w:pPr>
          </w:p>
        </w:tc>
      </w:tr>
      <w:tr w:rsidR="00121FCF" w:rsidRPr="00835288" w14:paraId="11114736"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2724A22D" w14:textId="77777777" w:rsidR="00121FCF" w:rsidRPr="00512368" w:rsidRDefault="00121FCF" w:rsidP="00742467">
            <w:pPr>
              <w:pStyle w:val="ListParagraph"/>
              <w:numPr>
                <w:ilvl w:val="0"/>
                <w:numId w:val="33"/>
              </w:numPr>
              <w:rPr>
                <w:rFonts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436E4F32" w14:textId="77777777" w:rsidR="00121FCF" w:rsidRPr="00835288" w:rsidRDefault="00121FCF" w:rsidP="001F3F09">
            <w:pPr>
              <w:rPr>
                <w:rFonts w:cs="Times New Roman"/>
                <w:sz w:val="24"/>
                <w:szCs w:val="24"/>
              </w:rPr>
            </w:pPr>
            <w:r w:rsidRPr="00835288">
              <w:rPr>
                <w:rFonts w:cs="Times New Roman"/>
                <w:sz w:val="24"/>
                <w:szCs w:val="24"/>
              </w:rPr>
              <w:t>Tên đơn vị</w:t>
            </w:r>
          </w:p>
        </w:tc>
        <w:tc>
          <w:tcPr>
            <w:tcW w:w="2880" w:type="dxa"/>
            <w:tcBorders>
              <w:top w:val="single" w:sz="4" w:space="0" w:color="000000"/>
              <w:left w:val="single" w:sz="4" w:space="0" w:color="000000"/>
              <w:bottom w:val="single" w:sz="4" w:space="0" w:color="000000"/>
              <w:right w:val="single" w:sz="4" w:space="0" w:color="000000"/>
            </w:tcBorders>
            <w:vAlign w:val="center"/>
          </w:tcPr>
          <w:p w14:paraId="79E10980" w14:textId="77777777" w:rsidR="00121FCF" w:rsidRPr="00835288" w:rsidRDefault="00121FCF" w:rsidP="001F3F09">
            <w:pPr>
              <w:jc w:val="left"/>
              <w:rPr>
                <w:rFonts w:cs="Times New Roman"/>
                <w:sz w:val="24"/>
                <w:szCs w:val="24"/>
              </w:rPr>
            </w:pPr>
            <w:r w:rsidRPr="00835288">
              <w:rPr>
                <w:rFonts w:cs="Times New Roman"/>
                <w:sz w:val="24"/>
                <w:szCs w:val="24"/>
              </w:rPr>
              <w:t>Tên của phòng ban/ đơn vị</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4936799F" w14:textId="77777777" w:rsidR="00121FCF" w:rsidRPr="00835288"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49E4A7FF"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40DB64E" w14:textId="77777777" w:rsidR="00121FCF" w:rsidRPr="00835288" w:rsidRDefault="00121FCF" w:rsidP="001F3F09">
            <w:pPr>
              <w:spacing w:before="240"/>
              <w:jc w:val="center"/>
              <w:rPr>
                <w:rFonts w:cs="Times New Roman"/>
                <w:sz w:val="24"/>
                <w:szCs w:val="24"/>
              </w:rPr>
            </w:pPr>
            <w:r w:rsidRPr="00835288">
              <w:rPr>
                <w:rFonts w:cs="Times New Roman"/>
                <w:sz w:val="24"/>
                <w:szCs w:val="24"/>
              </w:rPr>
              <w:t>Có</w:t>
            </w:r>
          </w:p>
        </w:tc>
        <w:tc>
          <w:tcPr>
            <w:tcW w:w="1170" w:type="dxa"/>
            <w:tcBorders>
              <w:top w:val="single" w:sz="4" w:space="0" w:color="000000"/>
              <w:left w:val="single" w:sz="4" w:space="0" w:color="000000"/>
              <w:bottom w:val="single" w:sz="4" w:space="0" w:color="000000"/>
              <w:right w:val="single" w:sz="4" w:space="0" w:color="000000"/>
            </w:tcBorders>
            <w:vAlign w:val="center"/>
          </w:tcPr>
          <w:p w14:paraId="7D17B1EA" w14:textId="77777777" w:rsidR="00121FCF" w:rsidRPr="00835288" w:rsidRDefault="00121FCF" w:rsidP="001F3F09">
            <w:pPr>
              <w:spacing w:before="240"/>
              <w:jc w:val="left"/>
              <w:rPr>
                <w:rFonts w:cs="Times New Roman"/>
                <w:sz w:val="24"/>
                <w:szCs w:val="24"/>
              </w:rPr>
            </w:pPr>
          </w:p>
        </w:tc>
      </w:tr>
      <w:tr w:rsidR="00121FCF" w:rsidRPr="00835288" w14:paraId="64D30073"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5EE596FE" w14:textId="77777777" w:rsidR="00121FCF" w:rsidRPr="00835288"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28DE66D7" w14:textId="77777777" w:rsidR="00121FCF" w:rsidRPr="00835288" w:rsidRDefault="00121FCF" w:rsidP="001F3F09">
            <w:pPr>
              <w:pStyle w:val="NoSpacing"/>
              <w:spacing w:before="240"/>
            </w:pPr>
            <w:r w:rsidRPr="00835288">
              <w:t>Ngày thành  lập</w:t>
            </w:r>
          </w:p>
        </w:tc>
        <w:tc>
          <w:tcPr>
            <w:tcW w:w="2880" w:type="dxa"/>
            <w:tcBorders>
              <w:top w:val="single" w:sz="4" w:space="0" w:color="000000"/>
              <w:left w:val="single" w:sz="4" w:space="0" w:color="000000"/>
              <w:bottom w:val="single" w:sz="4" w:space="0" w:color="000000"/>
              <w:right w:val="single" w:sz="4" w:space="0" w:color="000000"/>
            </w:tcBorders>
            <w:vAlign w:val="center"/>
          </w:tcPr>
          <w:p w14:paraId="771C1467" w14:textId="77777777" w:rsidR="00121FCF" w:rsidRPr="00835288" w:rsidRDefault="00121FCF" w:rsidP="001F3F09">
            <w:pPr>
              <w:spacing w:before="240"/>
              <w:jc w:val="left"/>
              <w:rPr>
                <w:rFonts w:cs="Times New Roman"/>
                <w:sz w:val="24"/>
                <w:szCs w:val="24"/>
              </w:rPr>
            </w:pPr>
            <w:r w:rsidRPr="00835288">
              <w:rPr>
                <w:rFonts w:cs="Times New Roman"/>
                <w:sz w:val="24"/>
                <w:szCs w:val="24"/>
              </w:rPr>
              <w:t>Ngày thành lập của đơn vị</w:t>
            </w:r>
          </w:p>
        </w:tc>
        <w:tc>
          <w:tcPr>
            <w:tcW w:w="990" w:type="dxa"/>
            <w:tcBorders>
              <w:top w:val="single" w:sz="4" w:space="0" w:color="000000"/>
              <w:left w:val="single" w:sz="4" w:space="0" w:color="000000"/>
              <w:bottom w:val="single" w:sz="4" w:space="0" w:color="000000"/>
              <w:right w:val="single" w:sz="4" w:space="0" w:color="000000"/>
            </w:tcBorders>
            <w:vAlign w:val="center"/>
          </w:tcPr>
          <w:p w14:paraId="0B47AC81" w14:textId="77777777" w:rsidR="00121FCF" w:rsidRPr="00835288" w:rsidRDefault="00121FCF" w:rsidP="001F3F09">
            <w:pPr>
              <w:spacing w:before="240"/>
              <w:jc w:val="center"/>
              <w:rPr>
                <w:rFonts w:cs="Times New Roman"/>
                <w:sz w:val="24"/>
                <w:szCs w:val="24"/>
              </w:rPr>
            </w:pPr>
            <w:r w:rsidRPr="00835288">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tcPr>
          <w:p w14:paraId="57B198B8"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33CAC1A" w14:textId="77777777" w:rsidR="00121FCF" w:rsidRPr="00835288" w:rsidRDefault="00121FCF" w:rsidP="001F3F09">
            <w:pPr>
              <w:spacing w:before="240"/>
              <w:jc w:val="center"/>
              <w:rPr>
                <w:rFonts w:cs="Times New Roman"/>
                <w:sz w:val="24"/>
                <w:szCs w:val="24"/>
              </w:rPr>
            </w:pPr>
            <w:r w:rsidRPr="00835288">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9A33271" w14:textId="77777777" w:rsidR="00121FCF" w:rsidRPr="00835288" w:rsidRDefault="00121FCF" w:rsidP="001F3F09">
            <w:pPr>
              <w:spacing w:before="240"/>
              <w:jc w:val="left"/>
              <w:rPr>
                <w:rFonts w:cs="Times New Roman"/>
                <w:sz w:val="24"/>
                <w:szCs w:val="24"/>
              </w:rPr>
            </w:pPr>
          </w:p>
        </w:tc>
      </w:tr>
      <w:tr w:rsidR="00121FCF" w:rsidRPr="00835288" w14:paraId="1A985F39"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0DC52F18" w14:textId="77777777" w:rsidR="00121FCF" w:rsidRPr="00835288"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60AC7419" w14:textId="77777777" w:rsidR="00121FCF" w:rsidRPr="00835288" w:rsidRDefault="00121FCF" w:rsidP="001F3F09">
            <w:pPr>
              <w:pStyle w:val="NoSpacing"/>
              <w:spacing w:before="240"/>
            </w:pPr>
            <w:r w:rsidRPr="00835288">
              <w:t>Ngày giải thể</w:t>
            </w:r>
          </w:p>
        </w:tc>
        <w:tc>
          <w:tcPr>
            <w:tcW w:w="2880" w:type="dxa"/>
            <w:tcBorders>
              <w:top w:val="single" w:sz="4" w:space="0" w:color="000000"/>
              <w:left w:val="single" w:sz="4" w:space="0" w:color="000000"/>
              <w:bottom w:val="single" w:sz="4" w:space="0" w:color="000000"/>
              <w:right w:val="single" w:sz="4" w:space="0" w:color="000000"/>
            </w:tcBorders>
            <w:vAlign w:val="center"/>
          </w:tcPr>
          <w:p w14:paraId="52EECEC1" w14:textId="77777777" w:rsidR="00121FCF" w:rsidRPr="00835288" w:rsidRDefault="00121FCF" w:rsidP="001F3F09">
            <w:pPr>
              <w:spacing w:before="240"/>
              <w:jc w:val="left"/>
              <w:rPr>
                <w:rFonts w:cs="Times New Roman"/>
                <w:sz w:val="24"/>
                <w:szCs w:val="24"/>
              </w:rPr>
            </w:pPr>
            <w:r w:rsidRPr="00835288">
              <w:rPr>
                <w:rFonts w:cs="Times New Roman"/>
                <w:sz w:val="24"/>
                <w:szCs w:val="24"/>
              </w:rPr>
              <w:t>Ngày giải thể của đơn vị</w:t>
            </w:r>
          </w:p>
        </w:tc>
        <w:tc>
          <w:tcPr>
            <w:tcW w:w="990" w:type="dxa"/>
            <w:tcBorders>
              <w:top w:val="single" w:sz="4" w:space="0" w:color="000000"/>
              <w:left w:val="single" w:sz="4" w:space="0" w:color="000000"/>
              <w:bottom w:val="single" w:sz="4" w:space="0" w:color="000000"/>
              <w:right w:val="single" w:sz="4" w:space="0" w:color="000000"/>
            </w:tcBorders>
            <w:vAlign w:val="center"/>
          </w:tcPr>
          <w:p w14:paraId="2E7E9CA1" w14:textId="77777777" w:rsidR="00121FCF" w:rsidRPr="00835288" w:rsidRDefault="00121FCF" w:rsidP="001F3F09">
            <w:pPr>
              <w:spacing w:before="240"/>
              <w:jc w:val="center"/>
              <w:rPr>
                <w:rFonts w:cs="Times New Roman"/>
                <w:sz w:val="24"/>
                <w:szCs w:val="24"/>
              </w:rPr>
            </w:pPr>
            <w:r w:rsidRPr="00835288">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tcPr>
          <w:p w14:paraId="4A4B9026"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FE5DC78" w14:textId="77777777" w:rsidR="00121FCF" w:rsidRPr="00835288" w:rsidRDefault="00121FCF" w:rsidP="001F3F09">
            <w:pPr>
              <w:spacing w:before="240"/>
              <w:jc w:val="center"/>
              <w:rPr>
                <w:rFonts w:cs="Times New Roman"/>
                <w:sz w:val="24"/>
                <w:szCs w:val="24"/>
              </w:rPr>
            </w:pPr>
            <w:r w:rsidRPr="00835288">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4047B931" w14:textId="77777777" w:rsidR="00121FCF" w:rsidRPr="00835288" w:rsidRDefault="00121FCF" w:rsidP="001F3F09">
            <w:pPr>
              <w:spacing w:before="240"/>
              <w:jc w:val="left"/>
              <w:rPr>
                <w:rFonts w:cs="Times New Roman"/>
                <w:sz w:val="24"/>
                <w:szCs w:val="24"/>
              </w:rPr>
            </w:pPr>
          </w:p>
        </w:tc>
      </w:tr>
      <w:tr w:rsidR="00121FCF" w:rsidRPr="00835288" w14:paraId="5D94D395"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6289E00D" w14:textId="77777777" w:rsidR="00121FCF" w:rsidRPr="00835288"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5E654476" w14:textId="77777777" w:rsidR="00121FCF" w:rsidRPr="00835288" w:rsidRDefault="00121FCF" w:rsidP="001F3F09">
            <w:pPr>
              <w:pStyle w:val="NoSpacing"/>
              <w:spacing w:before="240"/>
            </w:pPr>
            <w:r w:rsidRPr="00835288">
              <w:t>Địa chỉ</w:t>
            </w:r>
          </w:p>
        </w:tc>
        <w:tc>
          <w:tcPr>
            <w:tcW w:w="2880" w:type="dxa"/>
            <w:tcBorders>
              <w:top w:val="single" w:sz="4" w:space="0" w:color="000000"/>
              <w:left w:val="single" w:sz="4" w:space="0" w:color="000000"/>
              <w:bottom w:val="single" w:sz="4" w:space="0" w:color="000000"/>
              <w:right w:val="single" w:sz="4" w:space="0" w:color="000000"/>
            </w:tcBorders>
            <w:vAlign w:val="center"/>
          </w:tcPr>
          <w:p w14:paraId="6E0058BA" w14:textId="77777777" w:rsidR="00121FCF" w:rsidRPr="00835288" w:rsidRDefault="00121FCF" w:rsidP="001F3F09">
            <w:pPr>
              <w:spacing w:before="240"/>
              <w:jc w:val="left"/>
              <w:rPr>
                <w:rFonts w:cs="Times New Roman"/>
                <w:sz w:val="24"/>
                <w:szCs w:val="24"/>
              </w:rPr>
            </w:pPr>
            <w:r w:rsidRPr="00835288">
              <w:rPr>
                <w:rFonts w:cs="Times New Roman"/>
                <w:sz w:val="24"/>
                <w:szCs w:val="24"/>
              </w:rPr>
              <w:t>Địa chỉ của đơn vị</w:t>
            </w:r>
          </w:p>
        </w:tc>
        <w:tc>
          <w:tcPr>
            <w:tcW w:w="990" w:type="dxa"/>
            <w:tcBorders>
              <w:top w:val="single" w:sz="4" w:space="0" w:color="000000"/>
              <w:left w:val="single" w:sz="4" w:space="0" w:color="000000"/>
              <w:bottom w:val="single" w:sz="4" w:space="0" w:color="000000"/>
              <w:right w:val="single" w:sz="4" w:space="0" w:color="000000"/>
            </w:tcBorders>
            <w:vAlign w:val="center"/>
          </w:tcPr>
          <w:p w14:paraId="1E58CD0F" w14:textId="77777777" w:rsidR="00121FCF" w:rsidRPr="00835288"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4FBF8B18"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247FEF9" w14:textId="77777777" w:rsidR="00121FCF" w:rsidRPr="00835288" w:rsidRDefault="00121FCF" w:rsidP="001F3F09">
            <w:pPr>
              <w:spacing w:before="240"/>
              <w:jc w:val="center"/>
              <w:rPr>
                <w:rFonts w:cs="Times New Roman"/>
                <w:sz w:val="24"/>
                <w:szCs w:val="24"/>
              </w:rPr>
            </w:pPr>
            <w:r w:rsidRPr="00835288">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1F0D5579" w14:textId="77777777" w:rsidR="00121FCF" w:rsidRPr="00835288" w:rsidRDefault="00121FCF" w:rsidP="001F3F09">
            <w:pPr>
              <w:spacing w:before="240"/>
              <w:jc w:val="left"/>
              <w:rPr>
                <w:rFonts w:cs="Times New Roman"/>
                <w:sz w:val="24"/>
                <w:szCs w:val="24"/>
              </w:rPr>
            </w:pPr>
          </w:p>
        </w:tc>
      </w:tr>
      <w:tr w:rsidR="00121FCF" w:rsidRPr="00835288" w14:paraId="290BB6FC"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3185D6B1" w14:textId="77777777" w:rsidR="00121FCF" w:rsidRPr="00835288"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768A1CCA" w14:textId="77777777" w:rsidR="00121FCF" w:rsidRPr="00835288" w:rsidRDefault="00121FCF" w:rsidP="001F3F09">
            <w:pPr>
              <w:pStyle w:val="NoSpacing"/>
              <w:spacing w:before="240"/>
            </w:pPr>
            <w:r w:rsidRPr="00835288">
              <w:t>Số điện thoại/Fax</w:t>
            </w:r>
          </w:p>
        </w:tc>
        <w:tc>
          <w:tcPr>
            <w:tcW w:w="2880" w:type="dxa"/>
            <w:tcBorders>
              <w:top w:val="single" w:sz="4" w:space="0" w:color="000000"/>
              <w:left w:val="single" w:sz="4" w:space="0" w:color="000000"/>
              <w:bottom w:val="single" w:sz="4" w:space="0" w:color="000000"/>
              <w:right w:val="single" w:sz="4" w:space="0" w:color="000000"/>
            </w:tcBorders>
            <w:vAlign w:val="center"/>
          </w:tcPr>
          <w:p w14:paraId="2B7F5F14" w14:textId="77777777" w:rsidR="00121FCF" w:rsidRPr="00835288" w:rsidRDefault="00121FCF" w:rsidP="001F3F09">
            <w:pPr>
              <w:spacing w:before="240"/>
              <w:jc w:val="left"/>
              <w:rPr>
                <w:rFonts w:cs="Times New Roman"/>
                <w:sz w:val="24"/>
                <w:szCs w:val="24"/>
              </w:rPr>
            </w:pPr>
            <w:r w:rsidRPr="00835288">
              <w:rPr>
                <w:rFonts w:cs="Times New Roman"/>
                <w:sz w:val="24"/>
                <w:szCs w:val="24"/>
              </w:rPr>
              <w:t>Số điện thoại/fax của đơn vị</w:t>
            </w:r>
          </w:p>
        </w:tc>
        <w:tc>
          <w:tcPr>
            <w:tcW w:w="990" w:type="dxa"/>
            <w:tcBorders>
              <w:top w:val="single" w:sz="4" w:space="0" w:color="000000"/>
              <w:left w:val="single" w:sz="4" w:space="0" w:color="000000"/>
              <w:bottom w:val="single" w:sz="4" w:space="0" w:color="000000"/>
              <w:right w:val="single" w:sz="4" w:space="0" w:color="000000"/>
            </w:tcBorders>
            <w:vAlign w:val="center"/>
          </w:tcPr>
          <w:p w14:paraId="506F591B" w14:textId="77777777" w:rsidR="00121FCF" w:rsidRPr="00835288"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5ABA4EA7"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8684173" w14:textId="77777777" w:rsidR="00121FCF" w:rsidRPr="00835288" w:rsidRDefault="00121FCF" w:rsidP="001F3F09">
            <w:pPr>
              <w:spacing w:before="240"/>
              <w:jc w:val="center"/>
              <w:rPr>
                <w:rFonts w:cs="Times New Roman"/>
                <w:sz w:val="24"/>
                <w:szCs w:val="24"/>
              </w:rPr>
            </w:pPr>
            <w:r w:rsidRPr="00835288">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12A39805" w14:textId="77777777" w:rsidR="00121FCF" w:rsidRPr="00835288" w:rsidRDefault="00121FCF" w:rsidP="001F3F09">
            <w:pPr>
              <w:spacing w:before="240"/>
              <w:rPr>
                <w:rFonts w:cs="Times New Roman"/>
                <w:sz w:val="24"/>
                <w:szCs w:val="24"/>
              </w:rPr>
            </w:pPr>
          </w:p>
        </w:tc>
      </w:tr>
      <w:tr w:rsidR="00103D1D" w:rsidRPr="00835288" w14:paraId="03932470"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2F18C685" w14:textId="77777777" w:rsidR="00103D1D" w:rsidRPr="00FF2177" w:rsidRDefault="00103D1D" w:rsidP="00742467">
            <w:pPr>
              <w:pStyle w:val="NoSpacing"/>
              <w:numPr>
                <w:ilvl w:val="0"/>
                <w:numId w:val="33"/>
              </w:numPr>
              <w:spacing w:before="240"/>
              <w:rPr>
                <w:color w:val="000000" w:themeColor="text1"/>
                <w:rPrChange w:id="1448" w:author="Admin" w:date="2017-09-29T08:57:00Z">
                  <w:rPr>
                    <w:color w:val="FF0000"/>
                  </w:rPr>
                </w:rPrChange>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64849FFA" w14:textId="3E243855" w:rsidR="00103D1D" w:rsidRPr="00FF2177" w:rsidRDefault="00103D1D" w:rsidP="001F3F09">
            <w:pPr>
              <w:pStyle w:val="NoSpacing"/>
              <w:spacing w:before="240"/>
              <w:rPr>
                <w:color w:val="000000" w:themeColor="text1"/>
                <w:rPrChange w:id="1449" w:author="Admin" w:date="2017-09-29T08:57:00Z">
                  <w:rPr>
                    <w:color w:val="FF0000"/>
                  </w:rPr>
                </w:rPrChange>
              </w:rPr>
            </w:pPr>
            <w:r w:rsidRPr="00FF2177">
              <w:rPr>
                <w:color w:val="000000" w:themeColor="text1"/>
                <w:rPrChange w:id="1450" w:author="Admin" w:date="2017-09-29T08:57:00Z">
                  <w:rPr>
                    <w:color w:val="FF0000"/>
                  </w:rPr>
                </w:rPrChange>
              </w:rPr>
              <w:t>Mã số thuế</w:t>
            </w:r>
          </w:p>
        </w:tc>
        <w:tc>
          <w:tcPr>
            <w:tcW w:w="2880" w:type="dxa"/>
            <w:tcBorders>
              <w:top w:val="single" w:sz="4" w:space="0" w:color="000000"/>
              <w:left w:val="single" w:sz="4" w:space="0" w:color="000000"/>
              <w:bottom w:val="single" w:sz="4" w:space="0" w:color="000000"/>
              <w:right w:val="single" w:sz="4" w:space="0" w:color="000000"/>
            </w:tcBorders>
            <w:vAlign w:val="center"/>
          </w:tcPr>
          <w:p w14:paraId="4EFA147C" w14:textId="61608616" w:rsidR="00103D1D" w:rsidRPr="00FF2177" w:rsidRDefault="00103D1D" w:rsidP="001F3F09">
            <w:pPr>
              <w:spacing w:before="240"/>
              <w:jc w:val="left"/>
              <w:rPr>
                <w:rFonts w:cs="Times New Roman"/>
                <w:color w:val="000000" w:themeColor="text1"/>
                <w:sz w:val="24"/>
                <w:szCs w:val="24"/>
                <w:rPrChange w:id="1451" w:author="Admin" w:date="2017-09-29T08:57:00Z">
                  <w:rPr>
                    <w:rFonts w:cs="Times New Roman"/>
                    <w:color w:val="FF0000"/>
                    <w:sz w:val="24"/>
                    <w:szCs w:val="24"/>
                  </w:rPr>
                </w:rPrChange>
              </w:rPr>
            </w:pPr>
            <w:r w:rsidRPr="00FF2177">
              <w:rPr>
                <w:rFonts w:cs="Times New Roman"/>
                <w:color w:val="000000" w:themeColor="text1"/>
                <w:sz w:val="24"/>
                <w:szCs w:val="24"/>
                <w:rPrChange w:id="1452" w:author="Admin" w:date="2017-09-29T08:57:00Z">
                  <w:rPr>
                    <w:rFonts w:cs="Times New Roman"/>
                    <w:color w:val="FF0000"/>
                    <w:sz w:val="24"/>
                    <w:szCs w:val="24"/>
                  </w:rPr>
                </w:rPrChange>
              </w:rPr>
              <w:t>Mã số thuế của đơn vị</w:t>
            </w:r>
          </w:p>
        </w:tc>
        <w:tc>
          <w:tcPr>
            <w:tcW w:w="990" w:type="dxa"/>
            <w:tcBorders>
              <w:top w:val="single" w:sz="4" w:space="0" w:color="000000"/>
              <w:left w:val="single" w:sz="4" w:space="0" w:color="000000"/>
              <w:bottom w:val="single" w:sz="4" w:space="0" w:color="000000"/>
              <w:right w:val="single" w:sz="4" w:space="0" w:color="000000"/>
            </w:tcBorders>
            <w:vAlign w:val="center"/>
          </w:tcPr>
          <w:p w14:paraId="6AF0AAA4" w14:textId="2C003B4E" w:rsidR="00103D1D" w:rsidRPr="00FF2177" w:rsidRDefault="00103D1D" w:rsidP="001F3F09">
            <w:pPr>
              <w:spacing w:before="240"/>
              <w:jc w:val="center"/>
              <w:rPr>
                <w:rFonts w:cs="Times New Roman"/>
                <w:color w:val="000000" w:themeColor="text1"/>
                <w:sz w:val="24"/>
                <w:szCs w:val="24"/>
                <w:rPrChange w:id="1453" w:author="Admin" w:date="2017-09-29T08:57:00Z">
                  <w:rPr>
                    <w:rFonts w:cs="Times New Roman"/>
                    <w:color w:val="FF0000"/>
                    <w:sz w:val="24"/>
                    <w:szCs w:val="24"/>
                  </w:rPr>
                </w:rPrChange>
              </w:rPr>
            </w:pPr>
            <w:r w:rsidRPr="00FF2177">
              <w:rPr>
                <w:rFonts w:cs="Times New Roman"/>
                <w:color w:val="000000" w:themeColor="text1"/>
                <w:sz w:val="24"/>
                <w:szCs w:val="24"/>
                <w:rPrChange w:id="1454" w:author="Admin" w:date="2017-09-29T08:57:00Z">
                  <w:rPr>
                    <w:rFonts w:cs="Times New Roman"/>
                    <w:color w:val="FF0000"/>
                    <w:sz w:val="24"/>
                    <w:szCs w:val="24"/>
                  </w:rPr>
                </w:rPrChange>
              </w:rPr>
              <w:t>Ký tự</w:t>
            </w:r>
          </w:p>
        </w:tc>
        <w:tc>
          <w:tcPr>
            <w:tcW w:w="810" w:type="dxa"/>
            <w:tcBorders>
              <w:top w:val="single" w:sz="4" w:space="0" w:color="000000"/>
              <w:left w:val="single" w:sz="4" w:space="0" w:color="000000"/>
              <w:bottom w:val="single" w:sz="4" w:space="0" w:color="000000"/>
              <w:right w:val="single" w:sz="4" w:space="0" w:color="000000"/>
            </w:tcBorders>
          </w:tcPr>
          <w:p w14:paraId="2DCF4E5D" w14:textId="77777777" w:rsidR="00103D1D" w:rsidRPr="00FF2177" w:rsidRDefault="00103D1D" w:rsidP="001F3F09">
            <w:pPr>
              <w:spacing w:before="240"/>
              <w:jc w:val="center"/>
              <w:rPr>
                <w:rFonts w:cs="Times New Roman"/>
                <w:color w:val="000000" w:themeColor="text1"/>
                <w:sz w:val="24"/>
                <w:szCs w:val="24"/>
                <w:rPrChange w:id="1455" w:author="Admin" w:date="2017-09-29T08:57: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4FE1823" w14:textId="223B98EA" w:rsidR="00103D1D" w:rsidRPr="00FF2177" w:rsidRDefault="00103D1D" w:rsidP="001F3F09">
            <w:pPr>
              <w:spacing w:before="240"/>
              <w:jc w:val="center"/>
              <w:rPr>
                <w:rFonts w:cs="Times New Roman"/>
                <w:color w:val="000000" w:themeColor="text1"/>
                <w:sz w:val="24"/>
                <w:szCs w:val="24"/>
                <w:rPrChange w:id="1456" w:author="Admin" w:date="2017-09-29T08:57:00Z">
                  <w:rPr>
                    <w:rFonts w:cs="Times New Roman"/>
                    <w:color w:val="FF0000"/>
                    <w:sz w:val="24"/>
                    <w:szCs w:val="24"/>
                  </w:rPr>
                </w:rPrChange>
              </w:rPr>
            </w:pPr>
            <w:r w:rsidRPr="00FF2177">
              <w:rPr>
                <w:rFonts w:cs="Times New Roman"/>
                <w:color w:val="000000" w:themeColor="text1"/>
                <w:sz w:val="24"/>
                <w:szCs w:val="24"/>
                <w:rPrChange w:id="1457" w:author="Admin" w:date="2017-09-29T08:57:00Z">
                  <w:rPr>
                    <w:rFonts w:cs="Times New Roman"/>
                    <w:color w:val="FF0000"/>
                    <w:sz w:val="24"/>
                    <w:szCs w:val="24"/>
                  </w:rPr>
                </w:rPrChange>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22F09BBB" w14:textId="77777777" w:rsidR="00103D1D" w:rsidRPr="00FF2177" w:rsidRDefault="00103D1D" w:rsidP="001F3F09">
            <w:pPr>
              <w:spacing w:before="240"/>
              <w:rPr>
                <w:rFonts w:cs="Times New Roman"/>
                <w:color w:val="000000" w:themeColor="text1"/>
                <w:sz w:val="24"/>
                <w:szCs w:val="24"/>
                <w:rPrChange w:id="1458" w:author="Admin" w:date="2017-09-29T08:57:00Z">
                  <w:rPr>
                    <w:rFonts w:cs="Times New Roman"/>
                    <w:color w:val="FF0000"/>
                    <w:sz w:val="24"/>
                    <w:szCs w:val="24"/>
                  </w:rPr>
                </w:rPrChange>
              </w:rPr>
            </w:pPr>
          </w:p>
        </w:tc>
      </w:tr>
      <w:tr w:rsidR="00103D1D" w:rsidRPr="00835288" w14:paraId="05C60DF0"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6B09EBD1" w14:textId="77777777" w:rsidR="00103D1D" w:rsidRPr="00835288" w:rsidRDefault="00103D1D"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76A89973" w14:textId="4AF1DCD3" w:rsidR="00103D1D" w:rsidRDefault="00103D1D" w:rsidP="001F3F09">
            <w:pPr>
              <w:pStyle w:val="NoSpacing"/>
              <w:spacing w:before="240"/>
            </w:pPr>
            <w:r>
              <w:t>Chức danh QLĐV</w:t>
            </w:r>
          </w:p>
        </w:tc>
        <w:tc>
          <w:tcPr>
            <w:tcW w:w="2880" w:type="dxa"/>
            <w:tcBorders>
              <w:top w:val="single" w:sz="4" w:space="0" w:color="000000"/>
              <w:left w:val="single" w:sz="4" w:space="0" w:color="000000"/>
              <w:bottom w:val="single" w:sz="4" w:space="0" w:color="000000"/>
              <w:right w:val="single" w:sz="4" w:space="0" w:color="000000"/>
            </w:tcBorders>
            <w:vAlign w:val="center"/>
          </w:tcPr>
          <w:p w14:paraId="3D13B99A" w14:textId="043B770C" w:rsidR="00103D1D" w:rsidRDefault="00103D1D" w:rsidP="001F3F09">
            <w:pPr>
              <w:spacing w:before="240"/>
              <w:jc w:val="left"/>
              <w:rPr>
                <w:rFonts w:cs="Times New Roman"/>
                <w:sz w:val="24"/>
                <w:szCs w:val="24"/>
              </w:rPr>
            </w:pPr>
            <w:r>
              <w:rPr>
                <w:rFonts w:cs="Times New Roman"/>
                <w:sz w:val="24"/>
                <w:szCs w:val="24"/>
              </w:rPr>
              <w:t>Chọn chức danh đứng đầu của đơn vị</w:t>
            </w:r>
          </w:p>
        </w:tc>
        <w:tc>
          <w:tcPr>
            <w:tcW w:w="990" w:type="dxa"/>
            <w:tcBorders>
              <w:top w:val="single" w:sz="4" w:space="0" w:color="000000"/>
              <w:left w:val="single" w:sz="4" w:space="0" w:color="000000"/>
              <w:bottom w:val="single" w:sz="4" w:space="0" w:color="000000"/>
              <w:right w:val="single" w:sz="4" w:space="0" w:color="000000"/>
            </w:tcBorders>
            <w:vAlign w:val="center"/>
          </w:tcPr>
          <w:p w14:paraId="38C42748" w14:textId="2E755511" w:rsidR="00103D1D" w:rsidRDefault="00EF638C" w:rsidP="001F3F09">
            <w:pPr>
              <w:spacing w:before="240"/>
              <w:jc w:val="center"/>
              <w:rPr>
                <w:rFonts w:cs="Times New Roman"/>
                <w:sz w:val="24"/>
                <w:szCs w:val="24"/>
              </w:rPr>
            </w:pPr>
            <w:r>
              <w:rPr>
                <w:rFonts w:cs="Times New Roman"/>
                <w:sz w:val="24"/>
                <w:szCs w:val="24"/>
              </w:rPr>
              <w:t>Danh sách</w:t>
            </w:r>
          </w:p>
        </w:tc>
        <w:tc>
          <w:tcPr>
            <w:tcW w:w="810" w:type="dxa"/>
            <w:tcBorders>
              <w:top w:val="single" w:sz="4" w:space="0" w:color="000000"/>
              <w:left w:val="single" w:sz="4" w:space="0" w:color="000000"/>
              <w:bottom w:val="single" w:sz="4" w:space="0" w:color="000000"/>
              <w:right w:val="single" w:sz="4" w:space="0" w:color="000000"/>
            </w:tcBorders>
          </w:tcPr>
          <w:p w14:paraId="5823C2EE" w14:textId="77777777" w:rsidR="00103D1D" w:rsidRPr="00835288" w:rsidRDefault="00103D1D"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EFA1321" w14:textId="388D67E8" w:rsidR="00103D1D" w:rsidRDefault="00EF638C" w:rsidP="001F3F09">
            <w:pPr>
              <w:spacing w:before="240"/>
              <w:jc w:val="center"/>
              <w:rPr>
                <w:rFonts w:cs="Times New Roman"/>
                <w:sz w:val="24"/>
                <w:szCs w:val="24"/>
              </w:rPr>
            </w:pPr>
            <w:r>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0ABCBDB2" w14:textId="77777777" w:rsidR="00103D1D" w:rsidRPr="00835288" w:rsidRDefault="00103D1D" w:rsidP="001F3F09">
            <w:pPr>
              <w:spacing w:before="240"/>
              <w:rPr>
                <w:rFonts w:cs="Times New Roman"/>
                <w:sz w:val="24"/>
                <w:szCs w:val="24"/>
              </w:rPr>
            </w:pPr>
          </w:p>
        </w:tc>
      </w:tr>
      <w:tr w:rsidR="00121FCF" w:rsidRPr="00835288" w14:paraId="6A6F65F4"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11E201C7" w14:textId="77777777" w:rsidR="00121FCF"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266AE89E" w14:textId="345357E7" w:rsidR="00121FCF" w:rsidRPr="00835288" w:rsidRDefault="00EF638C" w:rsidP="001F3F09">
            <w:pPr>
              <w:pStyle w:val="NoSpacing"/>
              <w:spacing w:before="240"/>
            </w:pPr>
            <w:r>
              <w:t>Họ tên</w:t>
            </w:r>
          </w:p>
        </w:tc>
        <w:tc>
          <w:tcPr>
            <w:tcW w:w="2880" w:type="dxa"/>
            <w:tcBorders>
              <w:top w:val="single" w:sz="4" w:space="0" w:color="000000"/>
              <w:left w:val="single" w:sz="4" w:space="0" w:color="000000"/>
              <w:bottom w:val="single" w:sz="4" w:space="0" w:color="000000"/>
              <w:right w:val="single" w:sz="4" w:space="0" w:color="000000"/>
            </w:tcBorders>
            <w:vAlign w:val="center"/>
          </w:tcPr>
          <w:p w14:paraId="6E6ABE27" w14:textId="0FDBE4D8" w:rsidR="00121FCF" w:rsidRPr="00835288" w:rsidRDefault="00103D1D" w:rsidP="00B52DB9">
            <w:pPr>
              <w:spacing w:before="240"/>
              <w:jc w:val="left"/>
              <w:rPr>
                <w:rFonts w:cs="Times New Roman"/>
                <w:sz w:val="24"/>
                <w:szCs w:val="24"/>
              </w:rPr>
            </w:pPr>
            <w:r>
              <w:rPr>
                <w:rFonts w:cs="Times New Roman"/>
                <w:sz w:val="24"/>
                <w:szCs w:val="24"/>
              </w:rPr>
              <w:t>Hiển thị tên người đứng đầu đơn vị theo chức danh</w:t>
            </w:r>
            <w:r w:rsidR="00B52DB9">
              <w:rPr>
                <w:rFonts w:cs="Times New Roman"/>
                <w:sz w:val="24"/>
                <w:szCs w:val="24"/>
              </w:rPr>
              <w:t>. Hệ thống tự động update họ tên người theo chức danh được chọn QLĐV khi có thay đổi nhân sự</w:t>
            </w:r>
          </w:p>
        </w:tc>
        <w:tc>
          <w:tcPr>
            <w:tcW w:w="990" w:type="dxa"/>
            <w:tcBorders>
              <w:top w:val="single" w:sz="4" w:space="0" w:color="000000"/>
              <w:left w:val="single" w:sz="4" w:space="0" w:color="000000"/>
              <w:bottom w:val="single" w:sz="4" w:space="0" w:color="000000"/>
              <w:right w:val="single" w:sz="4" w:space="0" w:color="000000"/>
            </w:tcBorders>
            <w:vAlign w:val="center"/>
          </w:tcPr>
          <w:p w14:paraId="100DC652" w14:textId="77777777" w:rsidR="00121FCF"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7B7DFDD8"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B80414E" w14:textId="77777777" w:rsidR="00121FCF" w:rsidRPr="00835288" w:rsidRDefault="00121FCF" w:rsidP="001F3F09">
            <w:pPr>
              <w:spacing w:before="240"/>
              <w:jc w:val="center"/>
              <w:rPr>
                <w:rFonts w:cs="Times New Roman"/>
                <w:sz w:val="24"/>
                <w:szCs w:val="24"/>
              </w:rPr>
            </w:pPr>
            <w:r>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72560E4C" w14:textId="77777777" w:rsidR="00121FCF" w:rsidRPr="00835288" w:rsidRDefault="00121FCF" w:rsidP="001F3F09">
            <w:pPr>
              <w:spacing w:before="240"/>
              <w:rPr>
                <w:rFonts w:cs="Times New Roman"/>
                <w:sz w:val="24"/>
                <w:szCs w:val="24"/>
              </w:rPr>
            </w:pPr>
          </w:p>
        </w:tc>
      </w:tr>
      <w:tr w:rsidR="00121FCF" w:rsidRPr="00835288" w14:paraId="5AD710E6"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4EA734A8" w14:textId="77777777" w:rsidR="00121FCF"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7F9BE3E6" w14:textId="77777777" w:rsidR="00121FCF" w:rsidRDefault="00121FCF" w:rsidP="001F3F09">
            <w:pPr>
              <w:pStyle w:val="NoSpacing"/>
              <w:spacing w:before="240"/>
            </w:pPr>
            <w:r>
              <w:t>Logo</w:t>
            </w:r>
          </w:p>
        </w:tc>
        <w:tc>
          <w:tcPr>
            <w:tcW w:w="2880" w:type="dxa"/>
            <w:tcBorders>
              <w:top w:val="single" w:sz="4" w:space="0" w:color="000000"/>
              <w:left w:val="single" w:sz="4" w:space="0" w:color="000000"/>
              <w:bottom w:val="single" w:sz="4" w:space="0" w:color="000000"/>
              <w:right w:val="single" w:sz="4" w:space="0" w:color="000000"/>
            </w:tcBorders>
            <w:vAlign w:val="center"/>
          </w:tcPr>
          <w:p w14:paraId="1A82EAB7" w14:textId="77777777" w:rsidR="00121FCF" w:rsidRDefault="00121FCF" w:rsidP="001F3F09">
            <w:pPr>
              <w:spacing w:before="240"/>
              <w:jc w:val="left"/>
              <w:rPr>
                <w:rFonts w:cs="Times New Roman"/>
                <w:sz w:val="24"/>
                <w:szCs w:val="24"/>
              </w:rPr>
            </w:pPr>
            <w:r>
              <w:rPr>
                <w:rFonts w:cs="Times New Roman"/>
                <w:sz w:val="24"/>
                <w:szCs w:val="24"/>
              </w:rPr>
              <w:t xml:space="preserve">Cho phép insert logo của đơn vị cấp 2 (sử dụng để sau in ra biểu mẫu QĐ, </w:t>
            </w:r>
            <w:r>
              <w:rPr>
                <w:rFonts w:cs="Times New Roman"/>
                <w:sz w:val="24"/>
                <w:szCs w:val="24"/>
              </w:rPr>
              <w:lastRenderedPageBreak/>
              <w:t>HĐ)</w:t>
            </w:r>
          </w:p>
        </w:tc>
        <w:tc>
          <w:tcPr>
            <w:tcW w:w="990" w:type="dxa"/>
            <w:tcBorders>
              <w:top w:val="single" w:sz="4" w:space="0" w:color="000000"/>
              <w:left w:val="single" w:sz="4" w:space="0" w:color="000000"/>
              <w:bottom w:val="single" w:sz="4" w:space="0" w:color="000000"/>
              <w:right w:val="single" w:sz="4" w:space="0" w:color="000000"/>
            </w:tcBorders>
            <w:vAlign w:val="center"/>
          </w:tcPr>
          <w:p w14:paraId="2B732135" w14:textId="77777777" w:rsidR="00121FCF" w:rsidRDefault="00121FCF" w:rsidP="001F3F09">
            <w:pPr>
              <w:spacing w:before="240"/>
              <w:jc w:val="center"/>
              <w:rPr>
                <w:rFonts w:cs="Times New Roman"/>
                <w:sz w:val="24"/>
                <w:szCs w:val="24"/>
              </w:rPr>
            </w:pPr>
            <w:r>
              <w:rPr>
                <w:rFonts w:cs="Times New Roman"/>
                <w:sz w:val="24"/>
                <w:szCs w:val="24"/>
              </w:rPr>
              <w:lastRenderedPageBreak/>
              <w:t>Ảnh</w:t>
            </w:r>
          </w:p>
        </w:tc>
        <w:tc>
          <w:tcPr>
            <w:tcW w:w="810" w:type="dxa"/>
            <w:tcBorders>
              <w:top w:val="single" w:sz="4" w:space="0" w:color="000000"/>
              <w:left w:val="single" w:sz="4" w:space="0" w:color="000000"/>
              <w:bottom w:val="single" w:sz="4" w:space="0" w:color="000000"/>
              <w:right w:val="single" w:sz="4" w:space="0" w:color="000000"/>
            </w:tcBorders>
          </w:tcPr>
          <w:p w14:paraId="7ACDC6F7"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356F455" w14:textId="77777777" w:rsidR="00121FCF" w:rsidRDefault="00121FCF" w:rsidP="001F3F09">
            <w:pPr>
              <w:spacing w:before="240"/>
              <w:jc w:val="center"/>
              <w:rPr>
                <w:rFonts w:cs="Times New Roman"/>
                <w:sz w:val="24"/>
                <w:szCs w:val="24"/>
              </w:rPr>
            </w:pPr>
            <w:r>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79E82B6E" w14:textId="77777777" w:rsidR="00121FCF" w:rsidRPr="00835288" w:rsidRDefault="00121FCF" w:rsidP="001F3F09">
            <w:pPr>
              <w:spacing w:before="240"/>
              <w:rPr>
                <w:rFonts w:cs="Times New Roman"/>
                <w:sz w:val="24"/>
                <w:szCs w:val="24"/>
              </w:rPr>
            </w:pPr>
          </w:p>
        </w:tc>
      </w:tr>
      <w:tr w:rsidR="00121FCF" w:rsidRPr="00835288" w14:paraId="2240A962" w14:textId="77777777" w:rsidTr="001F3F09">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07B01DCD" w14:textId="77777777" w:rsidR="00121FCF" w:rsidRPr="00835288" w:rsidRDefault="00121FCF" w:rsidP="00742467">
            <w:pPr>
              <w:pStyle w:val="NoSpacing"/>
              <w:numPr>
                <w:ilvl w:val="0"/>
                <w:numId w:val="33"/>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0A73F793" w14:textId="77777777" w:rsidR="00121FCF" w:rsidRPr="00835288" w:rsidRDefault="00121FCF" w:rsidP="001F3F09">
            <w:pPr>
              <w:pStyle w:val="NoSpacing"/>
              <w:spacing w:before="240"/>
            </w:pPr>
            <w:r w:rsidRPr="00835288">
              <w:t>Ghi chú</w:t>
            </w:r>
          </w:p>
        </w:tc>
        <w:tc>
          <w:tcPr>
            <w:tcW w:w="2880" w:type="dxa"/>
            <w:tcBorders>
              <w:top w:val="single" w:sz="4" w:space="0" w:color="000000"/>
              <w:left w:val="single" w:sz="4" w:space="0" w:color="000000"/>
              <w:bottom w:val="single" w:sz="4" w:space="0" w:color="000000"/>
              <w:right w:val="single" w:sz="4" w:space="0" w:color="000000"/>
            </w:tcBorders>
            <w:vAlign w:val="center"/>
          </w:tcPr>
          <w:p w14:paraId="1DED7B6D" w14:textId="77777777" w:rsidR="00121FCF" w:rsidRPr="00835288" w:rsidRDefault="00121FCF" w:rsidP="001F3F09">
            <w:pPr>
              <w:spacing w:before="240"/>
              <w:jc w:val="left"/>
              <w:rPr>
                <w:rFonts w:cs="Times New Roman"/>
                <w:sz w:val="24"/>
                <w:szCs w:val="24"/>
              </w:rPr>
            </w:pPr>
            <w:r w:rsidRPr="00835288">
              <w:rPr>
                <w:rFonts w:cs="Times New Roman"/>
                <w:sz w:val="24"/>
                <w:szCs w:val="24"/>
              </w:rPr>
              <w:t>Ghi chú thêm</w:t>
            </w:r>
          </w:p>
        </w:tc>
        <w:tc>
          <w:tcPr>
            <w:tcW w:w="990" w:type="dxa"/>
            <w:tcBorders>
              <w:top w:val="single" w:sz="4" w:space="0" w:color="000000"/>
              <w:left w:val="single" w:sz="4" w:space="0" w:color="000000"/>
              <w:bottom w:val="single" w:sz="4" w:space="0" w:color="000000"/>
              <w:right w:val="single" w:sz="4" w:space="0" w:color="000000"/>
            </w:tcBorders>
            <w:vAlign w:val="center"/>
          </w:tcPr>
          <w:p w14:paraId="3AA4C0D7" w14:textId="77777777" w:rsidR="00121FCF" w:rsidRPr="00835288" w:rsidRDefault="00121FCF"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5D86D371" w14:textId="77777777" w:rsidR="00121FCF" w:rsidRPr="00835288" w:rsidRDefault="00121FCF"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86A8001" w14:textId="77777777" w:rsidR="00121FCF" w:rsidRPr="00835288" w:rsidRDefault="00121FCF" w:rsidP="001F3F09">
            <w:pPr>
              <w:spacing w:before="240"/>
              <w:jc w:val="center"/>
              <w:rPr>
                <w:rFonts w:cs="Times New Roman"/>
                <w:sz w:val="24"/>
                <w:szCs w:val="24"/>
              </w:rPr>
            </w:pPr>
            <w:r w:rsidRPr="00835288">
              <w:rPr>
                <w:rFonts w:cs="Times New Roman"/>
                <w:sz w:val="24"/>
                <w:szCs w:val="24"/>
              </w:rPr>
              <w:t>Không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48BD53B2" w14:textId="77777777" w:rsidR="00121FCF" w:rsidRPr="00835288" w:rsidRDefault="00121FCF" w:rsidP="001F3F09">
            <w:pPr>
              <w:spacing w:before="240"/>
              <w:rPr>
                <w:rFonts w:cs="Times New Roman"/>
                <w:sz w:val="24"/>
                <w:szCs w:val="24"/>
              </w:rPr>
            </w:pPr>
          </w:p>
        </w:tc>
      </w:tr>
    </w:tbl>
    <w:p w14:paraId="418D5F02" w14:textId="77777777" w:rsidR="003E0D8F" w:rsidRDefault="003E0D8F" w:rsidP="00121FCF">
      <w:pPr>
        <w:rPr>
          <w:rFonts w:cs="Times New Roman"/>
          <w:sz w:val="24"/>
          <w:szCs w:val="24"/>
        </w:rPr>
      </w:pPr>
    </w:p>
    <w:p w14:paraId="25AEE6A6" w14:textId="48CA51A7" w:rsidR="00121FCF" w:rsidRDefault="00121FCF" w:rsidP="00121FCF">
      <w:pPr>
        <w:rPr>
          <w:rFonts w:cs="Times New Roman"/>
          <w:b/>
          <w:sz w:val="24"/>
          <w:szCs w:val="24"/>
        </w:rPr>
      </w:pPr>
      <w:r w:rsidRPr="00751E29">
        <w:rPr>
          <w:rFonts w:cs="Times New Roman"/>
          <w:b/>
          <w:sz w:val="24"/>
          <w:szCs w:val="24"/>
        </w:rPr>
        <w:t>Mô tả nghiệp vụ:</w:t>
      </w:r>
    </w:p>
    <w:p w14:paraId="3B192367" w14:textId="419F4AAE" w:rsidR="00B52DB9" w:rsidRDefault="00B52DB9" w:rsidP="00121FCF">
      <w:pPr>
        <w:pStyle w:val="ListParagraph"/>
        <w:numPr>
          <w:ilvl w:val="0"/>
          <w:numId w:val="4"/>
        </w:numPr>
        <w:ind w:left="540" w:hanging="540"/>
        <w:rPr>
          <w:rFonts w:cs="Times New Roman"/>
          <w:sz w:val="24"/>
          <w:szCs w:val="24"/>
        </w:rPr>
      </w:pPr>
      <w:r>
        <w:rPr>
          <w:rFonts w:cs="Times New Roman"/>
          <w:sz w:val="24"/>
          <w:szCs w:val="24"/>
        </w:rPr>
        <w:t xml:space="preserve">Quy tắc đặt mã các công ty: </w:t>
      </w:r>
    </w:p>
    <w:p w14:paraId="1DDE318A" w14:textId="39CF2EE1" w:rsidR="00B52DB9" w:rsidRDefault="00605DBA" w:rsidP="00B52DB9">
      <w:pPr>
        <w:pStyle w:val="ListParagraph"/>
        <w:ind w:left="540"/>
        <w:rPr>
          <w:rFonts w:cs="Times New Roman"/>
          <w:sz w:val="24"/>
          <w:szCs w:val="24"/>
        </w:rPr>
      </w:pPr>
      <w:r>
        <w:rPr>
          <w:rFonts w:cs="Times New Roman"/>
          <w:sz w:val="24"/>
          <w:szCs w:val="24"/>
        </w:rPr>
        <w:t xml:space="preserve">01: </w:t>
      </w:r>
      <w:r w:rsidR="00B52DB9" w:rsidRPr="00B52DB9">
        <w:rPr>
          <w:rFonts w:cs="Times New Roman"/>
          <w:sz w:val="24"/>
          <w:szCs w:val="24"/>
        </w:rPr>
        <w:t xml:space="preserve">Tập đoàn Công nghệ CMC (CMC Group) </w:t>
      </w:r>
    </w:p>
    <w:p w14:paraId="1353C89F" w14:textId="1C35BE94" w:rsidR="00605DBA" w:rsidRDefault="00605DBA" w:rsidP="00B52DB9">
      <w:pPr>
        <w:pStyle w:val="ListParagraph"/>
        <w:ind w:left="540"/>
        <w:rPr>
          <w:rFonts w:cs="Times New Roman"/>
          <w:sz w:val="24"/>
          <w:szCs w:val="24"/>
        </w:rPr>
      </w:pPr>
      <w:r>
        <w:rPr>
          <w:rFonts w:cs="Times New Roman"/>
          <w:sz w:val="24"/>
          <w:szCs w:val="24"/>
        </w:rPr>
        <w:t xml:space="preserve">02: </w:t>
      </w:r>
      <w:r w:rsidR="00B52DB9" w:rsidRPr="00B52DB9">
        <w:rPr>
          <w:rFonts w:cs="Times New Roman"/>
          <w:sz w:val="24"/>
          <w:szCs w:val="24"/>
        </w:rPr>
        <w:t xml:space="preserve">Công ty Tập đoàn (CMC Corp.) </w:t>
      </w:r>
    </w:p>
    <w:p w14:paraId="6758E5D3" w14:textId="303BC3D6" w:rsidR="00605DBA" w:rsidRDefault="00605DBA" w:rsidP="00B52DB9">
      <w:pPr>
        <w:pStyle w:val="ListParagraph"/>
        <w:ind w:left="540"/>
        <w:rPr>
          <w:rFonts w:cs="Times New Roman"/>
          <w:sz w:val="24"/>
          <w:szCs w:val="24"/>
        </w:rPr>
      </w:pPr>
      <w:r>
        <w:rPr>
          <w:rFonts w:cs="Times New Roman"/>
          <w:sz w:val="24"/>
          <w:szCs w:val="24"/>
        </w:rPr>
        <w:t xml:space="preserve">03: </w:t>
      </w:r>
      <w:r w:rsidR="00B52DB9" w:rsidRPr="00B52DB9">
        <w:rPr>
          <w:rFonts w:cs="Times New Roman"/>
          <w:sz w:val="24"/>
          <w:szCs w:val="24"/>
        </w:rPr>
        <w:t>Công ty TNHH Tích hợp Hệ thống CMC (CMC SI Hà Nội)</w:t>
      </w:r>
    </w:p>
    <w:p w14:paraId="67C23A3D" w14:textId="124B5847" w:rsidR="00605DBA" w:rsidRDefault="00605DBA" w:rsidP="00B52DB9">
      <w:pPr>
        <w:pStyle w:val="ListParagraph"/>
        <w:ind w:left="540"/>
        <w:rPr>
          <w:rFonts w:cs="Times New Roman"/>
          <w:sz w:val="24"/>
          <w:szCs w:val="24"/>
        </w:rPr>
      </w:pPr>
      <w:r>
        <w:rPr>
          <w:rFonts w:cs="Times New Roman"/>
          <w:sz w:val="24"/>
          <w:szCs w:val="24"/>
        </w:rPr>
        <w:t xml:space="preserve">04: </w:t>
      </w:r>
      <w:r w:rsidR="00B52DB9" w:rsidRPr="00B52DB9">
        <w:rPr>
          <w:rFonts w:cs="Times New Roman"/>
          <w:sz w:val="24"/>
          <w:szCs w:val="24"/>
        </w:rPr>
        <w:t xml:space="preserve">Công ty TNHH Tích hợp Hệ thống CMC Sài Gòn (CMC SI Sài Gòn) </w:t>
      </w:r>
    </w:p>
    <w:p w14:paraId="272238B3" w14:textId="2C43505A" w:rsidR="00605DBA" w:rsidRDefault="00605DBA" w:rsidP="00B52DB9">
      <w:pPr>
        <w:pStyle w:val="ListParagraph"/>
        <w:ind w:left="540"/>
        <w:rPr>
          <w:rFonts w:cs="Times New Roman"/>
          <w:sz w:val="24"/>
          <w:szCs w:val="24"/>
        </w:rPr>
      </w:pPr>
      <w:r>
        <w:rPr>
          <w:rFonts w:cs="Times New Roman"/>
          <w:sz w:val="24"/>
          <w:szCs w:val="24"/>
        </w:rPr>
        <w:t xml:space="preserve">05: </w:t>
      </w:r>
      <w:r w:rsidR="00B52DB9" w:rsidRPr="00B52DB9">
        <w:rPr>
          <w:rFonts w:cs="Times New Roman"/>
          <w:sz w:val="24"/>
          <w:szCs w:val="24"/>
        </w:rPr>
        <w:t>Công ty TNHH Giải pháp Phần mềm CMC (CMC Soft)</w:t>
      </w:r>
    </w:p>
    <w:p w14:paraId="4610A3E6" w14:textId="278B5CA2" w:rsidR="00605DBA" w:rsidRDefault="00605DBA" w:rsidP="00B52DB9">
      <w:pPr>
        <w:pStyle w:val="ListParagraph"/>
        <w:ind w:left="540"/>
        <w:rPr>
          <w:rFonts w:cs="Times New Roman"/>
          <w:sz w:val="24"/>
          <w:szCs w:val="24"/>
        </w:rPr>
      </w:pPr>
      <w:r>
        <w:rPr>
          <w:rFonts w:cs="Times New Roman"/>
          <w:sz w:val="24"/>
          <w:szCs w:val="24"/>
        </w:rPr>
        <w:t xml:space="preserve">06: </w:t>
      </w:r>
      <w:r w:rsidR="00B52DB9" w:rsidRPr="00B52DB9">
        <w:rPr>
          <w:rFonts w:cs="Times New Roman"/>
          <w:sz w:val="24"/>
          <w:szCs w:val="24"/>
        </w:rPr>
        <w:t>Công ty TNHH Sản xuất và Thương mại CMC (CMC P&amp;T)</w:t>
      </w:r>
    </w:p>
    <w:p w14:paraId="095F6681" w14:textId="11EBF184" w:rsidR="00B52DB9" w:rsidRPr="00B52DB9" w:rsidRDefault="00605DBA" w:rsidP="00B52DB9">
      <w:pPr>
        <w:pStyle w:val="ListParagraph"/>
        <w:ind w:left="540"/>
        <w:rPr>
          <w:rFonts w:cs="Times New Roman"/>
          <w:sz w:val="24"/>
          <w:szCs w:val="24"/>
        </w:rPr>
      </w:pPr>
      <w:r>
        <w:rPr>
          <w:rFonts w:cs="Times New Roman"/>
          <w:sz w:val="24"/>
          <w:szCs w:val="24"/>
        </w:rPr>
        <w:t xml:space="preserve">07: </w:t>
      </w:r>
      <w:r w:rsidR="00B52DB9" w:rsidRPr="00B52DB9">
        <w:rPr>
          <w:rFonts w:cs="Times New Roman"/>
          <w:sz w:val="24"/>
          <w:szCs w:val="24"/>
        </w:rPr>
        <w:t>Công ty Cổ phần Hạ tầ</w:t>
      </w:r>
      <w:r w:rsidR="00B52DB9">
        <w:rPr>
          <w:rFonts w:cs="Times New Roman"/>
          <w:sz w:val="24"/>
          <w:szCs w:val="24"/>
        </w:rPr>
        <w:t>ng Viễn thông CMC (CMC Telecom)</w:t>
      </w:r>
    </w:p>
    <w:p w14:paraId="1700BF05" w14:textId="511DF340" w:rsidR="00B52DB9" w:rsidRDefault="00605DBA" w:rsidP="00B52DB9">
      <w:pPr>
        <w:pStyle w:val="ListParagraph"/>
        <w:ind w:left="540"/>
        <w:rPr>
          <w:ins w:id="1459" w:author="Admin" w:date="2017-09-18T08:47:00Z"/>
          <w:rFonts w:cs="Times New Roman"/>
          <w:sz w:val="24"/>
          <w:szCs w:val="24"/>
        </w:rPr>
      </w:pPr>
      <w:r>
        <w:rPr>
          <w:rFonts w:cs="Times New Roman"/>
          <w:sz w:val="24"/>
          <w:szCs w:val="24"/>
        </w:rPr>
        <w:t xml:space="preserve">08: </w:t>
      </w:r>
      <w:r w:rsidR="00B52DB9" w:rsidRPr="00B52DB9">
        <w:rPr>
          <w:rFonts w:cs="Times New Roman"/>
          <w:sz w:val="24"/>
          <w:szCs w:val="24"/>
        </w:rPr>
        <w:t>Công ty Cổ phần An ninh An toàn thông tin CMC (CMC InfoSec)</w:t>
      </w:r>
    </w:p>
    <w:p w14:paraId="0509B68F" w14:textId="2FB12F42" w:rsidR="00A54E4D" w:rsidRDefault="00A54E4D" w:rsidP="00B52DB9">
      <w:pPr>
        <w:pStyle w:val="ListParagraph"/>
        <w:ind w:left="540"/>
        <w:rPr>
          <w:rFonts w:cs="Times New Roman"/>
          <w:sz w:val="24"/>
          <w:szCs w:val="24"/>
        </w:rPr>
      </w:pPr>
      <w:ins w:id="1460" w:author="Admin" w:date="2017-09-18T08:47:00Z">
        <w:r>
          <w:rPr>
            <w:rFonts w:cs="Times New Roman"/>
            <w:sz w:val="24"/>
            <w:szCs w:val="24"/>
          </w:rPr>
          <w:t xml:space="preserve">    : Côn</w:t>
        </w:r>
        <w:r w:rsidR="002D17B9">
          <w:rPr>
            <w:rFonts w:cs="Times New Roman"/>
            <w:sz w:val="24"/>
            <w:szCs w:val="24"/>
          </w:rPr>
          <w:t xml:space="preserve">g ty </w:t>
        </w:r>
      </w:ins>
      <w:ins w:id="1461" w:author="Admin" w:date="2017-09-18T08:48:00Z">
        <w:r w:rsidR="002D17B9">
          <w:rPr>
            <w:rFonts w:cs="Times New Roman"/>
            <w:sz w:val="24"/>
            <w:szCs w:val="24"/>
          </w:rPr>
          <w:t>TNHH CMC G</w:t>
        </w:r>
        <w:r w:rsidR="002D17B9" w:rsidRPr="002D17B9">
          <w:rPr>
            <w:rFonts w:cs="Times New Roman"/>
            <w:sz w:val="24"/>
            <w:szCs w:val="24"/>
          </w:rPr>
          <w:t>lobal</w:t>
        </w:r>
      </w:ins>
    </w:p>
    <w:p w14:paraId="41D3442C" w14:textId="18F2F120" w:rsidR="00121FCF" w:rsidRDefault="00121FCF" w:rsidP="00121FCF">
      <w:pPr>
        <w:pStyle w:val="ListParagraph"/>
        <w:numPr>
          <w:ilvl w:val="0"/>
          <w:numId w:val="4"/>
        </w:numPr>
        <w:ind w:left="540" w:hanging="540"/>
        <w:rPr>
          <w:rFonts w:cs="Times New Roman"/>
          <w:sz w:val="24"/>
          <w:szCs w:val="24"/>
        </w:rPr>
      </w:pPr>
      <w:r w:rsidRPr="00F2135C">
        <w:rPr>
          <w:rFonts w:cs="Times New Roman"/>
          <w:sz w:val="24"/>
          <w:szCs w:val="24"/>
        </w:rPr>
        <w:t>Mong muốn tìm kiếm các đơn vị giải thể theo ngày giải thể</w:t>
      </w:r>
      <w:r>
        <w:rPr>
          <w:rFonts w:cs="Times New Roman"/>
          <w:sz w:val="24"/>
          <w:szCs w:val="24"/>
        </w:rPr>
        <w:t xml:space="preserve"> (ví dụ: nhập ngày giải thể: 10/05/2017 và nhấn vào “Tìm kiếm” thì sẽ hiển thị các đơn vị có ngày giải thể trước ngày 10/05/2017 thì sẽ hiển thị ra)</w:t>
      </w:r>
    </w:p>
    <w:p w14:paraId="60EB2BF7" w14:textId="45758075" w:rsidR="00121FCF" w:rsidRDefault="00121FCF" w:rsidP="00121FCF">
      <w:pPr>
        <w:pStyle w:val="ListParagraph"/>
        <w:numPr>
          <w:ilvl w:val="0"/>
          <w:numId w:val="4"/>
        </w:numPr>
        <w:ind w:left="540" w:hanging="540"/>
        <w:rPr>
          <w:ins w:id="1462" w:author="Admin" w:date="2017-09-18T08:49:00Z"/>
          <w:rFonts w:cs="Times New Roman"/>
          <w:sz w:val="24"/>
          <w:szCs w:val="24"/>
        </w:rPr>
      </w:pPr>
      <w:r>
        <w:rPr>
          <w:rFonts w:cs="Times New Roman"/>
          <w:sz w:val="24"/>
          <w:szCs w:val="24"/>
        </w:rPr>
        <w:t>Xem SĐTC ở dạng view orgchart.</w:t>
      </w:r>
    </w:p>
    <w:p w14:paraId="31CCE1AA" w14:textId="77777777" w:rsidR="002D17B9" w:rsidRPr="002D17B9" w:rsidRDefault="002D17B9">
      <w:pPr>
        <w:pStyle w:val="ListParagraph"/>
        <w:numPr>
          <w:ilvl w:val="0"/>
          <w:numId w:val="4"/>
        </w:numPr>
        <w:ind w:left="540" w:hanging="540"/>
        <w:rPr>
          <w:moveTo w:id="1463" w:author="Admin" w:date="2017-09-18T08:49:00Z"/>
          <w:rFonts w:cs="Times New Roman"/>
          <w:sz w:val="24"/>
          <w:szCs w:val="24"/>
        </w:rPr>
        <w:pPrChange w:id="1464" w:author="Admin" w:date="2017-09-18T08:49:00Z">
          <w:pPr>
            <w:pStyle w:val="ListParagraph"/>
            <w:keepLines w:val="0"/>
            <w:numPr>
              <w:numId w:val="4"/>
            </w:numPr>
            <w:spacing w:after="200"/>
            <w:ind w:left="1080" w:hanging="360"/>
          </w:pPr>
        </w:pPrChange>
      </w:pPr>
      <w:moveToRangeStart w:id="1465" w:author="Admin" w:date="2017-09-18T08:49:00Z" w:name="move493487893"/>
      <w:moveTo w:id="1466" w:author="Admin" w:date="2017-09-18T08:49:00Z">
        <w:r w:rsidRPr="002D17B9">
          <w:rPr>
            <w:rFonts w:cs="Times New Roman"/>
            <w:sz w:val="24"/>
            <w:szCs w:val="24"/>
          </w:rPr>
          <w:t>Khi tạo bản ghi cấp 2 (cấp công ty) thì hiển thị trường logo để nhập, còn nếu tạo dữ liệu từ đơn vị cấp 3 trở xuống thì disable trường “Logo”.</w:t>
        </w:r>
      </w:moveTo>
    </w:p>
    <w:p w14:paraId="1BF9F5C6" w14:textId="77777777" w:rsidR="002D17B9" w:rsidRPr="002D17B9" w:rsidRDefault="002D17B9">
      <w:pPr>
        <w:pStyle w:val="ListParagraph"/>
        <w:numPr>
          <w:ilvl w:val="0"/>
          <w:numId w:val="4"/>
        </w:numPr>
        <w:ind w:left="540" w:hanging="540"/>
        <w:rPr>
          <w:moveTo w:id="1467" w:author="Admin" w:date="2017-09-18T08:49:00Z"/>
          <w:rFonts w:cs="Times New Roman"/>
          <w:sz w:val="24"/>
          <w:szCs w:val="24"/>
        </w:rPr>
        <w:pPrChange w:id="1468" w:author="Admin" w:date="2017-09-18T08:49:00Z">
          <w:pPr>
            <w:pStyle w:val="ListParagraph"/>
            <w:keepLines w:val="0"/>
            <w:numPr>
              <w:numId w:val="4"/>
            </w:numPr>
            <w:spacing w:after="200"/>
            <w:ind w:left="1080" w:hanging="360"/>
          </w:pPr>
        </w:pPrChange>
      </w:pPr>
      <w:moveTo w:id="1469" w:author="Admin" w:date="2017-09-18T08:49:00Z">
        <w:r w:rsidRPr="002D17B9">
          <w:rPr>
            <w:rFonts w:cs="Times New Roman"/>
            <w:sz w:val="24"/>
            <w:szCs w:val="24"/>
          </w:rPr>
          <w:t>Thêm chức năng import Cơ cấu tổ chức</w:t>
        </w:r>
      </w:moveTo>
    </w:p>
    <w:p w14:paraId="5F567D8D" w14:textId="77777777" w:rsidR="002D17B9" w:rsidRPr="002D17B9" w:rsidRDefault="002D17B9">
      <w:pPr>
        <w:pStyle w:val="ListParagraph"/>
        <w:numPr>
          <w:ilvl w:val="0"/>
          <w:numId w:val="4"/>
        </w:numPr>
        <w:ind w:left="540" w:hanging="540"/>
        <w:rPr>
          <w:moveTo w:id="1470" w:author="Admin" w:date="2017-09-18T08:49:00Z"/>
          <w:rFonts w:cs="Times New Roman"/>
          <w:sz w:val="24"/>
          <w:szCs w:val="24"/>
        </w:rPr>
        <w:pPrChange w:id="1471" w:author="Admin" w:date="2017-09-18T08:49:00Z">
          <w:pPr>
            <w:pStyle w:val="ListParagraph"/>
            <w:keepLines w:val="0"/>
            <w:numPr>
              <w:numId w:val="4"/>
            </w:numPr>
            <w:spacing w:after="200"/>
            <w:ind w:left="1080" w:hanging="360"/>
          </w:pPr>
        </w:pPrChange>
      </w:pPr>
      <w:moveTo w:id="1472" w:author="Admin" w:date="2017-09-18T08:49:00Z">
        <w:r w:rsidRPr="002D17B9">
          <w:rPr>
            <w:rFonts w:cs="Times New Roman"/>
            <w:sz w:val="24"/>
            <w:szCs w:val="24"/>
          </w:rPr>
          <w:t>Quản lý đơn vị: hệ thống tự động lấy lên dữ liệu theo vị trí đứng đầu của đơn vị bên HSNV theo chức danh trước. Chọn chức danh và hệ thống tự động lấy lên CBNV theo chức danh, nếu chưa có thì người dùng được chọn.</w:t>
        </w:r>
      </w:moveTo>
    </w:p>
    <w:p w14:paraId="141B7526" w14:textId="77777777" w:rsidR="002D17B9" w:rsidRPr="002D17B9" w:rsidRDefault="002D17B9">
      <w:pPr>
        <w:pStyle w:val="ListParagraph"/>
        <w:numPr>
          <w:ilvl w:val="0"/>
          <w:numId w:val="4"/>
        </w:numPr>
        <w:ind w:left="540" w:hanging="540"/>
        <w:rPr>
          <w:moveTo w:id="1473" w:author="Admin" w:date="2017-09-18T08:49:00Z"/>
          <w:rFonts w:cs="Times New Roman"/>
          <w:sz w:val="24"/>
          <w:szCs w:val="24"/>
        </w:rPr>
        <w:pPrChange w:id="1474" w:author="Admin" w:date="2017-09-18T08:49:00Z">
          <w:pPr>
            <w:pStyle w:val="ListParagraph"/>
            <w:keepLines w:val="0"/>
            <w:numPr>
              <w:numId w:val="4"/>
            </w:numPr>
            <w:spacing w:after="200"/>
            <w:ind w:left="1080" w:hanging="360"/>
          </w:pPr>
        </w:pPrChange>
      </w:pPr>
      <w:moveTo w:id="1475" w:author="Admin" w:date="2017-09-18T08:49:00Z">
        <w:r w:rsidRPr="002D17B9">
          <w:rPr>
            <w:rFonts w:cs="Times New Roman"/>
            <w:sz w:val="24"/>
            <w:szCs w:val="24"/>
          </w:rPr>
          <w:t>Một số vị trí của công ty CMC corp (các công ty hoạt động độc lập) nhưng vẫn có quyền ở công ty thành viên (liên quan đến phần phân quyền).</w:t>
        </w:r>
      </w:moveTo>
    </w:p>
    <w:p w14:paraId="7C69EDFF" w14:textId="77777777" w:rsidR="002D17B9" w:rsidRPr="002D17B9" w:rsidRDefault="002D17B9">
      <w:pPr>
        <w:pStyle w:val="ListParagraph"/>
        <w:numPr>
          <w:ilvl w:val="0"/>
          <w:numId w:val="4"/>
        </w:numPr>
        <w:ind w:left="540" w:hanging="540"/>
        <w:rPr>
          <w:moveTo w:id="1476" w:author="Admin" w:date="2017-09-18T08:49:00Z"/>
          <w:rFonts w:cs="Times New Roman"/>
          <w:sz w:val="24"/>
          <w:szCs w:val="24"/>
        </w:rPr>
        <w:pPrChange w:id="1477" w:author="Admin" w:date="2017-09-18T08:49:00Z">
          <w:pPr>
            <w:pStyle w:val="ListParagraph"/>
            <w:keepLines w:val="0"/>
            <w:numPr>
              <w:numId w:val="4"/>
            </w:numPr>
            <w:spacing w:after="200"/>
            <w:ind w:left="1080" w:hanging="360"/>
          </w:pPr>
        </w:pPrChange>
      </w:pPr>
      <w:moveTo w:id="1478" w:author="Admin" w:date="2017-09-18T08:49:00Z">
        <w:r w:rsidRPr="002D17B9">
          <w:rPr>
            <w:rFonts w:cs="Times New Roman"/>
            <w:sz w:val="24"/>
            <w:szCs w:val="24"/>
          </w:rPr>
          <w:t>Bổ sung: Mã số thuế, đơn vị cấp trên (bỏ bắt buộc nhập).</w:t>
        </w:r>
      </w:moveTo>
    </w:p>
    <w:p w14:paraId="06DC3C83" w14:textId="77777777" w:rsidR="002D17B9" w:rsidRPr="002D17B9" w:rsidDel="002D17B9" w:rsidRDefault="002D17B9">
      <w:pPr>
        <w:pStyle w:val="ListParagraph"/>
        <w:numPr>
          <w:ilvl w:val="0"/>
          <w:numId w:val="4"/>
        </w:numPr>
        <w:ind w:left="540" w:hanging="540"/>
        <w:rPr>
          <w:del w:id="1479" w:author="Admin" w:date="2017-09-18T08:49:00Z"/>
          <w:moveTo w:id="1480" w:author="Admin" w:date="2017-09-18T08:49:00Z"/>
          <w:rFonts w:cs="Times New Roman"/>
          <w:sz w:val="24"/>
          <w:szCs w:val="24"/>
        </w:rPr>
        <w:pPrChange w:id="1481" w:author="Admin" w:date="2017-09-18T08:49:00Z">
          <w:pPr>
            <w:pStyle w:val="ListParagraph"/>
            <w:keepLines w:val="0"/>
            <w:numPr>
              <w:numId w:val="4"/>
            </w:numPr>
            <w:spacing w:after="200"/>
            <w:ind w:left="1080" w:hanging="360"/>
          </w:pPr>
        </w:pPrChange>
      </w:pPr>
      <w:moveTo w:id="1482" w:author="Admin" w:date="2017-09-18T08:49:00Z">
        <w:r w:rsidRPr="002D17B9">
          <w:rPr>
            <w:rFonts w:cs="Times New Roman"/>
            <w:sz w:val="24"/>
            <w:szCs w:val="24"/>
          </w:rPr>
          <w:t>Với chức danh kiêm nhiệm thì hiển thị như thế nào trên Phần QL đơn vị.</w:t>
        </w:r>
      </w:moveTo>
    </w:p>
    <w:moveToRangeEnd w:id="1465"/>
    <w:p w14:paraId="47CDE02B" w14:textId="77777777" w:rsidR="002D17B9" w:rsidRPr="002D17B9" w:rsidRDefault="002D17B9">
      <w:pPr>
        <w:pStyle w:val="ListParagraph"/>
        <w:numPr>
          <w:ilvl w:val="0"/>
          <w:numId w:val="4"/>
        </w:numPr>
        <w:ind w:left="540" w:hanging="540"/>
        <w:rPr>
          <w:rFonts w:cs="Times New Roman"/>
          <w:sz w:val="24"/>
          <w:szCs w:val="24"/>
          <w:rPrChange w:id="1483" w:author="Admin" w:date="2017-09-18T08:49:00Z">
            <w:rPr/>
          </w:rPrChange>
        </w:rPr>
      </w:pPr>
    </w:p>
    <w:p w14:paraId="390296B8" w14:textId="77777777" w:rsidR="00121FCF" w:rsidRPr="004908C7" w:rsidRDefault="00121FCF" w:rsidP="00714D4C">
      <w:pPr>
        <w:pStyle w:val="Heading3"/>
      </w:pPr>
      <w:bookmarkStart w:id="1484" w:name="_Toc494461272"/>
      <w:r>
        <w:t>Thao tác chức năng</w:t>
      </w:r>
      <w:bookmarkEnd w:id="1484"/>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5"/>
        <w:gridCol w:w="6185"/>
      </w:tblGrid>
      <w:tr w:rsidR="00121FCF" w:rsidRPr="00835288" w14:paraId="40005BAC" w14:textId="77777777" w:rsidTr="001F3F09">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35CF194" w14:textId="77777777" w:rsidR="00121FCF" w:rsidRPr="00835288" w:rsidRDefault="00121FCF" w:rsidP="001F3F09">
            <w:pPr>
              <w:spacing w:before="240"/>
              <w:jc w:val="center"/>
              <w:rPr>
                <w:rFonts w:cs="Times New Roman"/>
                <w:b/>
                <w:sz w:val="24"/>
                <w:szCs w:val="24"/>
              </w:rPr>
            </w:pPr>
            <w:r>
              <w:rPr>
                <w:rFonts w:cs="Times New Roman"/>
                <w:b/>
                <w:sz w:val="24"/>
                <w:szCs w:val="24"/>
              </w:rPr>
              <w:t xml:space="preserve">Bước </w:t>
            </w:r>
          </w:p>
        </w:tc>
        <w:tc>
          <w:tcPr>
            <w:tcW w:w="241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FAC815A"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 xml:space="preserve">Thao tác </w:t>
            </w:r>
          </w:p>
        </w:tc>
        <w:tc>
          <w:tcPr>
            <w:tcW w:w="61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7EB1137" w14:textId="77777777" w:rsidR="00121FCF" w:rsidRPr="00835288" w:rsidRDefault="00121FCF" w:rsidP="001F3F09">
            <w:pPr>
              <w:spacing w:before="240"/>
              <w:jc w:val="center"/>
              <w:rPr>
                <w:rFonts w:cs="Times New Roman"/>
                <w:b/>
                <w:sz w:val="24"/>
                <w:szCs w:val="24"/>
              </w:rPr>
            </w:pPr>
            <w:r w:rsidRPr="00835288">
              <w:rPr>
                <w:rFonts w:cs="Times New Roman"/>
                <w:b/>
                <w:sz w:val="24"/>
                <w:szCs w:val="24"/>
              </w:rPr>
              <w:t>Mô tả</w:t>
            </w:r>
          </w:p>
        </w:tc>
      </w:tr>
      <w:tr w:rsidR="00121FCF" w:rsidRPr="00835288" w14:paraId="60974FDC"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68C9B684" w14:textId="77777777" w:rsidR="00121FCF" w:rsidRPr="00751E29" w:rsidRDefault="00121FCF" w:rsidP="00742467">
            <w:pPr>
              <w:pStyle w:val="ListParagraph"/>
              <w:numPr>
                <w:ilvl w:val="0"/>
                <w:numId w:val="34"/>
              </w:numPr>
              <w:spacing w:after="0" w:line="26" w:lineRule="atLeast"/>
              <w:jc w:val="center"/>
              <w:rPr>
                <w:rFonts w:cs="Times New Roman"/>
                <w:color w:val="000000"/>
                <w:sz w:val="24"/>
                <w:szCs w:val="24"/>
              </w:rPr>
            </w:pPr>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1D6BC869" w14:textId="77777777" w:rsidR="00121FCF" w:rsidRPr="00835288" w:rsidRDefault="00121FCF" w:rsidP="001F3F09">
            <w:pPr>
              <w:spacing w:before="240"/>
              <w:jc w:val="left"/>
              <w:rPr>
                <w:rFonts w:cs="Times New Roman"/>
                <w:b/>
                <w:sz w:val="24"/>
                <w:szCs w:val="24"/>
              </w:rPr>
            </w:pPr>
            <w:r>
              <w:rPr>
                <w:rFonts w:cs="Times New Roman"/>
                <w:b/>
                <w:sz w:val="24"/>
                <w:szCs w:val="24"/>
              </w:rPr>
              <w:t>Thêm mới một đơn vị trên SĐTC</w:t>
            </w:r>
          </w:p>
        </w:tc>
        <w:tc>
          <w:tcPr>
            <w:tcW w:w="6185" w:type="dxa"/>
            <w:tcBorders>
              <w:top w:val="single" w:sz="4" w:space="0" w:color="000000"/>
              <w:left w:val="single" w:sz="4" w:space="0" w:color="000000"/>
              <w:bottom w:val="single" w:sz="4" w:space="0" w:color="000000"/>
              <w:right w:val="single" w:sz="4" w:space="0" w:color="000000"/>
            </w:tcBorders>
            <w:vAlign w:val="center"/>
            <w:hideMark/>
          </w:tcPr>
          <w:p w14:paraId="4AF4318C" w14:textId="77777777" w:rsidR="00121FCF" w:rsidRDefault="00121FCF" w:rsidP="001F3F09">
            <w:pPr>
              <w:spacing w:before="240"/>
              <w:jc w:val="left"/>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một đơn vị vào sơ đồ tổ chức</w:t>
            </w:r>
          </w:p>
          <w:p w14:paraId="151D93B1" w14:textId="77777777" w:rsidR="00121FCF" w:rsidRDefault="00121FCF" w:rsidP="001F3F09">
            <w:pPr>
              <w:spacing w:before="240"/>
              <w:jc w:val="left"/>
              <w:rPr>
                <w:rFonts w:cs="Times New Roman"/>
                <w:sz w:val="24"/>
                <w:szCs w:val="24"/>
              </w:rPr>
            </w:pPr>
            <w:r>
              <w:rPr>
                <w:rFonts w:cs="Times New Roman"/>
                <w:sz w:val="24"/>
                <w:szCs w:val="24"/>
              </w:rPr>
              <w:t xml:space="preserve">Các thông tin thêm mới gồm: Đơn vị cấp cha, tên đơn vị, </w:t>
            </w:r>
            <w:r>
              <w:rPr>
                <w:rFonts w:cs="Times New Roman"/>
                <w:sz w:val="24"/>
                <w:szCs w:val="24"/>
              </w:rPr>
              <w:lastRenderedPageBreak/>
              <w:t xml:space="preserve">ngày thành lập, ngày giải thể, địa chỉ, … </w:t>
            </w:r>
            <w:r w:rsidRPr="004908C7">
              <w:rPr>
                <w:rFonts w:cs="Times New Roman"/>
                <w:i/>
                <w:sz w:val="24"/>
                <w:szCs w:val="24"/>
              </w:rPr>
              <w:t>(chi tiết ở phần mô tả các trường thông tin chức năng)</w:t>
            </w:r>
          </w:p>
          <w:p w14:paraId="2AB799E2" w14:textId="77777777" w:rsidR="00121FCF" w:rsidRPr="00835288" w:rsidRDefault="00121FCF" w:rsidP="001F3F09">
            <w:pPr>
              <w:spacing w:before="240"/>
              <w:jc w:val="left"/>
              <w:rPr>
                <w:rFonts w:cs="Times New Roman"/>
                <w:sz w:val="24"/>
                <w:szCs w:val="24"/>
              </w:rPr>
            </w:pPr>
            <w:r>
              <w:rPr>
                <w:rFonts w:cs="Times New Roman"/>
                <w:sz w:val="24"/>
                <w:szCs w:val="24"/>
              </w:rPr>
              <w:t xml:space="preserve">Thông tin các trường bắt buộc nhập: Đơn vị cấp cha, Tên đơn vị </w:t>
            </w:r>
            <w:r w:rsidRPr="00F40370">
              <w:rPr>
                <w:rFonts w:cs="Times New Roman"/>
                <w:i/>
                <w:sz w:val="24"/>
                <w:szCs w:val="24"/>
              </w:rPr>
              <w:t>(chi tiết ở phần mô tả các trường thông tin chức năng)</w:t>
            </w:r>
          </w:p>
        </w:tc>
      </w:tr>
      <w:tr w:rsidR="00121FCF" w:rsidRPr="00835288" w14:paraId="0CEFE5D9"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27DFA62E" w14:textId="77777777" w:rsidR="00121FCF" w:rsidRPr="00751E29" w:rsidRDefault="00121FCF" w:rsidP="00742467">
            <w:pPr>
              <w:pStyle w:val="ListParagraph"/>
              <w:numPr>
                <w:ilvl w:val="0"/>
                <w:numId w:val="34"/>
              </w:numPr>
              <w:spacing w:after="0" w:line="26" w:lineRule="atLeast"/>
              <w:jc w:val="center"/>
              <w:rPr>
                <w:rFonts w:cs="Times New Roman"/>
                <w:color w:val="000000"/>
                <w:sz w:val="24"/>
                <w:szCs w:val="24"/>
              </w:rPr>
            </w:pPr>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49F704D5" w14:textId="77777777" w:rsidR="00121FCF" w:rsidRPr="00835288" w:rsidRDefault="00121FCF" w:rsidP="001F3F09">
            <w:pPr>
              <w:spacing w:before="240"/>
              <w:jc w:val="left"/>
              <w:rPr>
                <w:rFonts w:cs="Times New Roman"/>
                <w:b/>
                <w:sz w:val="24"/>
                <w:szCs w:val="24"/>
              </w:rPr>
            </w:pPr>
            <w:r w:rsidRPr="00835288">
              <w:rPr>
                <w:rFonts w:cs="Times New Roman"/>
                <w:b/>
                <w:sz w:val="24"/>
                <w:szCs w:val="24"/>
              </w:rPr>
              <w:t>Lưu</w:t>
            </w:r>
          </w:p>
        </w:tc>
        <w:tc>
          <w:tcPr>
            <w:tcW w:w="6185" w:type="dxa"/>
            <w:tcBorders>
              <w:top w:val="single" w:sz="4" w:space="0" w:color="000000"/>
              <w:left w:val="single" w:sz="4" w:space="0" w:color="000000"/>
              <w:bottom w:val="single" w:sz="4" w:space="0" w:color="000000"/>
              <w:right w:val="single" w:sz="4" w:space="0" w:color="000000"/>
            </w:tcBorders>
            <w:vAlign w:val="center"/>
            <w:hideMark/>
          </w:tcPr>
          <w:p w14:paraId="24813C38" w14:textId="77777777" w:rsidR="00121FCF" w:rsidRPr="00835288" w:rsidRDefault="00121FCF" w:rsidP="001F3F09">
            <w:pPr>
              <w:spacing w:before="240"/>
              <w:jc w:val="left"/>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A54E4D" w:rsidRPr="00835288" w14:paraId="5762FFA8" w14:textId="77777777" w:rsidTr="001F3F09">
        <w:trPr>
          <w:trHeight w:val="286"/>
          <w:ins w:id="1485" w:author="Admin" w:date="2017-09-18T08:45:00Z"/>
        </w:trPr>
        <w:tc>
          <w:tcPr>
            <w:tcW w:w="760" w:type="dxa"/>
            <w:tcBorders>
              <w:top w:val="single" w:sz="4" w:space="0" w:color="000000"/>
              <w:left w:val="single" w:sz="4" w:space="0" w:color="000000"/>
              <w:bottom w:val="single" w:sz="4" w:space="0" w:color="000000"/>
              <w:right w:val="single" w:sz="4" w:space="0" w:color="000000"/>
            </w:tcBorders>
            <w:vAlign w:val="center"/>
          </w:tcPr>
          <w:p w14:paraId="130D2FEC" w14:textId="77777777" w:rsidR="00A54E4D" w:rsidRPr="00751E29" w:rsidRDefault="00A54E4D" w:rsidP="00742467">
            <w:pPr>
              <w:pStyle w:val="ListParagraph"/>
              <w:numPr>
                <w:ilvl w:val="0"/>
                <w:numId w:val="34"/>
              </w:numPr>
              <w:spacing w:after="0" w:line="26" w:lineRule="atLeast"/>
              <w:jc w:val="center"/>
              <w:rPr>
                <w:ins w:id="1486" w:author="Admin" w:date="2017-09-18T08:45:00Z"/>
                <w:rFonts w:cs="Times New Roman"/>
                <w:color w:val="000000"/>
                <w:sz w:val="24"/>
                <w:szCs w:val="24"/>
              </w:rPr>
            </w:pPr>
          </w:p>
        </w:tc>
        <w:tc>
          <w:tcPr>
            <w:tcW w:w="2415" w:type="dxa"/>
            <w:tcBorders>
              <w:top w:val="single" w:sz="4" w:space="0" w:color="000000"/>
              <w:left w:val="single" w:sz="4" w:space="0" w:color="000000"/>
              <w:bottom w:val="single" w:sz="4" w:space="0" w:color="000000"/>
              <w:right w:val="single" w:sz="4" w:space="0" w:color="000000"/>
            </w:tcBorders>
            <w:vAlign w:val="center"/>
          </w:tcPr>
          <w:p w14:paraId="7BF43F68" w14:textId="4E9D87DE" w:rsidR="00A54E4D" w:rsidRPr="00835288" w:rsidRDefault="00A54E4D" w:rsidP="001F3F09">
            <w:pPr>
              <w:spacing w:before="240"/>
              <w:jc w:val="left"/>
              <w:rPr>
                <w:ins w:id="1487" w:author="Admin" w:date="2017-09-18T08:45:00Z"/>
                <w:rFonts w:cs="Times New Roman"/>
                <w:b/>
                <w:sz w:val="24"/>
                <w:szCs w:val="24"/>
              </w:rPr>
            </w:pPr>
            <w:ins w:id="1488" w:author="Admin" w:date="2017-09-18T08:45:00Z">
              <w:r>
                <w:rPr>
                  <w:rFonts w:cs="Times New Roman"/>
                  <w:b/>
                  <w:sz w:val="24"/>
                  <w:szCs w:val="24"/>
                </w:rPr>
                <w:t>Import</w:t>
              </w:r>
            </w:ins>
          </w:p>
        </w:tc>
        <w:tc>
          <w:tcPr>
            <w:tcW w:w="6185" w:type="dxa"/>
            <w:tcBorders>
              <w:top w:val="single" w:sz="4" w:space="0" w:color="000000"/>
              <w:left w:val="single" w:sz="4" w:space="0" w:color="000000"/>
              <w:bottom w:val="single" w:sz="4" w:space="0" w:color="000000"/>
              <w:right w:val="single" w:sz="4" w:space="0" w:color="000000"/>
            </w:tcBorders>
            <w:vAlign w:val="center"/>
          </w:tcPr>
          <w:p w14:paraId="64316E58" w14:textId="22B85F88" w:rsidR="00A54E4D" w:rsidRPr="00835288" w:rsidRDefault="00A54E4D" w:rsidP="001F3F09">
            <w:pPr>
              <w:spacing w:before="240"/>
              <w:jc w:val="left"/>
              <w:rPr>
                <w:ins w:id="1489" w:author="Admin" w:date="2017-09-18T08:45:00Z"/>
                <w:rFonts w:cs="Times New Roman"/>
                <w:sz w:val="24"/>
                <w:szCs w:val="24"/>
              </w:rPr>
            </w:pPr>
            <w:ins w:id="1490" w:author="Admin" w:date="2017-09-18T08:45:00Z">
              <w:r>
                <w:rPr>
                  <w:rFonts w:cs="Times New Roman"/>
                  <w:sz w:val="24"/>
                  <w:szCs w:val="24"/>
                </w:rPr>
                <w:t>Người dùng sử dụng chức năng này để nhập dữ liệu cơ cấu tổ chức vào file mẫu và import vào phần mềm.</w:t>
              </w:r>
            </w:ins>
          </w:p>
        </w:tc>
      </w:tr>
      <w:tr w:rsidR="00121FCF" w:rsidRPr="00835288" w14:paraId="7B0D821A"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6A515D78" w14:textId="77777777" w:rsidR="00121FCF" w:rsidRPr="00751E29" w:rsidRDefault="00121FCF" w:rsidP="00742467">
            <w:pPr>
              <w:pStyle w:val="ListParagraph"/>
              <w:numPr>
                <w:ilvl w:val="0"/>
                <w:numId w:val="34"/>
              </w:numPr>
              <w:spacing w:after="0" w:line="26" w:lineRule="atLeast"/>
              <w:jc w:val="center"/>
              <w:rPr>
                <w:rFonts w:cs="Times New Roman"/>
                <w:color w:val="000000"/>
                <w:sz w:val="24"/>
                <w:szCs w:val="24"/>
              </w:rPr>
            </w:pPr>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4E7BA1CE" w14:textId="77777777" w:rsidR="00121FCF" w:rsidRPr="00835288" w:rsidRDefault="00121FCF" w:rsidP="001F3F09">
            <w:pPr>
              <w:spacing w:before="240"/>
              <w:jc w:val="left"/>
              <w:rPr>
                <w:rFonts w:cs="Times New Roman"/>
                <w:b/>
                <w:sz w:val="24"/>
                <w:szCs w:val="24"/>
              </w:rPr>
            </w:pPr>
            <w:r w:rsidRPr="00835288">
              <w:rPr>
                <w:rFonts w:cs="Times New Roman"/>
                <w:b/>
                <w:sz w:val="24"/>
                <w:szCs w:val="24"/>
              </w:rPr>
              <w:t>Hủy</w:t>
            </w:r>
          </w:p>
        </w:tc>
        <w:tc>
          <w:tcPr>
            <w:tcW w:w="6185" w:type="dxa"/>
            <w:tcBorders>
              <w:top w:val="single" w:sz="4" w:space="0" w:color="000000"/>
              <w:left w:val="single" w:sz="4" w:space="0" w:color="000000"/>
              <w:bottom w:val="single" w:sz="4" w:space="0" w:color="000000"/>
              <w:right w:val="single" w:sz="4" w:space="0" w:color="000000"/>
            </w:tcBorders>
            <w:vAlign w:val="center"/>
            <w:hideMark/>
          </w:tcPr>
          <w:p w14:paraId="77FB342C" w14:textId="77777777" w:rsidR="00121FCF" w:rsidRPr="00835288" w:rsidRDefault="00121FCF" w:rsidP="001F3F09">
            <w:pPr>
              <w:spacing w:before="240"/>
              <w:jc w:val="left"/>
              <w:rPr>
                <w:rFonts w:cs="Times New Roman"/>
                <w:sz w:val="24"/>
                <w:szCs w:val="24"/>
              </w:rPr>
            </w:pPr>
            <w:r w:rsidRPr="00835288">
              <w:rPr>
                <w:rFonts w:cs="Times New Roman"/>
                <w:sz w:val="24"/>
                <w:szCs w:val="24"/>
              </w:rPr>
              <w:t>Người dùng sử dụng chức năng này để "Hủy" quá trình "Thêm"/"Sửa" thông tin.</w:t>
            </w:r>
          </w:p>
        </w:tc>
      </w:tr>
      <w:tr w:rsidR="00121FCF" w:rsidRPr="00835288" w14:paraId="21CF8256"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5045250B" w14:textId="77777777" w:rsidR="00121FCF" w:rsidRPr="00751E29" w:rsidRDefault="00121FCF" w:rsidP="00742467">
            <w:pPr>
              <w:pStyle w:val="ListParagraph"/>
              <w:numPr>
                <w:ilvl w:val="0"/>
                <w:numId w:val="34"/>
              </w:numPr>
              <w:spacing w:after="0" w:line="26" w:lineRule="atLeast"/>
              <w:jc w:val="center"/>
              <w:rPr>
                <w:rFonts w:cs="Times New Roman"/>
                <w:color w:val="000000"/>
                <w:sz w:val="24"/>
                <w:szCs w:val="24"/>
              </w:rPr>
            </w:pPr>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07AAEBBE" w14:textId="77777777" w:rsidR="00121FCF" w:rsidRPr="00835288" w:rsidRDefault="00121FCF" w:rsidP="001F3F09">
            <w:pPr>
              <w:spacing w:before="240"/>
              <w:jc w:val="left"/>
              <w:rPr>
                <w:rFonts w:cs="Times New Roman"/>
                <w:b/>
                <w:sz w:val="24"/>
                <w:szCs w:val="24"/>
              </w:rPr>
            </w:pPr>
            <w:r>
              <w:rPr>
                <w:rFonts w:cs="Times New Roman"/>
                <w:b/>
                <w:sz w:val="24"/>
                <w:szCs w:val="24"/>
              </w:rPr>
              <w:t>Giải thể</w:t>
            </w:r>
          </w:p>
        </w:tc>
        <w:tc>
          <w:tcPr>
            <w:tcW w:w="6185" w:type="dxa"/>
            <w:tcBorders>
              <w:top w:val="single" w:sz="4" w:space="0" w:color="000000"/>
              <w:left w:val="single" w:sz="4" w:space="0" w:color="000000"/>
              <w:bottom w:val="single" w:sz="4" w:space="0" w:color="000000"/>
              <w:right w:val="single" w:sz="4" w:space="0" w:color="000000"/>
            </w:tcBorders>
            <w:vAlign w:val="center"/>
            <w:hideMark/>
          </w:tcPr>
          <w:p w14:paraId="43229C35" w14:textId="77777777" w:rsidR="00121FCF" w:rsidRPr="00835288" w:rsidRDefault="00121FCF" w:rsidP="001F3F09">
            <w:pPr>
              <w:spacing w:before="240"/>
              <w:jc w:val="left"/>
              <w:rPr>
                <w:rFonts w:cs="Times New Roman"/>
                <w:sz w:val="24"/>
                <w:szCs w:val="24"/>
              </w:rPr>
            </w:pPr>
            <w:r w:rsidRPr="00835288">
              <w:rPr>
                <w:rFonts w:cs="Times New Roman"/>
                <w:sz w:val="24"/>
                <w:szCs w:val="24"/>
              </w:rPr>
              <w:t xml:space="preserve">Người dùng sử dụng chức năng này sử dụng </w:t>
            </w:r>
            <w:r>
              <w:rPr>
                <w:rFonts w:cs="Times New Roman"/>
                <w:sz w:val="24"/>
                <w:szCs w:val="24"/>
              </w:rPr>
              <w:t>để giải thể một đơn vị trên sơ đồ tổ chức. Khi nhấn vào chức năng “Giải thể” thì phải nhập “Ngày giải thể” và trước khi giải thể 1 đơn vị phải chuyển hết nhân viên ở đơn vị đó sang phòng ban khác hoặc cho nghỉ việc.</w:t>
            </w:r>
          </w:p>
        </w:tc>
      </w:tr>
    </w:tbl>
    <w:p w14:paraId="3A00B656" w14:textId="35198652" w:rsidR="00121FCF" w:rsidRDefault="00121FCF" w:rsidP="00121FCF"/>
    <w:p w14:paraId="1DBACEF8" w14:textId="2376962C" w:rsidR="00854964" w:rsidRDefault="00854964" w:rsidP="00854964">
      <w:pPr>
        <w:pStyle w:val="Heading2"/>
      </w:pPr>
      <w:bookmarkStart w:id="1491" w:name="_Toc494461273"/>
      <w:r>
        <w:t>Xây dựng hệ thống ngành nghề,</w:t>
      </w:r>
      <w:ins w:id="1492" w:author="Admin" w:date="2017-09-18T08:50:00Z">
        <w:r w:rsidR="003B7E60">
          <w:t xml:space="preserve"> chuyên môn,</w:t>
        </w:r>
      </w:ins>
      <w:r>
        <w:t xml:space="preserve"> vị trí </w:t>
      </w:r>
      <w:r w:rsidR="00BF254D">
        <w:t>chức danh</w:t>
      </w:r>
      <w:bookmarkEnd w:id="1491"/>
    </w:p>
    <w:p w14:paraId="2EF07E90" w14:textId="51159EF2" w:rsidR="003E0D8F" w:rsidRPr="00835288" w:rsidRDefault="007B7F26" w:rsidP="00714D4C">
      <w:pPr>
        <w:pStyle w:val="Heading3"/>
      </w:pPr>
      <w:bookmarkStart w:id="1493" w:name="_Toc494461274"/>
      <w:r>
        <w:t>Thiết lập</w:t>
      </w:r>
      <w:r w:rsidR="003E0D8F">
        <w:t xml:space="preserve"> </w:t>
      </w:r>
      <w:r>
        <w:t xml:space="preserve">danh mục </w:t>
      </w:r>
      <w:r w:rsidR="003E0D8F">
        <w:t>ngành nghề</w:t>
      </w:r>
      <w:bookmarkEnd w:id="1493"/>
      <w:r w:rsidR="003E0D8F">
        <w:t xml:space="preserve"> </w:t>
      </w:r>
    </w:p>
    <w:p w14:paraId="5B3420F8" w14:textId="77777777" w:rsidR="003E0D8F" w:rsidRPr="00835288" w:rsidRDefault="003E0D8F" w:rsidP="00896B3B">
      <w:pPr>
        <w:pStyle w:val="Heading4"/>
      </w:pPr>
      <w:r w:rsidRPr="00835288">
        <w:t>Mục đích, ý nghĩa</w:t>
      </w:r>
    </w:p>
    <w:p w14:paraId="79E1AEF2" w14:textId="77777777" w:rsidR="003E0D8F" w:rsidRDefault="003E0D8F" w:rsidP="003E0D8F">
      <w:pPr>
        <w:pStyle w:val="ListParagraph"/>
        <w:numPr>
          <w:ilvl w:val="0"/>
          <w:numId w:val="4"/>
        </w:numPr>
        <w:spacing w:line="312" w:lineRule="auto"/>
        <w:ind w:left="450" w:hanging="450"/>
        <w:rPr>
          <w:rFonts w:cs="Times New Roman"/>
          <w:sz w:val="24"/>
          <w:szCs w:val="24"/>
        </w:rPr>
      </w:pPr>
      <w:r>
        <w:rPr>
          <w:rFonts w:cs="Times New Roman"/>
          <w:sz w:val="24"/>
          <w:szCs w:val="24"/>
        </w:rPr>
        <w:t>Khai báo và quản lý bộ danh mục ngành nghề của tập đoàn</w:t>
      </w:r>
    </w:p>
    <w:p w14:paraId="6201667C" w14:textId="77777777" w:rsidR="003E0D8F" w:rsidRDefault="003E0D8F"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E0D8F" w14:paraId="048262F5"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AC58487" w14:textId="77777777" w:rsidR="003E0D8F" w:rsidRDefault="003E0D8F" w:rsidP="00896B3B">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67A14F2" w14:textId="77777777" w:rsidR="003E0D8F" w:rsidRPr="00441A67" w:rsidRDefault="003E0D8F" w:rsidP="00896B3B">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để khai báo danh mục ngành nghề.</w:t>
            </w:r>
          </w:p>
        </w:tc>
      </w:tr>
      <w:tr w:rsidR="003E0D8F" w14:paraId="1BEFEF9E"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91AF8B8" w14:textId="77777777" w:rsidR="003E0D8F" w:rsidRDefault="003E0D8F" w:rsidP="00896B3B">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C468A9" w14:textId="77777777" w:rsidR="003E0D8F" w:rsidRPr="00441A67" w:rsidRDefault="003E0D8F" w:rsidP="00896B3B">
            <w:pPr>
              <w:pStyle w:val="AutoNumDescription"/>
              <w:spacing w:after="0" w:line="276" w:lineRule="auto"/>
              <w:rPr>
                <w:sz w:val="24"/>
                <w:szCs w:val="24"/>
              </w:rPr>
            </w:pPr>
            <w:r>
              <w:rPr>
                <w:sz w:val="24"/>
                <w:szCs w:val="24"/>
              </w:rPr>
              <w:t>Người sử dụng thêm mới thành công danh mục ngành nghề sử dụng khi khai báo chức danh thuộc các ngành nghề</w:t>
            </w:r>
          </w:p>
        </w:tc>
      </w:tr>
      <w:tr w:rsidR="003E0D8F" w:rsidRPr="00980BD4" w14:paraId="528C6690"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EC83A2B" w14:textId="77777777" w:rsidR="003E0D8F" w:rsidRDefault="003E0D8F" w:rsidP="00896B3B">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26C5F2F" w14:textId="77777777" w:rsidR="003E0D8F" w:rsidRPr="00441A67" w:rsidRDefault="003E0D8F" w:rsidP="00896B3B">
            <w:pPr>
              <w:spacing w:before="240"/>
              <w:rPr>
                <w:rFonts w:cs="Times New Roman"/>
                <w:sz w:val="24"/>
                <w:szCs w:val="24"/>
              </w:rPr>
            </w:pPr>
            <w:r>
              <w:rPr>
                <w:rFonts w:cs="Times New Roman"/>
                <w:sz w:val="24"/>
                <w:szCs w:val="24"/>
              </w:rPr>
              <w:t>N/A</w:t>
            </w:r>
          </w:p>
        </w:tc>
      </w:tr>
      <w:tr w:rsidR="003E0D8F" w14:paraId="069A6F99"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F479001" w14:textId="77777777" w:rsidR="003E0D8F" w:rsidRDefault="003E0D8F" w:rsidP="00896B3B">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6C7392" w14:textId="77777777" w:rsidR="003E0D8F" w:rsidRPr="00964392" w:rsidRDefault="003E0D8F" w:rsidP="00896B3B">
            <w:pPr>
              <w:snapToGrid w:val="0"/>
              <w:spacing w:before="120" w:line="276" w:lineRule="auto"/>
              <w:rPr>
                <w:rFonts w:cs="Times New Roman"/>
                <w:sz w:val="24"/>
                <w:szCs w:val="24"/>
              </w:rPr>
            </w:pPr>
            <w:r>
              <w:rPr>
                <w:rFonts w:cs="Times New Roman"/>
                <w:sz w:val="24"/>
                <w:szCs w:val="24"/>
              </w:rPr>
              <w:t>N/A</w:t>
            </w:r>
          </w:p>
        </w:tc>
      </w:tr>
      <w:tr w:rsidR="003E0D8F" w14:paraId="20601B99"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6DB805F7" w14:textId="77777777" w:rsidR="003E0D8F" w:rsidRDefault="003E0D8F" w:rsidP="00896B3B">
            <w:pPr>
              <w:snapToGrid w:val="0"/>
              <w:spacing w:before="120" w:line="276" w:lineRule="auto"/>
              <w:rPr>
                <w:rFonts w:cs="Times New Roman"/>
                <w:b/>
                <w:bCs/>
                <w:szCs w:val="26"/>
              </w:rPr>
            </w:pPr>
            <w:r>
              <w:rPr>
                <w:rFonts w:cs="Times New Roman"/>
                <w:b/>
                <w:bCs/>
                <w:szCs w:val="26"/>
              </w:rPr>
              <w:lastRenderedPageBreak/>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7C9B636" w14:textId="77777777" w:rsidR="003E0D8F" w:rsidRPr="00964392" w:rsidRDefault="003E0D8F" w:rsidP="00896B3B">
            <w:pPr>
              <w:snapToGrid w:val="0"/>
              <w:spacing w:before="120" w:line="276" w:lineRule="auto"/>
              <w:rPr>
                <w:rFonts w:cs="Times New Roman"/>
                <w:sz w:val="24"/>
                <w:szCs w:val="24"/>
              </w:rPr>
            </w:pPr>
            <w:r>
              <w:rPr>
                <w:rFonts w:cs="Times New Roman"/>
                <w:sz w:val="24"/>
                <w:szCs w:val="24"/>
              </w:rPr>
              <w:t>N/A</w:t>
            </w:r>
          </w:p>
        </w:tc>
      </w:tr>
    </w:tbl>
    <w:p w14:paraId="220F783A" w14:textId="77777777" w:rsidR="003E0D8F" w:rsidRDefault="003E0D8F" w:rsidP="003E0D8F"/>
    <w:p w14:paraId="46841306" w14:textId="77777777" w:rsidR="003E0D8F" w:rsidRPr="00F768DF" w:rsidRDefault="003E0D8F" w:rsidP="00896B3B">
      <w:pPr>
        <w:pStyle w:val="Heading4"/>
      </w:pPr>
      <w:r>
        <w:t>Màn hình giao diện</w:t>
      </w:r>
    </w:p>
    <w:p w14:paraId="53DAB1BC" w14:textId="0CA6D46A" w:rsidR="003E0D8F" w:rsidRDefault="000954B4" w:rsidP="003E0D8F">
      <w:del w:id="1494" w:author="Admin" w:date="2017-09-18T08:56:00Z">
        <w:r w:rsidRPr="000954B4" w:rsidDel="003B7E60">
          <w:rPr>
            <w:noProof/>
          </w:rPr>
          <w:drawing>
            <wp:inline distT="0" distB="0" distL="0" distR="0" wp14:anchorId="7F01EFA1" wp14:editId="680AB890">
              <wp:extent cx="5943600" cy="2302932"/>
              <wp:effectExtent l="0" t="0" r="0" b="2540"/>
              <wp:docPr id="16" name="Picture 16" descr="C:\Users\Admin\AppData\Local\Temp\fla3ED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fla3ED2.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2932"/>
                      </a:xfrm>
                      <a:prstGeom prst="rect">
                        <a:avLst/>
                      </a:prstGeom>
                      <a:noFill/>
                      <a:ln>
                        <a:noFill/>
                      </a:ln>
                    </pic:spPr>
                  </pic:pic>
                </a:graphicData>
              </a:graphic>
            </wp:inline>
          </w:drawing>
        </w:r>
      </w:del>
      <w:ins w:id="1495" w:author="Admin" w:date="2017-09-18T08:56:00Z">
        <w:r w:rsidR="003B7E60" w:rsidRPr="003B7E60">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3B7E60" w:rsidRPr="003B7E60">
          <w:rPr>
            <w:noProof/>
          </w:rPr>
          <w:drawing>
            <wp:inline distT="0" distB="0" distL="0" distR="0" wp14:anchorId="7F2D06B0" wp14:editId="3D7E3079">
              <wp:extent cx="5943600" cy="2301298"/>
              <wp:effectExtent l="0" t="0" r="0" b="3810"/>
              <wp:docPr id="12" name="Picture 12" descr="C:\Users\Admin\AppData\Local\Temp\fla25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2579.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01298"/>
                      </a:xfrm>
                      <a:prstGeom prst="rect">
                        <a:avLst/>
                      </a:prstGeom>
                      <a:noFill/>
                      <a:ln>
                        <a:noFill/>
                      </a:ln>
                    </pic:spPr>
                  </pic:pic>
                </a:graphicData>
              </a:graphic>
            </wp:inline>
          </w:drawing>
        </w:r>
      </w:ins>
    </w:p>
    <w:p w14:paraId="07E14A00" w14:textId="77777777" w:rsidR="003E0D8F" w:rsidRDefault="003E0D8F" w:rsidP="00896B3B">
      <w:pPr>
        <w:pStyle w:val="Heading4"/>
      </w:pPr>
      <w:r>
        <w:t>Mô tả các trường thông tin trên màn hình</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452"/>
        <w:gridCol w:w="2790"/>
        <w:gridCol w:w="990"/>
        <w:gridCol w:w="900"/>
        <w:gridCol w:w="900"/>
        <w:gridCol w:w="1620"/>
      </w:tblGrid>
      <w:tr w:rsidR="003E0D8F" w:rsidRPr="00835288" w14:paraId="08CB1241" w14:textId="77777777" w:rsidTr="00896B3B">
        <w:trPr>
          <w:trHeight w:val="863"/>
          <w:tblHeader/>
        </w:trPr>
        <w:tc>
          <w:tcPr>
            <w:tcW w:w="7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8E0872A"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STT</w:t>
            </w:r>
          </w:p>
        </w:tc>
        <w:tc>
          <w:tcPr>
            <w:tcW w:w="145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8AE33B2"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Trường dữ liệu</w:t>
            </w:r>
          </w:p>
        </w:tc>
        <w:tc>
          <w:tcPr>
            <w:tcW w:w="27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E01FA8C"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CF5A041" w14:textId="77777777" w:rsidR="003E0D8F" w:rsidRPr="00835288" w:rsidRDefault="003E0D8F" w:rsidP="00896B3B">
            <w:pPr>
              <w:spacing w:before="240"/>
              <w:jc w:val="center"/>
              <w:rPr>
                <w:rFonts w:cs="Times New Roman"/>
                <w:b/>
                <w:sz w:val="24"/>
                <w:szCs w:val="24"/>
              </w:rPr>
            </w:pPr>
            <w:r>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611BDD3" w14:textId="77777777" w:rsidR="003E0D8F" w:rsidRPr="00835288" w:rsidRDefault="003E0D8F" w:rsidP="00896B3B">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1AC03D1" w14:textId="77777777" w:rsidR="003E0D8F" w:rsidRPr="00835288" w:rsidRDefault="003E0D8F" w:rsidP="00896B3B">
            <w:pPr>
              <w:spacing w:before="240"/>
              <w:jc w:val="center"/>
              <w:rPr>
                <w:rFonts w:cs="Times New Roman"/>
                <w:b/>
                <w:sz w:val="24"/>
                <w:szCs w:val="24"/>
              </w:rPr>
            </w:pPr>
            <w:r>
              <w:rPr>
                <w:rFonts w:cs="Times New Roman"/>
                <w:b/>
                <w:sz w:val="24"/>
                <w:szCs w:val="24"/>
              </w:rPr>
              <w:t>Bắt buộc</w:t>
            </w:r>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F1B63A8"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Ghi chú</w:t>
            </w:r>
          </w:p>
        </w:tc>
      </w:tr>
      <w:tr w:rsidR="003E0D8F" w:rsidRPr="00835288" w14:paraId="30D19DA3"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1EDD59FC" w14:textId="77777777" w:rsidR="003E0D8F" w:rsidRPr="00D07459" w:rsidRDefault="003E0D8F" w:rsidP="00742467">
            <w:pPr>
              <w:pStyle w:val="ListParagraph"/>
              <w:numPr>
                <w:ilvl w:val="0"/>
                <w:numId w:val="53"/>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hideMark/>
          </w:tcPr>
          <w:p w14:paraId="2CD1D04C" w14:textId="77777777" w:rsidR="003E0D8F" w:rsidRPr="00835288" w:rsidRDefault="003E0D8F" w:rsidP="00896B3B">
            <w:pPr>
              <w:spacing w:after="0" w:line="26" w:lineRule="atLeast"/>
              <w:rPr>
                <w:rFonts w:cs="Times New Roman"/>
                <w:color w:val="000000"/>
                <w:sz w:val="24"/>
                <w:szCs w:val="24"/>
              </w:rPr>
            </w:pPr>
            <w:r w:rsidRPr="00835288">
              <w:rPr>
                <w:rFonts w:cs="Times New Roman"/>
                <w:color w:val="000000"/>
                <w:sz w:val="24"/>
                <w:szCs w:val="24"/>
              </w:rPr>
              <w:t xml:space="preserve">Tên </w:t>
            </w:r>
            <w:r>
              <w:rPr>
                <w:rFonts w:cs="Times New Roman"/>
                <w:color w:val="000000"/>
                <w:sz w:val="24"/>
                <w:szCs w:val="24"/>
              </w:rPr>
              <w:t>ngành nghề</w:t>
            </w:r>
          </w:p>
        </w:tc>
        <w:tc>
          <w:tcPr>
            <w:tcW w:w="2790" w:type="dxa"/>
            <w:tcBorders>
              <w:top w:val="single" w:sz="4" w:space="0" w:color="000000"/>
              <w:left w:val="single" w:sz="4" w:space="0" w:color="000000"/>
              <w:bottom w:val="single" w:sz="4" w:space="0" w:color="000000"/>
              <w:right w:val="single" w:sz="4" w:space="0" w:color="000000"/>
            </w:tcBorders>
            <w:vAlign w:val="center"/>
          </w:tcPr>
          <w:p w14:paraId="0830AC7C" w14:textId="77777777" w:rsidR="003E0D8F" w:rsidRPr="00835288" w:rsidRDefault="003E0D8F" w:rsidP="00896B3B">
            <w:pPr>
              <w:spacing w:after="0" w:line="26" w:lineRule="atLeast"/>
              <w:jc w:val="left"/>
              <w:rPr>
                <w:rFonts w:cs="Times New Roman"/>
                <w:color w:val="000000"/>
                <w:sz w:val="24"/>
                <w:szCs w:val="24"/>
              </w:rPr>
            </w:pPr>
            <w:r w:rsidRPr="00835288">
              <w:rPr>
                <w:rFonts w:cs="Times New Roman"/>
                <w:color w:val="000000"/>
                <w:sz w:val="24"/>
                <w:szCs w:val="24"/>
              </w:rPr>
              <w:t>T</w:t>
            </w:r>
            <w:r>
              <w:rPr>
                <w:rFonts w:cs="Times New Roman"/>
                <w:color w:val="000000"/>
                <w:sz w:val="24"/>
                <w:szCs w:val="24"/>
              </w:rPr>
              <w:t>ên ngành nghề</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4E55BF5A" w14:textId="77777777" w:rsidR="003E0D8F" w:rsidRPr="00835288" w:rsidRDefault="003E0D8F" w:rsidP="00896B3B">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A9AC346" w14:textId="77777777" w:rsidR="003E0D8F" w:rsidRPr="00835288" w:rsidRDefault="003E0D8F" w:rsidP="00896B3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423DA1" w14:textId="77777777" w:rsidR="003E0D8F" w:rsidRPr="00835288" w:rsidRDefault="003E0D8F" w:rsidP="00896B3B">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3E43243A" w14:textId="77777777" w:rsidR="003E0D8F" w:rsidRPr="00835288" w:rsidRDefault="003E0D8F" w:rsidP="00896B3B">
            <w:pPr>
              <w:spacing w:before="240"/>
              <w:jc w:val="left"/>
              <w:rPr>
                <w:rFonts w:cs="Times New Roman"/>
                <w:sz w:val="24"/>
                <w:szCs w:val="24"/>
              </w:rPr>
            </w:pPr>
          </w:p>
        </w:tc>
      </w:tr>
      <w:tr w:rsidR="00C13EF9" w:rsidRPr="00835288" w14:paraId="31D21905"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14FCFDD1" w14:textId="77777777" w:rsidR="00C13EF9" w:rsidRPr="00D07459" w:rsidRDefault="00C13EF9" w:rsidP="00C13EF9">
            <w:pPr>
              <w:pStyle w:val="ListParagraph"/>
              <w:numPr>
                <w:ilvl w:val="0"/>
                <w:numId w:val="53"/>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48A1FA64" w14:textId="2DE0690C" w:rsidR="00C13EF9" w:rsidRPr="00835288" w:rsidRDefault="00C13EF9" w:rsidP="00C13EF9">
            <w:pPr>
              <w:spacing w:after="0" w:line="26" w:lineRule="atLeast"/>
              <w:rPr>
                <w:rFonts w:cs="Times New Roman"/>
                <w:color w:val="000000"/>
                <w:sz w:val="24"/>
                <w:szCs w:val="24"/>
              </w:rPr>
            </w:pPr>
            <w:r w:rsidRPr="00835288">
              <w:rPr>
                <w:rFonts w:cs="Times New Roman"/>
                <w:color w:val="000000"/>
                <w:sz w:val="24"/>
                <w:szCs w:val="24"/>
              </w:rPr>
              <w:t xml:space="preserve">Mã </w:t>
            </w:r>
            <w:r>
              <w:rPr>
                <w:rFonts w:cs="Times New Roman"/>
                <w:color w:val="000000"/>
                <w:sz w:val="24"/>
                <w:szCs w:val="24"/>
              </w:rPr>
              <w:t>ngành nghề</w:t>
            </w:r>
          </w:p>
        </w:tc>
        <w:tc>
          <w:tcPr>
            <w:tcW w:w="2790" w:type="dxa"/>
            <w:tcBorders>
              <w:top w:val="single" w:sz="4" w:space="0" w:color="000000"/>
              <w:left w:val="single" w:sz="4" w:space="0" w:color="000000"/>
              <w:bottom w:val="single" w:sz="4" w:space="0" w:color="000000"/>
              <w:right w:val="single" w:sz="4" w:space="0" w:color="000000"/>
            </w:tcBorders>
            <w:vAlign w:val="center"/>
          </w:tcPr>
          <w:p w14:paraId="090FA267" w14:textId="2CDBB554" w:rsidR="00C13EF9" w:rsidRPr="00835288" w:rsidRDefault="00C13EF9" w:rsidP="00C13EF9">
            <w:pPr>
              <w:spacing w:after="0" w:line="26" w:lineRule="atLeast"/>
              <w:jc w:val="left"/>
              <w:rPr>
                <w:rFonts w:cs="Times New Roman"/>
                <w:color w:val="000000"/>
                <w:sz w:val="24"/>
                <w:szCs w:val="24"/>
              </w:rPr>
            </w:pPr>
            <w:r w:rsidRPr="00835288">
              <w:rPr>
                <w:rFonts w:cs="Times New Roman"/>
                <w:color w:val="000000"/>
                <w:sz w:val="24"/>
                <w:szCs w:val="24"/>
              </w:rPr>
              <w:t xml:space="preserve">Ký hiệu của </w:t>
            </w:r>
            <w:r>
              <w:rPr>
                <w:rFonts w:cs="Times New Roman"/>
                <w:color w:val="000000"/>
                <w:sz w:val="24"/>
                <w:szCs w:val="24"/>
              </w:rPr>
              <w:t xml:space="preserve">ngành nghề </w:t>
            </w:r>
            <w:r w:rsidRPr="005D29E2">
              <w:rPr>
                <w:rFonts w:cs="Times New Roman"/>
                <w:color w:val="FF0000"/>
                <w:sz w:val="24"/>
                <w:szCs w:val="24"/>
              </w:rPr>
              <w:t>(ràng buộc 3 chữ số)</w:t>
            </w:r>
          </w:p>
        </w:tc>
        <w:tc>
          <w:tcPr>
            <w:tcW w:w="990" w:type="dxa"/>
            <w:tcBorders>
              <w:top w:val="single" w:sz="4" w:space="0" w:color="000000"/>
              <w:left w:val="single" w:sz="4" w:space="0" w:color="000000"/>
              <w:bottom w:val="single" w:sz="4" w:space="0" w:color="000000"/>
              <w:right w:val="single" w:sz="4" w:space="0" w:color="000000"/>
            </w:tcBorders>
            <w:vAlign w:val="center"/>
          </w:tcPr>
          <w:p w14:paraId="37D5F540" w14:textId="31BE52A3" w:rsidR="00C13EF9" w:rsidRDefault="00C13EF9" w:rsidP="00C13EF9">
            <w:pPr>
              <w:spacing w:before="240"/>
              <w:jc w:val="center"/>
              <w:rPr>
                <w:rFonts w:cs="Times New Roman"/>
                <w:sz w:val="24"/>
                <w:szCs w:val="24"/>
              </w:rPr>
            </w:pPr>
            <w:r>
              <w:rPr>
                <w:rFonts w:cs="Times New Roman"/>
                <w:sz w:val="24"/>
                <w:szCs w:val="24"/>
              </w:rPr>
              <w:t>Số</w:t>
            </w:r>
          </w:p>
        </w:tc>
        <w:tc>
          <w:tcPr>
            <w:tcW w:w="900" w:type="dxa"/>
            <w:tcBorders>
              <w:top w:val="single" w:sz="4" w:space="0" w:color="000000"/>
              <w:left w:val="single" w:sz="4" w:space="0" w:color="000000"/>
              <w:bottom w:val="single" w:sz="4" w:space="0" w:color="000000"/>
              <w:right w:val="single" w:sz="4" w:space="0" w:color="000000"/>
            </w:tcBorders>
            <w:vAlign w:val="center"/>
          </w:tcPr>
          <w:p w14:paraId="262E7C0E" w14:textId="77777777" w:rsidR="00C13EF9" w:rsidRPr="00835288" w:rsidRDefault="00C13EF9" w:rsidP="00C13EF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059FCD3" w14:textId="658C4CE2" w:rsidR="00C13EF9" w:rsidRPr="00835288" w:rsidRDefault="00C13EF9" w:rsidP="00C13EF9">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77451F63" w14:textId="77777777" w:rsidR="00C13EF9" w:rsidRPr="00835288" w:rsidRDefault="00C13EF9" w:rsidP="00C13EF9">
            <w:pPr>
              <w:spacing w:before="240"/>
              <w:jc w:val="left"/>
              <w:rPr>
                <w:rFonts w:cs="Times New Roman"/>
                <w:sz w:val="24"/>
                <w:szCs w:val="24"/>
              </w:rPr>
            </w:pPr>
          </w:p>
        </w:tc>
      </w:tr>
      <w:tr w:rsidR="00C13EF9" w:rsidRPr="00835288" w14:paraId="57CA0A65"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74994483" w14:textId="77777777" w:rsidR="00C13EF9" w:rsidRPr="00D07459" w:rsidRDefault="00C13EF9" w:rsidP="00C13EF9">
            <w:pPr>
              <w:pStyle w:val="ListParagraph"/>
              <w:numPr>
                <w:ilvl w:val="0"/>
                <w:numId w:val="53"/>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36E64EAD" w14:textId="77777777" w:rsidR="00C13EF9" w:rsidRPr="00835288" w:rsidRDefault="00C13EF9" w:rsidP="00C13EF9">
            <w:pPr>
              <w:pStyle w:val="NoSpacing"/>
              <w:spacing w:before="240"/>
            </w:pPr>
            <w:r w:rsidRPr="00835288">
              <w:t xml:space="preserve">Trạng thái </w:t>
            </w:r>
          </w:p>
        </w:tc>
        <w:tc>
          <w:tcPr>
            <w:tcW w:w="2790" w:type="dxa"/>
            <w:tcBorders>
              <w:top w:val="single" w:sz="4" w:space="0" w:color="000000"/>
              <w:left w:val="single" w:sz="4" w:space="0" w:color="000000"/>
              <w:bottom w:val="single" w:sz="4" w:space="0" w:color="000000"/>
              <w:right w:val="single" w:sz="4" w:space="0" w:color="000000"/>
            </w:tcBorders>
            <w:vAlign w:val="center"/>
          </w:tcPr>
          <w:p w14:paraId="3C650AB4" w14:textId="77777777" w:rsidR="00C13EF9" w:rsidRPr="00835288" w:rsidRDefault="00C13EF9" w:rsidP="00C13EF9">
            <w:pPr>
              <w:spacing w:before="240"/>
              <w:jc w:val="left"/>
              <w:rPr>
                <w:rFonts w:cs="Times New Roman"/>
                <w:sz w:val="24"/>
                <w:szCs w:val="24"/>
              </w:rPr>
            </w:pPr>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w:t>
            </w:r>
            <w:r>
              <w:rPr>
                <w:rFonts w:cs="Times New Roman"/>
                <w:color w:val="000000"/>
                <w:sz w:val="24"/>
                <w:szCs w:val="24"/>
              </w:rPr>
              <w:t xml:space="preserve">bản ghi </w:t>
            </w:r>
            <w:r w:rsidRPr="00835288">
              <w:rPr>
                <w:rFonts w:cs="Times New Roman"/>
                <w:color w:val="000000"/>
                <w:sz w:val="24"/>
                <w:szCs w:val="24"/>
              </w:rPr>
              <w:t>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0B587CA7" w14:textId="77777777" w:rsidR="00C13EF9" w:rsidRPr="00835288" w:rsidRDefault="00C13EF9" w:rsidP="00C13EF9">
            <w:pPr>
              <w:spacing w:before="240"/>
              <w:jc w:val="center"/>
              <w:rPr>
                <w:rFonts w:cs="Times New Roman"/>
                <w:sz w:val="24"/>
                <w:szCs w:val="24"/>
              </w:rPr>
            </w:pPr>
            <w:r>
              <w:rPr>
                <w:rFonts w:cs="Times New Roman"/>
                <w:sz w:val="24"/>
                <w:szCs w:val="24"/>
              </w:rPr>
              <w:t>Chọn một</w:t>
            </w:r>
          </w:p>
        </w:tc>
        <w:tc>
          <w:tcPr>
            <w:tcW w:w="900" w:type="dxa"/>
            <w:tcBorders>
              <w:top w:val="single" w:sz="4" w:space="0" w:color="000000"/>
              <w:left w:val="single" w:sz="4" w:space="0" w:color="000000"/>
              <w:bottom w:val="single" w:sz="4" w:space="0" w:color="000000"/>
              <w:right w:val="single" w:sz="4" w:space="0" w:color="000000"/>
            </w:tcBorders>
            <w:vAlign w:val="center"/>
          </w:tcPr>
          <w:p w14:paraId="5CB2BD4D" w14:textId="77777777" w:rsidR="00C13EF9" w:rsidRPr="00835288" w:rsidRDefault="00C13EF9" w:rsidP="00C13EF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0151A5F" w14:textId="77777777" w:rsidR="00C13EF9" w:rsidRPr="00835288" w:rsidRDefault="00C13EF9" w:rsidP="00C13EF9">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54A1A1D3" w14:textId="77777777" w:rsidR="00C13EF9" w:rsidRPr="00835288" w:rsidRDefault="00C13EF9" w:rsidP="00C13EF9">
            <w:pPr>
              <w:spacing w:before="240"/>
              <w:jc w:val="left"/>
              <w:rPr>
                <w:rFonts w:cs="Times New Roman"/>
                <w:sz w:val="24"/>
                <w:szCs w:val="24"/>
              </w:rPr>
            </w:pPr>
          </w:p>
        </w:tc>
      </w:tr>
      <w:tr w:rsidR="00C13EF9" w:rsidRPr="00835288" w14:paraId="333CEA56"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7CFDB05C" w14:textId="77777777" w:rsidR="00C13EF9" w:rsidRPr="00D07459" w:rsidRDefault="00C13EF9" w:rsidP="00C13EF9">
            <w:pPr>
              <w:pStyle w:val="ListParagraph"/>
              <w:numPr>
                <w:ilvl w:val="0"/>
                <w:numId w:val="53"/>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2B63BA4D" w14:textId="77777777" w:rsidR="00C13EF9" w:rsidRPr="00835288" w:rsidRDefault="00C13EF9" w:rsidP="00C13EF9">
            <w:pPr>
              <w:pStyle w:val="NoSpacing"/>
              <w:spacing w:before="240"/>
            </w:pPr>
            <w:r w:rsidRPr="00835288">
              <w:t>Ghi chú</w:t>
            </w:r>
          </w:p>
        </w:tc>
        <w:tc>
          <w:tcPr>
            <w:tcW w:w="2790" w:type="dxa"/>
            <w:tcBorders>
              <w:top w:val="single" w:sz="4" w:space="0" w:color="000000"/>
              <w:left w:val="single" w:sz="4" w:space="0" w:color="000000"/>
              <w:bottom w:val="single" w:sz="4" w:space="0" w:color="000000"/>
              <w:right w:val="single" w:sz="4" w:space="0" w:color="000000"/>
            </w:tcBorders>
            <w:vAlign w:val="center"/>
          </w:tcPr>
          <w:p w14:paraId="2BEEDFA2" w14:textId="77777777" w:rsidR="00C13EF9" w:rsidRPr="00835288" w:rsidRDefault="00C13EF9" w:rsidP="00C13EF9">
            <w:pPr>
              <w:spacing w:before="240"/>
              <w:jc w:val="left"/>
              <w:rPr>
                <w:rFonts w:cs="Times New Roman"/>
                <w:sz w:val="24"/>
                <w:szCs w:val="24"/>
              </w:rPr>
            </w:pPr>
            <w:r w:rsidRPr="00835288">
              <w:rPr>
                <w:rFonts w:cs="Times New Roman"/>
                <w:sz w:val="24"/>
                <w:szCs w:val="24"/>
              </w:rPr>
              <w:t>Ghi chú khác</w:t>
            </w:r>
          </w:p>
        </w:tc>
        <w:tc>
          <w:tcPr>
            <w:tcW w:w="990" w:type="dxa"/>
            <w:tcBorders>
              <w:top w:val="single" w:sz="4" w:space="0" w:color="000000"/>
              <w:left w:val="single" w:sz="4" w:space="0" w:color="000000"/>
              <w:bottom w:val="single" w:sz="4" w:space="0" w:color="000000"/>
              <w:right w:val="single" w:sz="4" w:space="0" w:color="000000"/>
            </w:tcBorders>
            <w:vAlign w:val="center"/>
          </w:tcPr>
          <w:p w14:paraId="06062485" w14:textId="77777777" w:rsidR="00C13EF9" w:rsidRPr="00835288" w:rsidRDefault="00C13EF9" w:rsidP="00C13EF9">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34B3AD8D" w14:textId="77777777" w:rsidR="00C13EF9" w:rsidRPr="00835288" w:rsidRDefault="00C13EF9" w:rsidP="00C13EF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C15CCA4" w14:textId="77777777" w:rsidR="00C13EF9" w:rsidRPr="00835288" w:rsidRDefault="00C13EF9" w:rsidP="00C13EF9">
            <w:pPr>
              <w:spacing w:before="240"/>
              <w:jc w:val="center"/>
              <w:rPr>
                <w:rFonts w:cs="Times New Roman"/>
                <w:sz w:val="24"/>
                <w:szCs w:val="24"/>
              </w:rPr>
            </w:pPr>
            <w:r w:rsidRPr="00835288">
              <w:rPr>
                <w:rFonts w:cs="Times New Roman"/>
                <w:sz w:val="24"/>
                <w:szCs w:val="24"/>
              </w:rPr>
              <w:t>Không</w:t>
            </w:r>
          </w:p>
        </w:tc>
        <w:tc>
          <w:tcPr>
            <w:tcW w:w="1620" w:type="dxa"/>
            <w:tcBorders>
              <w:top w:val="single" w:sz="4" w:space="0" w:color="000000"/>
              <w:left w:val="single" w:sz="4" w:space="0" w:color="000000"/>
              <w:bottom w:val="single" w:sz="4" w:space="0" w:color="000000"/>
              <w:right w:val="single" w:sz="4" w:space="0" w:color="000000"/>
            </w:tcBorders>
            <w:vAlign w:val="center"/>
          </w:tcPr>
          <w:p w14:paraId="1B58A84A" w14:textId="77777777" w:rsidR="00C13EF9" w:rsidRPr="00835288" w:rsidRDefault="00C13EF9" w:rsidP="00C13EF9">
            <w:pPr>
              <w:spacing w:before="240"/>
              <w:jc w:val="left"/>
              <w:rPr>
                <w:rFonts w:cs="Times New Roman"/>
                <w:sz w:val="24"/>
                <w:szCs w:val="24"/>
              </w:rPr>
            </w:pPr>
          </w:p>
        </w:tc>
      </w:tr>
    </w:tbl>
    <w:p w14:paraId="42F6BBB6" w14:textId="640D34DA" w:rsidR="003E0D8F" w:rsidRDefault="003E0D8F" w:rsidP="003E0D8F">
      <w:pPr>
        <w:rPr>
          <w:rFonts w:cs="Times New Roman"/>
          <w:sz w:val="24"/>
          <w:szCs w:val="24"/>
        </w:rPr>
      </w:pPr>
    </w:p>
    <w:p w14:paraId="69B16B81" w14:textId="11E78A31" w:rsidR="00673A1C" w:rsidRDefault="00673A1C" w:rsidP="003E0D8F">
      <w:pPr>
        <w:rPr>
          <w:rFonts w:cs="Times New Roman"/>
          <w:b/>
          <w:sz w:val="24"/>
          <w:szCs w:val="24"/>
        </w:rPr>
      </w:pPr>
      <w:r w:rsidRPr="00673A1C">
        <w:rPr>
          <w:rFonts w:cs="Times New Roman"/>
          <w:b/>
          <w:sz w:val="24"/>
          <w:szCs w:val="24"/>
        </w:rPr>
        <w:t>Mô tả nghiệp vụ</w:t>
      </w:r>
      <w:r>
        <w:rPr>
          <w:rFonts w:cs="Times New Roman"/>
          <w:b/>
          <w:sz w:val="24"/>
          <w:szCs w:val="24"/>
        </w:rPr>
        <w:t>:</w:t>
      </w:r>
    </w:p>
    <w:p w14:paraId="37DC7C1A" w14:textId="6C23DD25" w:rsidR="00157589" w:rsidRPr="00675D92" w:rsidRDefault="00157589" w:rsidP="003E0D8F">
      <w:pPr>
        <w:rPr>
          <w:rFonts w:cs="Times New Roman"/>
          <w:sz w:val="24"/>
          <w:szCs w:val="24"/>
          <w:rPrChange w:id="1496" w:author="Admin" w:date="2017-09-18T09:00:00Z">
            <w:rPr>
              <w:rFonts w:cs="Times New Roman"/>
              <w:color w:val="FF0000"/>
              <w:sz w:val="24"/>
              <w:szCs w:val="24"/>
            </w:rPr>
          </w:rPrChange>
        </w:rPr>
      </w:pPr>
      <w:r w:rsidRPr="00675D92">
        <w:rPr>
          <w:rFonts w:cs="Times New Roman"/>
          <w:sz w:val="24"/>
          <w:szCs w:val="24"/>
          <w:rPrChange w:id="1497" w:author="Admin" w:date="2017-09-18T09:00:00Z">
            <w:rPr>
              <w:rFonts w:cs="Times New Roman"/>
              <w:color w:val="FF0000"/>
              <w:sz w:val="24"/>
              <w:szCs w:val="24"/>
            </w:rPr>
          </w:rPrChange>
        </w:rPr>
        <w:t>Thêm tính năng import</w:t>
      </w:r>
    </w:p>
    <w:p w14:paraId="7AAD23D5" w14:textId="19D913E2" w:rsidR="00673A1C" w:rsidRPr="00675D92" w:rsidRDefault="00673A1C" w:rsidP="003E0D8F">
      <w:pPr>
        <w:rPr>
          <w:rFonts w:cs="Times New Roman"/>
          <w:sz w:val="24"/>
          <w:szCs w:val="24"/>
          <w:rPrChange w:id="1498" w:author="Admin" w:date="2017-09-18T09:00:00Z">
            <w:rPr>
              <w:rFonts w:cs="Times New Roman"/>
              <w:color w:val="FF0000"/>
              <w:sz w:val="24"/>
              <w:szCs w:val="24"/>
            </w:rPr>
          </w:rPrChange>
        </w:rPr>
      </w:pPr>
      <w:r w:rsidRPr="00675D92">
        <w:rPr>
          <w:rFonts w:cs="Times New Roman"/>
          <w:sz w:val="24"/>
          <w:szCs w:val="24"/>
          <w:rPrChange w:id="1499" w:author="Admin" w:date="2017-09-18T09:00:00Z">
            <w:rPr>
              <w:rFonts w:cs="Times New Roman"/>
              <w:color w:val="FF0000"/>
              <w:sz w:val="24"/>
              <w:szCs w:val="24"/>
            </w:rPr>
          </w:rPrChange>
        </w:rPr>
        <w:t>Chuyển tên ngành nghề lên trước</w:t>
      </w:r>
    </w:p>
    <w:p w14:paraId="0FC2ED9A" w14:textId="5AD9D6FB" w:rsidR="00673A1C" w:rsidRPr="00675D92" w:rsidRDefault="00C13EF9" w:rsidP="003E0D8F">
      <w:pPr>
        <w:rPr>
          <w:ins w:id="1500" w:author="Admin" w:date="2017-09-18T08:59:00Z"/>
          <w:rFonts w:cs="Times New Roman"/>
          <w:sz w:val="24"/>
          <w:szCs w:val="24"/>
          <w:rPrChange w:id="1501" w:author="Admin" w:date="2017-09-18T09:00:00Z">
            <w:rPr>
              <w:ins w:id="1502" w:author="Admin" w:date="2017-09-18T08:59:00Z"/>
              <w:rFonts w:cs="Times New Roman"/>
              <w:color w:val="FF0000"/>
              <w:sz w:val="24"/>
              <w:szCs w:val="24"/>
            </w:rPr>
          </w:rPrChange>
        </w:rPr>
      </w:pPr>
      <w:r w:rsidRPr="00675D92">
        <w:rPr>
          <w:rFonts w:cs="Times New Roman"/>
          <w:sz w:val="24"/>
          <w:szCs w:val="24"/>
          <w:rPrChange w:id="1503" w:author="Admin" w:date="2017-09-18T09:00:00Z">
            <w:rPr>
              <w:rFonts w:cs="Times New Roman"/>
              <w:color w:val="FF0000"/>
              <w:sz w:val="24"/>
              <w:szCs w:val="24"/>
            </w:rPr>
          </w:rPrChange>
        </w:rPr>
        <w:t>Mã ngành nghề bắt ràng buộc số (3 chữ số)</w:t>
      </w:r>
      <w:r w:rsidR="005D29E2" w:rsidRPr="00675D92">
        <w:rPr>
          <w:rFonts w:cs="Times New Roman"/>
          <w:sz w:val="24"/>
          <w:szCs w:val="24"/>
          <w:rPrChange w:id="1504" w:author="Admin" w:date="2017-09-18T09:00:00Z">
            <w:rPr>
              <w:rFonts w:cs="Times New Roman"/>
              <w:color w:val="FF0000"/>
              <w:sz w:val="24"/>
              <w:szCs w:val="24"/>
            </w:rPr>
          </w:rPrChange>
        </w:rPr>
        <w:t>.</w:t>
      </w:r>
    </w:p>
    <w:p w14:paraId="72194C79" w14:textId="0B63A358" w:rsidR="00675D92" w:rsidRPr="00675D92" w:rsidRDefault="00675D92" w:rsidP="003E0D8F">
      <w:pPr>
        <w:rPr>
          <w:rFonts w:cs="Times New Roman"/>
          <w:sz w:val="24"/>
          <w:szCs w:val="24"/>
          <w:rPrChange w:id="1505" w:author="Admin" w:date="2017-09-18T09:00:00Z">
            <w:rPr>
              <w:rFonts w:cs="Times New Roman"/>
              <w:color w:val="FF0000"/>
              <w:sz w:val="24"/>
              <w:szCs w:val="24"/>
            </w:rPr>
          </w:rPrChange>
        </w:rPr>
      </w:pPr>
      <w:ins w:id="1506" w:author="Admin" w:date="2017-09-18T08:59:00Z">
        <w:r w:rsidRPr="00675D92">
          <w:rPr>
            <w:rFonts w:cs="Times New Roman"/>
            <w:sz w:val="24"/>
            <w:szCs w:val="24"/>
            <w:rPrChange w:id="1507" w:author="Admin" w:date="2017-09-18T09:00:00Z">
              <w:rPr>
                <w:rFonts w:cs="Times New Roman"/>
                <w:color w:val="FF0000"/>
                <w:sz w:val="24"/>
                <w:szCs w:val="24"/>
              </w:rPr>
            </w:rPrChange>
          </w:rPr>
          <w:t>Ví dụ</w:t>
        </w:r>
      </w:ins>
      <w:ins w:id="1508" w:author="Admin" w:date="2017-09-18T09:00:00Z">
        <w:r w:rsidRPr="00675D92">
          <w:rPr>
            <w:rFonts w:cs="Times New Roman"/>
            <w:sz w:val="24"/>
            <w:szCs w:val="24"/>
            <w:rPrChange w:id="1509" w:author="Admin" w:date="2017-09-18T09:00:00Z">
              <w:rPr>
                <w:rFonts w:cs="Times New Roman"/>
                <w:color w:val="FF0000"/>
                <w:sz w:val="24"/>
                <w:szCs w:val="24"/>
              </w:rPr>
            </w:rPrChange>
          </w:rPr>
          <w:t xml:space="preserve"> danh mục ngành nghề: 100 – Điều hành, 120 – Nhân sự, 210 – Quản lý tài chính</w:t>
        </w:r>
      </w:ins>
    </w:p>
    <w:p w14:paraId="0E8C0020" w14:textId="77777777" w:rsidR="003E0D8F" w:rsidRPr="00803C5C" w:rsidRDefault="003E0D8F" w:rsidP="00896B3B">
      <w:pPr>
        <w:pStyle w:val="Heading4"/>
      </w:pPr>
      <w:r>
        <w:lastRenderedPageBreak/>
        <w:t>Thao tác chức năng</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4"/>
        <w:gridCol w:w="6187"/>
      </w:tblGrid>
      <w:tr w:rsidR="003E0D8F" w:rsidRPr="00835288" w14:paraId="0B6A84A9" w14:textId="77777777" w:rsidTr="00896B3B">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BED7849" w14:textId="77777777" w:rsidR="003E0D8F" w:rsidRPr="00835288" w:rsidRDefault="003E0D8F" w:rsidP="00896B3B">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02C45E3"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 xml:space="preserve">Thao tác </w:t>
            </w:r>
          </w:p>
        </w:tc>
        <w:tc>
          <w:tcPr>
            <w:tcW w:w="618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D81E63D"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Mô tả</w:t>
            </w:r>
          </w:p>
        </w:tc>
      </w:tr>
      <w:tr w:rsidR="003E0D8F" w:rsidRPr="00835288" w14:paraId="47122889" w14:textId="77777777" w:rsidTr="00896B3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106FFA59" w14:textId="77777777" w:rsidR="003E0D8F" w:rsidRPr="00C02C4C" w:rsidRDefault="003E0D8F" w:rsidP="00742467">
            <w:pPr>
              <w:pStyle w:val="ListParagraph"/>
              <w:numPr>
                <w:ilvl w:val="0"/>
                <w:numId w:val="5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32E3EF97" w14:textId="77777777" w:rsidR="003E0D8F" w:rsidRPr="00835288" w:rsidRDefault="003E0D8F" w:rsidP="00896B3B">
            <w:pPr>
              <w:spacing w:before="240"/>
              <w:rPr>
                <w:rFonts w:cs="Times New Roman"/>
                <w:b/>
                <w:sz w:val="24"/>
                <w:szCs w:val="24"/>
              </w:rPr>
            </w:pPr>
            <w:r>
              <w:rPr>
                <w:rFonts w:cs="Times New Roman"/>
                <w:b/>
                <w:sz w:val="24"/>
                <w:szCs w:val="24"/>
              </w:rPr>
              <w:t>Thêm mới danh mục ngành nghề</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6D6B43BA" w14:textId="77777777" w:rsidR="003E0D8F" w:rsidRPr="00835288" w:rsidRDefault="003E0D8F" w:rsidP="00896B3B">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một danh mục ngành nghề</w:t>
            </w:r>
          </w:p>
        </w:tc>
      </w:tr>
      <w:tr w:rsidR="003E0D8F" w:rsidRPr="00835288" w14:paraId="5DE92883" w14:textId="77777777" w:rsidTr="00896B3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1EA9F440" w14:textId="77777777" w:rsidR="003E0D8F" w:rsidRPr="00C02C4C" w:rsidRDefault="003E0D8F" w:rsidP="00742467">
            <w:pPr>
              <w:pStyle w:val="ListParagraph"/>
              <w:numPr>
                <w:ilvl w:val="0"/>
                <w:numId w:val="5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90C04FA" w14:textId="77777777" w:rsidR="003E0D8F" w:rsidRPr="00835288" w:rsidRDefault="003E0D8F" w:rsidP="00896B3B">
            <w:pPr>
              <w:spacing w:before="240"/>
              <w:rPr>
                <w:rFonts w:cs="Times New Roman"/>
                <w:b/>
                <w:sz w:val="24"/>
                <w:szCs w:val="24"/>
              </w:rPr>
            </w:pPr>
            <w:r w:rsidRPr="00835288">
              <w:rPr>
                <w:rFonts w:cs="Times New Roman"/>
                <w:b/>
                <w:sz w:val="24"/>
                <w:szCs w:val="24"/>
              </w:rPr>
              <w:t>Lưu</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5D27E0D5" w14:textId="77777777" w:rsidR="003E0D8F" w:rsidRPr="00835288" w:rsidRDefault="003E0D8F" w:rsidP="00896B3B">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3B7E60" w:rsidRPr="00835288" w14:paraId="4D35FF9F" w14:textId="77777777" w:rsidTr="00896B3B">
        <w:trPr>
          <w:trHeight w:val="286"/>
          <w:ins w:id="1510" w:author="Admin" w:date="2017-09-18T08:51:00Z"/>
        </w:trPr>
        <w:tc>
          <w:tcPr>
            <w:tcW w:w="760" w:type="dxa"/>
            <w:tcBorders>
              <w:top w:val="single" w:sz="4" w:space="0" w:color="000000"/>
              <w:left w:val="single" w:sz="4" w:space="0" w:color="000000"/>
              <w:bottom w:val="single" w:sz="4" w:space="0" w:color="000000"/>
              <w:right w:val="single" w:sz="4" w:space="0" w:color="000000"/>
            </w:tcBorders>
            <w:vAlign w:val="center"/>
          </w:tcPr>
          <w:p w14:paraId="619A22A3" w14:textId="77777777" w:rsidR="003B7E60" w:rsidRPr="00C02C4C" w:rsidRDefault="003B7E60" w:rsidP="00742467">
            <w:pPr>
              <w:pStyle w:val="ListParagraph"/>
              <w:numPr>
                <w:ilvl w:val="0"/>
                <w:numId w:val="52"/>
              </w:numPr>
              <w:spacing w:after="0" w:line="26" w:lineRule="atLeast"/>
              <w:jc w:val="center"/>
              <w:rPr>
                <w:ins w:id="1511" w:author="Admin" w:date="2017-09-18T08:51:00Z"/>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712FAFAA" w14:textId="46BE9A8F" w:rsidR="003B7E60" w:rsidRPr="00835288" w:rsidRDefault="003B7E60" w:rsidP="00896B3B">
            <w:pPr>
              <w:spacing w:before="240"/>
              <w:rPr>
                <w:ins w:id="1512" w:author="Admin" w:date="2017-09-18T08:51:00Z"/>
                <w:rFonts w:cs="Times New Roman"/>
                <w:b/>
                <w:sz w:val="24"/>
                <w:szCs w:val="24"/>
              </w:rPr>
            </w:pPr>
            <w:ins w:id="1513" w:author="Admin" w:date="2017-09-18T08:51:00Z">
              <w:r>
                <w:rPr>
                  <w:rFonts w:cs="Times New Roman"/>
                  <w:b/>
                  <w:sz w:val="24"/>
                  <w:szCs w:val="24"/>
                </w:rPr>
                <w:t>Import</w:t>
              </w:r>
            </w:ins>
          </w:p>
        </w:tc>
        <w:tc>
          <w:tcPr>
            <w:tcW w:w="6187" w:type="dxa"/>
            <w:tcBorders>
              <w:top w:val="single" w:sz="4" w:space="0" w:color="000000"/>
              <w:left w:val="single" w:sz="4" w:space="0" w:color="000000"/>
              <w:bottom w:val="single" w:sz="4" w:space="0" w:color="000000"/>
              <w:right w:val="single" w:sz="4" w:space="0" w:color="000000"/>
            </w:tcBorders>
            <w:vAlign w:val="center"/>
          </w:tcPr>
          <w:p w14:paraId="4D72EE8A" w14:textId="41CF5A17" w:rsidR="003B7E60" w:rsidRPr="00835288" w:rsidRDefault="003B7E60" w:rsidP="00896B3B">
            <w:pPr>
              <w:spacing w:before="240"/>
              <w:rPr>
                <w:ins w:id="1514" w:author="Admin" w:date="2017-09-18T08:51:00Z"/>
                <w:rFonts w:cs="Times New Roman"/>
                <w:sz w:val="24"/>
                <w:szCs w:val="24"/>
              </w:rPr>
            </w:pPr>
            <w:ins w:id="1515" w:author="Admin" w:date="2017-09-18T08:51:00Z">
              <w:r>
                <w:rPr>
                  <w:rFonts w:cs="Times New Roman"/>
                  <w:sz w:val="24"/>
                  <w:szCs w:val="24"/>
                </w:rPr>
                <w:t>Người dùng sử dụng chức năng này để nhập dữ liệu vào file mẫu (file mẫu xuất từ hệ thống) và import vào hệ thống.</w:t>
              </w:r>
            </w:ins>
          </w:p>
        </w:tc>
      </w:tr>
      <w:tr w:rsidR="003E0D8F" w:rsidRPr="00835288" w14:paraId="404A3DA8" w14:textId="77777777" w:rsidTr="00896B3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54C42153" w14:textId="77777777" w:rsidR="003E0D8F" w:rsidRPr="00C02C4C" w:rsidRDefault="003E0D8F" w:rsidP="00742467">
            <w:pPr>
              <w:pStyle w:val="ListParagraph"/>
              <w:numPr>
                <w:ilvl w:val="0"/>
                <w:numId w:val="5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033F5109" w14:textId="77777777" w:rsidR="003E0D8F" w:rsidRPr="00835288" w:rsidRDefault="003E0D8F" w:rsidP="00896B3B">
            <w:pPr>
              <w:spacing w:before="240"/>
              <w:rPr>
                <w:rFonts w:cs="Times New Roman"/>
                <w:b/>
                <w:sz w:val="24"/>
                <w:szCs w:val="24"/>
              </w:rPr>
            </w:pPr>
            <w:r>
              <w:rPr>
                <w:rFonts w:cs="Times New Roman"/>
                <w:b/>
                <w:sz w:val="24"/>
                <w:szCs w:val="24"/>
              </w:rPr>
              <w:t>Xóa</w:t>
            </w:r>
          </w:p>
        </w:tc>
        <w:tc>
          <w:tcPr>
            <w:tcW w:w="6187" w:type="dxa"/>
            <w:tcBorders>
              <w:top w:val="single" w:sz="4" w:space="0" w:color="000000"/>
              <w:left w:val="single" w:sz="4" w:space="0" w:color="000000"/>
              <w:bottom w:val="single" w:sz="4" w:space="0" w:color="000000"/>
              <w:right w:val="single" w:sz="4" w:space="0" w:color="000000"/>
            </w:tcBorders>
            <w:vAlign w:val="center"/>
          </w:tcPr>
          <w:p w14:paraId="2F147E9E" w14:textId="77777777" w:rsidR="003E0D8F" w:rsidRPr="00835288" w:rsidRDefault="003E0D8F" w:rsidP="00896B3B">
            <w:pPr>
              <w:spacing w:before="240"/>
              <w:rPr>
                <w:rFonts w:cs="Times New Roman"/>
                <w:sz w:val="24"/>
                <w:szCs w:val="24"/>
              </w:rPr>
            </w:pPr>
            <w:r>
              <w:rPr>
                <w:rFonts w:cs="Times New Roman"/>
                <w:sz w:val="24"/>
                <w:szCs w:val="24"/>
              </w:rPr>
              <w:t>Người dùng sử dụng chức năng này để chọn xóa 1 bản ghi danh mục. Chỉ xóa được bản ghi chưa sử dụng ở nghiệp vụ.</w:t>
            </w:r>
          </w:p>
        </w:tc>
      </w:tr>
      <w:tr w:rsidR="003E0D8F" w:rsidRPr="00835288" w14:paraId="12061A00" w14:textId="77777777" w:rsidTr="00896B3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7B2C20BB" w14:textId="77777777" w:rsidR="003E0D8F" w:rsidRPr="00C02C4C" w:rsidRDefault="003E0D8F" w:rsidP="00742467">
            <w:pPr>
              <w:pStyle w:val="ListParagraph"/>
              <w:numPr>
                <w:ilvl w:val="0"/>
                <w:numId w:val="5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66F0A9CE" w14:textId="77777777" w:rsidR="003E0D8F" w:rsidRPr="00835288" w:rsidRDefault="003E0D8F" w:rsidP="00896B3B">
            <w:pPr>
              <w:spacing w:before="240"/>
              <w:rPr>
                <w:rFonts w:cs="Times New Roman"/>
                <w:b/>
                <w:sz w:val="24"/>
                <w:szCs w:val="24"/>
              </w:rPr>
            </w:pPr>
            <w:r>
              <w:rPr>
                <w:rFonts w:cs="Times New Roman"/>
                <w:b/>
                <w:sz w:val="24"/>
                <w:szCs w:val="24"/>
              </w:rPr>
              <w:t>Xuất excel</w:t>
            </w:r>
          </w:p>
        </w:tc>
        <w:tc>
          <w:tcPr>
            <w:tcW w:w="6187" w:type="dxa"/>
            <w:tcBorders>
              <w:top w:val="single" w:sz="4" w:space="0" w:color="000000"/>
              <w:left w:val="single" w:sz="4" w:space="0" w:color="000000"/>
              <w:bottom w:val="single" w:sz="4" w:space="0" w:color="000000"/>
              <w:right w:val="single" w:sz="4" w:space="0" w:color="000000"/>
            </w:tcBorders>
            <w:vAlign w:val="center"/>
          </w:tcPr>
          <w:p w14:paraId="39AF380D" w14:textId="77777777" w:rsidR="003E0D8F" w:rsidRPr="00835288" w:rsidRDefault="003E0D8F" w:rsidP="00896B3B">
            <w:pPr>
              <w:spacing w:before="240"/>
              <w:rPr>
                <w:rFonts w:cs="Times New Roman"/>
                <w:sz w:val="24"/>
                <w:szCs w:val="24"/>
              </w:rPr>
            </w:pPr>
            <w:r>
              <w:rPr>
                <w:rFonts w:cs="Times New Roman"/>
                <w:sz w:val="24"/>
                <w:szCs w:val="24"/>
              </w:rPr>
              <w:t xml:space="preserve">Người dùng sử dụng chức năng này để xuất ra file excel danh mục </w:t>
            </w:r>
          </w:p>
        </w:tc>
      </w:tr>
    </w:tbl>
    <w:p w14:paraId="0F202C39" w14:textId="637F0055" w:rsidR="003E0D8F" w:rsidRPr="00835288" w:rsidRDefault="007B7F26" w:rsidP="00714D4C">
      <w:pPr>
        <w:pStyle w:val="Heading3"/>
      </w:pPr>
      <w:bookmarkStart w:id="1516" w:name="_Toc494461275"/>
      <w:r>
        <w:t>Thiết lập d</w:t>
      </w:r>
      <w:r w:rsidR="003E0D8F">
        <w:t>anh mục chuyên môn</w:t>
      </w:r>
      <w:bookmarkEnd w:id="1516"/>
      <w:r w:rsidR="003E0D8F">
        <w:t xml:space="preserve"> </w:t>
      </w:r>
    </w:p>
    <w:p w14:paraId="604D3F5A" w14:textId="77777777" w:rsidR="003E0D8F" w:rsidRPr="00835288" w:rsidRDefault="003E0D8F" w:rsidP="00896B3B">
      <w:pPr>
        <w:pStyle w:val="Heading4"/>
      </w:pPr>
      <w:r w:rsidRPr="00835288">
        <w:t>Mục đích, ý nghĩa</w:t>
      </w:r>
    </w:p>
    <w:p w14:paraId="0E8445D3" w14:textId="418DD3C4" w:rsidR="003E0D8F" w:rsidRDefault="003E0D8F" w:rsidP="003E0D8F">
      <w:pPr>
        <w:pStyle w:val="ListParagraph"/>
        <w:numPr>
          <w:ilvl w:val="0"/>
          <w:numId w:val="4"/>
        </w:numPr>
        <w:spacing w:line="312" w:lineRule="auto"/>
        <w:ind w:left="450" w:hanging="450"/>
        <w:rPr>
          <w:rFonts w:cs="Times New Roman"/>
          <w:sz w:val="24"/>
          <w:szCs w:val="24"/>
        </w:rPr>
      </w:pPr>
      <w:r>
        <w:rPr>
          <w:rFonts w:cs="Times New Roman"/>
          <w:sz w:val="24"/>
          <w:szCs w:val="24"/>
        </w:rPr>
        <w:t>Khai báo và quản lý bộ danh mục chu</w:t>
      </w:r>
      <w:ins w:id="1517" w:author="Admin" w:date="2017-09-18T08:56:00Z">
        <w:r w:rsidR="003B7E60">
          <w:rPr>
            <w:rFonts w:cs="Times New Roman"/>
            <w:sz w:val="24"/>
            <w:szCs w:val="24"/>
          </w:rPr>
          <w:t>yên</w:t>
        </w:r>
      </w:ins>
      <w:del w:id="1518" w:author="Admin" w:date="2017-09-18T08:56:00Z">
        <w:r w:rsidDel="003B7E60">
          <w:rPr>
            <w:rFonts w:cs="Times New Roman"/>
            <w:sz w:val="24"/>
            <w:szCs w:val="24"/>
          </w:rPr>
          <w:delText>ng</w:delText>
        </w:r>
      </w:del>
      <w:r>
        <w:rPr>
          <w:rFonts w:cs="Times New Roman"/>
          <w:sz w:val="24"/>
          <w:szCs w:val="24"/>
        </w:rPr>
        <w:t xml:space="preserve"> môn của tập đoàn.</w:t>
      </w:r>
    </w:p>
    <w:p w14:paraId="0377793C" w14:textId="77777777" w:rsidR="003E0D8F" w:rsidRDefault="003E0D8F"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E0D8F" w14:paraId="3A175F10"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972B483" w14:textId="77777777" w:rsidR="003E0D8F" w:rsidRDefault="003E0D8F" w:rsidP="00896B3B">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83C487" w14:textId="77777777" w:rsidR="003E0D8F" w:rsidRPr="00441A67" w:rsidRDefault="003E0D8F" w:rsidP="00896B3B">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để khai báo danh mục chuyên môn.</w:t>
            </w:r>
          </w:p>
        </w:tc>
      </w:tr>
      <w:tr w:rsidR="003E0D8F" w14:paraId="2414F409"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DA6B17F" w14:textId="77777777" w:rsidR="003E0D8F" w:rsidRDefault="003E0D8F" w:rsidP="00896B3B">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EF40FF4" w14:textId="77777777" w:rsidR="003E0D8F" w:rsidRPr="00441A67" w:rsidRDefault="003E0D8F" w:rsidP="00896B3B">
            <w:pPr>
              <w:pStyle w:val="AutoNumDescription"/>
              <w:spacing w:after="0" w:line="276" w:lineRule="auto"/>
              <w:rPr>
                <w:sz w:val="24"/>
                <w:szCs w:val="24"/>
              </w:rPr>
            </w:pPr>
            <w:r>
              <w:rPr>
                <w:sz w:val="24"/>
                <w:szCs w:val="24"/>
              </w:rPr>
              <w:t>Người sử dụng thêm mới thành công danh mục ngành nghề sử dụng khi khai báo chức danh thuộc các chuyên môn</w:t>
            </w:r>
          </w:p>
        </w:tc>
      </w:tr>
      <w:tr w:rsidR="003E0D8F" w:rsidRPr="00980BD4" w14:paraId="08B8F40A"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2E2C26D" w14:textId="77777777" w:rsidR="003E0D8F" w:rsidRDefault="003E0D8F" w:rsidP="00896B3B">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49C289" w14:textId="77777777" w:rsidR="003E0D8F" w:rsidRPr="00441A67" w:rsidRDefault="003E0D8F" w:rsidP="00896B3B">
            <w:pPr>
              <w:spacing w:before="240"/>
              <w:rPr>
                <w:rFonts w:cs="Times New Roman"/>
                <w:sz w:val="24"/>
                <w:szCs w:val="24"/>
              </w:rPr>
            </w:pPr>
            <w:r>
              <w:rPr>
                <w:rFonts w:cs="Times New Roman"/>
                <w:sz w:val="24"/>
                <w:szCs w:val="24"/>
              </w:rPr>
              <w:t>N/A</w:t>
            </w:r>
          </w:p>
        </w:tc>
      </w:tr>
      <w:tr w:rsidR="003E0D8F" w14:paraId="721D87BF"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A76D72F" w14:textId="77777777" w:rsidR="003E0D8F" w:rsidRDefault="003E0D8F" w:rsidP="00896B3B">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29FEB6" w14:textId="77777777" w:rsidR="003E0D8F" w:rsidRPr="00964392" w:rsidRDefault="003E0D8F" w:rsidP="00896B3B">
            <w:pPr>
              <w:snapToGrid w:val="0"/>
              <w:spacing w:before="120" w:line="276" w:lineRule="auto"/>
              <w:rPr>
                <w:rFonts w:cs="Times New Roman"/>
                <w:sz w:val="24"/>
                <w:szCs w:val="24"/>
              </w:rPr>
            </w:pPr>
            <w:r>
              <w:rPr>
                <w:rFonts w:cs="Times New Roman"/>
                <w:sz w:val="24"/>
                <w:szCs w:val="24"/>
              </w:rPr>
              <w:t>N/A</w:t>
            </w:r>
          </w:p>
        </w:tc>
      </w:tr>
      <w:tr w:rsidR="003E0D8F" w14:paraId="3957A090"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71ED9F7F" w14:textId="77777777" w:rsidR="003E0D8F" w:rsidRDefault="003E0D8F" w:rsidP="00896B3B">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40CC7BE" w14:textId="77777777" w:rsidR="003E0D8F" w:rsidRPr="00964392" w:rsidRDefault="003E0D8F" w:rsidP="00896B3B">
            <w:pPr>
              <w:snapToGrid w:val="0"/>
              <w:spacing w:before="120" w:line="276" w:lineRule="auto"/>
              <w:rPr>
                <w:rFonts w:cs="Times New Roman"/>
                <w:sz w:val="24"/>
                <w:szCs w:val="24"/>
              </w:rPr>
            </w:pPr>
            <w:r>
              <w:rPr>
                <w:rFonts w:cs="Times New Roman"/>
                <w:sz w:val="24"/>
                <w:szCs w:val="24"/>
              </w:rPr>
              <w:t>N/A</w:t>
            </w:r>
          </w:p>
        </w:tc>
      </w:tr>
    </w:tbl>
    <w:p w14:paraId="71B7744C" w14:textId="77777777" w:rsidR="003E0D8F" w:rsidRDefault="003E0D8F" w:rsidP="003E0D8F"/>
    <w:p w14:paraId="25F58C76" w14:textId="77777777" w:rsidR="003E0D8F" w:rsidRPr="00F768DF" w:rsidRDefault="003E0D8F" w:rsidP="00896B3B">
      <w:pPr>
        <w:pStyle w:val="Heading4"/>
      </w:pPr>
      <w:r>
        <w:lastRenderedPageBreak/>
        <w:t>Màn hình giao diện</w:t>
      </w:r>
    </w:p>
    <w:p w14:paraId="581A404A" w14:textId="74D55E49" w:rsidR="003E0D8F" w:rsidRDefault="005D29E2" w:rsidP="003E0D8F">
      <w:r w:rsidRPr="005D29E2">
        <w:rPr>
          <w:noProof/>
        </w:rPr>
        <w:drawing>
          <wp:inline distT="0" distB="0" distL="0" distR="0" wp14:anchorId="32B1CF63" wp14:editId="29DD20BA">
            <wp:extent cx="5943600" cy="2458196"/>
            <wp:effectExtent l="0" t="0" r="0" b="0"/>
            <wp:docPr id="22" name="Picture 22" descr="C:\Users\Admin\AppData\Local\Temp\flaD67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flaD672.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58196"/>
                    </a:xfrm>
                    <a:prstGeom prst="rect">
                      <a:avLst/>
                    </a:prstGeom>
                    <a:noFill/>
                    <a:ln>
                      <a:noFill/>
                    </a:ln>
                  </pic:spPr>
                </pic:pic>
              </a:graphicData>
            </a:graphic>
          </wp:inline>
        </w:drawing>
      </w:r>
    </w:p>
    <w:p w14:paraId="65ABBE5C" w14:textId="577BD480" w:rsidR="005D29E2" w:rsidDel="00675D92" w:rsidRDefault="005D29E2" w:rsidP="005D29E2">
      <w:pPr>
        <w:pStyle w:val="AutoNumDescription"/>
        <w:rPr>
          <w:moveFrom w:id="1519" w:author="Admin" w:date="2017-09-18T09:01:00Z"/>
          <w:b/>
          <w:sz w:val="24"/>
          <w:szCs w:val="24"/>
        </w:rPr>
      </w:pPr>
      <w:moveFromRangeStart w:id="1520" w:author="Admin" w:date="2017-09-18T09:01:00Z" w:name="move493488605"/>
      <w:moveFrom w:id="1521" w:author="Admin" w:date="2017-09-18T09:01:00Z">
        <w:r w:rsidRPr="005D29E2" w:rsidDel="00675D92">
          <w:rPr>
            <w:b/>
            <w:sz w:val="24"/>
            <w:szCs w:val="24"/>
          </w:rPr>
          <w:t>Mô tả nghiệp vụ:</w:t>
        </w:r>
      </w:moveFrom>
    </w:p>
    <w:p w14:paraId="57F0F29D" w14:textId="316D2AD5" w:rsidR="005D29E2" w:rsidRPr="00675D92" w:rsidDel="00675D92" w:rsidRDefault="00AC3B81" w:rsidP="00AC3B81">
      <w:pPr>
        <w:pStyle w:val="AutoNumDescription"/>
        <w:numPr>
          <w:ilvl w:val="0"/>
          <w:numId w:val="4"/>
        </w:numPr>
        <w:ind w:left="450" w:hanging="450"/>
        <w:rPr>
          <w:moveFrom w:id="1522" w:author="Admin" w:date="2017-09-18T09:01:00Z"/>
          <w:sz w:val="24"/>
          <w:szCs w:val="24"/>
          <w:rPrChange w:id="1523" w:author="Admin" w:date="2017-09-18T09:00:00Z">
            <w:rPr>
              <w:moveFrom w:id="1524" w:author="Admin" w:date="2017-09-18T09:01:00Z"/>
              <w:color w:val="FF0000"/>
              <w:sz w:val="24"/>
              <w:szCs w:val="24"/>
            </w:rPr>
          </w:rPrChange>
        </w:rPr>
      </w:pPr>
      <w:moveFrom w:id="1525" w:author="Admin" w:date="2017-09-18T09:01:00Z">
        <w:r w:rsidRPr="00675D92" w:rsidDel="00675D92">
          <w:rPr>
            <w:sz w:val="24"/>
            <w:szCs w:val="24"/>
            <w:rPrChange w:id="1526" w:author="Admin" w:date="2017-09-18T09:00:00Z">
              <w:rPr>
                <w:color w:val="FF0000"/>
                <w:sz w:val="24"/>
                <w:szCs w:val="24"/>
              </w:rPr>
            </w:rPrChange>
          </w:rPr>
          <w:t xml:space="preserve">Thêm chức năng “Import” </w:t>
        </w:r>
      </w:moveFrom>
    </w:p>
    <w:p w14:paraId="0BF40286" w14:textId="352E8455" w:rsidR="00AC3B81" w:rsidRPr="00675D92" w:rsidDel="00675D92" w:rsidRDefault="00AC3B81" w:rsidP="00AC3B81">
      <w:pPr>
        <w:pStyle w:val="AutoNumDescription"/>
        <w:numPr>
          <w:ilvl w:val="0"/>
          <w:numId w:val="4"/>
        </w:numPr>
        <w:ind w:left="450" w:hanging="450"/>
        <w:rPr>
          <w:moveFrom w:id="1527" w:author="Admin" w:date="2017-09-18T09:01:00Z"/>
          <w:color w:val="FF0000"/>
          <w:sz w:val="24"/>
          <w:szCs w:val="24"/>
        </w:rPr>
      </w:pPr>
      <w:moveFrom w:id="1528" w:author="Admin" w:date="2017-09-18T09:01:00Z">
        <w:r w:rsidRPr="00675D92" w:rsidDel="00675D92">
          <w:rPr>
            <w:color w:val="FF0000"/>
            <w:sz w:val="24"/>
            <w:szCs w:val="24"/>
          </w:rPr>
          <w:t>Yêu cầu: Gộp các chức năng “danh mục ngành nghề, danh mục chuyên môn”</w:t>
        </w:r>
        <w:r w:rsidR="00B51709" w:rsidRPr="00675D92" w:rsidDel="00675D92">
          <w:rPr>
            <w:color w:val="FF0000"/>
            <w:sz w:val="24"/>
            <w:szCs w:val="24"/>
          </w:rPr>
          <w:t xml:space="preserve"> trên 1 màn hình.</w:t>
        </w:r>
      </w:moveFrom>
    </w:p>
    <w:p w14:paraId="468D368F" w14:textId="6D35C018" w:rsidR="005D29E2" w:rsidRPr="00675D92" w:rsidDel="00675D92" w:rsidRDefault="00B51709" w:rsidP="005D29E2">
      <w:pPr>
        <w:pStyle w:val="AutoNumDescription"/>
        <w:numPr>
          <w:ilvl w:val="3"/>
          <w:numId w:val="3"/>
        </w:numPr>
        <w:ind w:left="540" w:hanging="540"/>
        <w:rPr>
          <w:moveFrom w:id="1529" w:author="Admin" w:date="2017-09-18T09:01:00Z"/>
          <w:color w:val="FF0000"/>
          <w:sz w:val="24"/>
          <w:szCs w:val="24"/>
        </w:rPr>
      </w:pPr>
      <w:moveFrom w:id="1530" w:author="Admin" w:date="2017-09-18T09:01:00Z">
        <w:r w:rsidRPr="00675D92" w:rsidDel="00675D92">
          <w:rPr>
            <w:color w:val="FF0000"/>
            <w:sz w:val="24"/>
            <w:szCs w:val="24"/>
          </w:rPr>
          <w:t>Đề xuất của Soft:</w:t>
        </w:r>
        <w:r w:rsidR="00BB4706" w:rsidRPr="00675D92" w:rsidDel="00675D92">
          <w:rPr>
            <w:color w:val="FF0000"/>
            <w:sz w:val="24"/>
            <w:szCs w:val="24"/>
          </w:rPr>
          <w:t xml:space="preserve"> vẫn giữ trên các màn hình như hiện tại vì trường hợp gộp trên 1 màn hình với trường hợp nhập text hệ thống không kiểm soát được trùng bản ghi text. </w:t>
        </w:r>
      </w:moveFrom>
    </w:p>
    <w:moveFromRangeEnd w:id="1520"/>
    <w:p w14:paraId="02214448" w14:textId="69CC8233" w:rsidR="003E0D8F" w:rsidRDefault="003E0D8F" w:rsidP="00896B3B">
      <w:pPr>
        <w:pStyle w:val="Heading4"/>
      </w:pPr>
      <w:r>
        <w:t>Mô tả các trường thông tin trên màn hình</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800"/>
        <w:gridCol w:w="2700"/>
        <w:gridCol w:w="990"/>
        <w:gridCol w:w="810"/>
        <w:gridCol w:w="1080"/>
        <w:gridCol w:w="1080"/>
      </w:tblGrid>
      <w:tr w:rsidR="003E0D8F" w:rsidRPr="00835288" w14:paraId="7B7F7149" w14:textId="77777777" w:rsidTr="00896B3B">
        <w:trPr>
          <w:trHeight w:val="863"/>
          <w:tblHeader/>
        </w:trPr>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51453920" w14:textId="77777777" w:rsidR="003E0D8F" w:rsidRPr="00835288" w:rsidRDefault="003E0D8F" w:rsidP="00896B3B">
            <w:pPr>
              <w:spacing w:before="240"/>
              <w:jc w:val="center"/>
              <w:rPr>
                <w:rFonts w:cs="Times New Roman"/>
                <w:b/>
                <w:sz w:val="24"/>
                <w:szCs w:val="24"/>
              </w:rPr>
            </w:pPr>
            <w:r>
              <w:rPr>
                <w:rFonts w:cs="Times New Roman"/>
                <w:b/>
                <w:sz w:val="24"/>
                <w:szCs w:val="24"/>
              </w:rPr>
              <w:t>STT</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7AD5897"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02C9325"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9159056" w14:textId="77777777" w:rsidR="003E0D8F" w:rsidRPr="00835288" w:rsidRDefault="003E0D8F" w:rsidP="00896B3B">
            <w:pPr>
              <w:spacing w:before="240"/>
              <w:jc w:val="center"/>
              <w:rPr>
                <w:rFonts w:cs="Times New Roman"/>
                <w:b/>
                <w:sz w:val="24"/>
                <w:szCs w:val="24"/>
              </w:rPr>
            </w:pPr>
            <w:r>
              <w:rPr>
                <w:rFonts w:cs="Times New Roman"/>
                <w:b/>
                <w:sz w:val="24"/>
                <w:szCs w:val="24"/>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B4F1F4A" w14:textId="77777777" w:rsidR="003E0D8F" w:rsidRPr="00835288" w:rsidRDefault="003E0D8F" w:rsidP="00896B3B">
            <w:pPr>
              <w:spacing w:before="240"/>
              <w:jc w:val="center"/>
              <w:rPr>
                <w:rFonts w:cs="Times New Roman"/>
                <w:b/>
                <w:sz w:val="24"/>
                <w:szCs w:val="24"/>
              </w:rPr>
            </w:pPr>
            <w:r>
              <w:rPr>
                <w:rFonts w:cs="Times New Roman"/>
                <w:b/>
                <w:sz w:val="24"/>
                <w:szCs w:val="24"/>
              </w:rPr>
              <w:t>Độ dài</w:t>
            </w:r>
          </w:p>
        </w:tc>
        <w:tc>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5703F44" w14:textId="77777777" w:rsidR="003E0D8F" w:rsidRPr="00835288" w:rsidRDefault="003E0D8F" w:rsidP="00896B3B">
            <w:pPr>
              <w:spacing w:before="240"/>
              <w:jc w:val="center"/>
              <w:rPr>
                <w:rFonts w:cs="Times New Roman"/>
                <w:b/>
                <w:sz w:val="24"/>
                <w:szCs w:val="24"/>
              </w:rPr>
            </w:pPr>
            <w:r>
              <w:rPr>
                <w:rFonts w:cs="Times New Roman"/>
                <w:b/>
                <w:sz w:val="24"/>
                <w:szCs w:val="24"/>
              </w:rPr>
              <w:t>Bắt buộc</w:t>
            </w:r>
          </w:p>
        </w:tc>
        <w:tc>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E37BDF7"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Ghi chú</w:t>
            </w:r>
          </w:p>
        </w:tc>
      </w:tr>
      <w:tr w:rsidR="003E0D8F" w:rsidRPr="00835288" w14:paraId="1BF2782D" w14:textId="77777777" w:rsidTr="00896B3B">
        <w:trPr>
          <w:trHeight w:val="346"/>
        </w:trPr>
        <w:tc>
          <w:tcPr>
            <w:tcW w:w="900" w:type="dxa"/>
            <w:tcBorders>
              <w:top w:val="single" w:sz="4" w:space="0" w:color="000000"/>
              <w:left w:val="single" w:sz="4" w:space="0" w:color="000000"/>
              <w:bottom w:val="single" w:sz="4" w:space="0" w:color="000000"/>
              <w:right w:val="single" w:sz="4" w:space="0" w:color="000000"/>
            </w:tcBorders>
            <w:vAlign w:val="center"/>
          </w:tcPr>
          <w:p w14:paraId="632A0570" w14:textId="77777777" w:rsidR="003E0D8F" w:rsidRPr="003871CD" w:rsidRDefault="003E0D8F" w:rsidP="00742467">
            <w:pPr>
              <w:pStyle w:val="ListParagraph"/>
              <w:numPr>
                <w:ilvl w:val="0"/>
                <w:numId w:val="58"/>
              </w:numPr>
              <w:spacing w:after="0" w:line="26" w:lineRule="atLeas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5E1F86B5" w14:textId="77777777" w:rsidR="003E0D8F" w:rsidRPr="00835288" w:rsidRDefault="003E0D8F" w:rsidP="00896B3B">
            <w:pPr>
              <w:spacing w:after="0" w:line="26" w:lineRule="atLeast"/>
              <w:rPr>
                <w:rFonts w:cs="Times New Roman"/>
                <w:color w:val="000000"/>
                <w:sz w:val="24"/>
                <w:szCs w:val="24"/>
              </w:rPr>
            </w:pPr>
            <w:r>
              <w:rPr>
                <w:rFonts w:cs="Times New Roman"/>
                <w:color w:val="000000"/>
                <w:sz w:val="24"/>
                <w:szCs w:val="24"/>
              </w:rPr>
              <w:t>Ngành nghề</w:t>
            </w:r>
          </w:p>
        </w:tc>
        <w:tc>
          <w:tcPr>
            <w:tcW w:w="2700" w:type="dxa"/>
            <w:tcBorders>
              <w:top w:val="single" w:sz="4" w:space="0" w:color="000000"/>
              <w:left w:val="single" w:sz="4" w:space="0" w:color="000000"/>
              <w:bottom w:val="single" w:sz="4" w:space="0" w:color="000000"/>
              <w:right w:val="single" w:sz="4" w:space="0" w:color="000000"/>
            </w:tcBorders>
            <w:vAlign w:val="center"/>
          </w:tcPr>
          <w:p w14:paraId="7A7FB29B" w14:textId="6FF789B2" w:rsidR="003E0D8F" w:rsidRPr="00835288" w:rsidRDefault="005450F7">
            <w:pPr>
              <w:spacing w:after="0" w:line="26" w:lineRule="atLeast"/>
              <w:jc w:val="left"/>
              <w:rPr>
                <w:rFonts w:cs="Times New Roman"/>
                <w:color w:val="000000"/>
                <w:sz w:val="24"/>
                <w:szCs w:val="24"/>
              </w:rPr>
            </w:pPr>
            <w:ins w:id="1531" w:author="Admin" w:date="2017-09-18T09:09:00Z">
              <w:r>
                <w:rPr>
                  <w:rFonts w:cs="Times New Roman"/>
                  <w:color w:val="000000"/>
                  <w:sz w:val="24"/>
                  <w:szCs w:val="24"/>
                </w:rPr>
                <w:t xml:space="preserve">Chọn trong danh sách </w:t>
              </w:r>
            </w:ins>
            <w:ins w:id="1532" w:author="Admin" w:date="2017-09-29T08:59:00Z">
              <w:r w:rsidR="00FF2177">
                <w:rPr>
                  <w:rFonts w:cs="Times New Roman"/>
                  <w:color w:val="000000"/>
                  <w:sz w:val="24"/>
                  <w:szCs w:val="24"/>
                </w:rPr>
                <w:t>tham chiếu từ danh mục ngành nghề</w:t>
              </w:r>
            </w:ins>
            <w:del w:id="1533" w:author="Admin" w:date="2017-09-18T09:09:00Z">
              <w:r w:rsidR="003E0D8F" w:rsidRPr="00835288" w:rsidDel="005450F7">
                <w:rPr>
                  <w:rFonts w:cs="Times New Roman"/>
                  <w:color w:val="000000"/>
                  <w:sz w:val="24"/>
                  <w:szCs w:val="24"/>
                </w:rPr>
                <w:delText xml:space="preserve">Ký hiệu của </w:delText>
              </w:r>
              <w:r w:rsidR="003E0D8F" w:rsidDel="005450F7">
                <w:rPr>
                  <w:rFonts w:cs="Times New Roman"/>
                  <w:color w:val="000000"/>
                  <w:sz w:val="24"/>
                  <w:szCs w:val="24"/>
                </w:rPr>
                <w:delText>ngành nghề</w:delText>
              </w:r>
            </w:del>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0FF3D0E2" w14:textId="77777777" w:rsidR="003E0D8F" w:rsidRPr="00835288" w:rsidRDefault="003E0D8F" w:rsidP="00896B3B">
            <w:pPr>
              <w:spacing w:before="240"/>
              <w:jc w:val="center"/>
              <w:rPr>
                <w:rFonts w:cs="Times New Roman"/>
                <w:sz w:val="24"/>
                <w:szCs w:val="24"/>
              </w:rPr>
            </w:pPr>
            <w:r>
              <w:rPr>
                <w:rFonts w:cs="Times New Roman"/>
                <w:sz w:val="24"/>
                <w:szCs w:val="24"/>
              </w:rPr>
              <w:t>Danh sách</w:t>
            </w:r>
          </w:p>
        </w:tc>
        <w:tc>
          <w:tcPr>
            <w:tcW w:w="810" w:type="dxa"/>
            <w:tcBorders>
              <w:top w:val="single" w:sz="4" w:space="0" w:color="000000"/>
              <w:left w:val="single" w:sz="4" w:space="0" w:color="000000"/>
              <w:bottom w:val="single" w:sz="4" w:space="0" w:color="000000"/>
              <w:right w:val="single" w:sz="4" w:space="0" w:color="000000"/>
            </w:tcBorders>
            <w:vAlign w:val="center"/>
          </w:tcPr>
          <w:p w14:paraId="17A12939" w14:textId="77777777" w:rsidR="003E0D8F" w:rsidRPr="00835288" w:rsidRDefault="003E0D8F" w:rsidP="00896B3B">
            <w:pPr>
              <w:spacing w:before="240"/>
              <w:jc w:val="center"/>
              <w:rPr>
                <w:rFonts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1CB72F40" w14:textId="77777777" w:rsidR="003E0D8F" w:rsidRDefault="003E0D8F" w:rsidP="00896B3B">
            <w:pPr>
              <w:spacing w:before="240"/>
              <w:jc w:val="center"/>
              <w:rPr>
                <w:rFonts w:cs="Times New Roman"/>
                <w:sz w:val="24"/>
                <w:szCs w:val="24"/>
              </w:rPr>
            </w:pPr>
            <w:r w:rsidRPr="00835288">
              <w:rPr>
                <w:rFonts w:cs="Times New Roman"/>
                <w:sz w:val="24"/>
                <w:szCs w:val="24"/>
              </w:rPr>
              <w:t>Có</w:t>
            </w:r>
          </w:p>
        </w:tc>
        <w:tc>
          <w:tcPr>
            <w:tcW w:w="1080" w:type="dxa"/>
            <w:tcBorders>
              <w:top w:val="single" w:sz="4" w:space="0" w:color="000000"/>
              <w:left w:val="single" w:sz="4" w:space="0" w:color="000000"/>
              <w:bottom w:val="single" w:sz="4" w:space="0" w:color="000000"/>
              <w:right w:val="single" w:sz="4" w:space="0" w:color="000000"/>
            </w:tcBorders>
            <w:vAlign w:val="center"/>
          </w:tcPr>
          <w:p w14:paraId="3A9C5EED" w14:textId="77777777" w:rsidR="003E0D8F" w:rsidRPr="00835288" w:rsidRDefault="003E0D8F" w:rsidP="00896B3B">
            <w:pPr>
              <w:spacing w:before="240"/>
              <w:jc w:val="left"/>
              <w:rPr>
                <w:rFonts w:cs="Times New Roman"/>
                <w:sz w:val="24"/>
                <w:szCs w:val="24"/>
              </w:rPr>
            </w:pPr>
          </w:p>
        </w:tc>
      </w:tr>
      <w:tr w:rsidR="003E0D8F" w:rsidRPr="00835288" w14:paraId="1E59501B" w14:textId="77777777" w:rsidTr="00896B3B">
        <w:trPr>
          <w:trHeight w:val="346"/>
        </w:trPr>
        <w:tc>
          <w:tcPr>
            <w:tcW w:w="900" w:type="dxa"/>
            <w:tcBorders>
              <w:top w:val="single" w:sz="4" w:space="0" w:color="000000"/>
              <w:left w:val="single" w:sz="4" w:space="0" w:color="000000"/>
              <w:bottom w:val="single" w:sz="4" w:space="0" w:color="000000"/>
              <w:right w:val="single" w:sz="4" w:space="0" w:color="000000"/>
            </w:tcBorders>
            <w:vAlign w:val="center"/>
          </w:tcPr>
          <w:p w14:paraId="3FF9142A" w14:textId="77777777" w:rsidR="003E0D8F" w:rsidRPr="003871CD" w:rsidRDefault="003E0D8F" w:rsidP="00742467">
            <w:pPr>
              <w:pStyle w:val="ListParagraph"/>
              <w:numPr>
                <w:ilvl w:val="0"/>
                <w:numId w:val="58"/>
              </w:numPr>
              <w:spacing w:after="0" w:line="26" w:lineRule="atLeas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5187637A" w14:textId="77777777" w:rsidR="003E0D8F" w:rsidRDefault="003E0D8F" w:rsidP="00896B3B">
            <w:pPr>
              <w:spacing w:after="0" w:line="26" w:lineRule="atLeast"/>
              <w:rPr>
                <w:rFonts w:cs="Times New Roman"/>
                <w:color w:val="000000"/>
                <w:sz w:val="24"/>
                <w:szCs w:val="24"/>
              </w:rPr>
            </w:pPr>
            <w:r>
              <w:rPr>
                <w:rFonts w:cs="Times New Roman"/>
                <w:color w:val="000000"/>
                <w:sz w:val="24"/>
                <w:szCs w:val="24"/>
              </w:rPr>
              <w:t>Mã chuyên môn</w:t>
            </w:r>
          </w:p>
        </w:tc>
        <w:tc>
          <w:tcPr>
            <w:tcW w:w="2700" w:type="dxa"/>
            <w:tcBorders>
              <w:top w:val="single" w:sz="4" w:space="0" w:color="000000"/>
              <w:left w:val="single" w:sz="4" w:space="0" w:color="000000"/>
              <w:bottom w:val="single" w:sz="4" w:space="0" w:color="000000"/>
              <w:right w:val="single" w:sz="4" w:space="0" w:color="000000"/>
            </w:tcBorders>
            <w:vAlign w:val="center"/>
          </w:tcPr>
          <w:p w14:paraId="52001F74" w14:textId="77777777" w:rsidR="003E0D8F" w:rsidRPr="00835288" w:rsidRDefault="003E0D8F" w:rsidP="00896B3B">
            <w:pPr>
              <w:spacing w:after="0" w:line="26" w:lineRule="atLeast"/>
              <w:jc w:val="left"/>
              <w:rPr>
                <w:rFonts w:cs="Times New Roman"/>
                <w:color w:val="000000"/>
                <w:sz w:val="24"/>
                <w:szCs w:val="24"/>
              </w:rPr>
            </w:pPr>
            <w:r>
              <w:rPr>
                <w:rFonts w:cs="Times New Roman"/>
                <w:color w:val="000000"/>
                <w:sz w:val="24"/>
                <w:szCs w:val="24"/>
              </w:rPr>
              <w:t>Mã chuyên môn</w:t>
            </w:r>
          </w:p>
        </w:tc>
        <w:tc>
          <w:tcPr>
            <w:tcW w:w="990" w:type="dxa"/>
            <w:tcBorders>
              <w:top w:val="single" w:sz="4" w:space="0" w:color="000000"/>
              <w:left w:val="single" w:sz="4" w:space="0" w:color="000000"/>
              <w:bottom w:val="single" w:sz="4" w:space="0" w:color="000000"/>
              <w:right w:val="single" w:sz="4" w:space="0" w:color="000000"/>
            </w:tcBorders>
            <w:vAlign w:val="center"/>
          </w:tcPr>
          <w:p w14:paraId="69C380B3" w14:textId="77777777" w:rsidR="003E0D8F" w:rsidRDefault="003E0D8F" w:rsidP="00896B3B">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0C2D51E2" w14:textId="77777777" w:rsidR="003E0D8F" w:rsidRPr="00835288" w:rsidRDefault="003E0D8F" w:rsidP="00896B3B">
            <w:pPr>
              <w:spacing w:before="240"/>
              <w:jc w:val="center"/>
              <w:rPr>
                <w:rFonts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41AB126F" w14:textId="77777777" w:rsidR="003E0D8F" w:rsidRPr="00835288" w:rsidRDefault="003E0D8F" w:rsidP="00896B3B">
            <w:pPr>
              <w:spacing w:before="240"/>
              <w:jc w:val="center"/>
              <w:rPr>
                <w:rFonts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5AEF032A" w14:textId="77777777" w:rsidR="003E0D8F" w:rsidRPr="00835288" w:rsidRDefault="003E0D8F" w:rsidP="00896B3B">
            <w:pPr>
              <w:spacing w:before="240"/>
              <w:jc w:val="left"/>
              <w:rPr>
                <w:rFonts w:cs="Times New Roman"/>
                <w:sz w:val="24"/>
                <w:szCs w:val="24"/>
              </w:rPr>
            </w:pPr>
          </w:p>
        </w:tc>
      </w:tr>
      <w:tr w:rsidR="003E0D8F" w:rsidRPr="00835288" w14:paraId="2373542B" w14:textId="77777777" w:rsidTr="00896B3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6362DA39" w14:textId="77777777" w:rsidR="003E0D8F" w:rsidRPr="003871CD" w:rsidRDefault="003E0D8F" w:rsidP="00742467">
            <w:pPr>
              <w:pStyle w:val="ListParagraph"/>
              <w:numPr>
                <w:ilvl w:val="0"/>
                <w:numId w:val="58"/>
              </w:numPr>
              <w:spacing w:after="0" w:line="26" w:lineRule="atLeas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625AA24F" w14:textId="77777777" w:rsidR="003E0D8F" w:rsidRPr="00835288" w:rsidRDefault="003E0D8F" w:rsidP="00896B3B">
            <w:pPr>
              <w:spacing w:after="0" w:line="26" w:lineRule="atLeast"/>
              <w:rPr>
                <w:rFonts w:cs="Times New Roman"/>
                <w:color w:val="000000"/>
                <w:sz w:val="24"/>
                <w:szCs w:val="24"/>
              </w:rPr>
            </w:pPr>
            <w:r w:rsidRPr="00835288">
              <w:rPr>
                <w:rFonts w:cs="Times New Roman"/>
                <w:color w:val="000000"/>
                <w:sz w:val="24"/>
                <w:szCs w:val="24"/>
              </w:rPr>
              <w:t>T</w:t>
            </w:r>
            <w:r>
              <w:rPr>
                <w:rFonts w:cs="Times New Roman"/>
                <w:color w:val="000000"/>
                <w:sz w:val="24"/>
                <w:szCs w:val="24"/>
              </w:rPr>
              <w:t>ên chuyên môn</w:t>
            </w:r>
          </w:p>
        </w:tc>
        <w:tc>
          <w:tcPr>
            <w:tcW w:w="2700" w:type="dxa"/>
            <w:tcBorders>
              <w:top w:val="single" w:sz="4" w:space="0" w:color="000000"/>
              <w:left w:val="single" w:sz="4" w:space="0" w:color="000000"/>
              <w:bottom w:val="single" w:sz="4" w:space="0" w:color="000000"/>
              <w:right w:val="single" w:sz="4" w:space="0" w:color="000000"/>
            </w:tcBorders>
            <w:vAlign w:val="center"/>
          </w:tcPr>
          <w:p w14:paraId="4A11963A" w14:textId="77777777" w:rsidR="003E0D8F" w:rsidRPr="00835288" w:rsidRDefault="003E0D8F" w:rsidP="00896B3B">
            <w:pPr>
              <w:spacing w:after="0" w:line="26" w:lineRule="atLeast"/>
              <w:jc w:val="left"/>
              <w:rPr>
                <w:rFonts w:cs="Times New Roman"/>
                <w:color w:val="000000"/>
                <w:sz w:val="24"/>
                <w:szCs w:val="24"/>
              </w:rPr>
            </w:pPr>
            <w:r w:rsidRPr="00835288">
              <w:rPr>
                <w:rFonts w:cs="Times New Roman"/>
                <w:color w:val="000000"/>
                <w:sz w:val="24"/>
                <w:szCs w:val="24"/>
              </w:rPr>
              <w:t>T</w:t>
            </w:r>
            <w:r>
              <w:rPr>
                <w:rFonts w:cs="Times New Roman"/>
                <w:color w:val="000000"/>
                <w:sz w:val="24"/>
                <w:szCs w:val="24"/>
              </w:rPr>
              <w:t>ên chuyên môn</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1FBD0DA2" w14:textId="77777777" w:rsidR="003E0D8F" w:rsidRPr="00835288" w:rsidRDefault="003E0D8F" w:rsidP="00896B3B">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32C0BC2C" w14:textId="77777777" w:rsidR="003E0D8F" w:rsidRPr="00835288" w:rsidRDefault="003E0D8F" w:rsidP="00896B3B">
            <w:pPr>
              <w:spacing w:before="240"/>
              <w:jc w:val="center"/>
              <w:rPr>
                <w:rFonts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26FF9FEE" w14:textId="77777777" w:rsidR="003E0D8F" w:rsidRPr="00835288" w:rsidRDefault="003E0D8F" w:rsidP="00896B3B">
            <w:pPr>
              <w:spacing w:before="240"/>
              <w:jc w:val="center"/>
              <w:rPr>
                <w:rFonts w:cs="Times New Roman"/>
                <w:sz w:val="24"/>
                <w:szCs w:val="24"/>
              </w:rPr>
            </w:pPr>
            <w:r w:rsidRPr="00835288">
              <w:rPr>
                <w:rFonts w:cs="Times New Roman"/>
                <w:sz w:val="24"/>
                <w:szCs w:val="24"/>
              </w:rPr>
              <w:t>Có</w:t>
            </w:r>
          </w:p>
        </w:tc>
        <w:tc>
          <w:tcPr>
            <w:tcW w:w="1080" w:type="dxa"/>
            <w:tcBorders>
              <w:top w:val="single" w:sz="4" w:space="0" w:color="000000"/>
              <w:left w:val="single" w:sz="4" w:space="0" w:color="000000"/>
              <w:bottom w:val="single" w:sz="4" w:space="0" w:color="000000"/>
              <w:right w:val="single" w:sz="4" w:space="0" w:color="000000"/>
            </w:tcBorders>
            <w:vAlign w:val="center"/>
          </w:tcPr>
          <w:p w14:paraId="37A72CED" w14:textId="77777777" w:rsidR="003E0D8F" w:rsidRPr="00835288" w:rsidRDefault="003E0D8F" w:rsidP="00896B3B">
            <w:pPr>
              <w:spacing w:before="240"/>
              <w:jc w:val="left"/>
              <w:rPr>
                <w:rFonts w:cs="Times New Roman"/>
                <w:sz w:val="24"/>
                <w:szCs w:val="24"/>
              </w:rPr>
            </w:pPr>
          </w:p>
        </w:tc>
      </w:tr>
      <w:tr w:rsidR="003E0D8F" w:rsidRPr="00835288" w14:paraId="14988D4D" w14:textId="77777777" w:rsidTr="00896B3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1A70C7D2" w14:textId="77777777" w:rsidR="003E0D8F" w:rsidRPr="00835288" w:rsidRDefault="003E0D8F" w:rsidP="00742467">
            <w:pPr>
              <w:pStyle w:val="NoSpacing"/>
              <w:numPr>
                <w:ilvl w:val="0"/>
                <w:numId w:val="58"/>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73AE80BA" w14:textId="77777777" w:rsidR="003E0D8F" w:rsidRPr="00835288" w:rsidRDefault="003E0D8F" w:rsidP="00896B3B">
            <w:pPr>
              <w:pStyle w:val="NoSpacing"/>
              <w:spacing w:before="240"/>
            </w:pPr>
            <w:r w:rsidRPr="00835288">
              <w:t xml:space="preserve">Trạng thái </w:t>
            </w:r>
          </w:p>
        </w:tc>
        <w:tc>
          <w:tcPr>
            <w:tcW w:w="2700" w:type="dxa"/>
            <w:tcBorders>
              <w:top w:val="single" w:sz="4" w:space="0" w:color="000000"/>
              <w:left w:val="single" w:sz="4" w:space="0" w:color="000000"/>
              <w:bottom w:val="single" w:sz="4" w:space="0" w:color="000000"/>
              <w:right w:val="single" w:sz="4" w:space="0" w:color="000000"/>
            </w:tcBorders>
            <w:vAlign w:val="center"/>
          </w:tcPr>
          <w:p w14:paraId="088D5DAE" w14:textId="77777777" w:rsidR="003E0D8F" w:rsidRPr="00835288" w:rsidRDefault="003E0D8F" w:rsidP="00896B3B">
            <w:pPr>
              <w:spacing w:before="240"/>
              <w:jc w:val="left"/>
              <w:rPr>
                <w:rFonts w:cs="Times New Roman"/>
                <w:sz w:val="24"/>
                <w:szCs w:val="24"/>
              </w:rPr>
            </w:pPr>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w:t>
            </w:r>
            <w:r>
              <w:rPr>
                <w:rFonts w:cs="Times New Roman"/>
                <w:color w:val="000000"/>
                <w:sz w:val="24"/>
                <w:szCs w:val="24"/>
              </w:rPr>
              <w:t xml:space="preserve">bản ghi </w:t>
            </w:r>
            <w:r w:rsidRPr="00835288">
              <w:rPr>
                <w:rFonts w:cs="Times New Roman"/>
                <w:color w:val="000000"/>
                <w:sz w:val="24"/>
                <w:szCs w:val="24"/>
              </w:rPr>
              <w:t>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324F844C" w14:textId="77777777" w:rsidR="003E0D8F" w:rsidRPr="00835288" w:rsidRDefault="003E0D8F" w:rsidP="00896B3B">
            <w:pPr>
              <w:spacing w:before="240"/>
              <w:jc w:val="center"/>
              <w:rPr>
                <w:rFonts w:cs="Times New Roman"/>
                <w:sz w:val="24"/>
                <w:szCs w:val="24"/>
              </w:rPr>
            </w:pPr>
            <w:r>
              <w:rPr>
                <w:rFonts w:cs="Times New Roman"/>
                <w:sz w:val="24"/>
                <w:szCs w:val="24"/>
              </w:rPr>
              <w:t>Chọn một</w:t>
            </w:r>
          </w:p>
        </w:tc>
        <w:tc>
          <w:tcPr>
            <w:tcW w:w="810" w:type="dxa"/>
            <w:tcBorders>
              <w:top w:val="single" w:sz="4" w:space="0" w:color="000000"/>
              <w:left w:val="single" w:sz="4" w:space="0" w:color="000000"/>
              <w:bottom w:val="single" w:sz="4" w:space="0" w:color="000000"/>
              <w:right w:val="single" w:sz="4" w:space="0" w:color="000000"/>
            </w:tcBorders>
            <w:vAlign w:val="center"/>
          </w:tcPr>
          <w:p w14:paraId="2F933845" w14:textId="77777777" w:rsidR="003E0D8F" w:rsidRPr="00835288" w:rsidRDefault="003E0D8F" w:rsidP="00896B3B">
            <w:pPr>
              <w:spacing w:before="240"/>
              <w:jc w:val="center"/>
              <w:rPr>
                <w:rFonts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3DE26EAE" w14:textId="77777777" w:rsidR="003E0D8F" w:rsidRPr="00835288" w:rsidRDefault="003E0D8F" w:rsidP="00896B3B">
            <w:pPr>
              <w:spacing w:before="240"/>
              <w:jc w:val="center"/>
              <w:rPr>
                <w:rFonts w:cs="Times New Roman"/>
                <w:sz w:val="24"/>
                <w:szCs w:val="24"/>
              </w:rPr>
            </w:pPr>
            <w:r w:rsidRPr="00835288">
              <w:rPr>
                <w:rFonts w:cs="Times New Roman"/>
                <w:sz w:val="24"/>
                <w:szCs w:val="24"/>
              </w:rPr>
              <w:t>Có</w:t>
            </w:r>
          </w:p>
        </w:tc>
        <w:tc>
          <w:tcPr>
            <w:tcW w:w="1080" w:type="dxa"/>
            <w:tcBorders>
              <w:top w:val="single" w:sz="4" w:space="0" w:color="000000"/>
              <w:left w:val="single" w:sz="4" w:space="0" w:color="000000"/>
              <w:bottom w:val="single" w:sz="4" w:space="0" w:color="000000"/>
              <w:right w:val="single" w:sz="4" w:space="0" w:color="000000"/>
            </w:tcBorders>
            <w:vAlign w:val="center"/>
          </w:tcPr>
          <w:p w14:paraId="32BCEB38" w14:textId="77777777" w:rsidR="003E0D8F" w:rsidRPr="00835288" w:rsidRDefault="003E0D8F" w:rsidP="00896B3B">
            <w:pPr>
              <w:spacing w:before="240"/>
              <w:jc w:val="left"/>
              <w:rPr>
                <w:rFonts w:cs="Times New Roman"/>
                <w:sz w:val="24"/>
                <w:szCs w:val="24"/>
              </w:rPr>
            </w:pPr>
          </w:p>
        </w:tc>
      </w:tr>
      <w:tr w:rsidR="003E0D8F" w:rsidRPr="00835288" w14:paraId="55823137" w14:textId="77777777" w:rsidTr="00896B3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3B71812A" w14:textId="77777777" w:rsidR="003E0D8F" w:rsidRPr="00835288" w:rsidRDefault="003E0D8F" w:rsidP="00742467">
            <w:pPr>
              <w:pStyle w:val="NoSpacing"/>
              <w:numPr>
                <w:ilvl w:val="0"/>
                <w:numId w:val="58"/>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0C74F8F6" w14:textId="77777777" w:rsidR="003E0D8F" w:rsidRPr="00835288" w:rsidRDefault="003E0D8F" w:rsidP="00896B3B">
            <w:pPr>
              <w:pStyle w:val="NoSpacing"/>
              <w:spacing w:before="240"/>
            </w:pPr>
            <w:r w:rsidRPr="00835288">
              <w:t>Ghi chú</w:t>
            </w:r>
          </w:p>
        </w:tc>
        <w:tc>
          <w:tcPr>
            <w:tcW w:w="2700" w:type="dxa"/>
            <w:tcBorders>
              <w:top w:val="single" w:sz="4" w:space="0" w:color="000000"/>
              <w:left w:val="single" w:sz="4" w:space="0" w:color="000000"/>
              <w:bottom w:val="single" w:sz="4" w:space="0" w:color="000000"/>
              <w:right w:val="single" w:sz="4" w:space="0" w:color="000000"/>
            </w:tcBorders>
            <w:vAlign w:val="center"/>
          </w:tcPr>
          <w:p w14:paraId="7E7F9A87" w14:textId="77777777" w:rsidR="003E0D8F" w:rsidRPr="00835288" w:rsidRDefault="003E0D8F" w:rsidP="00896B3B">
            <w:pPr>
              <w:spacing w:before="240"/>
              <w:jc w:val="left"/>
              <w:rPr>
                <w:rFonts w:cs="Times New Roman"/>
                <w:sz w:val="24"/>
                <w:szCs w:val="24"/>
              </w:rPr>
            </w:pPr>
            <w:r w:rsidRPr="00835288">
              <w:rPr>
                <w:rFonts w:cs="Times New Roman"/>
                <w:sz w:val="24"/>
                <w:szCs w:val="24"/>
              </w:rPr>
              <w:t>Ghi chú khác</w:t>
            </w:r>
          </w:p>
        </w:tc>
        <w:tc>
          <w:tcPr>
            <w:tcW w:w="990" w:type="dxa"/>
            <w:tcBorders>
              <w:top w:val="single" w:sz="4" w:space="0" w:color="000000"/>
              <w:left w:val="single" w:sz="4" w:space="0" w:color="000000"/>
              <w:bottom w:val="single" w:sz="4" w:space="0" w:color="000000"/>
              <w:right w:val="single" w:sz="4" w:space="0" w:color="000000"/>
            </w:tcBorders>
            <w:vAlign w:val="center"/>
          </w:tcPr>
          <w:p w14:paraId="005830D9" w14:textId="77777777" w:rsidR="003E0D8F" w:rsidRPr="00835288" w:rsidRDefault="003E0D8F" w:rsidP="00896B3B">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5256956D" w14:textId="77777777" w:rsidR="003E0D8F" w:rsidRPr="00835288" w:rsidRDefault="003E0D8F" w:rsidP="00896B3B">
            <w:pPr>
              <w:spacing w:before="240"/>
              <w:jc w:val="center"/>
              <w:rPr>
                <w:rFonts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5EAF50F6" w14:textId="77777777" w:rsidR="003E0D8F" w:rsidRPr="00835288" w:rsidRDefault="003E0D8F" w:rsidP="00896B3B">
            <w:pPr>
              <w:spacing w:before="240"/>
              <w:jc w:val="center"/>
              <w:rPr>
                <w:rFonts w:cs="Times New Roman"/>
                <w:sz w:val="24"/>
                <w:szCs w:val="24"/>
              </w:rPr>
            </w:pPr>
            <w:r w:rsidRPr="00835288">
              <w:rPr>
                <w:rFonts w:cs="Times New Roman"/>
                <w:sz w:val="24"/>
                <w:szCs w:val="24"/>
              </w:rPr>
              <w:t>Không</w:t>
            </w:r>
          </w:p>
        </w:tc>
        <w:tc>
          <w:tcPr>
            <w:tcW w:w="1080" w:type="dxa"/>
            <w:tcBorders>
              <w:top w:val="single" w:sz="4" w:space="0" w:color="000000"/>
              <w:left w:val="single" w:sz="4" w:space="0" w:color="000000"/>
              <w:bottom w:val="single" w:sz="4" w:space="0" w:color="000000"/>
              <w:right w:val="single" w:sz="4" w:space="0" w:color="000000"/>
            </w:tcBorders>
            <w:vAlign w:val="center"/>
          </w:tcPr>
          <w:p w14:paraId="06C1D7D8" w14:textId="77777777" w:rsidR="003E0D8F" w:rsidRPr="00835288" w:rsidRDefault="003E0D8F" w:rsidP="00896B3B">
            <w:pPr>
              <w:spacing w:before="240"/>
              <w:jc w:val="left"/>
              <w:rPr>
                <w:rFonts w:cs="Times New Roman"/>
                <w:sz w:val="24"/>
                <w:szCs w:val="24"/>
              </w:rPr>
            </w:pPr>
          </w:p>
        </w:tc>
      </w:tr>
    </w:tbl>
    <w:p w14:paraId="7EA6EA36" w14:textId="07E28E38" w:rsidR="003E0D8F" w:rsidRDefault="003E0D8F" w:rsidP="003E0D8F">
      <w:pPr>
        <w:rPr>
          <w:ins w:id="1534" w:author="Admin" w:date="2017-09-18T09:01:00Z"/>
          <w:rFonts w:cs="Times New Roman"/>
          <w:sz w:val="24"/>
          <w:szCs w:val="24"/>
        </w:rPr>
      </w:pPr>
    </w:p>
    <w:p w14:paraId="4F57F52F" w14:textId="77777777" w:rsidR="00675D92" w:rsidRDefault="00675D92" w:rsidP="00675D92">
      <w:pPr>
        <w:pStyle w:val="AutoNumDescription"/>
        <w:rPr>
          <w:moveTo w:id="1535" w:author="Admin" w:date="2017-09-18T09:01:00Z"/>
          <w:b/>
          <w:sz w:val="24"/>
          <w:szCs w:val="24"/>
        </w:rPr>
      </w:pPr>
      <w:moveToRangeStart w:id="1536" w:author="Admin" w:date="2017-09-18T09:01:00Z" w:name="move493488605"/>
      <w:moveTo w:id="1537" w:author="Admin" w:date="2017-09-18T09:01:00Z">
        <w:r w:rsidRPr="005D29E2">
          <w:rPr>
            <w:b/>
            <w:sz w:val="24"/>
            <w:szCs w:val="24"/>
          </w:rPr>
          <w:t>Mô tả nghiệp vụ:</w:t>
        </w:r>
      </w:moveTo>
    </w:p>
    <w:p w14:paraId="7C65FB90" w14:textId="77777777" w:rsidR="00675D92" w:rsidRPr="009C6A9E" w:rsidRDefault="00675D92" w:rsidP="00675D92">
      <w:pPr>
        <w:pStyle w:val="AutoNumDescription"/>
        <w:numPr>
          <w:ilvl w:val="0"/>
          <w:numId w:val="4"/>
        </w:numPr>
        <w:ind w:left="450" w:hanging="450"/>
        <w:rPr>
          <w:moveTo w:id="1538" w:author="Admin" w:date="2017-09-18T09:01:00Z"/>
          <w:sz w:val="24"/>
          <w:szCs w:val="24"/>
        </w:rPr>
      </w:pPr>
      <w:moveTo w:id="1539" w:author="Admin" w:date="2017-09-18T09:01:00Z">
        <w:r w:rsidRPr="009C6A9E">
          <w:rPr>
            <w:sz w:val="24"/>
            <w:szCs w:val="24"/>
          </w:rPr>
          <w:t xml:space="preserve">Thêm chức năng “Import” </w:t>
        </w:r>
      </w:moveTo>
    </w:p>
    <w:p w14:paraId="6F70CE4D" w14:textId="77777777" w:rsidR="00675D92" w:rsidRPr="009C6A9E" w:rsidRDefault="00675D92" w:rsidP="00675D92">
      <w:pPr>
        <w:pStyle w:val="AutoNumDescription"/>
        <w:numPr>
          <w:ilvl w:val="0"/>
          <w:numId w:val="4"/>
        </w:numPr>
        <w:ind w:left="450" w:hanging="450"/>
        <w:rPr>
          <w:moveTo w:id="1540" w:author="Admin" w:date="2017-09-18T09:01:00Z"/>
          <w:color w:val="FF0000"/>
          <w:sz w:val="24"/>
          <w:szCs w:val="24"/>
        </w:rPr>
      </w:pPr>
      <w:moveTo w:id="1541" w:author="Admin" w:date="2017-09-18T09:01:00Z">
        <w:r w:rsidRPr="009C6A9E">
          <w:rPr>
            <w:color w:val="FF0000"/>
            <w:sz w:val="24"/>
            <w:szCs w:val="24"/>
          </w:rPr>
          <w:t>Yêu cầu: Gộp các chức năng “danh mục ngành nghề, danh mục chuyên môn” trên 1 màn hình.</w:t>
        </w:r>
      </w:moveTo>
    </w:p>
    <w:p w14:paraId="55A75E13" w14:textId="59AB41B0" w:rsidR="00675D92" w:rsidRDefault="00675D92" w:rsidP="00675D92">
      <w:pPr>
        <w:pStyle w:val="AutoNumDescription"/>
        <w:numPr>
          <w:ilvl w:val="3"/>
          <w:numId w:val="3"/>
        </w:numPr>
        <w:ind w:left="540" w:hanging="540"/>
        <w:rPr>
          <w:ins w:id="1542" w:author="Admin" w:date="2017-09-18T09:01:00Z"/>
          <w:color w:val="FF0000"/>
          <w:sz w:val="24"/>
          <w:szCs w:val="24"/>
        </w:rPr>
      </w:pPr>
      <w:moveTo w:id="1543" w:author="Admin" w:date="2017-09-18T09:01:00Z">
        <w:r w:rsidRPr="009C6A9E">
          <w:rPr>
            <w:color w:val="FF0000"/>
            <w:sz w:val="24"/>
            <w:szCs w:val="24"/>
          </w:rPr>
          <w:t xml:space="preserve">Đề xuất của Soft: vẫn giữ trên các màn hình như hiện tại vì trường hợp gộp trên 1 màn hình với trường hợp nhập text hệ thống không kiểm soát được trùng bản ghi text. </w:t>
        </w:r>
      </w:moveTo>
    </w:p>
    <w:p w14:paraId="1A03E757" w14:textId="1375ED39" w:rsidR="00675D92" w:rsidRPr="00675D92" w:rsidRDefault="00675D92">
      <w:pPr>
        <w:pStyle w:val="AutoNumDescription"/>
        <w:rPr>
          <w:moveTo w:id="1544" w:author="Admin" w:date="2017-09-18T09:01:00Z"/>
          <w:color w:val="000000" w:themeColor="text1"/>
          <w:sz w:val="24"/>
          <w:szCs w:val="24"/>
          <w:rPrChange w:id="1545" w:author="Admin" w:date="2017-09-18T09:01:00Z">
            <w:rPr>
              <w:moveTo w:id="1546" w:author="Admin" w:date="2017-09-18T09:01:00Z"/>
              <w:color w:val="FF0000"/>
              <w:sz w:val="24"/>
              <w:szCs w:val="24"/>
            </w:rPr>
          </w:rPrChange>
        </w:rPr>
        <w:pPrChange w:id="1547" w:author="Admin" w:date="2017-09-18T09:01:00Z">
          <w:pPr>
            <w:pStyle w:val="AutoNumDescription"/>
            <w:numPr>
              <w:ilvl w:val="3"/>
              <w:numId w:val="3"/>
            </w:numPr>
            <w:ind w:left="540" w:hanging="540"/>
          </w:pPr>
        </w:pPrChange>
      </w:pPr>
      <w:ins w:id="1548" w:author="Admin" w:date="2017-09-18T09:01:00Z">
        <w:r w:rsidRPr="00675D92">
          <w:rPr>
            <w:color w:val="000000" w:themeColor="text1"/>
            <w:sz w:val="24"/>
            <w:szCs w:val="24"/>
            <w:rPrChange w:id="1549" w:author="Admin" w:date="2017-09-18T09:01:00Z">
              <w:rPr>
                <w:color w:val="FF0000"/>
                <w:sz w:val="24"/>
                <w:szCs w:val="24"/>
              </w:rPr>
            </w:rPrChange>
          </w:rPr>
          <w:lastRenderedPageBreak/>
          <w:t xml:space="preserve">Ví dụ chuyên môn: </w:t>
        </w:r>
      </w:ins>
      <w:ins w:id="1550" w:author="Admin" w:date="2017-09-18T09:02:00Z">
        <w:r>
          <w:rPr>
            <w:color w:val="000000" w:themeColor="text1"/>
            <w:sz w:val="24"/>
            <w:szCs w:val="24"/>
          </w:rPr>
          <w:t>QTNS chung, C&amp;B, Tuyển dụng, Đào tạo và phát triển, ….</w:t>
        </w:r>
      </w:ins>
    </w:p>
    <w:moveToRangeEnd w:id="1536"/>
    <w:p w14:paraId="1976AD26" w14:textId="77777777" w:rsidR="00675D92" w:rsidRPr="00835288" w:rsidRDefault="00675D92" w:rsidP="003E0D8F">
      <w:pPr>
        <w:rPr>
          <w:rFonts w:cs="Times New Roman"/>
          <w:sz w:val="24"/>
          <w:szCs w:val="24"/>
        </w:rPr>
      </w:pPr>
    </w:p>
    <w:p w14:paraId="647414A6" w14:textId="77777777" w:rsidR="003E0D8F" w:rsidRPr="00803C5C" w:rsidRDefault="003E0D8F" w:rsidP="00896B3B">
      <w:pPr>
        <w:pStyle w:val="Heading4"/>
      </w:pPr>
      <w:r>
        <w:t>Thao tác chức năng</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551" w:author="Admin" w:date="2017-09-18T08:57:00Z">
          <w:tblPr>
            <w:tblW w:w="449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1170"/>
        <w:gridCol w:w="2962"/>
        <w:gridCol w:w="5228"/>
        <w:tblGridChange w:id="1552">
          <w:tblGrid>
            <w:gridCol w:w="1170"/>
            <w:gridCol w:w="1244"/>
            <w:gridCol w:w="1718"/>
            <w:gridCol w:w="696"/>
            <w:gridCol w:w="4532"/>
            <w:gridCol w:w="1655"/>
          </w:tblGrid>
        </w:tblGridChange>
      </w:tblGrid>
      <w:tr w:rsidR="003B7E60" w:rsidRPr="00835288" w14:paraId="69FF7516" w14:textId="77777777" w:rsidTr="003B7E60">
        <w:trPr>
          <w:trHeight w:val="364"/>
          <w:tblHeader/>
          <w:trPrChange w:id="1553" w:author="Admin" w:date="2017-09-18T08:57:00Z">
            <w:trPr>
              <w:trHeight w:val="364"/>
              <w:tblHeader/>
            </w:trPr>
          </w:trPrChange>
        </w:trPr>
        <w:tc>
          <w:tcPr>
            <w:tcW w:w="1170" w:type="dxa"/>
            <w:tcBorders>
              <w:top w:val="single" w:sz="4" w:space="0" w:color="000000"/>
              <w:left w:val="single" w:sz="4" w:space="0" w:color="000000"/>
              <w:bottom w:val="single" w:sz="4" w:space="0" w:color="000000"/>
              <w:right w:val="single" w:sz="4" w:space="0" w:color="000000"/>
            </w:tcBorders>
            <w:shd w:val="clear" w:color="auto" w:fill="BFBFBF"/>
            <w:tcPrChange w:id="1554" w:author="Admin" w:date="2017-09-18T08:57:00Z">
              <w:tcPr>
                <w:tcW w:w="2414"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6F9E978" w14:textId="64EF0012" w:rsidR="003B7E60" w:rsidRPr="00835288" w:rsidRDefault="003B7E60" w:rsidP="00896B3B">
            <w:pPr>
              <w:spacing w:before="240"/>
              <w:jc w:val="center"/>
              <w:rPr>
                <w:ins w:id="1555" w:author="Admin" w:date="2017-09-18T08:57:00Z"/>
                <w:rFonts w:cs="Times New Roman"/>
                <w:b/>
                <w:sz w:val="24"/>
                <w:szCs w:val="24"/>
              </w:rPr>
            </w:pPr>
            <w:ins w:id="1556" w:author="Admin" w:date="2017-09-18T08:57:00Z">
              <w:r>
                <w:rPr>
                  <w:rFonts w:cs="Times New Roman"/>
                  <w:b/>
                  <w:sz w:val="24"/>
                  <w:szCs w:val="24"/>
                </w:rPr>
                <w:t>STT</w:t>
              </w:r>
            </w:ins>
          </w:p>
        </w:tc>
        <w:tc>
          <w:tcPr>
            <w:tcW w:w="2962"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557" w:author="Admin" w:date="2017-09-18T08:57:00Z">
              <w:tcPr>
                <w:tcW w:w="2414"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0C6120C" w14:textId="57A59960" w:rsidR="003B7E60" w:rsidRPr="00835288" w:rsidRDefault="003B7E60" w:rsidP="00896B3B">
            <w:pPr>
              <w:spacing w:before="240"/>
              <w:jc w:val="center"/>
              <w:rPr>
                <w:rFonts w:cs="Times New Roman"/>
                <w:b/>
                <w:sz w:val="24"/>
                <w:szCs w:val="24"/>
              </w:rPr>
            </w:pPr>
            <w:r w:rsidRPr="00835288">
              <w:rPr>
                <w:rFonts w:cs="Times New Roman"/>
                <w:b/>
                <w:sz w:val="24"/>
                <w:szCs w:val="24"/>
              </w:rPr>
              <w:t xml:space="preserve">Thao tác </w:t>
            </w:r>
          </w:p>
        </w:tc>
        <w:tc>
          <w:tcPr>
            <w:tcW w:w="5228"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558" w:author="Admin" w:date="2017-09-18T08:57:00Z">
              <w:tcPr>
                <w:tcW w:w="6187"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9AF027F" w14:textId="77777777" w:rsidR="003B7E60" w:rsidRPr="00835288" w:rsidRDefault="003B7E60" w:rsidP="00896B3B">
            <w:pPr>
              <w:spacing w:before="240"/>
              <w:jc w:val="center"/>
              <w:rPr>
                <w:rFonts w:cs="Times New Roman"/>
                <w:b/>
                <w:sz w:val="24"/>
                <w:szCs w:val="24"/>
              </w:rPr>
            </w:pPr>
            <w:r w:rsidRPr="00835288">
              <w:rPr>
                <w:rFonts w:cs="Times New Roman"/>
                <w:b/>
                <w:sz w:val="24"/>
                <w:szCs w:val="24"/>
              </w:rPr>
              <w:t>Mô tả</w:t>
            </w:r>
          </w:p>
        </w:tc>
      </w:tr>
      <w:tr w:rsidR="003B7E60" w:rsidRPr="00835288" w14:paraId="7DEF9B5D" w14:textId="77777777" w:rsidTr="00675D92">
        <w:trPr>
          <w:trHeight w:val="286"/>
          <w:trPrChange w:id="1559" w:author="Admin" w:date="2017-09-18T08:58: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1560" w:author="Admin" w:date="2017-09-18T08:58:00Z">
              <w:tcPr>
                <w:tcW w:w="2414" w:type="dxa"/>
                <w:gridSpan w:val="2"/>
                <w:tcBorders>
                  <w:top w:val="single" w:sz="4" w:space="0" w:color="000000"/>
                  <w:left w:val="single" w:sz="4" w:space="0" w:color="000000"/>
                  <w:bottom w:val="single" w:sz="4" w:space="0" w:color="000000"/>
                  <w:right w:val="single" w:sz="4" w:space="0" w:color="000000"/>
                </w:tcBorders>
              </w:tcPr>
            </w:tcPrChange>
          </w:tcPr>
          <w:p w14:paraId="57886FE6" w14:textId="77777777" w:rsidR="003B7E60" w:rsidRPr="003B7E60" w:rsidRDefault="003B7E60">
            <w:pPr>
              <w:pStyle w:val="ListParagraph"/>
              <w:numPr>
                <w:ilvl w:val="0"/>
                <w:numId w:val="73"/>
              </w:numPr>
              <w:spacing w:before="240"/>
              <w:jc w:val="center"/>
              <w:rPr>
                <w:ins w:id="1561" w:author="Admin" w:date="2017-09-18T08:57:00Z"/>
                <w:rFonts w:cs="Times New Roman"/>
                <w:sz w:val="24"/>
                <w:szCs w:val="24"/>
                <w:rPrChange w:id="1562" w:author="Admin" w:date="2017-09-18T08:57:00Z">
                  <w:rPr>
                    <w:ins w:id="1563" w:author="Admin" w:date="2017-09-18T08:57:00Z"/>
                  </w:rPr>
                </w:rPrChange>
              </w:rPr>
              <w:pPrChange w:id="1564" w:author="Admin" w:date="2017-09-18T08:57:00Z">
                <w:pPr>
                  <w:spacing w:before="240"/>
                </w:pPr>
              </w:pPrChange>
            </w:pPr>
          </w:p>
        </w:tc>
        <w:tc>
          <w:tcPr>
            <w:tcW w:w="2962" w:type="dxa"/>
            <w:tcBorders>
              <w:top w:val="single" w:sz="4" w:space="0" w:color="000000"/>
              <w:left w:val="single" w:sz="4" w:space="0" w:color="000000"/>
              <w:bottom w:val="single" w:sz="4" w:space="0" w:color="000000"/>
              <w:right w:val="single" w:sz="4" w:space="0" w:color="000000"/>
            </w:tcBorders>
            <w:vAlign w:val="center"/>
            <w:hideMark/>
            <w:tcPrChange w:id="1565" w:author="Admin" w:date="2017-09-18T08:58:00Z">
              <w:tcPr>
                <w:tcW w:w="2414"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7672E8E8" w14:textId="3C7E6228" w:rsidR="003B7E60" w:rsidRPr="00835288" w:rsidRDefault="003B7E60" w:rsidP="00896B3B">
            <w:pPr>
              <w:spacing w:before="240"/>
              <w:rPr>
                <w:rFonts w:cs="Times New Roman"/>
                <w:b/>
                <w:sz w:val="24"/>
                <w:szCs w:val="24"/>
              </w:rPr>
            </w:pPr>
            <w:r>
              <w:rPr>
                <w:rFonts w:cs="Times New Roman"/>
                <w:b/>
                <w:sz w:val="24"/>
                <w:szCs w:val="24"/>
              </w:rPr>
              <w:t>Thêm mới danh mục ngành nghề</w:t>
            </w:r>
          </w:p>
        </w:tc>
        <w:tc>
          <w:tcPr>
            <w:tcW w:w="5228" w:type="dxa"/>
            <w:tcBorders>
              <w:top w:val="single" w:sz="4" w:space="0" w:color="000000"/>
              <w:left w:val="single" w:sz="4" w:space="0" w:color="000000"/>
              <w:bottom w:val="single" w:sz="4" w:space="0" w:color="000000"/>
              <w:right w:val="single" w:sz="4" w:space="0" w:color="000000"/>
            </w:tcBorders>
            <w:vAlign w:val="center"/>
            <w:hideMark/>
            <w:tcPrChange w:id="1566" w:author="Admin" w:date="2017-09-18T08:58:00Z">
              <w:tcPr>
                <w:tcW w:w="6187"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315DFE40" w14:textId="77777777" w:rsidR="003B7E60" w:rsidRPr="00835288" w:rsidRDefault="003B7E60" w:rsidP="00896B3B">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một danh mục ngành nghề</w:t>
            </w:r>
          </w:p>
        </w:tc>
      </w:tr>
      <w:tr w:rsidR="003B7E60" w:rsidRPr="00835288" w14:paraId="659EA2D1" w14:textId="77777777" w:rsidTr="00675D92">
        <w:trPr>
          <w:trHeight w:val="286"/>
          <w:trPrChange w:id="1567" w:author="Admin" w:date="2017-09-18T08:58: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1568" w:author="Admin" w:date="2017-09-18T08:58:00Z">
              <w:tcPr>
                <w:tcW w:w="2414" w:type="dxa"/>
                <w:gridSpan w:val="2"/>
                <w:tcBorders>
                  <w:top w:val="single" w:sz="4" w:space="0" w:color="000000"/>
                  <w:left w:val="single" w:sz="4" w:space="0" w:color="000000"/>
                  <w:bottom w:val="single" w:sz="4" w:space="0" w:color="000000"/>
                  <w:right w:val="single" w:sz="4" w:space="0" w:color="000000"/>
                </w:tcBorders>
              </w:tcPr>
            </w:tcPrChange>
          </w:tcPr>
          <w:p w14:paraId="4533D612" w14:textId="77777777" w:rsidR="003B7E60" w:rsidRPr="003B7E60" w:rsidRDefault="003B7E60">
            <w:pPr>
              <w:pStyle w:val="ListParagraph"/>
              <w:numPr>
                <w:ilvl w:val="0"/>
                <w:numId w:val="73"/>
              </w:numPr>
              <w:spacing w:before="240"/>
              <w:jc w:val="center"/>
              <w:rPr>
                <w:ins w:id="1569" w:author="Admin" w:date="2017-09-18T08:57:00Z"/>
                <w:rFonts w:cs="Times New Roman"/>
                <w:sz w:val="24"/>
                <w:szCs w:val="24"/>
                <w:rPrChange w:id="1570" w:author="Admin" w:date="2017-09-18T08:57:00Z">
                  <w:rPr>
                    <w:ins w:id="1571" w:author="Admin" w:date="2017-09-18T08:57:00Z"/>
                  </w:rPr>
                </w:rPrChange>
              </w:rPr>
              <w:pPrChange w:id="1572" w:author="Admin" w:date="2017-09-18T08:57:00Z">
                <w:pPr>
                  <w:spacing w:before="240"/>
                </w:pPr>
              </w:pPrChange>
            </w:pPr>
          </w:p>
        </w:tc>
        <w:tc>
          <w:tcPr>
            <w:tcW w:w="2962" w:type="dxa"/>
            <w:tcBorders>
              <w:top w:val="single" w:sz="4" w:space="0" w:color="000000"/>
              <w:left w:val="single" w:sz="4" w:space="0" w:color="000000"/>
              <w:bottom w:val="single" w:sz="4" w:space="0" w:color="000000"/>
              <w:right w:val="single" w:sz="4" w:space="0" w:color="000000"/>
            </w:tcBorders>
            <w:vAlign w:val="center"/>
            <w:hideMark/>
            <w:tcPrChange w:id="1573" w:author="Admin" w:date="2017-09-18T08:58:00Z">
              <w:tcPr>
                <w:tcW w:w="2414"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5C9B3D63" w14:textId="28399C74" w:rsidR="003B7E60" w:rsidRPr="00835288" w:rsidRDefault="003B7E60" w:rsidP="00896B3B">
            <w:pPr>
              <w:spacing w:before="240"/>
              <w:rPr>
                <w:rFonts w:cs="Times New Roman"/>
                <w:b/>
                <w:sz w:val="24"/>
                <w:szCs w:val="24"/>
              </w:rPr>
            </w:pPr>
            <w:r w:rsidRPr="00835288">
              <w:rPr>
                <w:rFonts w:cs="Times New Roman"/>
                <w:b/>
                <w:sz w:val="24"/>
                <w:szCs w:val="24"/>
              </w:rPr>
              <w:t>Lưu</w:t>
            </w:r>
          </w:p>
        </w:tc>
        <w:tc>
          <w:tcPr>
            <w:tcW w:w="5228" w:type="dxa"/>
            <w:tcBorders>
              <w:top w:val="single" w:sz="4" w:space="0" w:color="000000"/>
              <w:left w:val="single" w:sz="4" w:space="0" w:color="000000"/>
              <w:bottom w:val="single" w:sz="4" w:space="0" w:color="000000"/>
              <w:right w:val="single" w:sz="4" w:space="0" w:color="000000"/>
            </w:tcBorders>
            <w:vAlign w:val="center"/>
            <w:hideMark/>
            <w:tcPrChange w:id="1574" w:author="Admin" w:date="2017-09-18T08:58:00Z">
              <w:tcPr>
                <w:tcW w:w="6187"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4A8EDC1A" w14:textId="77777777" w:rsidR="003B7E60" w:rsidRPr="00835288" w:rsidRDefault="003B7E60" w:rsidP="00896B3B">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3B7E60" w:rsidRPr="00835288" w14:paraId="66697399" w14:textId="77777777" w:rsidTr="00675D92">
        <w:trPr>
          <w:trHeight w:val="286"/>
          <w:trPrChange w:id="1575" w:author="Admin" w:date="2017-09-18T08:58: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1576" w:author="Admin" w:date="2017-09-18T08:58:00Z">
              <w:tcPr>
                <w:tcW w:w="2414" w:type="dxa"/>
                <w:gridSpan w:val="2"/>
                <w:tcBorders>
                  <w:top w:val="single" w:sz="4" w:space="0" w:color="000000"/>
                  <w:left w:val="single" w:sz="4" w:space="0" w:color="000000"/>
                  <w:bottom w:val="single" w:sz="4" w:space="0" w:color="000000"/>
                  <w:right w:val="single" w:sz="4" w:space="0" w:color="000000"/>
                </w:tcBorders>
              </w:tcPr>
            </w:tcPrChange>
          </w:tcPr>
          <w:p w14:paraId="05622415" w14:textId="77777777" w:rsidR="003B7E60" w:rsidRPr="003B7E60" w:rsidRDefault="003B7E60">
            <w:pPr>
              <w:pStyle w:val="ListParagraph"/>
              <w:numPr>
                <w:ilvl w:val="0"/>
                <w:numId w:val="73"/>
              </w:numPr>
              <w:spacing w:before="240"/>
              <w:jc w:val="center"/>
              <w:rPr>
                <w:ins w:id="1577" w:author="Admin" w:date="2017-09-18T08:57:00Z"/>
                <w:rFonts w:cs="Times New Roman"/>
                <w:sz w:val="24"/>
                <w:szCs w:val="24"/>
                <w:rPrChange w:id="1578" w:author="Admin" w:date="2017-09-18T08:57:00Z">
                  <w:rPr>
                    <w:ins w:id="1579" w:author="Admin" w:date="2017-09-18T08:57:00Z"/>
                  </w:rPr>
                </w:rPrChange>
              </w:rPr>
              <w:pPrChange w:id="1580" w:author="Admin" w:date="2017-09-18T08:57:00Z">
                <w:pPr>
                  <w:spacing w:before="240"/>
                </w:pPr>
              </w:pPrChange>
            </w:pPr>
          </w:p>
        </w:tc>
        <w:tc>
          <w:tcPr>
            <w:tcW w:w="2962" w:type="dxa"/>
            <w:tcBorders>
              <w:top w:val="single" w:sz="4" w:space="0" w:color="000000"/>
              <w:left w:val="single" w:sz="4" w:space="0" w:color="000000"/>
              <w:bottom w:val="single" w:sz="4" w:space="0" w:color="000000"/>
              <w:right w:val="single" w:sz="4" w:space="0" w:color="000000"/>
            </w:tcBorders>
            <w:vAlign w:val="center"/>
            <w:tcPrChange w:id="1581" w:author="Admin" w:date="2017-09-18T08:58:00Z">
              <w:tcPr>
                <w:tcW w:w="2414" w:type="dxa"/>
                <w:gridSpan w:val="2"/>
                <w:tcBorders>
                  <w:top w:val="single" w:sz="4" w:space="0" w:color="000000"/>
                  <w:left w:val="single" w:sz="4" w:space="0" w:color="000000"/>
                  <w:bottom w:val="single" w:sz="4" w:space="0" w:color="000000"/>
                  <w:right w:val="single" w:sz="4" w:space="0" w:color="000000"/>
                </w:tcBorders>
                <w:vAlign w:val="center"/>
              </w:tcPr>
            </w:tcPrChange>
          </w:tcPr>
          <w:p w14:paraId="4F40308B" w14:textId="70A858C3" w:rsidR="003B7E60" w:rsidRPr="00835288" w:rsidRDefault="003B7E60" w:rsidP="00896B3B">
            <w:pPr>
              <w:spacing w:before="240"/>
              <w:rPr>
                <w:rFonts w:cs="Times New Roman"/>
                <w:b/>
                <w:sz w:val="24"/>
                <w:szCs w:val="24"/>
              </w:rPr>
            </w:pPr>
            <w:r>
              <w:rPr>
                <w:rFonts w:cs="Times New Roman"/>
                <w:b/>
                <w:sz w:val="24"/>
                <w:szCs w:val="24"/>
              </w:rPr>
              <w:t>Xóa</w:t>
            </w:r>
          </w:p>
        </w:tc>
        <w:tc>
          <w:tcPr>
            <w:tcW w:w="5228" w:type="dxa"/>
            <w:tcBorders>
              <w:top w:val="single" w:sz="4" w:space="0" w:color="000000"/>
              <w:left w:val="single" w:sz="4" w:space="0" w:color="000000"/>
              <w:bottom w:val="single" w:sz="4" w:space="0" w:color="000000"/>
              <w:right w:val="single" w:sz="4" w:space="0" w:color="000000"/>
            </w:tcBorders>
            <w:vAlign w:val="center"/>
            <w:tcPrChange w:id="1582" w:author="Admin" w:date="2017-09-18T08:58:00Z">
              <w:tcPr>
                <w:tcW w:w="6187" w:type="dxa"/>
                <w:gridSpan w:val="2"/>
                <w:tcBorders>
                  <w:top w:val="single" w:sz="4" w:space="0" w:color="000000"/>
                  <w:left w:val="single" w:sz="4" w:space="0" w:color="000000"/>
                  <w:bottom w:val="single" w:sz="4" w:space="0" w:color="000000"/>
                  <w:right w:val="single" w:sz="4" w:space="0" w:color="000000"/>
                </w:tcBorders>
                <w:vAlign w:val="center"/>
              </w:tcPr>
            </w:tcPrChange>
          </w:tcPr>
          <w:p w14:paraId="6C93351C" w14:textId="77777777" w:rsidR="003B7E60" w:rsidRPr="00835288" w:rsidRDefault="003B7E60" w:rsidP="00896B3B">
            <w:pPr>
              <w:spacing w:before="240"/>
              <w:rPr>
                <w:rFonts w:cs="Times New Roman"/>
                <w:sz w:val="24"/>
                <w:szCs w:val="24"/>
              </w:rPr>
            </w:pPr>
            <w:r>
              <w:rPr>
                <w:rFonts w:cs="Times New Roman"/>
                <w:sz w:val="24"/>
                <w:szCs w:val="24"/>
              </w:rPr>
              <w:t>Người dùng sử dụng chức năng này để chọn xóa 1 bản ghi danh mục. Chỉ xóa được bản ghi chưa sử dụng ở nghiệp vụ.</w:t>
            </w:r>
          </w:p>
        </w:tc>
      </w:tr>
      <w:tr w:rsidR="003B7E60" w:rsidRPr="00835288" w14:paraId="13A829BC" w14:textId="77777777" w:rsidTr="00675D92">
        <w:tblPrEx>
          <w:tblPrExChange w:id="1583" w:author="Admin" w:date="2017-09-18T08:58:00Z">
            <w:tblPrEx>
              <w:tblW w:w="4887" w:type="pct"/>
            </w:tblPrEx>
          </w:tblPrExChange>
        </w:tblPrEx>
        <w:trPr>
          <w:trHeight w:val="286"/>
          <w:ins w:id="1584" w:author="Admin" w:date="2017-09-18T08:58:00Z"/>
          <w:trPrChange w:id="1585" w:author="Admin" w:date="2017-09-18T08:58:00Z">
            <w:trPr>
              <w:gridAfter w:val="0"/>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1586" w:author="Admin" w:date="2017-09-18T08:58:00Z">
              <w:tcPr>
                <w:tcW w:w="1170" w:type="dxa"/>
                <w:tcBorders>
                  <w:top w:val="single" w:sz="4" w:space="0" w:color="000000"/>
                  <w:left w:val="single" w:sz="4" w:space="0" w:color="000000"/>
                  <w:bottom w:val="single" w:sz="4" w:space="0" w:color="000000"/>
                  <w:right w:val="single" w:sz="4" w:space="0" w:color="000000"/>
                </w:tcBorders>
              </w:tcPr>
            </w:tcPrChange>
          </w:tcPr>
          <w:p w14:paraId="228B534A" w14:textId="77777777" w:rsidR="003B7E60" w:rsidRPr="003B7E60" w:rsidRDefault="003B7E60" w:rsidP="003B7E60">
            <w:pPr>
              <w:pStyle w:val="ListParagraph"/>
              <w:numPr>
                <w:ilvl w:val="0"/>
                <w:numId w:val="73"/>
              </w:numPr>
              <w:spacing w:before="240"/>
              <w:jc w:val="center"/>
              <w:rPr>
                <w:ins w:id="1587" w:author="Admin" w:date="2017-09-18T08:58:00Z"/>
                <w:rFonts w:cs="Times New Roman"/>
                <w:sz w:val="24"/>
                <w:szCs w:val="24"/>
              </w:rPr>
            </w:pPr>
          </w:p>
        </w:tc>
        <w:tc>
          <w:tcPr>
            <w:tcW w:w="2962" w:type="dxa"/>
            <w:tcBorders>
              <w:top w:val="single" w:sz="4" w:space="0" w:color="000000"/>
              <w:left w:val="single" w:sz="4" w:space="0" w:color="000000"/>
              <w:bottom w:val="single" w:sz="4" w:space="0" w:color="000000"/>
              <w:right w:val="single" w:sz="4" w:space="0" w:color="000000"/>
            </w:tcBorders>
            <w:vAlign w:val="center"/>
            <w:tcPrChange w:id="1588" w:author="Admin" w:date="2017-09-18T08:58:00Z">
              <w:tcPr>
                <w:tcW w:w="2962" w:type="dxa"/>
                <w:gridSpan w:val="2"/>
                <w:tcBorders>
                  <w:top w:val="single" w:sz="4" w:space="0" w:color="000000"/>
                  <w:left w:val="single" w:sz="4" w:space="0" w:color="000000"/>
                  <w:bottom w:val="single" w:sz="4" w:space="0" w:color="000000"/>
                  <w:right w:val="single" w:sz="4" w:space="0" w:color="000000"/>
                </w:tcBorders>
                <w:vAlign w:val="center"/>
              </w:tcPr>
            </w:tcPrChange>
          </w:tcPr>
          <w:p w14:paraId="56070BA8" w14:textId="4D51F884" w:rsidR="003B7E60" w:rsidRDefault="003B7E60" w:rsidP="00896B3B">
            <w:pPr>
              <w:spacing w:before="240"/>
              <w:rPr>
                <w:ins w:id="1589" w:author="Admin" w:date="2017-09-18T08:58:00Z"/>
                <w:rFonts w:cs="Times New Roman"/>
                <w:b/>
                <w:sz w:val="24"/>
                <w:szCs w:val="24"/>
              </w:rPr>
            </w:pPr>
            <w:ins w:id="1590" w:author="Admin" w:date="2017-09-18T08:58:00Z">
              <w:r>
                <w:rPr>
                  <w:rFonts w:cs="Times New Roman"/>
                  <w:b/>
                  <w:sz w:val="24"/>
                  <w:szCs w:val="24"/>
                </w:rPr>
                <w:t>Import</w:t>
              </w:r>
            </w:ins>
          </w:p>
        </w:tc>
        <w:tc>
          <w:tcPr>
            <w:tcW w:w="5228" w:type="dxa"/>
            <w:tcBorders>
              <w:top w:val="single" w:sz="4" w:space="0" w:color="000000"/>
              <w:left w:val="single" w:sz="4" w:space="0" w:color="000000"/>
              <w:bottom w:val="single" w:sz="4" w:space="0" w:color="000000"/>
              <w:right w:val="single" w:sz="4" w:space="0" w:color="000000"/>
            </w:tcBorders>
            <w:vAlign w:val="center"/>
            <w:tcPrChange w:id="1591" w:author="Admin" w:date="2017-09-18T08:58:00Z">
              <w:tcPr>
                <w:tcW w:w="5228" w:type="dxa"/>
                <w:gridSpan w:val="2"/>
                <w:tcBorders>
                  <w:top w:val="single" w:sz="4" w:space="0" w:color="000000"/>
                  <w:left w:val="single" w:sz="4" w:space="0" w:color="000000"/>
                  <w:bottom w:val="single" w:sz="4" w:space="0" w:color="000000"/>
                  <w:right w:val="single" w:sz="4" w:space="0" w:color="000000"/>
                </w:tcBorders>
                <w:vAlign w:val="center"/>
              </w:tcPr>
            </w:tcPrChange>
          </w:tcPr>
          <w:p w14:paraId="67571AB3" w14:textId="742A832F" w:rsidR="003B7E60" w:rsidRDefault="003B7E60" w:rsidP="00896B3B">
            <w:pPr>
              <w:spacing w:before="240"/>
              <w:rPr>
                <w:ins w:id="1592" w:author="Admin" w:date="2017-09-18T08:58:00Z"/>
                <w:rFonts w:cs="Times New Roman"/>
                <w:sz w:val="24"/>
                <w:szCs w:val="24"/>
              </w:rPr>
            </w:pPr>
            <w:ins w:id="1593" w:author="Admin" w:date="2017-09-18T08:58:00Z">
              <w:r>
                <w:rPr>
                  <w:rFonts w:cs="Times New Roman"/>
                  <w:sz w:val="24"/>
                  <w:szCs w:val="24"/>
                </w:rPr>
                <w:t>Người dùng sử dụng chức năng này để nhập dữ liệu vào file mẫu (file mẫu xuất từ hệ thống) và import vào hệ thống.</w:t>
              </w:r>
            </w:ins>
          </w:p>
        </w:tc>
      </w:tr>
      <w:tr w:rsidR="003B7E60" w:rsidRPr="00835288" w14:paraId="60580653" w14:textId="77777777" w:rsidTr="00675D92">
        <w:trPr>
          <w:trHeight w:val="286"/>
          <w:trPrChange w:id="1594" w:author="Admin" w:date="2017-09-18T08:58: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1595" w:author="Admin" w:date="2017-09-18T08:58:00Z">
              <w:tcPr>
                <w:tcW w:w="2414" w:type="dxa"/>
                <w:gridSpan w:val="2"/>
                <w:tcBorders>
                  <w:top w:val="single" w:sz="4" w:space="0" w:color="000000"/>
                  <w:left w:val="single" w:sz="4" w:space="0" w:color="000000"/>
                  <w:bottom w:val="single" w:sz="4" w:space="0" w:color="000000"/>
                  <w:right w:val="single" w:sz="4" w:space="0" w:color="000000"/>
                </w:tcBorders>
              </w:tcPr>
            </w:tcPrChange>
          </w:tcPr>
          <w:p w14:paraId="56C75E2B" w14:textId="77777777" w:rsidR="003B7E60" w:rsidRPr="003B7E60" w:rsidRDefault="003B7E60">
            <w:pPr>
              <w:pStyle w:val="ListParagraph"/>
              <w:numPr>
                <w:ilvl w:val="0"/>
                <w:numId w:val="73"/>
              </w:numPr>
              <w:spacing w:before="240"/>
              <w:jc w:val="center"/>
              <w:rPr>
                <w:ins w:id="1596" w:author="Admin" w:date="2017-09-18T08:57:00Z"/>
                <w:rFonts w:cs="Times New Roman"/>
                <w:sz w:val="24"/>
                <w:szCs w:val="24"/>
                <w:rPrChange w:id="1597" w:author="Admin" w:date="2017-09-18T08:57:00Z">
                  <w:rPr>
                    <w:ins w:id="1598" w:author="Admin" w:date="2017-09-18T08:57:00Z"/>
                  </w:rPr>
                </w:rPrChange>
              </w:rPr>
              <w:pPrChange w:id="1599" w:author="Admin" w:date="2017-09-18T08:57:00Z">
                <w:pPr>
                  <w:spacing w:before="240"/>
                </w:pPr>
              </w:pPrChange>
            </w:pPr>
          </w:p>
        </w:tc>
        <w:tc>
          <w:tcPr>
            <w:tcW w:w="2962" w:type="dxa"/>
            <w:tcBorders>
              <w:top w:val="single" w:sz="4" w:space="0" w:color="000000"/>
              <w:left w:val="single" w:sz="4" w:space="0" w:color="000000"/>
              <w:bottom w:val="single" w:sz="4" w:space="0" w:color="000000"/>
              <w:right w:val="single" w:sz="4" w:space="0" w:color="000000"/>
            </w:tcBorders>
            <w:vAlign w:val="center"/>
            <w:tcPrChange w:id="1600" w:author="Admin" w:date="2017-09-18T08:58:00Z">
              <w:tcPr>
                <w:tcW w:w="2414" w:type="dxa"/>
                <w:gridSpan w:val="2"/>
                <w:tcBorders>
                  <w:top w:val="single" w:sz="4" w:space="0" w:color="000000"/>
                  <w:left w:val="single" w:sz="4" w:space="0" w:color="000000"/>
                  <w:bottom w:val="single" w:sz="4" w:space="0" w:color="000000"/>
                  <w:right w:val="single" w:sz="4" w:space="0" w:color="000000"/>
                </w:tcBorders>
                <w:vAlign w:val="center"/>
              </w:tcPr>
            </w:tcPrChange>
          </w:tcPr>
          <w:p w14:paraId="584700A9" w14:textId="210EFB32" w:rsidR="003B7E60" w:rsidRPr="00835288" w:rsidRDefault="003B7E60" w:rsidP="00896B3B">
            <w:pPr>
              <w:spacing w:before="240"/>
              <w:rPr>
                <w:rFonts w:cs="Times New Roman"/>
                <w:b/>
                <w:sz w:val="24"/>
                <w:szCs w:val="24"/>
              </w:rPr>
            </w:pPr>
            <w:r>
              <w:rPr>
                <w:rFonts w:cs="Times New Roman"/>
                <w:b/>
                <w:sz w:val="24"/>
                <w:szCs w:val="24"/>
              </w:rPr>
              <w:t>Xuất excel</w:t>
            </w:r>
          </w:p>
        </w:tc>
        <w:tc>
          <w:tcPr>
            <w:tcW w:w="5228" w:type="dxa"/>
            <w:tcBorders>
              <w:top w:val="single" w:sz="4" w:space="0" w:color="000000"/>
              <w:left w:val="single" w:sz="4" w:space="0" w:color="000000"/>
              <w:bottom w:val="single" w:sz="4" w:space="0" w:color="000000"/>
              <w:right w:val="single" w:sz="4" w:space="0" w:color="000000"/>
            </w:tcBorders>
            <w:vAlign w:val="center"/>
            <w:tcPrChange w:id="1601" w:author="Admin" w:date="2017-09-18T08:58:00Z">
              <w:tcPr>
                <w:tcW w:w="6187" w:type="dxa"/>
                <w:gridSpan w:val="2"/>
                <w:tcBorders>
                  <w:top w:val="single" w:sz="4" w:space="0" w:color="000000"/>
                  <w:left w:val="single" w:sz="4" w:space="0" w:color="000000"/>
                  <w:bottom w:val="single" w:sz="4" w:space="0" w:color="000000"/>
                  <w:right w:val="single" w:sz="4" w:space="0" w:color="000000"/>
                </w:tcBorders>
                <w:vAlign w:val="center"/>
              </w:tcPr>
            </w:tcPrChange>
          </w:tcPr>
          <w:p w14:paraId="36F14104" w14:textId="77777777" w:rsidR="003B7E60" w:rsidRPr="00835288" w:rsidRDefault="003B7E60" w:rsidP="00896B3B">
            <w:pPr>
              <w:spacing w:before="240"/>
              <w:rPr>
                <w:rFonts w:cs="Times New Roman"/>
                <w:sz w:val="24"/>
                <w:szCs w:val="24"/>
              </w:rPr>
            </w:pPr>
            <w:r>
              <w:rPr>
                <w:rFonts w:cs="Times New Roman"/>
                <w:sz w:val="24"/>
                <w:szCs w:val="24"/>
              </w:rPr>
              <w:t xml:space="preserve">Người dùng sử dụng chức năng này để xuất ra file excel danh mục </w:t>
            </w:r>
          </w:p>
        </w:tc>
      </w:tr>
    </w:tbl>
    <w:p w14:paraId="1986FDF8" w14:textId="21DEF681" w:rsidR="00675D92" w:rsidRPr="00835288" w:rsidRDefault="00675D92" w:rsidP="00675D92">
      <w:pPr>
        <w:pStyle w:val="Heading3"/>
        <w:rPr>
          <w:ins w:id="1602" w:author="Admin" w:date="2017-09-18T08:59:00Z"/>
        </w:rPr>
      </w:pPr>
      <w:bookmarkStart w:id="1603" w:name="_Toc494461276"/>
      <w:ins w:id="1604" w:author="Admin" w:date="2017-09-18T08:59:00Z">
        <w:r>
          <w:t>Thiết lập danh mục ngạch nghề nghiệp</w:t>
        </w:r>
        <w:bookmarkEnd w:id="1603"/>
        <w:r>
          <w:t xml:space="preserve"> </w:t>
        </w:r>
      </w:ins>
    </w:p>
    <w:p w14:paraId="6AC9D780" w14:textId="77777777" w:rsidR="00675D92" w:rsidRPr="00835288" w:rsidRDefault="00675D92" w:rsidP="00675D92">
      <w:pPr>
        <w:pStyle w:val="Heading4"/>
        <w:rPr>
          <w:ins w:id="1605" w:author="Admin" w:date="2017-09-18T08:59:00Z"/>
        </w:rPr>
      </w:pPr>
      <w:ins w:id="1606" w:author="Admin" w:date="2017-09-18T08:59:00Z">
        <w:r w:rsidRPr="00835288">
          <w:t>Mục đích, ý nghĩa</w:t>
        </w:r>
      </w:ins>
    </w:p>
    <w:p w14:paraId="5C5D437B" w14:textId="6D1C6A78" w:rsidR="00675D92" w:rsidRDefault="00675D92" w:rsidP="00675D92">
      <w:pPr>
        <w:pStyle w:val="ListParagraph"/>
        <w:numPr>
          <w:ilvl w:val="0"/>
          <w:numId w:val="4"/>
        </w:numPr>
        <w:spacing w:line="312" w:lineRule="auto"/>
        <w:ind w:left="450" w:hanging="450"/>
        <w:rPr>
          <w:ins w:id="1607" w:author="Admin" w:date="2017-09-18T08:59:00Z"/>
          <w:rFonts w:cs="Times New Roman"/>
          <w:sz w:val="24"/>
          <w:szCs w:val="24"/>
        </w:rPr>
      </w:pPr>
      <w:ins w:id="1608" w:author="Admin" w:date="2017-09-18T08:59:00Z">
        <w:r>
          <w:rPr>
            <w:rFonts w:cs="Times New Roman"/>
            <w:sz w:val="24"/>
            <w:szCs w:val="24"/>
          </w:rPr>
          <w:t>Khai báo và quản lý bộ danh mục ngạch nghề nghiệp của tập đoàn.</w:t>
        </w:r>
      </w:ins>
    </w:p>
    <w:p w14:paraId="00F2BACD" w14:textId="77777777" w:rsidR="00675D92" w:rsidRDefault="00675D92" w:rsidP="00675D92">
      <w:pPr>
        <w:pStyle w:val="Heading4"/>
        <w:rPr>
          <w:ins w:id="1609" w:author="Admin" w:date="2017-09-18T08:59:00Z"/>
        </w:rPr>
      </w:pPr>
      <w:ins w:id="1610" w:author="Admin" w:date="2017-09-18T08:59:00Z">
        <w:r>
          <w:t>Đặc tả tình huống nghiệp vụ</w:t>
        </w:r>
      </w:ins>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675D92" w14:paraId="5B7F1EA3" w14:textId="77777777" w:rsidTr="007E636D">
        <w:trPr>
          <w:ins w:id="1611" w:author="Admin" w:date="2017-09-18T08:5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AF4FA46" w14:textId="77777777" w:rsidR="00675D92" w:rsidRDefault="00675D92" w:rsidP="007E636D">
            <w:pPr>
              <w:snapToGrid w:val="0"/>
              <w:spacing w:before="120" w:line="276" w:lineRule="auto"/>
              <w:rPr>
                <w:ins w:id="1612" w:author="Admin" w:date="2017-09-18T08:59:00Z"/>
                <w:rFonts w:cs="Times New Roman"/>
                <w:sz w:val="26"/>
                <w:szCs w:val="26"/>
              </w:rPr>
            </w:pPr>
            <w:ins w:id="1613" w:author="Admin" w:date="2017-09-18T08:59:00Z">
              <w:r>
                <w:rPr>
                  <w:rFonts w:cs="Times New Roman"/>
                  <w:b/>
                  <w:bCs/>
                  <w:szCs w:val="26"/>
                </w:rPr>
                <w:t>Mô tả yêu cầu</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3324B4A" w14:textId="414E9530" w:rsidR="00675D92" w:rsidRPr="00441A67" w:rsidRDefault="00675D92">
            <w:pPr>
              <w:snapToGrid w:val="0"/>
              <w:spacing w:before="120" w:line="276" w:lineRule="auto"/>
              <w:ind w:left="54"/>
              <w:rPr>
                <w:ins w:id="1614" w:author="Admin" w:date="2017-09-18T08:59:00Z"/>
                <w:rFonts w:ascii="Verdana" w:hAnsi="Verdana" w:cstheme="minorBidi"/>
                <w:sz w:val="24"/>
                <w:szCs w:val="24"/>
              </w:rPr>
            </w:pPr>
            <w:ins w:id="1615" w:author="Admin" w:date="2017-09-18T08:59:00Z">
              <w:r w:rsidRPr="00441A67">
                <w:rPr>
                  <w:sz w:val="24"/>
                  <w:szCs w:val="24"/>
                </w:rPr>
                <w:t xml:space="preserve">Người </w:t>
              </w:r>
              <w:r>
                <w:rPr>
                  <w:sz w:val="24"/>
                  <w:szCs w:val="24"/>
                </w:rPr>
                <w:t xml:space="preserve">sử dụng đăng nhập vào hệ thống để khai báo danh mục </w:t>
              </w:r>
            </w:ins>
            <w:ins w:id="1616" w:author="Admin" w:date="2017-09-18T09:02:00Z">
              <w:r>
                <w:rPr>
                  <w:sz w:val="24"/>
                  <w:szCs w:val="24"/>
                </w:rPr>
                <w:t>ngạch nghề nghiệp</w:t>
              </w:r>
            </w:ins>
          </w:p>
        </w:tc>
      </w:tr>
      <w:tr w:rsidR="00675D92" w14:paraId="0E7543FC" w14:textId="77777777" w:rsidTr="007E636D">
        <w:trPr>
          <w:ins w:id="1617" w:author="Admin" w:date="2017-09-18T08:5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6C73B5E" w14:textId="77777777" w:rsidR="00675D92" w:rsidRDefault="00675D92" w:rsidP="007E636D">
            <w:pPr>
              <w:snapToGrid w:val="0"/>
              <w:spacing w:before="120" w:line="276" w:lineRule="auto"/>
              <w:rPr>
                <w:ins w:id="1618" w:author="Admin" w:date="2017-09-18T08:59:00Z"/>
                <w:rFonts w:cs="Times New Roman"/>
                <w:szCs w:val="26"/>
              </w:rPr>
            </w:pPr>
            <w:ins w:id="1619" w:author="Admin" w:date="2017-09-18T08:59:00Z">
              <w:r>
                <w:rPr>
                  <w:rFonts w:cs="Times New Roman"/>
                  <w:b/>
                  <w:bCs/>
                  <w:szCs w:val="26"/>
                </w:rPr>
                <w:t>Dòng sự kiện chính</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43D4B0F" w14:textId="3A1F8F99" w:rsidR="00675D92" w:rsidRPr="00441A67" w:rsidRDefault="00675D92">
            <w:pPr>
              <w:pStyle w:val="AutoNumDescription"/>
              <w:spacing w:after="0" w:line="276" w:lineRule="auto"/>
              <w:rPr>
                <w:ins w:id="1620" w:author="Admin" w:date="2017-09-18T08:59:00Z"/>
                <w:sz w:val="24"/>
                <w:szCs w:val="24"/>
              </w:rPr>
            </w:pPr>
            <w:ins w:id="1621" w:author="Admin" w:date="2017-09-18T08:59:00Z">
              <w:r>
                <w:rPr>
                  <w:sz w:val="24"/>
                  <w:szCs w:val="24"/>
                </w:rPr>
                <w:t xml:space="preserve">Người sử dụng thêm mới thành công danh mục </w:t>
              </w:r>
            </w:ins>
            <w:ins w:id="1622" w:author="Admin" w:date="2017-09-18T09:03:00Z">
              <w:r>
                <w:rPr>
                  <w:sz w:val="24"/>
                  <w:szCs w:val="24"/>
                </w:rPr>
                <w:t>ngạch nghề nghiệp</w:t>
              </w:r>
            </w:ins>
            <w:ins w:id="1623" w:author="Admin" w:date="2017-09-18T08:59:00Z">
              <w:r>
                <w:rPr>
                  <w:sz w:val="24"/>
                  <w:szCs w:val="24"/>
                </w:rPr>
                <w:t xml:space="preserve">  sử dụng khi khai báo</w:t>
              </w:r>
            </w:ins>
            <w:ins w:id="1624" w:author="Admin" w:date="2017-09-18T09:03:00Z">
              <w:r>
                <w:rPr>
                  <w:sz w:val="24"/>
                  <w:szCs w:val="24"/>
                </w:rPr>
                <w:t xml:space="preserve"> vị trí</w:t>
              </w:r>
            </w:ins>
            <w:ins w:id="1625" w:author="Admin" w:date="2017-09-18T08:59:00Z">
              <w:r>
                <w:rPr>
                  <w:sz w:val="24"/>
                  <w:szCs w:val="24"/>
                </w:rPr>
                <w:t xml:space="preserve"> chức danh </w:t>
              </w:r>
            </w:ins>
          </w:p>
        </w:tc>
      </w:tr>
      <w:tr w:rsidR="00675D92" w:rsidRPr="00980BD4" w14:paraId="0AA6DE19" w14:textId="77777777" w:rsidTr="007E636D">
        <w:trPr>
          <w:ins w:id="1626" w:author="Admin" w:date="2017-09-18T08:5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3BDE39A" w14:textId="77777777" w:rsidR="00675D92" w:rsidRDefault="00675D92" w:rsidP="007E636D">
            <w:pPr>
              <w:snapToGrid w:val="0"/>
              <w:spacing w:before="120" w:line="276" w:lineRule="auto"/>
              <w:rPr>
                <w:ins w:id="1627" w:author="Admin" w:date="2017-09-18T08:59:00Z"/>
                <w:rFonts w:cs="Times New Roman"/>
                <w:szCs w:val="26"/>
              </w:rPr>
            </w:pPr>
            <w:ins w:id="1628" w:author="Admin" w:date="2017-09-18T08:59:00Z">
              <w:r>
                <w:rPr>
                  <w:rFonts w:cs="Times New Roman"/>
                  <w:b/>
                  <w:bCs/>
                  <w:szCs w:val="26"/>
                </w:rPr>
                <w:t>Dòng sự kiện phụ</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6D1689B" w14:textId="77777777" w:rsidR="00675D92" w:rsidRPr="00441A67" w:rsidRDefault="00675D92" w:rsidP="007E636D">
            <w:pPr>
              <w:spacing w:before="240"/>
              <w:rPr>
                <w:ins w:id="1629" w:author="Admin" w:date="2017-09-18T08:59:00Z"/>
                <w:rFonts w:cs="Times New Roman"/>
                <w:sz w:val="24"/>
                <w:szCs w:val="24"/>
              </w:rPr>
            </w:pPr>
            <w:ins w:id="1630" w:author="Admin" w:date="2017-09-18T08:59:00Z">
              <w:r>
                <w:rPr>
                  <w:rFonts w:cs="Times New Roman"/>
                  <w:sz w:val="24"/>
                  <w:szCs w:val="24"/>
                </w:rPr>
                <w:t>N/A</w:t>
              </w:r>
            </w:ins>
          </w:p>
        </w:tc>
      </w:tr>
      <w:tr w:rsidR="00675D92" w14:paraId="787F5D9C" w14:textId="77777777" w:rsidTr="007E636D">
        <w:trPr>
          <w:ins w:id="1631" w:author="Admin" w:date="2017-09-18T08:5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EA32C1D" w14:textId="77777777" w:rsidR="00675D92" w:rsidRDefault="00675D92" w:rsidP="007E636D">
            <w:pPr>
              <w:snapToGrid w:val="0"/>
              <w:spacing w:before="120" w:line="276" w:lineRule="auto"/>
              <w:rPr>
                <w:ins w:id="1632" w:author="Admin" w:date="2017-09-18T08:59:00Z"/>
                <w:rFonts w:cs="Times New Roman"/>
                <w:szCs w:val="26"/>
              </w:rPr>
            </w:pPr>
            <w:ins w:id="1633" w:author="Admin" w:date="2017-09-18T08:59:00Z">
              <w:r>
                <w:rPr>
                  <w:rFonts w:cs="Times New Roman"/>
                  <w:b/>
                  <w:bCs/>
                  <w:szCs w:val="26"/>
                </w:rPr>
                <w:t xml:space="preserve">Yêu cầu đặc biệt </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4E035DF" w14:textId="77777777" w:rsidR="00675D92" w:rsidRPr="00964392" w:rsidRDefault="00675D92" w:rsidP="007E636D">
            <w:pPr>
              <w:snapToGrid w:val="0"/>
              <w:spacing w:before="120" w:line="276" w:lineRule="auto"/>
              <w:rPr>
                <w:ins w:id="1634" w:author="Admin" w:date="2017-09-18T08:59:00Z"/>
                <w:rFonts w:cs="Times New Roman"/>
                <w:sz w:val="24"/>
                <w:szCs w:val="24"/>
              </w:rPr>
            </w:pPr>
            <w:ins w:id="1635" w:author="Admin" w:date="2017-09-18T08:59:00Z">
              <w:r>
                <w:rPr>
                  <w:rFonts w:cs="Times New Roman"/>
                  <w:sz w:val="24"/>
                  <w:szCs w:val="24"/>
                </w:rPr>
                <w:t>N/A</w:t>
              </w:r>
            </w:ins>
          </w:p>
        </w:tc>
      </w:tr>
      <w:tr w:rsidR="00675D92" w14:paraId="70D9CBD7" w14:textId="77777777" w:rsidTr="007E636D">
        <w:trPr>
          <w:ins w:id="1636" w:author="Admin" w:date="2017-09-18T08:5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49373351" w14:textId="77777777" w:rsidR="00675D92" w:rsidRDefault="00675D92" w:rsidP="007E636D">
            <w:pPr>
              <w:snapToGrid w:val="0"/>
              <w:spacing w:before="120" w:line="276" w:lineRule="auto"/>
              <w:rPr>
                <w:ins w:id="1637" w:author="Admin" w:date="2017-09-18T08:59:00Z"/>
                <w:rFonts w:cs="Times New Roman"/>
                <w:b/>
                <w:bCs/>
                <w:szCs w:val="26"/>
              </w:rPr>
            </w:pPr>
            <w:ins w:id="1638" w:author="Admin" w:date="2017-09-18T08:59:00Z">
              <w:r>
                <w:rPr>
                  <w:rFonts w:cs="Times New Roman"/>
                  <w:b/>
                  <w:bCs/>
                  <w:szCs w:val="26"/>
                </w:rPr>
                <w:t>Các ràng buộc</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5B877D3" w14:textId="206CE3F4" w:rsidR="00675D92" w:rsidRPr="00964392" w:rsidRDefault="00675D92" w:rsidP="007E636D">
            <w:pPr>
              <w:snapToGrid w:val="0"/>
              <w:spacing w:before="120" w:line="276" w:lineRule="auto"/>
              <w:rPr>
                <w:ins w:id="1639" w:author="Admin" w:date="2017-09-18T08:59:00Z"/>
                <w:rFonts w:cs="Times New Roman"/>
                <w:sz w:val="24"/>
                <w:szCs w:val="24"/>
              </w:rPr>
            </w:pPr>
            <w:ins w:id="1640" w:author="Admin" w:date="2017-09-18T09:03:00Z">
              <w:r>
                <w:rPr>
                  <w:rFonts w:cs="Times New Roman"/>
                  <w:sz w:val="24"/>
                  <w:szCs w:val="24"/>
                </w:rPr>
                <w:t xml:space="preserve">Các bản ghi khai báo thành công sẽ hiển thị ở các trường thông tin </w:t>
              </w:r>
              <w:r>
                <w:rPr>
                  <w:rFonts w:cs="Times New Roman"/>
                  <w:sz w:val="24"/>
                  <w:szCs w:val="24"/>
                </w:rPr>
                <w:lastRenderedPageBreak/>
                <w:t>“Ngạch nghề nghiệp” ở các chức năng liên quan.</w:t>
              </w:r>
            </w:ins>
          </w:p>
        </w:tc>
      </w:tr>
    </w:tbl>
    <w:p w14:paraId="6E6DF069" w14:textId="77777777" w:rsidR="00675D92" w:rsidRDefault="00675D92" w:rsidP="00675D92">
      <w:pPr>
        <w:rPr>
          <w:ins w:id="1641" w:author="Admin" w:date="2017-09-18T08:59:00Z"/>
        </w:rPr>
      </w:pPr>
    </w:p>
    <w:p w14:paraId="0AACEF59" w14:textId="77777777" w:rsidR="00675D92" w:rsidRPr="00F768DF" w:rsidRDefault="00675D92" w:rsidP="00675D92">
      <w:pPr>
        <w:pStyle w:val="Heading4"/>
        <w:rPr>
          <w:ins w:id="1642" w:author="Admin" w:date="2017-09-18T08:59:00Z"/>
        </w:rPr>
      </w:pPr>
      <w:ins w:id="1643" w:author="Admin" w:date="2017-09-18T08:59:00Z">
        <w:r>
          <w:t>Màn hình giao diện</w:t>
        </w:r>
      </w:ins>
    </w:p>
    <w:p w14:paraId="2766DEE8" w14:textId="5CF34192" w:rsidR="00675D92" w:rsidRDefault="00675D92" w:rsidP="00675D92">
      <w:pPr>
        <w:rPr>
          <w:ins w:id="1644" w:author="Admin" w:date="2017-09-18T08:59:00Z"/>
        </w:rPr>
      </w:pPr>
      <w:ins w:id="1645" w:author="Admin" w:date="2017-09-18T09:06:00Z">
        <w:r w:rsidRPr="00675D92">
          <w:rPr>
            <w:noProof/>
          </w:rPr>
          <w:drawing>
            <wp:inline distT="0" distB="0" distL="0" distR="0" wp14:anchorId="26C80A50" wp14:editId="36D7C663">
              <wp:extent cx="5943600" cy="2206378"/>
              <wp:effectExtent l="0" t="0" r="0" b="3810"/>
              <wp:docPr id="26" name="Picture 26" descr="C:\Users\Admin\AppData\Local\Temp\fla150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fla150F.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06378"/>
                      </a:xfrm>
                      <a:prstGeom prst="rect">
                        <a:avLst/>
                      </a:prstGeom>
                      <a:noFill/>
                      <a:ln>
                        <a:noFill/>
                      </a:ln>
                    </pic:spPr>
                  </pic:pic>
                </a:graphicData>
              </a:graphic>
            </wp:inline>
          </w:drawing>
        </w:r>
      </w:ins>
    </w:p>
    <w:p w14:paraId="30823F40" w14:textId="77777777" w:rsidR="00675D92" w:rsidRDefault="00675D92" w:rsidP="00675D92">
      <w:pPr>
        <w:pStyle w:val="AutoNumDescription"/>
        <w:rPr>
          <w:ins w:id="1646" w:author="Admin" w:date="2017-09-18T08:59:00Z"/>
          <w:b/>
          <w:sz w:val="24"/>
          <w:szCs w:val="24"/>
        </w:rPr>
      </w:pPr>
      <w:ins w:id="1647" w:author="Admin" w:date="2017-09-18T08:59:00Z">
        <w:r w:rsidRPr="005D29E2">
          <w:rPr>
            <w:b/>
            <w:sz w:val="24"/>
            <w:szCs w:val="24"/>
          </w:rPr>
          <w:t>Mô tả nghiệp vụ:</w:t>
        </w:r>
      </w:ins>
    </w:p>
    <w:p w14:paraId="709FB605" w14:textId="77777777" w:rsidR="00675D92" w:rsidRDefault="00675D92" w:rsidP="00675D92">
      <w:pPr>
        <w:pStyle w:val="Heading4"/>
        <w:rPr>
          <w:ins w:id="1648" w:author="Admin" w:date="2017-09-18T08:59:00Z"/>
        </w:rPr>
      </w:pPr>
      <w:ins w:id="1649" w:author="Admin" w:date="2017-09-18T08:59:00Z">
        <w:r>
          <w:t>Mô tả các trường thông tin trên màn hình</w:t>
        </w:r>
      </w:ins>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1650" w:author="Admin" w:date="2017-09-18T09:08:00Z">
          <w:tblPr>
            <w:tblW w:w="441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810"/>
        <w:gridCol w:w="2070"/>
        <w:gridCol w:w="2790"/>
        <w:gridCol w:w="990"/>
        <w:gridCol w:w="810"/>
        <w:gridCol w:w="900"/>
        <w:gridCol w:w="990"/>
        <w:tblGridChange w:id="1651">
          <w:tblGrid>
            <w:gridCol w:w="1799"/>
            <w:gridCol w:w="1799"/>
            <w:gridCol w:w="2700"/>
            <w:gridCol w:w="990"/>
            <w:gridCol w:w="810"/>
            <w:gridCol w:w="1080"/>
            <w:gridCol w:w="1080"/>
          </w:tblGrid>
        </w:tblGridChange>
      </w:tblGrid>
      <w:tr w:rsidR="00675D92" w:rsidRPr="00835288" w14:paraId="0A1FA2DD" w14:textId="77777777" w:rsidTr="00675D92">
        <w:trPr>
          <w:trHeight w:val="863"/>
          <w:tblHeader/>
          <w:ins w:id="1652" w:author="Admin" w:date="2017-09-18T08:59:00Z"/>
          <w:trPrChange w:id="1653" w:author="Admin" w:date="2017-09-18T09:08:00Z">
            <w:trPr>
              <w:trHeight w:val="863"/>
              <w:tblHeader/>
            </w:trPr>
          </w:trPrChange>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Change w:id="1654" w:author="Admin" w:date="2017-09-18T09:08:00Z">
              <w:tcPr>
                <w:tcW w:w="1799"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0BDB0D74" w14:textId="7D1F3053" w:rsidR="00675D92" w:rsidRPr="00835288" w:rsidRDefault="00675D92" w:rsidP="007E636D">
            <w:pPr>
              <w:spacing w:before="240"/>
              <w:jc w:val="center"/>
              <w:rPr>
                <w:ins w:id="1655" w:author="Admin" w:date="2017-09-18T09:08:00Z"/>
                <w:rFonts w:cs="Times New Roman"/>
                <w:b/>
                <w:sz w:val="24"/>
                <w:szCs w:val="24"/>
              </w:rPr>
            </w:pPr>
            <w:ins w:id="1656" w:author="Admin" w:date="2017-09-18T09:08:00Z">
              <w:r>
                <w:rPr>
                  <w:rFonts w:cs="Times New Roman"/>
                  <w:b/>
                  <w:sz w:val="24"/>
                  <w:szCs w:val="24"/>
                </w:rPr>
                <w:t>STT</w:t>
              </w:r>
            </w:ins>
          </w:p>
        </w:tc>
        <w:tc>
          <w:tcPr>
            <w:tcW w:w="207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657" w:author="Admin" w:date="2017-09-18T09:08:00Z">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7BB1550" w14:textId="1EB11E10" w:rsidR="00675D92" w:rsidRPr="00835288" w:rsidRDefault="00675D92" w:rsidP="007E636D">
            <w:pPr>
              <w:spacing w:before="240"/>
              <w:jc w:val="center"/>
              <w:rPr>
                <w:ins w:id="1658" w:author="Admin" w:date="2017-09-18T08:59:00Z"/>
                <w:rFonts w:cs="Times New Roman"/>
                <w:b/>
                <w:sz w:val="24"/>
                <w:szCs w:val="24"/>
              </w:rPr>
            </w:pPr>
            <w:ins w:id="1659" w:author="Admin" w:date="2017-09-18T08:59:00Z">
              <w:r w:rsidRPr="00835288">
                <w:rPr>
                  <w:rFonts w:cs="Times New Roman"/>
                  <w:b/>
                  <w:sz w:val="24"/>
                  <w:szCs w:val="24"/>
                </w:rPr>
                <w:t>Trường dữ liệu</w:t>
              </w:r>
            </w:ins>
          </w:p>
        </w:tc>
        <w:tc>
          <w:tcPr>
            <w:tcW w:w="27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660" w:author="Admin" w:date="2017-09-18T09:08:00Z">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F2D4CD0" w14:textId="77777777" w:rsidR="00675D92" w:rsidRPr="00835288" w:rsidRDefault="00675D92" w:rsidP="007E636D">
            <w:pPr>
              <w:spacing w:before="240"/>
              <w:jc w:val="center"/>
              <w:rPr>
                <w:ins w:id="1661" w:author="Admin" w:date="2017-09-18T08:59:00Z"/>
                <w:rFonts w:cs="Times New Roman"/>
                <w:b/>
                <w:sz w:val="24"/>
                <w:szCs w:val="24"/>
              </w:rPr>
            </w:pPr>
            <w:ins w:id="1662" w:author="Admin" w:date="2017-09-18T08:59:00Z">
              <w:r w:rsidRPr="00835288">
                <w:rPr>
                  <w:rFonts w:cs="Times New Roman"/>
                  <w:b/>
                  <w:sz w:val="24"/>
                  <w:szCs w:val="24"/>
                </w:rPr>
                <w:t>Mô tả</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663" w:author="Admin" w:date="2017-09-18T09:08:00Z">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07E8D4F5" w14:textId="77777777" w:rsidR="00675D92" w:rsidRPr="00835288" w:rsidRDefault="00675D92" w:rsidP="007E636D">
            <w:pPr>
              <w:spacing w:before="240"/>
              <w:jc w:val="center"/>
              <w:rPr>
                <w:ins w:id="1664" w:author="Admin" w:date="2017-09-18T08:59:00Z"/>
                <w:rFonts w:cs="Times New Roman"/>
                <w:b/>
                <w:sz w:val="24"/>
                <w:szCs w:val="24"/>
              </w:rPr>
            </w:pPr>
            <w:ins w:id="1665" w:author="Admin" w:date="2017-09-18T08:59:00Z">
              <w:r>
                <w:rPr>
                  <w:rFonts w:cs="Times New Roman"/>
                  <w:b/>
                  <w:sz w:val="24"/>
                  <w:szCs w:val="24"/>
                </w:rPr>
                <w:t>Kiểu dữ liệu</w:t>
              </w:r>
            </w:ins>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Change w:id="1666" w:author="Admin" w:date="2017-09-18T09:08:00Z">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0A3E6531" w14:textId="77777777" w:rsidR="00675D92" w:rsidRPr="00835288" w:rsidRDefault="00675D92" w:rsidP="007E636D">
            <w:pPr>
              <w:spacing w:before="240"/>
              <w:jc w:val="center"/>
              <w:rPr>
                <w:ins w:id="1667" w:author="Admin" w:date="2017-09-18T08:59:00Z"/>
                <w:rFonts w:cs="Times New Roman"/>
                <w:b/>
                <w:sz w:val="24"/>
                <w:szCs w:val="24"/>
              </w:rPr>
            </w:pPr>
            <w:ins w:id="1668" w:author="Admin" w:date="2017-09-18T08:59:00Z">
              <w:r>
                <w:rPr>
                  <w:rFonts w:cs="Times New Roman"/>
                  <w:b/>
                  <w:sz w:val="24"/>
                  <w:szCs w:val="24"/>
                </w:rPr>
                <w:t>Độ dài</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1669" w:author="Admin" w:date="2017-09-18T09:08:00Z">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16BCC665" w14:textId="77777777" w:rsidR="00675D92" w:rsidRPr="00835288" w:rsidRDefault="00675D92" w:rsidP="007E636D">
            <w:pPr>
              <w:spacing w:before="240"/>
              <w:jc w:val="center"/>
              <w:rPr>
                <w:ins w:id="1670" w:author="Admin" w:date="2017-09-18T08:59:00Z"/>
                <w:rFonts w:cs="Times New Roman"/>
                <w:b/>
                <w:sz w:val="24"/>
                <w:szCs w:val="24"/>
              </w:rPr>
            </w:pPr>
            <w:ins w:id="1671" w:author="Admin" w:date="2017-09-18T08:59:00Z">
              <w:r>
                <w:rPr>
                  <w:rFonts w:cs="Times New Roman"/>
                  <w:b/>
                  <w:sz w:val="24"/>
                  <w:szCs w:val="24"/>
                </w:rPr>
                <w:t>Bắt buộc</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672" w:author="Admin" w:date="2017-09-18T09:08:00Z">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6313D001" w14:textId="77777777" w:rsidR="00675D92" w:rsidRPr="00835288" w:rsidRDefault="00675D92" w:rsidP="007E636D">
            <w:pPr>
              <w:spacing w:before="240"/>
              <w:jc w:val="center"/>
              <w:rPr>
                <w:ins w:id="1673" w:author="Admin" w:date="2017-09-18T08:59:00Z"/>
                <w:rFonts w:cs="Times New Roman"/>
                <w:b/>
                <w:sz w:val="24"/>
                <w:szCs w:val="24"/>
              </w:rPr>
            </w:pPr>
            <w:ins w:id="1674" w:author="Admin" w:date="2017-09-18T08:59:00Z">
              <w:r w:rsidRPr="00835288">
                <w:rPr>
                  <w:rFonts w:cs="Times New Roman"/>
                  <w:b/>
                  <w:sz w:val="24"/>
                  <w:szCs w:val="24"/>
                </w:rPr>
                <w:t>Ghi chú</w:t>
              </w:r>
            </w:ins>
          </w:p>
        </w:tc>
      </w:tr>
      <w:tr w:rsidR="00675D92" w:rsidRPr="00835288" w14:paraId="256D35F8" w14:textId="77777777" w:rsidTr="00675D92">
        <w:trPr>
          <w:trHeight w:val="346"/>
          <w:ins w:id="1675" w:author="Admin" w:date="2017-09-18T08:59:00Z"/>
          <w:trPrChange w:id="1676" w:author="Admin" w:date="2017-09-18T09:08:00Z">
            <w:trPr>
              <w:trHeight w:val="34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1677" w:author="Admin" w:date="2017-09-18T09:08:00Z">
              <w:tcPr>
                <w:tcW w:w="1799" w:type="dxa"/>
                <w:tcBorders>
                  <w:top w:val="single" w:sz="4" w:space="0" w:color="000000"/>
                  <w:left w:val="single" w:sz="4" w:space="0" w:color="000000"/>
                  <w:bottom w:val="single" w:sz="4" w:space="0" w:color="000000"/>
                  <w:right w:val="single" w:sz="4" w:space="0" w:color="000000"/>
                </w:tcBorders>
              </w:tcPr>
            </w:tcPrChange>
          </w:tcPr>
          <w:p w14:paraId="2772CD50" w14:textId="77777777" w:rsidR="00675D92" w:rsidRPr="00675D92" w:rsidRDefault="00675D92">
            <w:pPr>
              <w:pStyle w:val="ListParagraph"/>
              <w:numPr>
                <w:ilvl w:val="0"/>
                <w:numId w:val="74"/>
              </w:numPr>
              <w:spacing w:after="0" w:line="26" w:lineRule="atLeast"/>
              <w:rPr>
                <w:ins w:id="1678" w:author="Admin" w:date="2017-09-18T09:08:00Z"/>
                <w:rFonts w:cs="Times New Roman"/>
                <w:color w:val="000000"/>
                <w:sz w:val="24"/>
                <w:szCs w:val="24"/>
                <w:rPrChange w:id="1679" w:author="Admin" w:date="2017-09-18T09:08:00Z">
                  <w:rPr>
                    <w:ins w:id="1680" w:author="Admin" w:date="2017-09-18T09:08:00Z"/>
                  </w:rPr>
                </w:rPrChange>
              </w:rPr>
              <w:pPrChange w:id="1681" w:author="Admin" w:date="2017-09-18T09:08:00Z">
                <w:pPr>
                  <w:spacing w:after="0" w:line="26" w:lineRule="atLeast"/>
                </w:pPr>
              </w:pPrChange>
            </w:pPr>
          </w:p>
        </w:tc>
        <w:tc>
          <w:tcPr>
            <w:tcW w:w="2070" w:type="dxa"/>
            <w:tcBorders>
              <w:top w:val="single" w:sz="4" w:space="0" w:color="000000"/>
              <w:left w:val="single" w:sz="4" w:space="0" w:color="000000"/>
              <w:bottom w:val="single" w:sz="4" w:space="0" w:color="000000"/>
              <w:right w:val="single" w:sz="4" w:space="0" w:color="000000"/>
            </w:tcBorders>
            <w:vAlign w:val="center"/>
            <w:hideMark/>
            <w:tcPrChange w:id="1682" w:author="Admin" w:date="2017-09-18T09:08:00Z">
              <w:tcPr>
                <w:tcW w:w="1800" w:type="dxa"/>
                <w:tcBorders>
                  <w:top w:val="single" w:sz="4" w:space="0" w:color="000000"/>
                  <w:left w:val="single" w:sz="4" w:space="0" w:color="000000"/>
                  <w:bottom w:val="single" w:sz="4" w:space="0" w:color="000000"/>
                  <w:right w:val="single" w:sz="4" w:space="0" w:color="000000"/>
                </w:tcBorders>
                <w:vAlign w:val="center"/>
                <w:hideMark/>
              </w:tcPr>
            </w:tcPrChange>
          </w:tcPr>
          <w:p w14:paraId="735C2879" w14:textId="190D32AE" w:rsidR="00675D92" w:rsidRPr="00835288" w:rsidRDefault="005450F7" w:rsidP="007E636D">
            <w:pPr>
              <w:spacing w:after="0" w:line="26" w:lineRule="atLeast"/>
              <w:rPr>
                <w:ins w:id="1683" w:author="Admin" w:date="2017-09-18T08:59:00Z"/>
                <w:rFonts w:cs="Times New Roman"/>
                <w:color w:val="000000"/>
                <w:sz w:val="24"/>
                <w:szCs w:val="24"/>
              </w:rPr>
            </w:pPr>
            <w:ins w:id="1684" w:author="Admin" w:date="2017-09-18T09:08:00Z">
              <w:r>
                <w:rPr>
                  <w:rFonts w:cs="Times New Roman"/>
                  <w:color w:val="000000"/>
                  <w:sz w:val="24"/>
                  <w:szCs w:val="24"/>
                </w:rPr>
                <w:t>Mã ngạch nghề nghiệp</w:t>
              </w:r>
            </w:ins>
          </w:p>
        </w:tc>
        <w:tc>
          <w:tcPr>
            <w:tcW w:w="2790" w:type="dxa"/>
            <w:tcBorders>
              <w:top w:val="single" w:sz="4" w:space="0" w:color="000000"/>
              <w:left w:val="single" w:sz="4" w:space="0" w:color="000000"/>
              <w:bottom w:val="single" w:sz="4" w:space="0" w:color="000000"/>
              <w:right w:val="single" w:sz="4" w:space="0" w:color="000000"/>
            </w:tcBorders>
            <w:vAlign w:val="center"/>
            <w:tcPrChange w:id="1685" w:author="Admin" w:date="2017-09-18T09:08: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3189AF41" w14:textId="53A0966D" w:rsidR="00675D92" w:rsidRPr="00835288" w:rsidRDefault="00675D92">
            <w:pPr>
              <w:spacing w:after="0" w:line="26" w:lineRule="atLeast"/>
              <w:jc w:val="left"/>
              <w:rPr>
                <w:ins w:id="1686" w:author="Admin" w:date="2017-09-18T08:59:00Z"/>
                <w:rFonts w:cs="Times New Roman"/>
                <w:color w:val="000000"/>
                <w:sz w:val="24"/>
                <w:szCs w:val="24"/>
              </w:rPr>
            </w:pPr>
            <w:ins w:id="1687" w:author="Admin" w:date="2017-09-18T08:59:00Z">
              <w:r w:rsidRPr="00835288">
                <w:rPr>
                  <w:rFonts w:cs="Times New Roman"/>
                  <w:color w:val="000000"/>
                  <w:sz w:val="24"/>
                  <w:szCs w:val="24"/>
                </w:rPr>
                <w:t xml:space="preserve">Ký hiệu của </w:t>
              </w:r>
            </w:ins>
            <w:ins w:id="1688" w:author="Admin" w:date="2017-09-18T09:09:00Z">
              <w:r w:rsidR="005450F7">
                <w:rPr>
                  <w:rFonts w:cs="Times New Roman"/>
                  <w:color w:val="000000"/>
                  <w:sz w:val="24"/>
                  <w:szCs w:val="24"/>
                </w:rPr>
                <w:t>ngạch nghề nghiệp</w:t>
              </w:r>
            </w:ins>
          </w:p>
        </w:tc>
        <w:tc>
          <w:tcPr>
            <w:tcW w:w="990" w:type="dxa"/>
            <w:tcBorders>
              <w:top w:val="single" w:sz="4" w:space="0" w:color="000000"/>
              <w:left w:val="single" w:sz="4" w:space="0" w:color="000000"/>
              <w:bottom w:val="single" w:sz="4" w:space="0" w:color="000000"/>
              <w:right w:val="single" w:sz="4" w:space="0" w:color="000000"/>
            </w:tcBorders>
            <w:vAlign w:val="center"/>
            <w:hideMark/>
            <w:tcPrChange w:id="1689" w:author="Admin" w:date="2017-09-18T09:08:00Z">
              <w:tcPr>
                <w:tcW w:w="990" w:type="dxa"/>
                <w:tcBorders>
                  <w:top w:val="single" w:sz="4" w:space="0" w:color="000000"/>
                  <w:left w:val="single" w:sz="4" w:space="0" w:color="000000"/>
                  <w:bottom w:val="single" w:sz="4" w:space="0" w:color="000000"/>
                  <w:right w:val="single" w:sz="4" w:space="0" w:color="000000"/>
                </w:tcBorders>
                <w:vAlign w:val="center"/>
                <w:hideMark/>
              </w:tcPr>
            </w:tcPrChange>
          </w:tcPr>
          <w:p w14:paraId="0A152FDA" w14:textId="68E01AF8" w:rsidR="00675D92" w:rsidRPr="00835288" w:rsidRDefault="005450F7" w:rsidP="007E636D">
            <w:pPr>
              <w:spacing w:before="240"/>
              <w:jc w:val="center"/>
              <w:rPr>
                <w:ins w:id="1690" w:author="Admin" w:date="2017-09-18T08:59:00Z"/>
                <w:rFonts w:cs="Times New Roman"/>
                <w:sz w:val="24"/>
                <w:szCs w:val="24"/>
              </w:rPr>
            </w:pPr>
            <w:ins w:id="1691" w:author="Admin" w:date="2017-09-18T09:09: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Change w:id="1692" w:author="Admin" w:date="2017-09-18T09:08:00Z">
              <w:tcPr>
                <w:tcW w:w="810" w:type="dxa"/>
                <w:tcBorders>
                  <w:top w:val="single" w:sz="4" w:space="0" w:color="000000"/>
                  <w:left w:val="single" w:sz="4" w:space="0" w:color="000000"/>
                  <w:bottom w:val="single" w:sz="4" w:space="0" w:color="000000"/>
                  <w:right w:val="single" w:sz="4" w:space="0" w:color="000000"/>
                </w:tcBorders>
                <w:vAlign w:val="center"/>
              </w:tcPr>
            </w:tcPrChange>
          </w:tcPr>
          <w:p w14:paraId="69D96C80" w14:textId="77777777" w:rsidR="00675D92" w:rsidRPr="00835288" w:rsidRDefault="00675D92" w:rsidP="007E636D">
            <w:pPr>
              <w:spacing w:before="240"/>
              <w:jc w:val="center"/>
              <w:rPr>
                <w:ins w:id="1693" w:author="Admin" w:date="2017-09-18T08:5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1694"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55244E14" w14:textId="77777777" w:rsidR="00675D92" w:rsidRDefault="00675D92" w:rsidP="007E636D">
            <w:pPr>
              <w:spacing w:before="240"/>
              <w:jc w:val="center"/>
              <w:rPr>
                <w:ins w:id="1695" w:author="Admin" w:date="2017-09-18T08:59:00Z"/>
                <w:rFonts w:cs="Times New Roman"/>
                <w:sz w:val="24"/>
                <w:szCs w:val="24"/>
              </w:rPr>
            </w:pPr>
            <w:ins w:id="1696" w:author="Admin" w:date="2017-09-18T08:59:00Z">
              <w:r w:rsidRPr="00835288">
                <w:rPr>
                  <w:rFonts w:cs="Times New Roman"/>
                  <w:sz w:val="24"/>
                  <w:szCs w:val="24"/>
                </w:rPr>
                <w:t>Có</w:t>
              </w:r>
            </w:ins>
          </w:p>
        </w:tc>
        <w:tc>
          <w:tcPr>
            <w:tcW w:w="990" w:type="dxa"/>
            <w:tcBorders>
              <w:top w:val="single" w:sz="4" w:space="0" w:color="000000"/>
              <w:left w:val="single" w:sz="4" w:space="0" w:color="000000"/>
              <w:bottom w:val="single" w:sz="4" w:space="0" w:color="000000"/>
              <w:right w:val="single" w:sz="4" w:space="0" w:color="000000"/>
            </w:tcBorders>
            <w:vAlign w:val="center"/>
            <w:tcPrChange w:id="1697"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6CD43E76" w14:textId="77777777" w:rsidR="00675D92" w:rsidRPr="00835288" w:rsidRDefault="00675D92" w:rsidP="007E636D">
            <w:pPr>
              <w:spacing w:before="240"/>
              <w:jc w:val="left"/>
              <w:rPr>
                <w:ins w:id="1698" w:author="Admin" w:date="2017-09-18T08:59:00Z"/>
                <w:rFonts w:cs="Times New Roman"/>
                <w:sz w:val="24"/>
                <w:szCs w:val="24"/>
              </w:rPr>
            </w:pPr>
          </w:p>
        </w:tc>
      </w:tr>
      <w:tr w:rsidR="00675D92" w:rsidRPr="00835288" w14:paraId="33CD9EC3" w14:textId="77777777" w:rsidTr="00675D92">
        <w:trPr>
          <w:trHeight w:val="346"/>
          <w:ins w:id="1699" w:author="Admin" w:date="2017-09-18T08:59:00Z"/>
          <w:trPrChange w:id="1700" w:author="Admin" w:date="2017-09-18T09:08:00Z">
            <w:trPr>
              <w:trHeight w:val="34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1701" w:author="Admin" w:date="2017-09-18T09:08:00Z">
              <w:tcPr>
                <w:tcW w:w="1799" w:type="dxa"/>
                <w:tcBorders>
                  <w:top w:val="single" w:sz="4" w:space="0" w:color="000000"/>
                  <w:left w:val="single" w:sz="4" w:space="0" w:color="000000"/>
                  <w:bottom w:val="single" w:sz="4" w:space="0" w:color="000000"/>
                  <w:right w:val="single" w:sz="4" w:space="0" w:color="000000"/>
                </w:tcBorders>
              </w:tcPr>
            </w:tcPrChange>
          </w:tcPr>
          <w:p w14:paraId="4DDA4098" w14:textId="77777777" w:rsidR="00675D92" w:rsidRPr="00675D92" w:rsidRDefault="00675D92">
            <w:pPr>
              <w:pStyle w:val="ListParagraph"/>
              <w:numPr>
                <w:ilvl w:val="0"/>
                <w:numId w:val="74"/>
              </w:numPr>
              <w:spacing w:after="0" w:line="26" w:lineRule="atLeast"/>
              <w:rPr>
                <w:ins w:id="1702" w:author="Admin" w:date="2017-09-18T09:08:00Z"/>
                <w:rFonts w:cs="Times New Roman"/>
                <w:color w:val="000000"/>
                <w:sz w:val="24"/>
                <w:szCs w:val="24"/>
                <w:rPrChange w:id="1703" w:author="Admin" w:date="2017-09-18T09:08:00Z">
                  <w:rPr>
                    <w:ins w:id="1704" w:author="Admin" w:date="2017-09-18T09:08:00Z"/>
                  </w:rPr>
                </w:rPrChange>
              </w:rPr>
              <w:pPrChange w:id="1705" w:author="Admin" w:date="2017-09-18T09:08:00Z">
                <w:pPr>
                  <w:spacing w:after="0" w:line="26" w:lineRule="atLeast"/>
                </w:pPr>
              </w:pPrChange>
            </w:pPr>
          </w:p>
        </w:tc>
        <w:tc>
          <w:tcPr>
            <w:tcW w:w="2070" w:type="dxa"/>
            <w:tcBorders>
              <w:top w:val="single" w:sz="4" w:space="0" w:color="000000"/>
              <w:left w:val="single" w:sz="4" w:space="0" w:color="000000"/>
              <w:bottom w:val="single" w:sz="4" w:space="0" w:color="000000"/>
              <w:right w:val="single" w:sz="4" w:space="0" w:color="000000"/>
            </w:tcBorders>
            <w:vAlign w:val="center"/>
            <w:tcPrChange w:id="1706" w:author="Admin" w:date="2017-09-18T09:08: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767F5890" w14:textId="77C6D1B4" w:rsidR="00675D92" w:rsidRDefault="005450F7" w:rsidP="007E636D">
            <w:pPr>
              <w:spacing w:after="0" w:line="26" w:lineRule="atLeast"/>
              <w:rPr>
                <w:ins w:id="1707" w:author="Admin" w:date="2017-09-18T08:59:00Z"/>
                <w:rFonts w:cs="Times New Roman"/>
                <w:color w:val="000000"/>
                <w:sz w:val="24"/>
                <w:szCs w:val="24"/>
              </w:rPr>
            </w:pPr>
            <w:ins w:id="1708" w:author="Admin" w:date="2017-09-18T09:09:00Z">
              <w:r>
                <w:rPr>
                  <w:rFonts w:cs="Times New Roman"/>
                  <w:color w:val="000000"/>
                  <w:sz w:val="24"/>
                  <w:szCs w:val="24"/>
                </w:rPr>
                <w:t>Tên ngạch nghề nghiệp</w:t>
              </w:r>
            </w:ins>
          </w:p>
        </w:tc>
        <w:tc>
          <w:tcPr>
            <w:tcW w:w="2790" w:type="dxa"/>
            <w:tcBorders>
              <w:top w:val="single" w:sz="4" w:space="0" w:color="000000"/>
              <w:left w:val="single" w:sz="4" w:space="0" w:color="000000"/>
              <w:bottom w:val="single" w:sz="4" w:space="0" w:color="000000"/>
              <w:right w:val="single" w:sz="4" w:space="0" w:color="000000"/>
            </w:tcBorders>
            <w:vAlign w:val="center"/>
            <w:tcPrChange w:id="1709" w:author="Admin" w:date="2017-09-18T09:08: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0E758147" w14:textId="1985FF4B" w:rsidR="00675D92" w:rsidRPr="00835288" w:rsidRDefault="005450F7" w:rsidP="007E636D">
            <w:pPr>
              <w:spacing w:after="0" w:line="26" w:lineRule="atLeast"/>
              <w:jc w:val="left"/>
              <w:rPr>
                <w:ins w:id="1710" w:author="Admin" w:date="2017-09-18T08:59:00Z"/>
                <w:rFonts w:cs="Times New Roman"/>
                <w:color w:val="000000"/>
                <w:sz w:val="24"/>
                <w:szCs w:val="24"/>
              </w:rPr>
            </w:pPr>
            <w:ins w:id="1711" w:author="Admin" w:date="2017-09-18T09:09:00Z">
              <w:r>
                <w:rPr>
                  <w:rFonts w:cs="Times New Roman"/>
                  <w:color w:val="000000"/>
                  <w:sz w:val="24"/>
                  <w:szCs w:val="24"/>
                </w:rPr>
                <w:t>Tên của ngạch nghề nghiệp</w:t>
              </w:r>
            </w:ins>
          </w:p>
        </w:tc>
        <w:tc>
          <w:tcPr>
            <w:tcW w:w="990" w:type="dxa"/>
            <w:tcBorders>
              <w:top w:val="single" w:sz="4" w:space="0" w:color="000000"/>
              <w:left w:val="single" w:sz="4" w:space="0" w:color="000000"/>
              <w:bottom w:val="single" w:sz="4" w:space="0" w:color="000000"/>
              <w:right w:val="single" w:sz="4" w:space="0" w:color="000000"/>
            </w:tcBorders>
            <w:vAlign w:val="center"/>
            <w:tcPrChange w:id="1712" w:author="Admin" w:date="2017-09-18T09:08: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4CED4919" w14:textId="77777777" w:rsidR="00675D92" w:rsidRDefault="00675D92" w:rsidP="007E636D">
            <w:pPr>
              <w:spacing w:before="240"/>
              <w:jc w:val="center"/>
              <w:rPr>
                <w:ins w:id="1713" w:author="Admin" w:date="2017-09-18T08:59:00Z"/>
                <w:rFonts w:cs="Times New Roman"/>
                <w:sz w:val="24"/>
                <w:szCs w:val="24"/>
              </w:rPr>
            </w:pPr>
            <w:ins w:id="1714" w:author="Admin" w:date="2017-09-18T08:59: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Change w:id="1715" w:author="Admin" w:date="2017-09-18T09:08:00Z">
              <w:tcPr>
                <w:tcW w:w="810" w:type="dxa"/>
                <w:tcBorders>
                  <w:top w:val="single" w:sz="4" w:space="0" w:color="000000"/>
                  <w:left w:val="single" w:sz="4" w:space="0" w:color="000000"/>
                  <w:bottom w:val="single" w:sz="4" w:space="0" w:color="000000"/>
                  <w:right w:val="single" w:sz="4" w:space="0" w:color="000000"/>
                </w:tcBorders>
                <w:vAlign w:val="center"/>
              </w:tcPr>
            </w:tcPrChange>
          </w:tcPr>
          <w:p w14:paraId="461A28C9" w14:textId="77777777" w:rsidR="00675D92" w:rsidRPr="00835288" w:rsidRDefault="00675D92" w:rsidP="007E636D">
            <w:pPr>
              <w:spacing w:before="240"/>
              <w:jc w:val="center"/>
              <w:rPr>
                <w:ins w:id="1716" w:author="Admin" w:date="2017-09-18T08:5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1717"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749B85A7" w14:textId="77777777" w:rsidR="00675D92" w:rsidRPr="00835288" w:rsidRDefault="00675D92" w:rsidP="007E636D">
            <w:pPr>
              <w:spacing w:before="240"/>
              <w:jc w:val="center"/>
              <w:rPr>
                <w:ins w:id="1718" w:author="Admin" w:date="2017-09-18T08:59:00Z"/>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Change w:id="1719"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0D634152" w14:textId="77777777" w:rsidR="00675D92" w:rsidRPr="00835288" w:rsidRDefault="00675D92" w:rsidP="007E636D">
            <w:pPr>
              <w:spacing w:before="240"/>
              <w:jc w:val="left"/>
              <w:rPr>
                <w:ins w:id="1720" w:author="Admin" w:date="2017-09-18T08:59:00Z"/>
                <w:rFonts w:cs="Times New Roman"/>
                <w:sz w:val="24"/>
                <w:szCs w:val="24"/>
              </w:rPr>
            </w:pPr>
          </w:p>
        </w:tc>
      </w:tr>
      <w:tr w:rsidR="00675D92" w:rsidRPr="00835288" w14:paraId="4276D45A" w14:textId="77777777" w:rsidTr="00675D92">
        <w:trPr>
          <w:trHeight w:val="286"/>
          <w:ins w:id="1721" w:author="Admin" w:date="2017-09-18T08:59:00Z"/>
          <w:trPrChange w:id="1722" w:author="Admin" w:date="2017-09-18T09:08: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1723" w:author="Admin" w:date="2017-09-18T09:08:00Z">
              <w:tcPr>
                <w:tcW w:w="1799" w:type="dxa"/>
                <w:tcBorders>
                  <w:top w:val="single" w:sz="4" w:space="0" w:color="000000"/>
                  <w:left w:val="single" w:sz="4" w:space="0" w:color="000000"/>
                  <w:bottom w:val="single" w:sz="4" w:space="0" w:color="000000"/>
                  <w:right w:val="single" w:sz="4" w:space="0" w:color="000000"/>
                </w:tcBorders>
              </w:tcPr>
            </w:tcPrChange>
          </w:tcPr>
          <w:p w14:paraId="74E08FF8" w14:textId="77777777" w:rsidR="00675D92" w:rsidRPr="00835288" w:rsidRDefault="00675D92">
            <w:pPr>
              <w:pStyle w:val="NoSpacing"/>
              <w:numPr>
                <w:ilvl w:val="0"/>
                <w:numId w:val="74"/>
              </w:numPr>
              <w:spacing w:before="240"/>
              <w:rPr>
                <w:ins w:id="1724" w:author="Admin" w:date="2017-09-18T09:08:00Z"/>
              </w:rPr>
              <w:pPrChange w:id="1725" w:author="Admin" w:date="2017-09-18T09:08:00Z">
                <w:pPr>
                  <w:pStyle w:val="NoSpacing"/>
                  <w:spacing w:before="240"/>
                </w:pPr>
              </w:pPrChange>
            </w:pPr>
          </w:p>
        </w:tc>
        <w:tc>
          <w:tcPr>
            <w:tcW w:w="2070" w:type="dxa"/>
            <w:tcBorders>
              <w:top w:val="single" w:sz="4" w:space="0" w:color="000000"/>
              <w:left w:val="single" w:sz="4" w:space="0" w:color="000000"/>
              <w:bottom w:val="single" w:sz="4" w:space="0" w:color="000000"/>
              <w:right w:val="single" w:sz="4" w:space="0" w:color="000000"/>
            </w:tcBorders>
            <w:vAlign w:val="center"/>
            <w:tcPrChange w:id="1726" w:author="Admin" w:date="2017-09-18T09:08: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580C512B" w14:textId="3B102176" w:rsidR="00675D92" w:rsidRPr="00835288" w:rsidRDefault="00675D92" w:rsidP="007E636D">
            <w:pPr>
              <w:pStyle w:val="NoSpacing"/>
              <w:spacing w:before="240"/>
              <w:rPr>
                <w:ins w:id="1727" w:author="Admin" w:date="2017-09-18T08:59:00Z"/>
              </w:rPr>
            </w:pPr>
            <w:ins w:id="1728" w:author="Admin" w:date="2017-09-18T08:59:00Z">
              <w:r w:rsidRPr="00835288">
                <w:t xml:space="preserve">Trạng thái </w:t>
              </w:r>
            </w:ins>
          </w:p>
        </w:tc>
        <w:tc>
          <w:tcPr>
            <w:tcW w:w="2790" w:type="dxa"/>
            <w:tcBorders>
              <w:top w:val="single" w:sz="4" w:space="0" w:color="000000"/>
              <w:left w:val="single" w:sz="4" w:space="0" w:color="000000"/>
              <w:bottom w:val="single" w:sz="4" w:space="0" w:color="000000"/>
              <w:right w:val="single" w:sz="4" w:space="0" w:color="000000"/>
            </w:tcBorders>
            <w:vAlign w:val="center"/>
            <w:tcPrChange w:id="1729" w:author="Admin" w:date="2017-09-18T09:08: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6B92C366" w14:textId="73D6D516" w:rsidR="00675D92" w:rsidRPr="00835288" w:rsidRDefault="00675D92">
            <w:pPr>
              <w:spacing w:before="240"/>
              <w:jc w:val="left"/>
              <w:rPr>
                <w:ins w:id="1730" w:author="Admin" w:date="2017-09-18T08:59:00Z"/>
                <w:rFonts w:cs="Times New Roman"/>
                <w:sz w:val="24"/>
                <w:szCs w:val="24"/>
              </w:rPr>
            </w:pPr>
            <w:ins w:id="1731" w:author="Admin" w:date="2017-09-18T08:59:00Z">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w:t>
              </w:r>
              <w:r>
                <w:rPr>
                  <w:rFonts w:cs="Times New Roman"/>
                  <w:color w:val="000000"/>
                  <w:sz w:val="24"/>
                  <w:szCs w:val="24"/>
                </w:rPr>
                <w:t xml:space="preserve">bản ghi </w:t>
              </w:r>
            </w:ins>
          </w:p>
        </w:tc>
        <w:tc>
          <w:tcPr>
            <w:tcW w:w="990" w:type="dxa"/>
            <w:tcBorders>
              <w:top w:val="single" w:sz="4" w:space="0" w:color="000000"/>
              <w:left w:val="single" w:sz="4" w:space="0" w:color="000000"/>
              <w:bottom w:val="single" w:sz="4" w:space="0" w:color="000000"/>
              <w:right w:val="single" w:sz="4" w:space="0" w:color="000000"/>
            </w:tcBorders>
            <w:vAlign w:val="center"/>
            <w:tcPrChange w:id="1732" w:author="Admin" w:date="2017-09-18T09:08: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785F05A8" w14:textId="77777777" w:rsidR="00675D92" w:rsidRPr="00835288" w:rsidRDefault="00675D92" w:rsidP="007E636D">
            <w:pPr>
              <w:spacing w:before="240"/>
              <w:jc w:val="center"/>
              <w:rPr>
                <w:ins w:id="1733" w:author="Admin" w:date="2017-09-18T08:59:00Z"/>
                <w:rFonts w:cs="Times New Roman"/>
                <w:sz w:val="24"/>
                <w:szCs w:val="24"/>
              </w:rPr>
            </w:pPr>
            <w:ins w:id="1734" w:author="Admin" w:date="2017-09-18T08:59:00Z">
              <w:r>
                <w:rPr>
                  <w:rFonts w:cs="Times New Roman"/>
                  <w:sz w:val="24"/>
                  <w:szCs w:val="24"/>
                </w:rPr>
                <w:t>Chọn một</w:t>
              </w:r>
            </w:ins>
          </w:p>
        </w:tc>
        <w:tc>
          <w:tcPr>
            <w:tcW w:w="810" w:type="dxa"/>
            <w:tcBorders>
              <w:top w:val="single" w:sz="4" w:space="0" w:color="000000"/>
              <w:left w:val="single" w:sz="4" w:space="0" w:color="000000"/>
              <w:bottom w:val="single" w:sz="4" w:space="0" w:color="000000"/>
              <w:right w:val="single" w:sz="4" w:space="0" w:color="000000"/>
            </w:tcBorders>
            <w:vAlign w:val="center"/>
            <w:tcPrChange w:id="1735" w:author="Admin" w:date="2017-09-18T09:08:00Z">
              <w:tcPr>
                <w:tcW w:w="810" w:type="dxa"/>
                <w:tcBorders>
                  <w:top w:val="single" w:sz="4" w:space="0" w:color="000000"/>
                  <w:left w:val="single" w:sz="4" w:space="0" w:color="000000"/>
                  <w:bottom w:val="single" w:sz="4" w:space="0" w:color="000000"/>
                  <w:right w:val="single" w:sz="4" w:space="0" w:color="000000"/>
                </w:tcBorders>
                <w:vAlign w:val="center"/>
              </w:tcPr>
            </w:tcPrChange>
          </w:tcPr>
          <w:p w14:paraId="7068E38E" w14:textId="77777777" w:rsidR="00675D92" w:rsidRPr="00835288" w:rsidRDefault="00675D92" w:rsidP="007E636D">
            <w:pPr>
              <w:spacing w:before="240"/>
              <w:jc w:val="center"/>
              <w:rPr>
                <w:ins w:id="1736" w:author="Admin" w:date="2017-09-18T08:5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1737"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02EEC396" w14:textId="77777777" w:rsidR="00675D92" w:rsidRPr="00835288" w:rsidRDefault="00675D92" w:rsidP="007E636D">
            <w:pPr>
              <w:spacing w:before="240"/>
              <w:jc w:val="center"/>
              <w:rPr>
                <w:ins w:id="1738" w:author="Admin" w:date="2017-09-18T08:59:00Z"/>
                <w:rFonts w:cs="Times New Roman"/>
                <w:sz w:val="24"/>
                <w:szCs w:val="24"/>
              </w:rPr>
            </w:pPr>
            <w:ins w:id="1739" w:author="Admin" w:date="2017-09-18T08:59:00Z">
              <w:r w:rsidRPr="00835288">
                <w:rPr>
                  <w:rFonts w:cs="Times New Roman"/>
                  <w:sz w:val="24"/>
                  <w:szCs w:val="24"/>
                </w:rPr>
                <w:t>Có</w:t>
              </w:r>
            </w:ins>
          </w:p>
        </w:tc>
        <w:tc>
          <w:tcPr>
            <w:tcW w:w="990" w:type="dxa"/>
            <w:tcBorders>
              <w:top w:val="single" w:sz="4" w:space="0" w:color="000000"/>
              <w:left w:val="single" w:sz="4" w:space="0" w:color="000000"/>
              <w:bottom w:val="single" w:sz="4" w:space="0" w:color="000000"/>
              <w:right w:val="single" w:sz="4" w:space="0" w:color="000000"/>
            </w:tcBorders>
            <w:vAlign w:val="center"/>
            <w:tcPrChange w:id="1740"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1CD214DB" w14:textId="77777777" w:rsidR="00675D92" w:rsidRPr="00835288" w:rsidRDefault="00675D92" w:rsidP="007E636D">
            <w:pPr>
              <w:spacing w:before="240"/>
              <w:jc w:val="left"/>
              <w:rPr>
                <w:ins w:id="1741" w:author="Admin" w:date="2017-09-18T08:59:00Z"/>
                <w:rFonts w:cs="Times New Roman"/>
                <w:sz w:val="24"/>
                <w:szCs w:val="24"/>
              </w:rPr>
            </w:pPr>
          </w:p>
        </w:tc>
      </w:tr>
      <w:tr w:rsidR="00675D92" w:rsidRPr="00835288" w14:paraId="5F5964B0" w14:textId="77777777" w:rsidTr="00675D92">
        <w:trPr>
          <w:trHeight w:val="286"/>
          <w:ins w:id="1742" w:author="Admin" w:date="2017-09-18T08:59:00Z"/>
          <w:trPrChange w:id="1743" w:author="Admin" w:date="2017-09-18T09:08: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1744" w:author="Admin" w:date="2017-09-18T09:08:00Z">
              <w:tcPr>
                <w:tcW w:w="1799" w:type="dxa"/>
                <w:tcBorders>
                  <w:top w:val="single" w:sz="4" w:space="0" w:color="000000"/>
                  <w:left w:val="single" w:sz="4" w:space="0" w:color="000000"/>
                  <w:bottom w:val="single" w:sz="4" w:space="0" w:color="000000"/>
                  <w:right w:val="single" w:sz="4" w:space="0" w:color="000000"/>
                </w:tcBorders>
              </w:tcPr>
            </w:tcPrChange>
          </w:tcPr>
          <w:p w14:paraId="2B8DD416" w14:textId="77777777" w:rsidR="00675D92" w:rsidRPr="00835288" w:rsidRDefault="00675D92">
            <w:pPr>
              <w:pStyle w:val="NoSpacing"/>
              <w:numPr>
                <w:ilvl w:val="0"/>
                <w:numId w:val="74"/>
              </w:numPr>
              <w:spacing w:before="240"/>
              <w:rPr>
                <w:ins w:id="1745" w:author="Admin" w:date="2017-09-18T09:08:00Z"/>
              </w:rPr>
              <w:pPrChange w:id="1746" w:author="Admin" w:date="2017-09-18T09:08:00Z">
                <w:pPr>
                  <w:pStyle w:val="NoSpacing"/>
                  <w:spacing w:before="240"/>
                </w:pPr>
              </w:pPrChange>
            </w:pPr>
          </w:p>
        </w:tc>
        <w:tc>
          <w:tcPr>
            <w:tcW w:w="2070" w:type="dxa"/>
            <w:tcBorders>
              <w:top w:val="single" w:sz="4" w:space="0" w:color="000000"/>
              <w:left w:val="single" w:sz="4" w:space="0" w:color="000000"/>
              <w:bottom w:val="single" w:sz="4" w:space="0" w:color="000000"/>
              <w:right w:val="single" w:sz="4" w:space="0" w:color="000000"/>
            </w:tcBorders>
            <w:vAlign w:val="center"/>
            <w:tcPrChange w:id="1747" w:author="Admin" w:date="2017-09-18T09:08: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7135F7BA" w14:textId="660010B5" w:rsidR="00675D92" w:rsidRPr="00835288" w:rsidRDefault="00675D92" w:rsidP="007E636D">
            <w:pPr>
              <w:pStyle w:val="NoSpacing"/>
              <w:spacing w:before="240"/>
              <w:rPr>
                <w:ins w:id="1748" w:author="Admin" w:date="2017-09-18T08:59:00Z"/>
              </w:rPr>
            </w:pPr>
            <w:ins w:id="1749" w:author="Admin" w:date="2017-09-18T08:59:00Z">
              <w:r w:rsidRPr="00835288">
                <w:t>Ghi chú</w:t>
              </w:r>
            </w:ins>
          </w:p>
        </w:tc>
        <w:tc>
          <w:tcPr>
            <w:tcW w:w="2790" w:type="dxa"/>
            <w:tcBorders>
              <w:top w:val="single" w:sz="4" w:space="0" w:color="000000"/>
              <w:left w:val="single" w:sz="4" w:space="0" w:color="000000"/>
              <w:bottom w:val="single" w:sz="4" w:space="0" w:color="000000"/>
              <w:right w:val="single" w:sz="4" w:space="0" w:color="000000"/>
            </w:tcBorders>
            <w:vAlign w:val="center"/>
            <w:tcPrChange w:id="1750" w:author="Admin" w:date="2017-09-18T09:08: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3E6D7BD4" w14:textId="77777777" w:rsidR="00675D92" w:rsidRPr="00835288" w:rsidRDefault="00675D92" w:rsidP="007E636D">
            <w:pPr>
              <w:spacing w:before="240"/>
              <w:jc w:val="left"/>
              <w:rPr>
                <w:ins w:id="1751" w:author="Admin" w:date="2017-09-18T08:59:00Z"/>
                <w:rFonts w:cs="Times New Roman"/>
                <w:sz w:val="24"/>
                <w:szCs w:val="24"/>
              </w:rPr>
            </w:pPr>
            <w:ins w:id="1752" w:author="Admin" w:date="2017-09-18T08:59:00Z">
              <w:r w:rsidRPr="00835288">
                <w:rPr>
                  <w:rFonts w:cs="Times New Roman"/>
                  <w:sz w:val="24"/>
                  <w:szCs w:val="24"/>
                </w:rPr>
                <w:t>Ghi chú khác</w:t>
              </w:r>
            </w:ins>
          </w:p>
        </w:tc>
        <w:tc>
          <w:tcPr>
            <w:tcW w:w="990" w:type="dxa"/>
            <w:tcBorders>
              <w:top w:val="single" w:sz="4" w:space="0" w:color="000000"/>
              <w:left w:val="single" w:sz="4" w:space="0" w:color="000000"/>
              <w:bottom w:val="single" w:sz="4" w:space="0" w:color="000000"/>
              <w:right w:val="single" w:sz="4" w:space="0" w:color="000000"/>
            </w:tcBorders>
            <w:vAlign w:val="center"/>
            <w:tcPrChange w:id="1753" w:author="Admin" w:date="2017-09-18T09:08: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0934452B" w14:textId="77777777" w:rsidR="00675D92" w:rsidRPr="00835288" w:rsidRDefault="00675D92" w:rsidP="007E636D">
            <w:pPr>
              <w:spacing w:before="240"/>
              <w:jc w:val="center"/>
              <w:rPr>
                <w:ins w:id="1754" w:author="Admin" w:date="2017-09-18T08:59:00Z"/>
                <w:rFonts w:cs="Times New Roman"/>
                <w:sz w:val="24"/>
                <w:szCs w:val="24"/>
              </w:rPr>
            </w:pPr>
            <w:ins w:id="1755" w:author="Admin" w:date="2017-09-18T08:59: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Change w:id="1756" w:author="Admin" w:date="2017-09-18T09:08:00Z">
              <w:tcPr>
                <w:tcW w:w="810" w:type="dxa"/>
                <w:tcBorders>
                  <w:top w:val="single" w:sz="4" w:space="0" w:color="000000"/>
                  <w:left w:val="single" w:sz="4" w:space="0" w:color="000000"/>
                  <w:bottom w:val="single" w:sz="4" w:space="0" w:color="000000"/>
                  <w:right w:val="single" w:sz="4" w:space="0" w:color="000000"/>
                </w:tcBorders>
                <w:vAlign w:val="center"/>
              </w:tcPr>
            </w:tcPrChange>
          </w:tcPr>
          <w:p w14:paraId="354E2B3C" w14:textId="77777777" w:rsidR="00675D92" w:rsidRPr="00835288" w:rsidRDefault="00675D92" w:rsidP="007E636D">
            <w:pPr>
              <w:spacing w:before="240"/>
              <w:jc w:val="center"/>
              <w:rPr>
                <w:ins w:id="1757" w:author="Admin" w:date="2017-09-18T08:5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1758"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12DD6182" w14:textId="77777777" w:rsidR="00675D92" w:rsidRPr="00835288" w:rsidRDefault="00675D92" w:rsidP="007E636D">
            <w:pPr>
              <w:spacing w:before="240"/>
              <w:jc w:val="center"/>
              <w:rPr>
                <w:ins w:id="1759" w:author="Admin" w:date="2017-09-18T08:59:00Z"/>
                <w:rFonts w:cs="Times New Roman"/>
                <w:sz w:val="24"/>
                <w:szCs w:val="24"/>
              </w:rPr>
            </w:pPr>
            <w:ins w:id="1760" w:author="Admin" w:date="2017-09-18T08:59:00Z">
              <w:r w:rsidRPr="00835288">
                <w:rPr>
                  <w:rFonts w:cs="Times New Roman"/>
                  <w:sz w:val="24"/>
                  <w:szCs w:val="24"/>
                </w:rPr>
                <w:t>Không</w:t>
              </w:r>
            </w:ins>
          </w:p>
        </w:tc>
        <w:tc>
          <w:tcPr>
            <w:tcW w:w="990" w:type="dxa"/>
            <w:tcBorders>
              <w:top w:val="single" w:sz="4" w:space="0" w:color="000000"/>
              <w:left w:val="single" w:sz="4" w:space="0" w:color="000000"/>
              <w:bottom w:val="single" w:sz="4" w:space="0" w:color="000000"/>
              <w:right w:val="single" w:sz="4" w:space="0" w:color="000000"/>
            </w:tcBorders>
            <w:vAlign w:val="center"/>
            <w:tcPrChange w:id="1761" w:author="Admin" w:date="2017-09-18T09:08: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51F2815B" w14:textId="77777777" w:rsidR="00675D92" w:rsidRPr="00835288" w:rsidRDefault="00675D92" w:rsidP="007E636D">
            <w:pPr>
              <w:spacing w:before="240"/>
              <w:jc w:val="left"/>
              <w:rPr>
                <w:ins w:id="1762" w:author="Admin" w:date="2017-09-18T08:59:00Z"/>
                <w:rFonts w:cs="Times New Roman"/>
                <w:sz w:val="24"/>
                <w:szCs w:val="24"/>
              </w:rPr>
            </w:pPr>
          </w:p>
        </w:tc>
      </w:tr>
    </w:tbl>
    <w:p w14:paraId="03788B9C" w14:textId="757926C6" w:rsidR="00675D92" w:rsidRPr="005450F7" w:rsidRDefault="00675D92" w:rsidP="00675D92">
      <w:pPr>
        <w:rPr>
          <w:ins w:id="1763" w:author="Admin" w:date="2017-09-18T09:13:00Z"/>
          <w:rFonts w:cs="Times New Roman"/>
          <w:b/>
          <w:sz w:val="24"/>
          <w:szCs w:val="24"/>
          <w:rPrChange w:id="1764" w:author="Admin" w:date="2017-09-18T09:13:00Z">
            <w:rPr>
              <w:ins w:id="1765" w:author="Admin" w:date="2017-09-18T09:13:00Z"/>
              <w:rFonts w:cs="Times New Roman"/>
              <w:sz w:val="24"/>
              <w:szCs w:val="24"/>
            </w:rPr>
          </w:rPrChange>
        </w:rPr>
      </w:pPr>
    </w:p>
    <w:p w14:paraId="43D17304" w14:textId="5023D302" w:rsidR="005450F7" w:rsidRDefault="005450F7" w:rsidP="00675D92">
      <w:pPr>
        <w:rPr>
          <w:ins w:id="1766" w:author="Admin" w:date="2017-09-18T09:13:00Z"/>
          <w:rFonts w:cs="Times New Roman"/>
          <w:b/>
          <w:sz w:val="24"/>
          <w:szCs w:val="24"/>
        </w:rPr>
      </w:pPr>
      <w:ins w:id="1767" w:author="Admin" w:date="2017-09-18T09:13:00Z">
        <w:r w:rsidRPr="005450F7">
          <w:rPr>
            <w:rFonts w:cs="Times New Roman"/>
            <w:b/>
            <w:sz w:val="24"/>
            <w:szCs w:val="24"/>
            <w:rPrChange w:id="1768" w:author="Admin" w:date="2017-09-18T09:13:00Z">
              <w:rPr>
                <w:rFonts w:cs="Times New Roman"/>
                <w:sz w:val="24"/>
                <w:szCs w:val="24"/>
              </w:rPr>
            </w:rPrChange>
          </w:rPr>
          <w:t>Mô tả nghiệp vụ</w:t>
        </w:r>
        <w:r>
          <w:rPr>
            <w:rFonts w:cs="Times New Roman"/>
            <w:b/>
            <w:sz w:val="24"/>
            <w:szCs w:val="24"/>
          </w:rPr>
          <w:t>:</w:t>
        </w:r>
      </w:ins>
    </w:p>
    <w:p w14:paraId="0962CCD1" w14:textId="5FB85E7E" w:rsidR="005450F7" w:rsidRPr="005450F7" w:rsidRDefault="005450F7" w:rsidP="00675D92">
      <w:pPr>
        <w:rPr>
          <w:ins w:id="1769" w:author="Admin" w:date="2017-09-18T09:13:00Z"/>
          <w:rFonts w:cs="Times New Roman"/>
          <w:sz w:val="24"/>
          <w:szCs w:val="24"/>
        </w:rPr>
      </w:pPr>
      <w:ins w:id="1770" w:author="Admin" w:date="2017-09-18T09:13:00Z">
        <w:r>
          <w:rPr>
            <w:rFonts w:cs="Times New Roman"/>
            <w:b/>
            <w:sz w:val="24"/>
            <w:szCs w:val="24"/>
          </w:rPr>
          <w:t xml:space="preserve"> </w:t>
        </w:r>
        <w:r w:rsidRPr="005450F7">
          <w:rPr>
            <w:rFonts w:cs="Times New Roman"/>
            <w:sz w:val="24"/>
            <w:szCs w:val="24"/>
            <w:rPrChange w:id="1771" w:author="Admin" w:date="2017-09-18T09:13:00Z">
              <w:rPr>
                <w:rFonts w:cs="Times New Roman"/>
                <w:b/>
                <w:sz w:val="24"/>
                <w:szCs w:val="24"/>
              </w:rPr>
            </w:rPrChange>
          </w:rPr>
          <w:t>Ví dụ ngạch nghề nghiệp:</w:t>
        </w:r>
        <w:r>
          <w:rPr>
            <w:rFonts w:cs="Times New Roman"/>
            <w:sz w:val="24"/>
            <w:szCs w:val="24"/>
          </w:rPr>
          <w:t xml:space="preserve"> </w:t>
        </w:r>
      </w:ins>
      <w:ins w:id="1772" w:author="Admin" w:date="2017-09-18T09:14:00Z">
        <w:r>
          <w:rPr>
            <w:rFonts w:cs="Times New Roman"/>
            <w:sz w:val="24"/>
            <w:szCs w:val="24"/>
          </w:rPr>
          <w:t xml:space="preserve">1 - </w:t>
        </w:r>
      </w:ins>
      <w:ins w:id="1773" w:author="Admin" w:date="2017-09-18T09:13:00Z">
        <w:r>
          <w:rPr>
            <w:rFonts w:cs="Times New Roman"/>
            <w:sz w:val="24"/>
            <w:szCs w:val="24"/>
          </w:rPr>
          <w:t xml:space="preserve">Lãnh đạo, </w:t>
        </w:r>
      </w:ins>
      <w:ins w:id="1774" w:author="Admin" w:date="2017-09-18T09:14:00Z">
        <w:r>
          <w:rPr>
            <w:rFonts w:cs="Times New Roman"/>
            <w:sz w:val="24"/>
            <w:szCs w:val="24"/>
          </w:rPr>
          <w:t xml:space="preserve">2 - </w:t>
        </w:r>
      </w:ins>
      <w:ins w:id="1775" w:author="Admin" w:date="2017-09-18T09:13:00Z">
        <w:r>
          <w:rPr>
            <w:rFonts w:cs="Times New Roman"/>
            <w:sz w:val="24"/>
            <w:szCs w:val="24"/>
          </w:rPr>
          <w:t xml:space="preserve">Quản lý, </w:t>
        </w:r>
      </w:ins>
      <w:ins w:id="1776" w:author="Admin" w:date="2017-09-18T09:14:00Z">
        <w:r>
          <w:rPr>
            <w:rFonts w:cs="Times New Roman"/>
            <w:sz w:val="24"/>
            <w:szCs w:val="24"/>
          </w:rPr>
          <w:t xml:space="preserve">3 - </w:t>
        </w:r>
      </w:ins>
      <w:ins w:id="1777" w:author="Admin" w:date="2017-09-18T09:13:00Z">
        <w:r>
          <w:rPr>
            <w:rFonts w:cs="Times New Roman"/>
            <w:sz w:val="24"/>
            <w:szCs w:val="24"/>
          </w:rPr>
          <w:t xml:space="preserve">Chuyên viên/Chuyên gia, </w:t>
        </w:r>
      </w:ins>
      <w:ins w:id="1778" w:author="Admin" w:date="2017-09-18T09:14:00Z">
        <w:r>
          <w:rPr>
            <w:rFonts w:cs="Times New Roman"/>
            <w:sz w:val="24"/>
            <w:szCs w:val="24"/>
          </w:rPr>
          <w:t xml:space="preserve">4 - </w:t>
        </w:r>
      </w:ins>
      <w:ins w:id="1779" w:author="Admin" w:date="2017-09-18T09:13:00Z">
        <w:r>
          <w:rPr>
            <w:rFonts w:cs="Times New Roman"/>
            <w:sz w:val="24"/>
            <w:szCs w:val="24"/>
          </w:rPr>
          <w:t>Nhân viên thừa hành nghiệp vụ.</w:t>
        </w:r>
      </w:ins>
    </w:p>
    <w:p w14:paraId="4A44308D" w14:textId="77777777" w:rsidR="005450F7" w:rsidRPr="00835288" w:rsidRDefault="005450F7" w:rsidP="00675D92">
      <w:pPr>
        <w:rPr>
          <w:ins w:id="1780" w:author="Admin" w:date="2017-09-18T08:59:00Z"/>
          <w:rFonts w:cs="Times New Roman"/>
          <w:sz w:val="24"/>
          <w:szCs w:val="24"/>
        </w:rPr>
      </w:pPr>
    </w:p>
    <w:p w14:paraId="429080B7" w14:textId="77777777" w:rsidR="00675D92" w:rsidRPr="00803C5C" w:rsidRDefault="00675D92" w:rsidP="00675D92">
      <w:pPr>
        <w:pStyle w:val="Heading4"/>
        <w:rPr>
          <w:ins w:id="1781" w:author="Admin" w:date="2017-09-18T08:59:00Z"/>
        </w:rPr>
      </w:pPr>
      <w:ins w:id="1782" w:author="Admin" w:date="2017-09-18T08:59:00Z">
        <w:r>
          <w:lastRenderedPageBreak/>
          <w:t>Thao tác chức năng</w:t>
        </w:r>
      </w:ins>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783" w:author="Admin" w:date="2017-09-18T09:11:00Z">
          <w:tblPr>
            <w:tblW w:w="4276"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900"/>
        <w:gridCol w:w="3690"/>
        <w:gridCol w:w="4770"/>
        <w:tblGridChange w:id="1784">
          <w:tblGrid>
            <w:gridCol w:w="2962"/>
            <w:gridCol w:w="2962"/>
            <w:gridCol w:w="5227"/>
          </w:tblGrid>
        </w:tblGridChange>
      </w:tblGrid>
      <w:tr w:rsidR="005450F7" w:rsidRPr="00835288" w14:paraId="4CC1C5F3" w14:textId="77777777" w:rsidTr="005450F7">
        <w:trPr>
          <w:trHeight w:val="364"/>
          <w:tblHeader/>
          <w:ins w:id="1785" w:author="Admin" w:date="2017-09-18T08:59:00Z"/>
          <w:trPrChange w:id="1786" w:author="Admin" w:date="2017-09-18T09:11:00Z">
            <w:trPr>
              <w:trHeight w:val="364"/>
              <w:tblHeader/>
            </w:trPr>
          </w:trPrChange>
        </w:trPr>
        <w:tc>
          <w:tcPr>
            <w:tcW w:w="900" w:type="dxa"/>
            <w:tcBorders>
              <w:top w:val="single" w:sz="4" w:space="0" w:color="000000"/>
              <w:left w:val="single" w:sz="4" w:space="0" w:color="000000"/>
              <w:bottom w:val="single" w:sz="4" w:space="0" w:color="000000"/>
              <w:right w:val="single" w:sz="4" w:space="0" w:color="000000"/>
            </w:tcBorders>
            <w:shd w:val="clear" w:color="auto" w:fill="BFBFBF"/>
            <w:tcPrChange w:id="1787" w:author="Admin" w:date="2017-09-18T09:11:00Z">
              <w:tcPr>
                <w:tcW w:w="2962"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0BE6F6EB" w14:textId="35C5E336" w:rsidR="005450F7" w:rsidRPr="00835288" w:rsidRDefault="005450F7" w:rsidP="007E636D">
            <w:pPr>
              <w:spacing w:before="240"/>
              <w:jc w:val="center"/>
              <w:rPr>
                <w:ins w:id="1788" w:author="Admin" w:date="2017-09-18T09:10:00Z"/>
                <w:rFonts w:cs="Times New Roman"/>
                <w:b/>
                <w:sz w:val="24"/>
                <w:szCs w:val="24"/>
              </w:rPr>
            </w:pPr>
            <w:ins w:id="1789" w:author="Admin" w:date="2017-09-18T09:10:00Z">
              <w:r>
                <w:rPr>
                  <w:rFonts w:cs="Times New Roman"/>
                  <w:b/>
                  <w:sz w:val="24"/>
                  <w:szCs w:val="24"/>
                </w:rPr>
                <w:t>STT</w:t>
              </w:r>
            </w:ins>
          </w:p>
        </w:tc>
        <w:tc>
          <w:tcPr>
            <w:tcW w:w="36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790" w:author="Admin" w:date="2017-09-18T09:11:00Z">
              <w:tcPr>
                <w:tcW w:w="296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65AB629B" w14:textId="5C6438E1" w:rsidR="005450F7" w:rsidRPr="00835288" w:rsidRDefault="005450F7" w:rsidP="007E636D">
            <w:pPr>
              <w:spacing w:before="240"/>
              <w:jc w:val="center"/>
              <w:rPr>
                <w:ins w:id="1791" w:author="Admin" w:date="2017-09-18T08:59:00Z"/>
                <w:rFonts w:cs="Times New Roman"/>
                <w:b/>
                <w:sz w:val="24"/>
                <w:szCs w:val="24"/>
              </w:rPr>
            </w:pPr>
            <w:r w:rsidRPr="00835288">
              <w:rPr>
                <w:rFonts w:cs="Times New Roman"/>
                <w:b/>
                <w:sz w:val="24"/>
                <w:szCs w:val="24"/>
              </w:rPr>
              <w:t xml:space="preserve">Thao tác </w:t>
            </w:r>
          </w:p>
        </w:tc>
        <w:tc>
          <w:tcPr>
            <w:tcW w:w="477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1792" w:author="Admin" w:date="2017-09-18T09:11:00Z">
              <w:tcPr>
                <w:tcW w:w="522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AF2B975" w14:textId="77777777" w:rsidR="005450F7" w:rsidRPr="00835288" w:rsidRDefault="005450F7" w:rsidP="007E636D">
            <w:pPr>
              <w:spacing w:before="240"/>
              <w:jc w:val="center"/>
              <w:rPr>
                <w:ins w:id="1793" w:author="Admin" w:date="2017-09-18T08:59:00Z"/>
                <w:rFonts w:cs="Times New Roman"/>
                <w:b/>
                <w:sz w:val="24"/>
                <w:szCs w:val="24"/>
              </w:rPr>
            </w:pPr>
            <w:ins w:id="1794" w:author="Admin" w:date="2017-09-18T08:59:00Z">
              <w:r w:rsidRPr="00835288">
                <w:rPr>
                  <w:rFonts w:cs="Times New Roman"/>
                  <w:b/>
                  <w:sz w:val="24"/>
                  <w:szCs w:val="24"/>
                </w:rPr>
                <w:t>Mô tả</w:t>
              </w:r>
            </w:ins>
          </w:p>
        </w:tc>
      </w:tr>
      <w:tr w:rsidR="005450F7" w:rsidRPr="00835288" w14:paraId="235CDD43" w14:textId="77777777" w:rsidTr="005450F7">
        <w:trPr>
          <w:trHeight w:val="286"/>
          <w:ins w:id="1795" w:author="Admin" w:date="2017-09-18T08:59:00Z"/>
          <w:trPrChange w:id="1796" w:author="Admin" w:date="2017-09-18T09:11:00Z">
            <w:trPr>
              <w:trHeight w:val="286"/>
            </w:trPr>
          </w:trPrChange>
        </w:trPr>
        <w:tc>
          <w:tcPr>
            <w:tcW w:w="900" w:type="dxa"/>
            <w:tcBorders>
              <w:top w:val="single" w:sz="4" w:space="0" w:color="000000"/>
              <w:left w:val="single" w:sz="4" w:space="0" w:color="000000"/>
              <w:bottom w:val="single" w:sz="4" w:space="0" w:color="000000"/>
              <w:right w:val="single" w:sz="4" w:space="0" w:color="000000"/>
            </w:tcBorders>
            <w:tcPrChange w:id="1797" w:author="Admin" w:date="2017-09-18T09:11:00Z">
              <w:tcPr>
                <w:tcW w:w="2962" w:type="dxa"/>
                <w:tcBorders>
                  <w:top w:val="single" w:sz="4" w:space="0" w:color="000000"/>
                  <w:left w:val="single" w:sz="4" w:space="0" w:color="000000"/>
                  <w:bottom w:val="single" w:sz="4" w:space="0" w:color="000000"/>
                  <w:right w:val="single" w:sz="4" w:space="0" w:color="000000"/>
                </w:tcBorders>
              </w:tcPr>
            </w:tcPrChange>
          </w:tcPr>
          <w:p w14:paraId="7EF5D69D" w14:textId="77777777" w:rsidR="005450F7" w:rsidRPr="005450F7" w:rsidRDefault="005450F7">
            <w:pPr>
              <w:pStyle w:val="ListParagraph"/>
              <w:numPr>
                <w:ilvl w:val="0"/>
                <w:numId w:val="75"/>
              </w:numPr>
              <w:spacing w:before="240"/>
              <w:rPr>
                <w:ins w:id="1798" w:author="Admin" w:date="2017-09-18T09:10:00Z"/>
                <w:rFonts w:cs="Times New Roman"/>
                <w:sz w:val="24"/>
                <w:szCs w:val="24"/>
                <w:rPrChange w:id="1799" w:author="Admin" w:date="2017-09-18T09:11:00Z">
                  <w:rPr>
                    <w:ins w:id="1800" w:author="Admin" w:date="2017-09-18T09:10:00Z"/>
                  </w:rPr>
                </w:rPrChange>
              </w:rPr>
              <w:pPrChange w:id="1801" w:author="Admin" w:date="2017-09-18T09:11:00Z">
                <w:pPr>
                  <w:spacing w:before="240"/>
                </w:pPr>
              </w:pPrChange>
            </w:pPr>
          </w:p>
        </w:tc>
        <w:tc>
          <w:tcPr>
            <w:tcW w:w="3690" w:type="dxa"/>
            <w:tcBorders>
              <w:top w:val="single" w:sz="4" w:space="0" w:color="000000"/>
              <w:left w:val="single" w:sz="4" w:space="0" w:color="000000"/>
              <w:bottom w:val="single" w:sz="4" w:space="0" w:color="000000"/>
              <w:right w:val="single" w:sz="4" w:space="0" w:color="000000"/>
            </w:tcBorders>
            <w:vAlign w:val="center"/>
            <w:hideMark/>
            <w:tcPrChange w:id="1802" w:author="Admin" w:date="2017-09-18T09:11:00Z">
              <w:tcPr>
                <w:tcW w:w="2962" w:type="dxa"/>
                <w:tcBorders>
                  <w:top w:val="single" w:sz="4" w:space="0" w:color="000000"/>
                  <w:left w:val="single" w:sz="4" w:space="0" w:color="000000"/>
                  <w:bottom w:val="single" w:sz="4" w:space="0" w:color="000000"/>
                  <w:right w:val="single" w:sz="4" w:space="0" w:color="000000"/>
                </w:tcBorders>
                <w:vAlign w:val="center"/>
                <w:hideMark/>
              </w:tcPr>
            </w:tcPrChange>
          </w:tcPr>
          <w:p w14:paraId="185080D5" w14:textId="358FA905" w:rsidR="005450F7" w:rsidRPr="00835288" w:rsidRDefault="005450F7" w:rsidP="007E636D">
            <w:pPr>
              <w:spacing w:before="240"/>
              <w:rPr>
                <w:ins w:id="1803" w:author="Admin" w:date="2017-09-18T08:59:00Z"/>
                <w:rFonts w:cs="Times New Roman"/>
                <w:b/>
                <w:sz w:val="24"/>
                <w:szCs w:val="24"/>
              </w:rPr>
            </w:pPr>
            <w:ins w:id="1804" w:author="Admin" w:date="2017-09-18T08:59:00Z">
              <w:r>
                <w:rPr>
                  <w:rFonts w:cs="Times New Roman"/>
                  <w:b/>
                  <w:sz w:val="24"/>
                  <w:szCs w:val="24"/>
                </w:rPr>
                <w:t xml:space="preserve">Thêm mới danh mục </w:t>
              </w:r>
            </w:ins>
            <w:ins w:id="1805" w:author="Admin" w:date="2017-09-18T09:11:00Z">
              <w:r>
                <w:rPr>
                  <w:rFonts w:cs="Times New Roman"/>
                  <w:b/>
                  <w:sz w:val="24"/>
                  <w:szCs w:val="24"/>
                </w:rPr>
                <w:t>ngạch nghề nghiệp</w:t>
              </w:r>
            </w:ins>
          </w:p>
        </w:tc>
        <w:tc>
          <w:tcPr>
            <w:tcW w:w="4770" w:type="dxa"/>
            <w:tcBorders>
              <w:top w:val="single" w:sz="4" w:space="0" w:color="000000"/>
              <w:left w:val="single" w:sz="4" w:space="0" w:color="000000"/>
              <w:bottom w:val="single" w:sz="4" w:space="0" w:color="000000"/>
              <w:right w:val="single" w:sz="4" w:space="0" w:color="000000"/>
            </w:tcBorders>
            <w:vAlign w:val="center"/>
            <w:hideMark/>
            <w:tcPrChange w:id="1806" w:author="Admin" w:date="2017-09-18T09:11:00Z">
              <w:tcPr>
                <w:tcW w:w="5228" w:type="dxa"/>
                <w:tcBorders>
                  <w:top w:val="single" w:sz="4" w:space="0" w:color="000000"/>
                  <w:left w:val="single" w:sz="4" w:space="0" w:color="000000"/>
                  <w:bottom w:val="single" w:sz="4" w:space="0" w:color="000000"/>
                  <w:right w:val="single" w:sz="4" w:space="0" w:color="000000"/>
                </w:tcBorders>
                <w:vAlign w:val="center"/>
                <w:hideMark/>
              </w:tcPr>
            </w:tcPrChange>
          </w:tcPr>
          <w:p w14:paraId="636B3854" w14:textId="694FD26F" w:rsidR="005450F7" w:rsidRPr="00835288" w:rsidRDefault="005450F7">
            <w:pPr>
              <w:spacing w:before="240"/>
              <w:rPr>
                <w:ins w:id="1807" w:author="Admin" w:date="2017-09-18T08:59:00Z"/>
                <w:rFonts w:cs="Times New Roman"/>
                <w:sz w:val="24"/>
                <w:szCs w:val="24"/>
              </w:rPr>
            </w:pPr>
            <w:ins w:id="1808" w:author="Admin" w:date="2017-09-18T08:59:00Z">
              <w:r w:rsidRPr="00835288">
                <w:rPr>
                  <w:rFonts w:cs="Times New Roman"/>
                  <w:sz w:val="24"/>
                  <w:szCs w:val="24"/>
                </w:rPr>
                <w:t xml:space="preserve">Người dùng sử dụng chức năng này để "Thêm mới" </w:t>
              </w:r>
              <w:r>
                <w:rPr>
                  <w:rFonts w:cs="Times New Roman"/>
                  <w:sz w:val="24"/>
                  <w:szCs w:val="24"/>
                </w:rPr>
                <w:t xml:space="preserve">một danh mục </w:t>
              </w:r>
            </w:ins>
            <w:ins w:id="1809" w:author="Admin" w:date="2017-09-18T09:12:00Z">
              <w:r>
                <w:rPr>
                  <w:rFonts w:cs="Times New Roman"/>
                  <w:sz w:val="24"/>
                  <w:szCs w:val="24"/>
                </w:rPr>
                <w:t>ngạch nghề nghiệp</w:t>
              </w:r>
            </w:ins>
          </w:p>
        </w:tc>
      </w:tr>
      <w:tr w:rsidR="005450F7" w:rsidRPr="00835288" w14:paraId="4DDB35F1" w14:textId="77777777" w:rsidTr="005450F7">
        <w:trPr>
          <w:trHeight w:val="286"/>
          <w:ins w:id="1810" w:author="Admin" w:date="2017-09-18T08:59:00Z"/>
          <w:trPrChange w:id="1811" w:author="Admin" w:date="2017-09-18T09:11:00Z">
            <w:trPr>
              <w:trHeight w:val="286"/>
            </w:trPr>
          </w:trPrChange>
        </w:trPr>
        <w:tc>
          <w:tcPr>
            <w:tcW w:w="900" w:type="dxa"/>
            <w:tcBorders>
              <w:top w:val="single" w:sz="4" w:space="0" w:color="000000"/>
              <w:left w:val="single" w:sz="4" w:space="0" w:color="000000"/>
              <w:bottom w:val="single" w:sz="4" w:space="0" w:color="000000"/>
              <w:right w:val="single" w:sz="4" w:space="0" w:color="000000"/>
            </w:tcBorders>
            <w:tcPrChange w:id="1812" w:author="Admin" w:date="2017-09-18T09:11:00Z">
              <w:tcPr>
                <w:tcW w:w="2962" w:type="dxa"/>
                <w:tcBorders>
                  <w:top w:val="single" w:sz="4" w:space="0" w:color="000000"/>
                  <w:left w:val="single" w:sz="4" w:space="0" w:color="000000"/>
                  <w:bottom w:val="single" w:sz="4" w:space="0" w:color="000000"/>
                  <w:right w:val="single" w:sz="4" w:space="0" w:color="000000"/>
                </w:tcBorders>
              </w:tcPr>
            </w:tcPrChange>
          </w:tcPr>
          <w:p w14:paraId="38294C5C" w14:textId="77777777" w:rsidR="005450F7" w:rsidRPr="005450F7" w:rsidRDefault="005450F7">
            <w:pPr>
              <w:pStyle w:val="ListParagraph"/>
              <w:numPr>
                <w:ilvl w:val="0"/>
                <w:numId w:val="75"/>
              </w:numPr>
              <w:spacing w:before="240"/>
              <w:rPr>
                <w:ins w:id="1813" w:author="Admin" w:date="2017-09-18T09:10:00Z"/>
                <w:rFonts w:cs="Times New Roman"/>
                <w:sz w:val="24"/>
                <w:szCs w:val="24"/>
                <w:rPrChange w:id="1814" w:author="Admin" w:date="2017-09-18T09:11:00Z">
                  <w:rPr>
                    <w:ins w:id="1815" w:author="Admin" w:date="2017-09-18T09:10:00Z"/>
                  </w:rPr>
                </w:rPrChange>
              </w:rPr>
              <w:pPrChange w:id="1816" w:author="Admin" w:date="2017-09-18T09:11:00Z">
                <w:pPr>
                  <w:spacing w:before="240"/>
                </w:pPr>
              </w:pPrChange>
            </w:pPr>
          </w:p>
        </w:tc>
        <w:tc>
          <w:tcPr>
            <w:tcW w:w="3690" w:type="dxa"/>
            <w:tcBorders>
              <w:top w:val="single" w:sz="4" w:space="0" w:color="000000"/>
              <w:left w:val="single" w:sz="4" w:space="0" w:color="000000"/>
              <w:bottom w:val="single" w:sz="4" w:space="0" w:color="000000"/>
              <w:right w:val="single" w:sz="4" w:space="0" w:color="000000"/>
            </w:tcBorders>
            <w:vAlign w:val="center"/>
            <w:hideMark/>
            <w:tcPrChange w:id="1817" w:author="Admin" w:date="2017-09-18T09:11:00Z">
              <w:tcPr>
                <w:tcW w:w="2962" w:type="dxa"/>
                <w:tcBorders>
                  <w:top w:val="single" w:sz="4" w:space="0" w:color="000000"/>
                  <w:left w:val="single" w:sz="4" w:space="0" w:color="000000"/>
                  <w:bottom w:val="single" w:sz="4" w:space="0" w:color="000000"/>
                  <w:right w:val="single" w:sz="4" w:space="0" w:color="000000"/>
                </w:tcBorders>
                <w:vAlign w:val="center"/>
                <w:hideMark/>
              </w:tcPr>
            </w:tcPrChange>
          </w:tcPr>
          <w:p w14:paraId="0B3B72D2" w14:textId="38372F96" w:rsidR="005450F7" w:rsidRPr="00835288" w:rsidRDefault="005450F7" w:rsidP="007E636D">
            <w:pPr>
              <w:spacing w:before="240"/>
              <w:rPr>
                <w:ins w:id="1818" w:author="Admin" w:date="2017-09-18T08:59:00Z"/>
                <w:rFonts w:cs="Times New Roman"/>
                <w:b/>
                <w:sz w:val="24"/>
                <w:szCs w:val="24"/>
              </w:rPr>
            </w:pPr>
            <w:ins w:id="1819" w:author="Admin" w:date="2017-09-18T08:59:00Z">
              <w:r w:rsidRPr="00835288">
                <w:rPr>
                  <w:rFonts w:cs="Times New Roman"/>
                  <w:b/>
                  <w:sz w:val="24"/>
                  <w:szCs w:val="24"/>
                </w:rPr>
                <w:t>Lưu</w:t>
              </w:r>
            </w:ins>
          </w:p>
        </w:tc>
        <w:tc>
          <w:tcPr>
            <w:tcW w:w="4770" w:type="dxa"/>
            <w:tcBorders>
              <w:top w:val="single" w:sz="4" w:space="0" w:color="000000"/>
              <w:left w:val="single" w:sz="4" w:space="0" w:color="000000"/>
              <w:bottom w:val="single" w:sz="4" w:space="0" w:color="000000"/>
              <w:right w:val="single" w:sz="4" w:space="0" w:color="000000"/>
            </w:tcBorders>
            <w:vAlign w:val="center"/>
            <w:hideMark/>
            <w:tcPrChange w:id="1820" w:author="Admin" w:date="2017-09-18T09:11:00Z">
              <w:tcPr>
                <w:tcW w:w="5228" w:type="dxa"/>
                <w:tcBorders>
                  <w:top w:val="single" w:sz="4" w:space="0" w:color="000000"/>
                  <w:left w:val="single" w:sz="4" w:space="0" w:color="000000"/>
                  <w:bottom w:val="single" w:sz="4" w:space="0" w:color="000000"/>
                  <w:right w:val="single" w:sz="4" w:space="0" w:color="000000"/>
                </w:tcBorders>
                <w:vAlign w:val="center"/>
                <w:hideMark/>
              </w:tcPr>
            </w:tcPrChange>
          </w:tcPr>
          <w:p w14:paraId="02B0A5F4" w14:textId="77777777" w:rsidR="005450F7" w:rsidRPr="00835288" w:rsidRDefault="005450F7" w:rsidP="007E636D">
            <w:pPr>
              <w:spacing w:before="240"/>
              <w:rPr>
                <w:ins w:id="1821" w:author="Admin" w:date="2017-09-18T08:59:00Z"/>
                <w:rFonts w:cs="Times New Roman"/>
                <w:sz w:val="24"/>
                <w:szCs w:val="24"/>
              </w:rPr>
            </w:pPr>
            <w:ins w:id="1822" w:author="Admin" w:date="2017-09-18T08:59:00Z">
              <w:r w:rsidRPr="00835288">
                <w:rPr>
                  <w:rFonts w:cs="Times New Roman"/>
                  <w:sz w:val="24"/>
                  <w:szCs w:val="24"/>
                </w:rPr>
                <w:t>Người dùng sử dụng chức năng này để "Cập nhật" thông tin được "Thêm"/"Sửa" vào danh mục.</w:t>
              </w:r>
            </w:ins>
          </w:p>
        </w:tc>
      </w:tr>
      <w:tr w:rsidR="005450F7" w:rsidRPr="00835288" w14:paraId="6CC6DB8D" w14:textId="77777777" w:rsidTr="005450F7">
        <w:trPr>
          <w:trHeight w:val="286"/>
          <w:ins w:id="1823" w:author="Admin" w:date="2017-09-18T08:59:00Z"/>
          <w:trPrChange w:id="1824" w:author="Admin" w:date="2017-09-18T09:11:00Z">
            <w:trPr>
              <w:trHeight w:val="286"/>
            </w:trPr>
          </w:trPrChange>
        </w:trPr>
        <w:tc>
          <w:tcPr>
            <w:tcW w:w="900" w:type="dxa"/>
            <w:tcBorders>
              <w:top w:val="single" w:sz="4" w:space="0" w:color="000000"/>
              <w:left w:val="single" w:sz="4" w:space="0" w:color="000000"/>
              <w:bottom w:val="single" w:sz="4" w:space="0" w:color="000000"/>
              <w:right w:val="single" w:sz="4" w:space="0" w:color="000000"/>
            </w:tcBorders>
            <w:tcPrChange w:id="1825" w:author="Admin" w:date="2017-09-18T09:11:00Z">
              <w:tcPr>
                <w:tcW w:w="2962" w:type="dxa"/>
                <w:tcBorders>
                  <w:top w:val="single" w:sz="4" w:space="0" w:color="000000"/>
                  <w:left w:val="single" w:sz="4" w:space="0" w:color="000000"/>
                  <w:bottom w:val="single" w:sz="4" w:space="0" w:color="000000"/>
                  <w:right w:val="single" w:sz="4" w:space="0" w:color="000000"/>
                </w:tcBorders>
              </w:tcPr>
            </w:tcPrChange>
          </w:tcPr>
          <w:p w14:paraId="2E0686FA" w14:textId="77777777" w:rsidR="005450F7" w:rsidRPr="005450F7" w:rsidRDefault="005450F7">
            <w:pPr>
              <w:pStyle w:val="ListParagraph"/>
              <w:numPr>
                <w:ilvl w:val="0"/>
                <w:numId w:val="75"/>
              </w:numPr>
              <w:spacing w:before="240"/>
              <w:rPr>
                <w:ins w:id="1826" w:author="Admin" w:date="2017-09-18T09:10:00Z"/>
                <w:rFonts w:cs="Times New Roman"/>
                <w:sz w:val="24"/>
                <w:szCs w:val="24"/>
                <w:rPrChange w:id="1827" w:author="Admin" w:date="2017-09-18T09:11:00Z">
                  <w:rPr>
                    <w:ins w:id="1828" w:author="Admin" w:date="2017-09-18T09:10:00Z"/>
                  </w:rPr>
                </w:rPrChange>
              </w:rPr>
              <w:pPrChange w:id="1829" w:author="Admin" w:date="2017-09-18T09:11:00Z">
                <w:pPr>
                  <w:spacing w:before="240"/>
                </w:pPr>
              </w:pPrChange>
            </w:pPr>
          </w:p>
        </w:tc>
        <w:tc>
          <w:tcPr>
            <w:tcW w:w="3690" w:type="dxa"/>
            <w:tcBorders>
              <w:top w:val="single" w:sz="4" w:space="0" w:color="000000"/>
              <w:left w:val="single" w:sz="4" w:space="0" w:color="000000"/>
              <w:bottom w:val="single" w:sz="4" w:space="0" w:color="000000"/>
              <w:right w:val="single" w:sz="4" w:space="0" w:color="000000"/>
            </w:tcBorders>
            <w:vAlign w:val="center"/>
            <w:tcPrChange w:id="1830" w:author="Admin" w:date="2017-09-18T09:11:00Z">
              <w:tcPr>
                <w:tcW w:w="2962" w:type="dxa"/>
                <w:tcBorders>
                  <w:top w:val="single" w:sz="4" w:space="0" w:color="000000"/>
                  <w:left w:val="single" w:sz="4" w:space="0" w:color="000000"/>
                  <w:bottom w:val="single" w:sz="4" w:space="0" w:color="000000"/>
                  <w:right w:val="single" w:sz="4" w:space="0" w:color="000000"/>
                </w:tcBorders>
                <w:vAlign w:val="center"/>
              </w:tcPr>
            </w:tcPrChange>
          </w:tcPr>
          <w:p w14:paraId="41910B3B" w14:textId="2363281C" w:rsidR="005450F7" w:rsidRPr="00835288" w:rsidRDefault="005450F7" w:rsidP="007E636D">
            <w:pPr>
              <w:spacing w:before="240"/>
              <w:rPr>
                <w:ins w:id="1831" w:author="Admin" w:date="2017-09-18T08:59:00Z"/>
                <w:rFonts w:cs="Times New Roman"/>
                <w:b/>
                <w:sz w:val="24"/>
                <w:szCs w:val="24"/>
              </w:rPr>
            </w:pPr>
            <w:ins w:id="1832" w:author="Admin" w:date="2017-09-18T08:59:00Z">
              <w:r>
                <w:rPr>
                  <w:rFonts w:cs="Times New Roman"/>
                  <w:b/>
                  <w:sz w:val="24"/>
                  <w:szCs w:val="24"/>
                </w:rPr>
                <w:t>Xóa</w:t>
              </w:r>
            </w:ins>
          </w:p>
        </w:tc>
        <w:tc>
          <w:tcPr>
            <w:tcW w:w="4770" w:type="dxa"/>
            <w:tcBorders>
              <w:top w:val="single" w:sz="4" w:space="0" w:color="000000"/>
              <w:left w:val="single" w:sz="4" w:space="0" w:color="000000"/>
              <w:bottom w:val="single" w:sz="4" w:space="0" w:color="000000"/>
              <w:right w:val="single" w:sz="4" w:space="0" w:color="000000"/>
            </w:tcBorders>
            <w:vAlign w:val="center"/>
            <w:tcPrChange w:id="1833" w:author="Admin" w:date="2017-09-18T09:11:00Z">
              <w:tcPr>
                <w:tcW w:w="5228" w:type="dxa"/>
                <w:tcBorders>
                  <w:top w:val="single" w:sz="4" w:space="0" w:color="000000"/>
                  <w:left w:val="single" w:sz="4" w:space="0" w:color="000000"/>
                  <w:bottom w:val="single" w:sz="4" w:space="0" w:color="000000"/>
                  <w:right w:val="single" w:sz="4" w:space="0" w:color="000000"/>
                </w:tcBorders>
                <w:vAlign w:val="center"/>
              </w:tcPr>
            </w:tcPrChange>
          </w:tcPr>
          <w:p w14:paraId="74689FC9" w14:textId="77777777" w:rsidR="005450F7" w:rsidRPr="00835288" w:rsidRDefault="005450F7" w:rsidP="007E636D">
            <w:pPr>
              <w:spacing w:before="240"/>
              <w:rPr>
                <w:ins w:id="1834" w:author="Admin" w:date="2017-09-18T08:59:00Z"/>
                <w:rFonts w:cs="Times New Roman"/>
                <w:sz w:val="24"/>
                <w:szCs w:val="24"/>
              </w:rPr>
            </w:pPr>
            <w:ins w:id="1835" w:author="Admin" w:date="2017-09-18T08:59:00Z">
              <w:r>
                <w:rPr>
                  <w:rFonts w:cs="Times New Roman"/>
                  <w:sz w:val="24"/>
                  <w:szCs w:val="24"/>
                </w:rPr>
                <w:t>Người dùng sử dụng chức năng này để chọn xóa 1 bản ghi danh mục. Chỉ xóa được bản ghi chưa sử dụng ở nghiệp vụ.</w:t>
              </w:r>
            </w:ins>
          </w:p>
        </w:tc>
      </w:tr>
      <w:tr w:rsidR="005450F7" w:rsidRPr="00835288" w14:paraId="4BB85844" w14:textId="77777777" w:rsidTr="005450F7">
        <w:trPr>
          <w:trHeight w:val="286"/>
          <w:ins w:id="1836" w:author="Admin" w:date="2017-09-18T08:59:00Z"/>
          <w:trPrChange w:id="1837" w:author="Admin" w:date="2017-09-18T09:11:00Z">
            <w:trPr>
              <w:trHeight w:val="286"/>
            </w:trPr>
          </w:trPrChange>
        </w:trPr>
        <w:tc>
          <w:tcPr>
            <w:tcW w:w="900" w:type="dxa"/>
            <w:tcBorders>
              <w:top w:val="single" w:sz="4" w:space="0" w:color="000000"/>
              <w:left w:val="single" w:sz="4" w:space="0" w:color="000000"/>
              <w:bottom w:val="single" w:sz="4" w:space="0" w:color="000000"/>
              <w:right w:val="single" w:sz="4" w:space="0" w:color="000000"/>
            </w:tcBorders>
            <w:tcPrChange w:id="1838" w:author="Admin" w:date="2017-09-18T09:11:00Z">
              <w:tcPr>
                <w:tcW w:w="2962" w:type="dxa"/>
                <w:tcBorders>
                  <w:top w:val="single" w:sz="4" w:space="0" w:color="000000"/>
                  <w:left w:val="single" w:sz="4" w:space="0" w:color="000000"/>
                  <w:bottom w:val="single" w:sz="4" w:space="0" w:color="000000"/>
                  <w:right w:val="single" w:sz="4" w:space="0" w:color="000000"/>
                </w:tcBorders>
              </w:tcPr>
            </w:tcPrChange>
          </w:tcPr>
          <w:p w14:paraId="21CDF7F2" w14:textId="77777777" w:rsidR="005450F7" w:rsidRPr="005450F7" w:rsidRDefault="005450F7">
            <w:pPr>
              <w:pStyle w:val="ListParagraph"/>
              <w:numPr>
                <w:ilvl w:val="0"/>
                <w:numId w:val="75"/>
              </w:numPr>
              <w:spacing w:before="240"/>
              <w:rPr>
                <w:ins w:id="1839" w:author="Admin" w:date="2017-09-18T09:10:00Z"/>
                <w:rFonts w:cs="Times New Roman"/>
                <w:sz w:val="24"/>
                <w:szCs w:val="24"/>
                <w:rPrChange w:id="1840" w:author="Admin" w:date="2017-09-18T09:11:00Z">
                  <w:rPr>
                    <w:ins w:id="1841" w:author="Admin" w:date="2017-09-18T09:10:00Z"/>
                  </w:rPr>
                </w:rPrChange>
              </w:rPr>
              <w:pPrChange w:id="1842" w:author="Admin" w:date="2017-09-18T09:11:00Z">
                <w:pPr>
                  <w:spacing w:before="240"/>
                </w:pPr>
              </w:pPrChange>
            </w:pPr>
          </w:p>
        </w:tc>
        <w:tc>
          <w:tcPr>
            <w:tcW w:w="3690" w:type="dxa"/>
            <w:tcBorders>
              <w:top w:val="single" w:sz="4" w:space="0" w:color="000000"/>
              <w:left w:val="single" w:sz="4" w:space="0" w:color="000000"/>
              <w:bottom w:val="single" w:sz="4" w:space="0" w:color="000000"/>
              <w:right w:val="single" w:sz="4" w:space="0" w:color="000000"/>
            </w:tcBorders>
            <w:vAlign w:val="center"/>
            <w:tcPrChange w:id="1843" w:author="Admin" w:date="2017-09-18T09:11:00Z">
              <w:tcPr>
                <w:tcW w:w="2962" w:type="dxa"/>
                <w:tcBorders>
                  <w:top w:val="single" w:sz="4" w:space="0" w:color="000000"/>
                  <w:left w:val="single" w:sz="4" w:space="0" w:color="000000"/>
                  <w:bottom w:val="single" w:sz="4" w:space="0" w:color="000000"/>
                  <w:right w:val="single" w:sz="4" w:space="0" w:color="000000"/>
                </w:tcBorders>
                <w:vAlign w:val="center"/>
              </w:tcPr>
            </w:tcPrChange>
          </w:tcPr>
          <w:p w14:paraId="23E0FF40" w14:textId="448AF461" w:rsidR="005450F7" w:rsidRPr="00835288" w:rsidRDefault="005450F7" w:rsidP="007E636D">
            <w:pPr>
              <w:spacing w:before="240"/>
              <w:rPr>
                <w:ins w:id="1844" w:author="Admin" w:date="2017-09-18T08:59:00Z"/>
                <w:rFonts w:cs="Times New Roman"/>
                <w:b/>
                <w:sz w:val="24"/>
                <w:szCs w:val="24"/>
              </w:rPr>
            </w:pPr>
            <w:ins w:id="1845" w:author="Admin" w:date="2017-09-18T08:59:00Z">
              <w:r>
                <w:rPr>
                  <w:rFonts w:cs="Times New Roman"/>
                  <w:b/>
                  <w:sz w:val="24"/>
                  <w:szCs w:val="24"/>
                </w:rPr>
                <w:t>Xuất excel</w:t>
              </w:r>
            </w:ins>
          </w:p>
        </w:tc>
        <w:tc>
          <w:tcPr>
            <w:tcW w:w="4770" w:type="dxa"/>
            <w:tcBorders>
              <w:top w:val="single" w:sz="4" w:space="0" w:color="000000"/>
              <w:left w:val="single" w:sz="4" w:space="0" w:color="000000"/>
              <w:bottom w:val="single" w:sz="4" w:space="0" w:color="000000"/>
              <w:right w:val="single" w:sz="4" w:space="0" w:color="000000"/>
            </w:tcBorders>
            <w:vAlign w:val="center"/>
            <w:tcPrChange w:id="1846" w:author="Admin" w:date="2017-09-18T09:11:00Z">
              <w:tcPr>
                <w:tcW w:w="5228" w:type="dxa"/>
                <w:tcBorders>
                  <w:top w:val="single" w:sz="4" w:space="0" w:color="000000"/>
                  <w:left w:val="single" w:sz="4" w:space="0" w:color="000000"/>
                  <w:bottom w:val="single" w:sz="4" w:space="0" w:color="000000"/>
                  <w:right w:val="single" w:sz="4" w:space="0" w:color="000000"/>
                </w:tcBorders>
                <w:vAlign w:val="center"/>
              </w:tcPr>
            </w:tcPrChange>
          </w:tcPr>
          <w:p w14:paraId="09ACF825" w14:textId="77777777" w:rsidR="005450F7" w:rsidRPr="00835288" w:rsidRDefault="005450F7" w:rsidP="007E636D">
            <w:pPr>
              <w:spacing w:before="240"/>
              <w:rPr>
                <w:ins w:id="1847" w:author="Admin" w:date="2017-09-18T08:59:00Z"/>
                <w:rFonts w:cs="Times New Roman"/>
                <w:sz w:val="24"/>
                <w:szCs w:val="24"/>
              </w:rPr>
            </w:pPr>
            <w:ins w:id="1848" w:author="Admin" w:date="2017-09-18T08:59:00Z">
              <w:r>
                <w:rPr>
                  <w:rFonts w:cs="Times New Roman"/>
                  <w:sz w:val="24"/>
                  <w:szCs w:val="24"/>
                </w:rPr>
                <w:t xml:space="preserve">Người dùng sử dụng chức năng này để xuất ra file excel danh mục </w:t>
              </w:r>
            </w:ins>
          </w:p>
        </w:tc>
      </w:tr>
    </w:tbl>
    <w:p w14:paraId="4E6FBFC1" w14:textId="77777777" w:rsidR="00675D92" w:rsidRDefault="00675D92">
      <w:pPr>
        <w:pStyle w:val="AutoNumDescription"/>
        <w:rPr>
          <w:ins w:id="1849" w:author="Admin" w:date="2017-09-18T08:58:00Z"/>
        </w:rPr>
        <w:pPrChange w:id="1850" w:author="Admin" w:date="2017-09-18T08:59:00Z">
          <w:pPr>
            <w:pStyle w:val="Heading3"/>
          </w:pPr>
        </w:pPrChange>
      </w:pPr>
    </w:p>
    <w:p w14:paraId="5ECF09AC" w14:textId="1D57DAC0" w:rsidR="00157589" w:rsidRPr="00835288" w:rsidRDefault="00157589" w:rsidP="00157589">
      <w:pPr>
        <w:pStyle w:val="Heading3"/>
      </w:pPr>
      <w:bookmarkStart w:id="1851" w:name="_Toc494461277"/>
      <w:r>
        <w:t>Thiết lập danh mục cấp bậc nghề nghiệp</w:t>
      </w:r>
      <w:bookmarkEnd w:id="1851"/>
    </w:p>
    <w:p w14:paraId="47B2F49C" w14:textId="77777777" w:rsidR="00157589" w:rsidRPr="00835288" w:rsidRDefault="00157589" w:rsidP="00157589">
      <w:pPr>
        <w:pStyle w:val="Heading4"/>
      </w:pPr>
      <w:r w:rsidRPr="00835288">
        <w:t>Mục đích, ý nghĩa</w:t>
      </w:r>
    </w:p>
    <w:p w14:paraId="375ED871" w14:textId="77777777" w:rsidR="00157589" w:rsidRDefault="00157589" w:rsidP="00157589">
      <w:pPr>
        <w:pStyle w:val="ListParagraph"/>
        <w:numPr>
          <w:ilvl w:val="0"/>
          <w:numId w:val="4"/>
        </w:numPr>
        <w:spacing w:line="312" w:lineRule="auto"/>
        <w:ind w:left="450" w:hanging="450"/>
        <w:rPr>
          <w:rFonts w:cs="Times New Roman"/>
          <w:sz w:val="24"/>
          <w:szCs w:val="24"/>
        </w:rPr>
      </w:pPr>
      <w:r>
        <w:rPr>
          <w:rFonts w:cs="Times New Roman"/>
          <w:sz w:val="24"/>
          <w:szCs w:val="24"/>
        </w:rPr>
        <w:t>Khai báo và quản lý cấp bậc nghề nghiệp</w:t>
      </w:r>
    </w:p>
    <w:p w14:paraId="4CA243BD" w14:textId="77777777" w:rsidR="00157589" w:rsidRDefault="00157589" w:rsidP="00157589">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157589" w14:paraId="414A87C2" w14:textId="77777777" w:rsidTr="00A54E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80D7797" w14:textId="77777777" w:rsidR="00157589" w:rsidRDefault="00157589" w:rsidP="00A54E4D">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7B18BBD" w14:textId="77777777" w:rsidR="00157589" w:rsidRPr="00441A67" w:rsidRDefault="00157589" w:rsidP="00A54E4D">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 xml:space="preserve">sử dụng đăng nhập vào hệ thống để khai báo danh mục cấp bậc nghề nghiệp </w:t>
            </w:r>
          </w:p>
        </w:tc>
      </w:tr>
      <w:tr w:rsidR="00157589" w14:paraId="27ED2462" w14:textId="77777777" w:rsidTr="00A54E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346FCDC" w14:textId="77777777" w:rsidR="00157589" w:rsidRDefault="00157589" w:rsidP="00A54E4D">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55F6687" w14:textId="77777777" w:rsidR="00157589" w:rsidRPr="00441A67" w:rsidRDefault="00157589" w:rsidP="00A54E4D">
            <w:pPr>
              <w:pStyle w:val="AutoNumDescription"/>
              <w:spacing w:after="0" w:line="276" w:lineRule="auto"/>
              <w:rPr>
                <w:sz w:val="24"/>
                <w:szCs w:val="24"/>
              </w:rPr>
            </w:pPr>
            <w:r>
              <w:rPr>
                <w:sz w:val="24"/>
                <w:szCs w:val="24"/>
              </w:rPr>
              <w:t>Người sử dụng thêm mới thành công danh mục cấp bậc chức danh sử dụng khi khai báo chức danh của nhân viên</w:t>
            </w:r>
          </w:p>
        </w:tc>
      </w:tr>
      <w:tr w:rsidR="00157589" w:rsidRPr="00980BD4" w14:paraId="7B4BBE11" w14:textId="77777777" w:rsidTr="00A54E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F998730" w14:textId="77777777" w:rsidR="00157589" w:rsidRDefault="00157589" w:rsidP="00A54E4D">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E41022" w14:textId="77777777" w:rsidR="00157589" w:rsidRPr="00441A67" w:rsidRDefault="00157589" w:rsidP="00A54E4D">
            <w:pPr>
              <w:spacing w:before="240"/>
              <w:rPr>
                <w:rFonts w:cs="Times New Roman"/>
                <w:sz w:val="24"/>
                <w:szCs w:val="24"/>
              </w:rPr>
            </w:pPr>
            <w:r>
              <w:rPr>
                <w:rFonts w:cs="Times New Roman"/>
                <w:sz w:val="24"/>
                <w:szCs w:val="24"/>
              </w:rPr>
              <w:t>N/A</w:t>
            </w:r>
          </w:p>
        </w:tc>
      </w:tr>
      <w:tr w:rsidR="00157589" w14:paraId="135EF347" w14:textId="77777777" w:rsidTr="00A54E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3C78A96" w14:textId="77777777" w:rsidR="00157589" w:rsidRDefault="00157589" w:rsidP="00A54E4D">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1C7270" w14:textId="77777777" w:rsidR="00157589" w:rsidRPr="00964392" w:rsidRDefault="00157589" w:rsidP="00A54E4D">
            <w:pPr>
              <w:snapToGrid w:val="0"/>
              <w:spacing w:before="120" w:line="276" w:lineRule="auto"/>
              <w:rPr>
                <w:rFonts w:cs="Times New Roman"/>
                <w:sz w:val="24"/>
                <w:szCs w:val="24"/>
              </w:rPr>
            </w:pPr>
            <w:r>
              <w:rPr>
                <w:rFonts w:cs="Times New Roman"/>
                <w:sz w:val="24"/>
                <w:szCs w:val="24"/>
              </w:rPr>
              <w:t>N/A</w:t>
            </w:r>
          </w:p>
        </w:tc>
      </w:tr>
      <w:tr w:rsidR="00157589" w14:paraId="48A15DE8" w14:textId="77777777" w:rsidTr="00A54E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3CA7B44C" w14:textId="77777777" w:rsidR="00157589" w:rsidRDefault="00157589" w:rsidP="00A54E4D">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8BCA8B8" w14:textId="1ED7B88A" w:rsidR="00157589" w:rsidRPr="00964392" w:rsidRDefault="00157589" w:rsidP="00A54E4D">
            <w:pPr>
              <w:snapToGrid w:val="0"/>
              <w:spacing w:before="120" w:line="276" w:lineRule="auto"/>
              <w:rPr>
                <w:rFonts w:cs="Times New Roman"/>
                <w:sz w:val="24"/>
                <w:szCs w:val="24"/>
              </w:rPr>
            </w:pPr>
            <w:del w:id="1852" w:author="Admin" w:date="2017-09-18T09:14:00Z">
              <w:r w:rsidDel="00B652A2">
                <w:rPr>
                  <w:rFonts w:cs="Times New Roman"/>
                  <w:sz w:val="24"/>
                  <w:szCs w:val="24"/>
                </w:rPr>
                <w:delText>N/A</w:delText>
              </w:r>
            </w:del>
            <w:ins w:id="1853" w:author="Admin" w:date="2017-09-18T09:14:00Z">
              <w:r w:rsidR="00B652A2">
                <w:rPr>
                  <w:rFonts w:cs="Times New Roman"/>
                  <w:sz w:val="24"/>
                  <w:szCs w:val="24"/>
                </w:rPr>
                <w:t xml:space="preserve">Bản ghi cấp bậc nghề nghiệp khai báo thành công sẽ hiển thị ở các trường thông tin </w:t>
              </w:r>
            </w:ins>
            <w:ins w:id="1854" w:author="Admin" w:date="2017-09-18T09:15:00Z">
              <w:r w:rsidR="00B652A2">
                <w:rPr>
                  <w:rFonts w:cs="Times New Roman"/>
                  <w:sz w:val="24"/>
                  <w:szCs w:val="24"/>
                </w:rPr>
                <w:t>“Cấp bậc nghề nghiệp” ở các form chức năng</w:t>
              </w:r>
            </w:ins>
          </w:p>
        </w:tc>
      </w:tr>
    </w:tbl>
    <w:p w14:paraId="719C568F" w14:textId="77777777" w:rsidR="00157589" w:rsidRDefault="00157589" w:rsidP="00157589"/>
    <w:p w14:paraId="15B19E84" w14:textId="77777777" w:rsidR="00157589" w:rsidRDefault="00157589" w:rsidP="00157589">
      <w:pPr>
        <w:pStyle w:val="Heading4"/>
      </w:pPr>
      <w:r>
        <w:lastRenderedPageBreak/>
        <w:t>Màn hình giao diện</w:t>
      </w:r>
    </w:p>
    <w:p w14:paraId="5A1AFD73" w14:textId="7ED3B4E5" w:rsidR="00157589" w:rsidRDefault="00157589" w:rsidP="00157589">
      <w:del w:id="1855" w:author="Admin" w:date="2017-09-29T09:50:00Z">
        <w:r w:rsidRPr="00FB5402" w:rsidDel="00F81665">
          <w:rPr>
            <w:noProof/>
          </w:rPr>
          <w:drawing>
            <wp:inline distT="0" distB="0" distL="0" distR="0" wp14:anchorId="1EA4BCB8" wp14:editId="04906BDB">
              <wp:extent cx="5943600" cy="2274073"/>
              <wp:effectExtent l="0" t="0" r="0" b="0"/>
              <wp:docPr id="49" name="Picture 49" descr="C:\Users\Admin\AppData\Local\Temp\flaC95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Temp\flaC957.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4073"/>
                      </a:xfrm>
                      <a:prstGeom prst="rect">
                        <a:avLst/>
                      </a:prstGeom>
                      <a:noFill/>
                      <a:ln>
                        <a:noFill/>
                      </a:ln>
                    </pic:spPr>
                  </pic:pic>
                </a:graphicData>
              </a:graphic>
            </wp:inline>
          </w:drawing>
        </w:r>
      </w:del>
      <w:ins w:id="1856" w:author="Admin" w:date="2017-09-29T09:50:00Z">
        <w:r w:rsidR="00F81665" w:rsidRPr="00F81665">
          <w:rPr>
            <w:noProof/>
          </w:rPr>
          <w:drawing>
            <wp:inline distT="0" distB="0" distL="0" distR="0" wp14:anchorId="32BDCA26" wp14:editId="1345AD7B">
              <wp:extent cx="5943600" cy="2206378"/>
              <wp:effectExtent l="0" t="0" r="0" b="3810"/>
              <wp:docPr id="38" name="Picture 38" descr="C:\Users\Admin\AppData\Local\Temp\fla6CA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fla6CA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6378"/>
                      </a:xfrm>
                      <a:prstGeom prst="rect">
                        <a:avLst/>
                      </a:prstGeom>
                      <a:noFill/>
                      <a:ln>
                        <a:noFill/>
                      </a:ln>
                    </pic:spPr>
                  </pic:pic>
                </a:graphicData>
              </a:graphic>
            </wp:inline>
          </w:drawing>
        </w:r>
      </w:ins>
    </w:p>
    <w:p w14:paraId="587A1A44" w14:textId="77777777" w:rsidR="00157589" w:rsidRDefault="00157589" w:rsidP="00157589">
      <w:pPr>
        <w:pStyle w:val="Heading4"/>
      </w:pPr>
      <w:r>
        <w:t>Mô tả các trường thông tin trên màn hình</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452"/>
        <w:gridCol w:w="2790"/>
        <w:gridCol w:w="990"/>
        <w:gridCol w:w="900"/>
        <w:gridCol w:w="900"/>
        <w:gridCol w:w="1620"/>
      </w:tblGrid>
      <w:tr w:rsidR="00157589" w:rsidRPr="00835288" w14:paraId="34B4DB15" w14:textId="77777777" w:rsidTr="00A54E4D">
        <w:trPr>
          <w:trHeight w:val="863"/>
          <w:tblHeader/>
        </w:trPr>
        <w:tc>
          <w:tcPr>
            <w:tcW w:w="7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F4E7559" w14:textId="77777777" w:rsidR="00157589" w:rsidRPr="00835288" w:rsidRDefault="00157589" w:rsidP="00A54E4D">
            <w:pPr>
              <w:spacing w:before="240"/>
              <w:jc w:val="center"/>
              <w:rPr>
                <w:rFonts w:cs="Times New Roman"/>
                <w:b/>
                <w:sz w:val="24"/>
                <w:szCs w:val="24"/>
              </w:rPr>
            </w:pPr>
            <w:r w:rsidRPr="00835288">
              <w:rPr>
                <w:rFonts w:cs="Times New Roman"/>
                <w:b/>
                <w:sz w:val="24"/>
                <w:szCs w:val="24"/>
              </w:rPr>
              <w:t>STT</w:t>
            </w:r>
          </w:p>
        </w:tc>
        <w:tc>
          <w:tcPr>
            <w:tcW w:w="145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FF8BE95" w14:textId="77777777" w:rsidR="00157589" w:rsidRPr="00835288" w:rsidRDefault="00157589" w:rsidP="00A54E4D">
            <w:pPr>
              <w:spacing w:before="240"/>
              <w:jc w:val="center"/>
              <w:rPr>
                <w:rFonts w:cs="Times New Roman"/>
                <w:b/>
                <w:sz w:val="24"/>
                <w:szCs w:val="24"/>
              </w:rPr>
            </w:pPr>
            <w:r w:rsidRPr="00835288">
              <w:rPr>
                <w:rFonts w:cs="Times New Roman"/>
                <w:b/>
                <w:sz w:val="24"/>
                <w:szCs w:val="24"/>
              </w:rPr>
              <w:t>Trường dữ liệu</w:t>
            </w:r>
          </w:p>
        </w:tc>
        <w:tc>
          <w:tcPr>
            <w:tcW w:w="27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4B43F81" w14:textId="77777777" w:rsidR="00157589" w:rsidRPr="00835288" w:rsidRDefault="00157589" w:rsidP="00A54E4D">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1F52ED9" w14:textId="77777777" w:rsidR="00157589" w:rsidRPr="00835288" w:rsidRDefault="00157589" w:rsidP="00A54E4D">
            <w:pPr>
              <w:spacing w:before="240"/>
              <w:jc w:val="center"/>
              <w:rPr>
                <w:rFonts w:cs="Times New Roman"/>
                <w:b/>
                <w:sz w:val="24"/>
                <w:szCs w:val="24"/>
              </w:rPr>
            </w:pPr>
            <w:r>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61325C1" w14:textId="77777777" w:rsidR="00157589" w:rsidRPr="00835288" w:rsidRDefault="00157589" w:rsidP="00A54E4D">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79C3EC0" w14:textId="77777777" w:rsidR="00157589" w:rsidRPr="00835288" w:rsidRDefault="00157589" w:rsidP="00A54E4D">
            <w:pPr>
              <w:spacing w:before="240"/>
              <w:jc w:val="center"/>
              <w:rPr>
                <w:rFonts w:cs="Times New Roman"/>
                <w:b/>
                <w:sz w:val="24"/>
                <w:szCs w:val="24"/>
              </w:rPr>
            </w:pPr>
            <w:r>
              <w:rPr>
                <w:rFonts w:cs="Times New Roman"/>
                <w:b/>
                <w:sz w:val="24"/>
                <w:szCs w:val="24"/>
              </w:rPr>
              <w:t>Bắt buộc</w:t>
            </w:r>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01FF2DE" w14:textId="77777777" w:rsidR="00157589" w:rsidRPr="00835288" w:rsidRDefault="00157589" w:rsidP="00A54E4D">
            <w:pPr>
              <w:spacing w:before="240"/>
              <w:jc w:val="center"/>
              <w:rPr>
                <w:rFonts w:cs="Times New Roman"/>
                <w:b/>
                <w:sz w:val="24"/>
                <w:szCs w:val="24"/>
              </w:rPr>
            </w:pPr>
            <w:r w:rsidRPr="00835288">
              <w:rPr>
                <w:rFonts w:cs="Times New Roman"/>
                <w:b/>
                <w:sz w:val="24"/>
                <w:szCs w:val="24"/>
              </w:rPr>
              <w:t>Ghi chú</w:t>
            </w:r>
          </w:p>
        </w:tc>
      </w:tr>
      <w:tr w:rsidR="00157589" w:rsidRPr="00835288" w14:paraId="3D9B998E" w14:textId="77777777" w:rsidTr="00A54E4D">
        <w:trPr>
          <w:trHeight w:val="346"/>
        </w:trPr>
        <w:tc>
          <w:tcPr>
            <w:tcW w:w="708" w:type="dxa"/>
            <w:tcBorders>
              <w:top w:val="single" w:sz="4" w:space="0" w:color="000000"/>
              <w:left w:val="single" w:sz="4" w:space="0" w:color="000000"/>
              <w:bottom w:val="single" w:sz="4" w:space="0" w:color="000000"/>
              <w:right w:val="single" w:sz="4" w:space="0" w:color="000000"/>
            </w:tcBorders>
            <w:vAlign w:val="center"/>
          </w:tcPr>
          <w:p w14:paraId="19458375" w14:textId="77777777" w:rsidR="00157589" w:rsidRPr="005753DE" w:rsidRDefault="00157589" w:rsidP="00A54E4D">
            <w:pPr>
              <w:pStyle w:val="ListParagraph"/>
              <w:numPr>
                <w:ilvl w:val="0"/>
                <w:numId w:val="56"/>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hideMark/>
          </w:tcPr>
          <w:p w14:paraId="1AD0D647" w14:textId="77777777" w:rsidR="00157589" w:rsidRPr="00835288" w:rsidRDefault="00157589" w:rsidP="00A54E4D">
            <w:pPr>
              <w:spacing w:after="0" w:line="26" w:lineRule="atLeast"/>
              <w:rPr>
                <w:rFonts w:cs="Times New Roman"/>
                <w:color w:val="000000"/>
                <w:sz w:val="24"/>
                <w:szCs w:val="24"/>
              </w:rPr>
            </w:pPr>
            <w:r>
              <w:rPr>
                <w:rFonts w:cs="Times New Roman"/>
                <w:color w:val="000000"/>
                <w:sz w:val="24"/>
                <w:szCs w:val="24"/>
              </w:rPr>
              <w:t xml:space="preserve">Ngạch nghề nghiệp </w:t>
            </w:r>
          </w:p>
        </w:tc>
        <w:tc>
          <w:tcPr>
            <w:tcW w:w="2790" w:type="dxa"/>
            <w:tcBorders>
              <w:top w:val="single" w:sz="4" w:space="0" w:color="000000"/>
              <w:left w:val="single" w:sz="4" w:space="0" w:color="000000"/>
              <w:bottom w:val="single" w:sz="4" w:space="0" w:color="000000"/>
              <w:right w:val="single" w:sz="4" w:space="0" w:color="000000"/>
            </w:tcBorders>
            <w:vAlign w:val="center"/>
          </w:tcPr>
          <w:p w14:paraId="58B9332A" w14:textId="77777777" w:rsidR="00157589" w:rsidRPr="00835288" w:rsidRDefault="00157589" w:rsidP="00A54E4D">
            <w:pPr>
              <w:spacing w:after="0" w:line="26" w:lineRule="atLeast"/>
              <w:jc w:val="left"/>
              <w:rPr>
                <w:rFonts w:cs="Times New Roman"/>
                <w:color w:val="000000"/>
                <w:sz w:val="24"/>
                <w:szCs w:val="24"/>
              </w:rPr>
            </w:pPr>
            <w:r>
              <w:rPr>
                <w:rFonts w:cs="Times New Roman"/>
                <w:sz w:val="24"/>
                <w:szCs w:val="24"/>
              </w:rPr>
              <w:t>Chọn trong danh sách hiển thị: Lãnh đạo, Quản lý, Chuyên nghiệp, Nhân viên thừa hành nghiệp vụ</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53ECB623" w14:textId="77777777" w:rsidR="00157589" w:rsidRPr="00835288" w:rsidRDefault="00157589" w:rsidP="00A54E4D">
            <w:pPr>
              <w:spacing w:before="240"/>
              <w:jc w:val="center"/>
              <w:rPr>
                <w:rFonts w:cs="Times New Roman"/>
                <w:sz w:val="24"/>
                <w:szCs w:val="24"/>
              </w:rPr>
            </w:pPr>
            <w:r>
              <w:rPr>
                <w:rFonts w:cs="Times New Roman"/>
                <w:sz w:val="24"/>
                <w:szCs w:val="24"/>
              </w:rPr>
              <w:t>Danh sách</w:t>
            </w:r>
          </w:p>
        </w:tc>
        <w:tc>
          <w:tcPr>
            <w:tcW w:w="900" w:type="dxa"/>
            <w:tcBorders>
              <w:top w:val="single" w:sz="4" w:space="0" w:color="000000"/>
              <w:left w:val="single" w:sz="4" w:space="0" w:color="000000"/>
              <w:bottom w:val="single" w:sz="4" w:space="0" w:color="000000"/>
              <w:right w:val="single" w:sz="4" w:space="0" w:color="000000"/>
            </w:tcBorders>
            <w:vAlign w:val="center"/>
          </w:tcPr>
          <w:p w14:paraId="3B143B6D" w14:textId="77777777" w:rsidR="00157589" w:rsidRPr="00835288" w:rsidRDefault="00157589" w:rsidP="00A54E4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2388EDB" w14:textId="77777777" w:rsidR="00157589" w:rsidRDefault="00157589" w:rsidP="00A54E4D">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1ECD1B43" w14:textId="77777777" w:rsidR="00157589" w:rsidRPr="00835288" w:rsidRDefault="00157589" w:rsidP="00A54E4D">
            <w:pPr>
              <w:spacing w:before="240"/>
              <w:jc w:val="left"/>
              <w:rPr>
                <w:rFonts w:cs="Times New Roman"/>
                <w:sz w:val="24"/>
                <w:szCs w:val="24"/>
              </w:rPr>
            </w:pPr>
          </w:p>
        </w:tc>
      </w:tr>
      <w:tr w:rsidR="00157589" w:rsidRPr="00835288" w14:paraId="6A4CD41A" w14:textId="77777777" w:rsidTr="00A54E4D">
        <w:trPr>
          <w:trHeight w:val="346"/>
        </w:trPr>
        <w:tc>
          <w:tcPr>
            <w:tcW w:w="708" w:type="dxa"/>
            <w:tcBorders>
              <w:top w:val="single" w:sz="4" w:space="0" w:color="000000"/>
              <w:left w:val="single" w:sz="4" w:space="0" w:color="000000"/>
              <w:bottom w:val="single" w:sz="4" w:space="0" w:color="000000"/>
              <w:right w:val="single" w:sz="4" w:space="0" w:color="000000"/>
            </w:tcBorders>
            <w:vAlign w:val="center"/>
          </w:tcPr>
          <w:p w14:paraId="155EA99D" w14:textId="77777777" w:rsidR="00157589" w:rsidRPr="005753DE" w:rsidRDefault="00157589" w:rsidP="00A54E4D">
            <w:pPr>
              <w:pStyle w:val="ListParagraph"/>
              <w:numPr>
                <w:ilvl w:val="0"/>
                <w:numId w:val="56"/>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6B9DBB62" w14:textId="77777777" w:rsidR="00157589" w:rsidRPr="00835288" w:rsidRDefault="00157589" w:rsidP="00A54E4D">
            <w:pPr>
              <w:spacing w:after="0" w:line="26" w:lineRule="atLeast"/>
              <w:rPr>
                <w:rFonts w:cs="Times New Roman"/>
                <w:color w:val="000000"/>
                <w:sz w:val="24"/>
                <w:szCs w:val="24"/>
              </w:rPr>
            </w:pPr>
            <w:r>
              <w:rPr>
                <w:rFonts w:cs="Times New Roman"/>
                <w:color w:val="000000"/>
                <w:sz w:val="24"/>
                <w:szCs w:val="24"/>
              </w:rPr>
              <w:t>Mã cấp bậc nghề nghiệp</w:t>
            </w:r>
          </w:p>
        </w:tc>
        <w:tc>
          <w:tcPr>
            <w:tcW w:w="2790" w:type="dxa"/>
            <w:tcBorders>
              <w:top w:val="single" w:sz="4" w:space="0" w:color="000000"/>
              <w:left w:val="single" w:sz="4" w:space="0" w:color="000000"/>
              <w:bottom w:val="single" w:sz="4" w:space="0" w:color="000000"/>
              <w:right w:val="single" w:sz="4" w:space="0" w:color="000000"/>
            </w:tcBorders>
            <w:vAlign w:val="center"/>
          </w:tcPr>
          <w:p w14:paraId="1D2A8628" w14:textId="02C8882B" w:rsidR="00157589" w:rsidRPr="00835288" w:rsidRDefault="00157589" w:rsidP="00A54E4D">
            <w:pPr>
              <w:spacing w:after="0" w:line="26" w:lineRule="atLeast"/>
              <w:jc w:val="left"/>
              <w:rPr>
                <w:rFonts w:cs="Times New Roman"/>
                <w:color w:val="000000"/>
                <w:sz w:val="24"/>
                <w:szCs w:val="24"/>
              </w:rPr>
            </w:pPr>
            <w:del w:id="1857" w:author="Admin" w:date="2017-09-29T09:00:00Z">
              <w:r w:rsidDel="00FF2177">
                <w:rPr>
                  <w:rFonts w:cs="Times New Roman"/>
                  <w:color w:val="000000"/>
                  <w:sz w:val="24"/>
                  <w:szCs w:val="24"/>
                </w:rPr>
                <w:delText>Tham chiếu từ danh mục ngành nghề</w:delText>
              </w:r>
            </w:del>
            <w:ins w:id="1858" w:author="Admin" w:date="2017-09-29T09:00:00Z">
              <w:r w:rsidR="00FF2177">
                <w:rPr>
                  <w:rFonts w:cs="Times New Roman"/>
                  <w:color w:val="000000"/>
                  <w:sz w:val="24"/>
                  <w:szCs w:val="24"/>
                </w:rPr>
                <w:t>Nhập mã cấp bậc nghề nghiệp</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03696136" w14:textId="77777777" w:rsidR="00157589" w:rsidRDefault="00157589" w:rsidP="00A54E4D">
            <w:pPr>
              <w:spacing w:before="240"/>
              <w:jc w:val="center"/>
              <w:rPr>
                <w:rFonts w:cs="Times New Roman"/>
                <w:sz w:val="24"/>
                <w:szCs w:val="24"/>
              </w:rPr>
            </w:pPr>
            <w:r>
              <w:rPr>
                <w:rFonts w:cs="Times New Roman"/>
                <w:sz w:val="24"/>
                <w:szCs w:val="24"/>
              </w:rPr>
              <w:t>Danh sách</w:t>
            </w:r>
          </w:p>
        </w:tc>
        <w:tc>
          <w:tcPr>
            <w:tcW w:w="900" w:type="dxa"/>
            <w:tcBorders>
              <w:top w:val="single" w:sz="4" w:space="0" w:color="000000"/>
              <w:left w:val="single" w:sz="4" w:space="0" w:color="000000"/>
              <w:bottom w:val="single" w:sz="4" w:space="0" w:color="000000"/>
              <w:right w:val="single" w:sz="4" w:space="0" w:color="000000"/>
            </w:tcBorders>
            <w:vAlign w:val="center"/>
          </w:tcPr>
          <w:p w14:paraId="7CC2FC53" w14:textId="77777777" w:rsidR="00157589" w:rsidRPr="00835288" w:rsidRDefault="00157589" w:rsidP="00A54E4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F5706B1" w14:textId="77777777" w:rsidR="00157589" w:rsidRPr="00835288" w:rsidRDefault="00157589" w:rsidP="00A54E4D">
            <w:pPr>
              <w:spacing w:before="240"/>
              <w:jc w:val="center"/>
              <w:rPr>
                <w:rFonts w:cs="Times New Roman"/>
                <w:sz w:val="24"/>
                <w:szCs w:val="24"/>
              </w:rPr>
            </w:pPr>
            <w:r>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28A8AEF6" w14:textId="77777777" w:rsidR="00157589" w:rsidRDefault="00157589" w:rsidP="00A54E4D">
            <w:pPr>
              <w:spacing w:before="240"/>
              <w:jc w:val="left"/>
              <w:rPr>
                <w:rFonts w:cs="Times New Roman"/>
                <w:sz w:val="24"/>
                <w:szCs w:val="24"/>
              </w:rPr>
            </w:pPr>
          </w:p>
        </w:tc>
      </w:tr>
      <w:tr w:rsidR="00157589" w:rsidRPr="00835288" w14:paraId="316CF48F" w14:textId="77777777" w:rsidTr="00A54E4D">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2071E741" w14:textId="77777777" w:rsidR="00157589" w:rsidRPr="005753DE" w:rsidRDefault="00157589" w:rsidP="00A54E4D">
            <w:pPr>
              <w:pStyle w:val="ListParagraph"/>
              <w:numPr>
                <w:ilvl w:val="0"/>
                <w:numId w:val="56"/>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4CC15B1D" w14:textId="77777777" w:rsidR="00157589" w:rsidRPr="00835288" w:rsidRDefault="00157589" w:rsidP="00A54E4D">
            <w:pPr>
              <w:pStyle w:val="NoSpacing"/>
              <w:spacing w:before="240"/>
            </w:pPr>
            <w:r>
              <w:t>Cấp bậc nghề nghiệp</w:t>
            </w:r>
          </w:p>
        </w:tc>
        <w:tc>
          <w:tcPr>
            <w:tcW w:w="2790" w:type="dxa"/>
            <w:tcBorders>
              <w:top w:val="single" w:sz="4" w:space="0" w:color="000000"/>
              <w:left w:val="single" w:sz="4" w:space="0" w:color="000000"/>
              <w:bottom w:val="single" w:sz="4" w:space="0" w:color="000000"/>
              <w:right w:val="single" w:sz="4" w:space="0" w:color="000000"/>
            </w:tcBorders>
            <w:vAlign w:val="center"/>
          </w:tcPr>
          <w:p w14:paraId="30D151B6" w14:textId="14920AEC" w:rsidR="00157589" w:rsidRPr="00835288" w:rsidRDefault="00FF2177" w:rsidP="00A54E4D">
            <w:pPr>
              <w:spacing w:before="240"/>
              <w:jc w:val="left"/>
              <w:rPr>
                <w:rFonts w:cs="Times New Roman"/>
                <w:sz w:val="24"/>
                <w:szCs w:val="24"/>
              </w:rPr>
            </w:pPr>
            <w:ins w:id="1859" w:author="Admin" w:date="2017-09-29T09:00:00Z">
              <w:r>
                <w:rPr>
                  <w:rFonts w:cs="Times New Roman"/>
                  <w:sz w:val="24"/>
                  <w:szCs w:val="24"/>
                </w:rPr>
                <w:t>Tên c</w:t>
              </w:r>
            </w:ins>
            <w:del w:id="1860" w:author="Admin" w:date="2017-09-29T09:00:00Z">
              <w:r w:rsidR="00157589" w:rsidDel="00FF2177">
                <w:rPr>
                  <w:rFonts w:cs="Times New Roman"/>
                  <w:sz w:val="24"/>
                  <w:szCs w:val="24"/>
                </w:rPr>
                <w:delText>C</w:delText>
              </w:r>
            </w:del>
            <w:r w:rsidR="00157589">
              <w:rPr>
                <w:rFonts w:cs="Times New Roman"/>
                <w:sz w:val="24"/>
                <w:szCs w:val="24"/>
              </w:rPr>
              <w:t>ấp bậc nghề nghiệp</w:t>
            </w:r>
          </w:p>
        </w:tc>
        <w:tc>
          <w:tcPr>
            <w:tcW w:w="990" w:type="dxa"/>
            <w:tcBorders>
              <w:top w:val="single" w:sz="4" w:space="0" w:color="000000"/>
              <w:left w:val="single" w:sz="4" w:space="0" w:color="000000"/>
              <w:bottom w:val="single" w:sz="4" w:space="0" w:color="000000"/>
              <w:right w:val="single" w:sz="4" w:space="0" w:color="000000"/>
            </w:tcBorders>
            <w:vAlign w:val="center"/>
          </w:tcPr>
          <w:p w14:paraId="6938755A" w14:textId="77777777" w:rsidR="00157589" w:rsidRPr="00835288" w:rsidRDefault="00157589" w:rsidP="00A54E4D">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35FAED6A" w14:textId="77777777" w:rsidR="00157589" w:rsidRPr="00835288" w:rsidRDefault="00157589" w:rsidP="00A54E4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672CEAD" w14:textId="77777777" w:rsidR="00157589" w:rsidRPr="00835288" w:rsidRDefault="00157589" w:rsidP="00A54E4D">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2D6FB484" w14:textId="77777777" w:rsidR="00157589" w:rsidRPr="00835288" w:rsidRDefault="00157589" w:rsidP="00A54E4D">
            <w:pPr>
              <w:spacing w:before="240"/>
              <w:jc w:val="left"/>
              <w:rPr>
                <w:rFonts w:cs="Times New Roman"/>
                <w:sz w:val="24"/>
                <w:szCs w:val="24"/>
              </w:rPr>
            </w:pPr>
          </w:p>
        </w:tc>
      </w:tr>
      <w:tr w:rsidR="00157589" w:rsidRPr="00835288" w14:paraId="359B3B98" w14:textId="77777777" w:rsidTr="00A54E4D">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3BEEEC2A" w14:textId="77777777" w:rsidR="00157589" w:rsidRPr="005753DE" w:rsidRDefault="00157589" w:rsidP="00A54E4D">
            <w:pPr>
              <w:pStyle w:val="ListParagraph"/>
              <w:numPr>
                <w:ilvl w:val="0"/>
                <w:numId w:val="56"/>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57E6D568" w14:textId="77777777" w:rsidR="00157589" w:rsidRPr="00835288" w:rsidRDefault="00157589" w:rsidP="00A54E4D">
            <w:pPr>
              <w:pStyle w:val="NoSpacing"/>
              <w:spacing w:before="240"/>
            </w:pPr>
            <w:r w:rsidRPr="00835288">
              <w:t xml:space="preserve">Trạng thái </w:t>
            </w:r>
          </w:p>
        </w:tc>
        <w:tc>
          <w:tcPr>
            <w:tcW w:w="2790" w:type="dxa"/>
            <w:tcBorders>
              <w:top w:val="single" w:sz="4" w:space="0" w:color="000000"/>
              <w:left w:val="single" w:sz="4" w:space="0" w:color="000000"/>
              <w:bottom w:val="single" w:sz="4" w:space="0" w:color="000000"/>
              <w:right w:val="single" w:sz="4" w:space="0" w:color="000000"/>
            </w:tcBorders>
            <w:vAlign w:val="center"/>
          </w:tcPr>
          <w:p w14:paraId="4D95E1EE" w14:textId="77777777" w:rsidR="00157589" w:rsidRPr="00835288" w:rsidRDefault="00157589" w:rsidP="00A54E4D">
            <w:pPr>
              <w:spacing w:before="240"/>
              <w:jc w:val="left"/>
              <w:rPr>
                <w:rFonts w:cs="Times New Roman"/>
                <w:sz w:val="24"/>
                <w:szCs w:val="24"/>
              </w:rPr>
            </w:pPr>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w:t>
            </w:r>
            <w:r>
              <w:rPr>
                <w:rFonts w:cs="Times New Roman"/>
                <w:color w:val="000000"/>
                <w:sz w:val="24"/>
                <w:szCs w:val="24"/>
              </w:rPr>
              <w:t xml:space="preserve">bản ghi </w:t>
            </w:r>
          </w:p>
        </w:tc>
        <w:tc>
          <w:tcPr>
            <w:tcW w:w="990" w:type="dxa"/>
            <w:tcBorders>
              <w:top w:val="single" w:sz="4" w:space="0" w:color="000000"/>
              <w:left w:val="single" w:sz="4" w:space="0" w:color="000000"/>
              <w:bottom w:val="single" w:sz="4" w:space="0" w:color="000000"/>
              <w:right w:val="single" w:sz="4" w:space="0" w:color="000000"/>
            </w:tcBorders>
            <w:vAlign w:val="center"/>
          </w:tcPr>
          <w:p w14:paraId="0A093790" w14:textId="77777777" w:rsidR="00157589" w:rsidRPr="00835288" w:rsidRDefault="00157589" w:rsidP="00A54E4D">
            <w:pPr>
              <w:spacing w:before="240"/>
              <w:jc w:val="center"/>
              <w:rPr>
                <w:rFonts w:cs="Times New Roman"/>
                <w:sz w:val="24"/>
                <w:szCs w:val="24"/>
              </w:rPr>
            </w:pPr>
            <w:r>
              <w:rPr>
                <w:rFonts w:cs="Times New Roman"/>
                <w:sz w:val="24"/>
                <w:szCs w:val="24"/>
              </w:rPr>
              <w:t>Chọn một</w:t>
            </w:r>
          </w:p>
        </w:tc>
        <w:tc>
          <w:tcPr>
            <w:tcW w:w="900" w:type="dxa"/>
            <w:tcBorders>
              <w:top w:val="single" w:sz="4" w:space="0" w:color="000000"/>
              <w:left w:val="single" w:sz="4" w:space="0" w:color="000000"/>
              <w:bottom w:val="single" w:sz="4" w:space="0" w:color="000000"/>
              <w:right w:val="single" w:sz="4" w:space="0" w:color="000000"/>
            </w:tcBorders>
            <w:vAlign w:val="center"/>
          </w:tcPr>
          <w:p w14:paraId="1EA54976" w14:textId="77777777" w:rsidR="00157589" w:rsidRPr="00835288" w:rsidRDefault="00157589" w:rsidP="00A54E4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5FFE58B" w14:textId="77777777" w:rsidR="00157589" w:rsidRPr="00835288" w:rsidRDefault="00157589" w:rsidP="00A54E4D">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0515EFC0" w14:textId="77777777" w:rsidR="00157589" w:rsidRPr="00835288" w:rsidRDefault="00157589" w:rsidP="00A54E4D">
            <w:pPr>
              <w:spacing w:before="240"/>
              <w:jc w:val="left"/>
              <w:rPr>
                <w:rFonts w:cs="Times New Roman"/>
                <w:sz w:val="24"/>
                <w:szCs w:val="24"/>
              </w:rPr>
            </w:pPr>
          </w:p>
        </w:tc>
      </w:tr>
      <w:tr w:rsidR="00157589" w:rsidRPr="00835288" w14:paraId="1FE30C86" w14:textId="77777777" w:rsidTr="00A54E4D">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1F49FB74" w14:textId="77777777" w:rsidR="00157589" w:rsidRPr="005753DE" w:rsidRDefault="00157589" w:rsidP="00A54E4D">
            <w:pPr>
              <w:pStyle w:val="ListParagraph"/>
              <w:numPr>
                <w:ilvl w:val="0"/>
                <w:numId w:val="56"/>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744064AF" w14:textId="77777777" w:rsidR="00157589" w:rsidRPr="00835288" w:rsidRDefault="00157589" w:rsidP="00A54E4D">
            <w:pPr>
              <w:pStyle w:val="NoSpacing"/>
              <w:spacing w:before="240"/>
            </w:pPr>
            <w:r w:rsidRPr="00835288">
              <w:t>Ghi chú</w:t>
            </w:r>
          </w:p>
        </w:tc>
        <w:tc>
          <w:tcPr>
            <w:tcW w:w="2790" w:type="dxa"/>
            <w:tcBorders>
              <w:top w:val="single" w:sz="4" w:space="0" w:color="000000"/>
              <w:left w:val="single" w:sz="4" w:space="0" w:color="000000"/>
              <w:bottom w:val="single" w:sz="4" w:space="0" w:color="000000"/>
              <w:right w:val="single" w:sz="4" w:space="0" w:color="000000"/>
            </w:tcBorders>
            <w:vAlign w:val="center"/>
          </w:tcPr>
          <w:p w14:paraId="65637BB8" w14:textId="77777777" w:rsidR="00157589" w:rsidRPr="00835288" w:rsidRDefault="00157589" w:rsidP="00A54E4D">
            <w:pPr>
              <w:spacing w:before="240"/>
              <w:jc w:val="left"/>
              <w:rPr>
                <w:rFonts w:cs="Times New Roman"/>
                <w:sz w:val="24"/>
                <w:szCs w:val="24"/>
              </w:rPr>
            </w:pPr>
            <w:r w:rsidRPr="00835288">
              <w:rPr>
                <w:rFonts w:cs="Times New Roman"/>
                <w:sz w:val="24"/>
                <w:szCs w:val="24"/>
              </w:rPr>
              <w:t>Ghi chú khác</w:t>
            </w:r>
          </w:p>
        </w:tc>
        <w:tc>
          <w:tcPr>
            <w:tcW w:w="990" w:type="dxa"/>
            <w:tcBorders>
              <w:top w:val="single" w:sz="4" w:space="0" w:color="000000"/>
              <w:left w:val="single" w:sz="4" w:space="0" w:color="000000"/>
              <w:bottom w:val="single" w:sz="4" w:space="0" w:color="000000"/>
              <w:right w:val="single" w:sz="4" w:space="0" w:color="000000"/>
            </w:tcBorders>
            <w:vAlign w:val="center"/>
          </w:tcPr>
          <w:p w14:paraId="348E1C49" w14:textId="77777777" w:rsidR="00157589" w:rsidRPr="00835288" w:rsidRDefault="00157589" w:rsidP="00A54E4D">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ADFD936" w14:textId="77777777" w:rsidR="00157589" w:rsidRPr="00835288" w:rsidRDefault="00157589" w:rsidP="00A54E4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89CCB68" w14:textId="77777777" w:rsidR="00157589" w:rsidRPr="00835288" w:rsidRDefault="00157589" w:rsidP="00A54E4D">
            <w:pPr>
              <w:spacing w:before="240"/>
              <w:jc w:val="center"/>
              <w:rPr>
                <w:rFonts w:cs="Times New Roman"/>
                <w:sz w:val="24"/>
                <w:szCs w:val="24"/>
              </w:rPr>
            </w:pPr>
            <w:r w:rsidRPr="00835288">
              <w:rPr>
                <w:rFonts w:cs="Times New Roman"/>
                <w:sz w:val="24"/>
                <w:szCs w:val="24"/>
              </w:rPr>
              <w:t>Không</w:t>
            </w:r>
          </w:p>
        </w:tc>
        <w:tc>
          <w:tcPr>
            <w:tcW w:w="1620" w:type="dxa"/>
            <w:tcBorders>
              <w:top w:val="single" w:sz="4" w:space="0" w:color="000000"/>
              <w:left w:val="single" w:sz="4" w:space="0" w:color="000000"/>
              <w:bottom w:val="single" w:sz="4" w:space="0" w:color="000000"/>
              <w:right w:val="single" w:sz="4" w:space="0" w:color="000000"/>
            </w:tcBorders>
            <w:vAlign w:val="center"/>
          </w:tcPr>
          <w:p w14:paraId="0233FFA5" w14:textId="77777777" w:rsidR="00157589" w:rsidRPr="00835288" w:rsidRDefault="00157589" w:rsidP="00A54E4D">
            <w:pPr>
              <w:spacing w:before="240"/>
              <w:jc w:val="left"/>
              <w:rPr>
                <w:rFonts w:cs="Times New Roman"/>
                <w:sz w:val="24"/>
                <w:szCs w:val="24"/>
              </w:rPr>
            </w:pPr>
          </w:p>
        </w:tc>
      </w:tr>
    </w:tbl>
    <w:p w14:paraId="64643145" w14:textId="1692F8B5" w:rsidR="00157589" w:rsidRDefault="00157589" w:rsidP="00157589">
      <w:pPr>
        <w:rPr>
          <w:ins w:id="1861" w:author="Admin" w:date="2017-09-18T09:16:00Z"/>
        </w:rPr>
      </w:pPr>
    </w:p>
    <w:p w14:paraId="1F5C0036" w14:textId="2734D06D" w:rsidR="00B652A2" w:rsidRPr="00B652A2" w:rsidRDefault="00B652A2" w:rsidP="00157589">
      <w:pPr>
        <w:rPr>
          <w:ins w:id="1862" w:author="Admin" w:date="2017-09-18T09:16:00Z"/>
          <w:sz w:val="24"/>
          <w:szCs w:val="24"/>
          <w:rPrChange w:id="1863" w:author="Admin" w:date="2017-09-18T09:17:00Z">
            <w:rPr>
              <w:ins w:id="1864" w:author="Admin" w:date="2017-09-18T09:16:00Z"/>
              <w:b/>
              <w:sz w:val="24"/>
              <w:szCs w:val="24"/>
            </w:rPr>
          </w:rPrChange>
        </w:rPr>
      </w:pPr>
      <w:ins w:id="1865" w:author="Admin" w:date="2017-09-18T09:16:00Z">
        <w:r w:rsidRPr="00B652A2">
          <w:rPr>
            <w:b/>
            <w:sz w:val="24"/>
            <w:szCs w:val="24"/>
            <w:rPrChange w:id="1866" w:author="Admin" w:date="2017-09-18T09:16:00Z">
              <w:rPr/>
            </w:rPrChange>
          </w:rPr>
          <w:t>Mô tả nghiệp vụ:</w:t>
        </w:r>
      </w:ins>
    </w:p>
    <w:p w14:paraId="302CB267" w14:textId="77E95BD8" w:rsidR="00B652A2" w:rsidRPr="00B652A2" w:rsidRDefault="00B652A2" w:rsidP="00157589">
      <w:pPr>
        <w:rPr>
          <w:ins w:id="1867" w:author="Admin" w:date="2017-09-18T09:16:00Z"/>
          <w:sz w:val="24"/>
          <w:szCs w:val="24"/>
          <w:rPrChange w:id="1868" w:author="Admin" w:date="2017-09-18T09:17:00Z">
            <w:rPr>
              <w:ins w:id="1869" w:author="Admin" w:date="2017-09-18T09:16:00Z"/>
              <w:b/>
              <w:sz w:val="24"/>
              <w:szCs w:val="24"/>
            </w:rPr>
          </w:rPrChange>
        </w:rPr>
      </w:pPr>
      <w:ins w:id="1870" w:author="Admin" w:date="2017-09-18T09:16:00Z">
        <w:r w:rsidRPr="00B652A2">
          <w:rPr>
            <w:sz w:val="24"/>
            <w:szCs w:val="24"/>
            <w:rPrChange w:id="1871" w:author="Admin" w:date="2017-09-18T09:17:00Z">
              <w:rPr>
                <w:b/>
                <w:sz w:val="24"/>
                <w:szCs w:val="24"/>
              </w:rPr>
            </w:rPrChange>
          </w:rPr>
          <w:t>Ví dụ về cấp bậc nghề nghiệp:</w:t>
        </w:r>
      </w:ins>
      <w:ins w:id="1872" w:author="Admin" w:date="2017-09-18T09:17:00Z">
        <w:r>
          <w:rPr>
            <w:sz w:val="24"/>
            <w:szCs w:val="24"/>
          </w:rPr>
          <w:t xml:space="preserve"> 1 – Chuyên gia đặc biệt cao cấp, 2 – Chuyên gia cao cấp, 3 </w:t>
        </w:r>
      </w:ins>
      <w:ins w:id="1873" w:author="Admin" w:date="2017-09-18T09:18:00Z">
        <w:r>
          <w:rPr>
            <w:sz w:val="24"/>
            <w:szCs w:val="24"/>
          </w:rPr>
          <w:t>–</w:t>
        </w:r>
      </w:ins>
      <w:ins w:id="1874" w:author="Admin" w:date="2017-09-18T09:17:00Z">
        <w:r>
          <w:rPr>
            <w:sz w:val="24"/>
            <w:szCs w:val="24"/>
          </w:rPr>
          <w:t xml:space="preserve"> Chuyên </w:t>
        </w:r>
      </w:ins>
      <w:ins w:id="1875" w:author="Admin" w:date="2017-09-18T09:18:00Z">
        <w:r>
          <w:rPr>
            <w:sz w:val="24"/>
            <w:szCs w:val="24"/>
          </w:rPr>
          <w:t>gia, 4 – Chuyên viên cao cấp, 5 – Chuyên viên có kinh nghiệm, 6 – Chuyên viên mới (khởi điểm).</w:t>
        </w:r>
      </w:ins>
    </w:p>
    <w:p w14:paraId="273352B3" w14:textId="77777777" w:rsidR="00B652A2" w:rsidRPr="00B652A2" w:rsidRDefault="00B652A2" w:rsidP="00157589">
      <w:pPr>
        <w:rPr>
          <w:b/>
          <w:sz w:val="24"/>
          <w:szCs w:val="24"/>
          <w:rPrChange w:id="1876" w:author="Admin" w:date="2017-09-18T09:16:00Z">
            <w:rPr/>
          </w:rPrChange>
        </w:rPr>
      </w:pPr>
    </w:p>
    <w:p w14:paraId="72C30492" w14:textId="77777777" w:rsidR="00157589" w:rsidRPr="00803C5C" w:rsidRDefault="00157589" w:rsidP="00157589">
      <w:pPr>
        <w:pStyle w:val="Heading4"/>
      </w:pPr>
      <w:r>
        <w:lastRenderedPageBreak/>
        <w:t>Thao tác chức năng</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0"/>
        <w:gridCol w:w="3138"/>
        <w:gridCol w:w="5232"/>
      </w:tblGrid>
      <w:tr w:rsidR="00157589" w:rsidRPr="00835288" w14:paraId="72DF3AD5" w14:textId="77777777" w:rsidTr="00A54E4D">
        <w:trPr>
          <w:trHeight w:val="364"/>
          <w:tblHeader/>
        </w:trPr>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3E935372" w14:textId="77777777" w:rsidR="00157589" w:rsidRPr="00835288" w:rsidRDefault="00157589" w:rsidP="00A54E4D">
            <w:pPr>
              <w:spacing w:before="240"/>
              <w:jc w:val="center"/>
              <w:rPr>
                <w:rFonts w:cs="Times New Roman"/>
                <w:b/>
                <w:sz w:val="24"/>
                <w:szCs w:val="24"/>
              </w:rPr>
            </w:pPr>
            <w:r>
              <w:rPr>
                <w:rFonts w:cs="Times New Roman"/>
                <w:b/>
                <w:sz w:val="24"/>
                <w:szCs w:val="24"/>
              </w:rPr>
              <w:t>STT</w:t>
            </w:r>
          </w:p>
        </w:tc>
        <w:tc>
          <w:tcPr>
            <w:tcW w:w="313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4F50060" w14:textId="77777777" w:rsidR="00157589" w:rsidRPr="00835288" w:rsidRDefault="00157589" w:rsidP="00A54E4D">
            <w:pPr>
              <w:spacing w:before="240"/>
              <w:jc w:val="center"/>
              <w:rPr>
                <w:rFonts w:cs="Times New Roman"/>
                <w:b/>
                <w:sz w:val="24"/>
                <w:szCs w:val="24"/>
              </w:rPr>
            </w:pPr>
            <w:r w:rsidRPr="00835288">
              <w:rPr>
                <w:rFonts w:cs="Times New Roman"/>
                <w:b/>
                <w:sz w:val="24"/>
                <w:szCs w:val="24"/>
              </w:rPr>
              <w:t xml:space="preserve">Thao tác </w:t>
            </w:r>
          </w:p>
        </w:tc>
        <w:tc>
          <w:tcPr>
            <w:tcW w:w="523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61C330D" w14:textId="77777777" w:rsidR="00157589" w:rsidRPr="00835288" w:rsidRDefault="00157589" w:rsidP="00A54E4D">
            <w:pPr>
              <w:spacing w:before="240"/>
              <w:jc w:val="center"/>
              <w:rPr>
                <w:rFonts w:cs="Times New Roman"/>
                <w:b/>
                <w:sz w:val="24"/>
                <w:szCs w:val="24"/>
              </w:rPr>
            </w:pPr>
            <w:r w:rsidRPr="00835288">
              <w:rPr>
                <w:rFonts w:cs="Times New Roman"/>
                <w:b/>
                <w:sz w:val="24"/>
                <w:szCs w:val="24"/>
              </w:rPr>
              <w:t>Mô tả</w:t>
            </w:r>
          </w:p>
        </w:tc>
      </w:tr>
      <w:tr w:rsidR="00157589" w:rsidRPr="00835288" w14:paraId="71F3B75C" w14:textId="77777777" w:rsidTr="00A54E4D">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78E0F7A9" w14:textId="77777777" w:rsidR="00157589" w:rsidRPr="005753DE" w:rsidRDefault="00157589" w:rsidP="00A54E4D">
            <w:pPr>
              <w:pStyle w:val="ListParagraph"/>
              <w:numPr>
                <w:ilvl w:val="0"/>
                <w:numId w:val="57"/>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hideMark/>
          </w:tcPr>
          <w:p w14:paraId="6989F904" w14:textId="5013C88D" w:rsidR="00157589" w:rsidRPr="00835288" w:rsidRDefault="00157589">
            <w:pPr>
              <w:spacing w:before="240"/>
              <w:rPr>
                <w:rFonts w:cs="Times New Roman"/>
                <w:b/>
                <w:sz w:val="24"/>
                <w:szCs w:val="24"/>
              </w:rPr>
            </w:pPr>
            <w:r>
              <w:rPr>
                <w:rFonts w:cs="Times New Roman"/>
                <w:b/>
                <w:sz w:val="24"/>
                <w:szCs w:val="24"/>
              </w:rPr>
              <w:t xml:space="preserve">Thêm mới danh mục cấp bậc </w:t>
            </w:r>
            <w:del w:id="1877" w:author="Admin" w:date="2017-09-18T09:19:00Z">
              <w:r w:rsidDel="00EC6366">
                <w:rPr>
                  <w:rFonts w:cs="Times New Roman"/>
                  <w:b/>
                  <w:sz w:val="24"/>
                  <w:szCs w:val="24"/>
                </w:rPr>
                <w:delText>chức danh</w:delText>
              </w:r>
            </w:del>
            <w:ins w:id="1878" w:author="Admin" w:date="2017-09-18T09:19:00Z">
              <w:r w:rsidR="00EC6366">
                <w:rPr>
                  <w:rFonts w:cs="Times New Roman"/>
                  <w:b/>
                  <w:sz w:val="24"/>
                  <w:szCs w:val="24"/>
                </w:rPr>
                <w:t>nghề nghiệp</w:t>
              </w:r>
            </w:ins>
          </w:p>
        </w:tc>
        <w:tc>
          <w:tcPr>
            <w:tcW w:w="5232" w:type="dxa"/>
            <w:tcBorders>
              <w:top w:val="single" w:sz="4" w:space="0" w:color="000000"/>
              <w:left w:val="single" w:sz="4" w:space="0" w:color="000000"/>
              <w:bottom w:val="single" w:sz="4" w:space="0" w:color="000000"/>
              <w:right w:val="single" w:sz="4" w:space="0" w:color="000000"/>
            </w:tcBorders>
            <w:vAlign w:val="center"/>
            <w:hideMark/>
          </w:tcPr>
          <w:p w14:paraId="6D22FA92" w14:textId="2D5F99F7" w:rsidR="00157589" w:rsidRPr="00835288" w:rsidRDefault="00157589">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 xml:space="preserve">một danh mục cấp bậc </w:t>
            </w:r>
            <w:del w:id="1879" w:author="Admin" w:date="2017-09-18T09:19:00Z">
              <w:r w:rsidDel="00EC6366">
                <w:rPr>
                  <w:rFonts w:cs="Times New Roman"/>
                  <w:sz w:val="24"/>
                  <w:szCs w:val="24"/>
                </w:rPr>
                <w:delText>chức danh</w:delText>
              </w:r>
            </w:del>
            <w:ins w:id="1880" w:author="Admin" w:date="2017-09-18T09:19:00Z">
              <w:r w:rsidR="00EC6366">
                <w:rPr>
                  <w:rFonts w:cs="Times New Roman"/>
                  <w:sz w:val="24"/>
                  <w:szCs w:val="24"/>
                </w:rPr>
                <w:t>nghề nghiệp</w:t>
              </w:r>
            </w:ins>
          </w:p>
        </w:tc>
      </w:tr>
      <w:tr w:rsidR="00157589" w:rsidRPr="00835288" w14:paraId="6D94E5E7" w14:textId="77777777" w:rsidTr="00A54E4D">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2DCE3C3C" w14:textId="77777777" w:rsidR="00157589" w:rsidRPr="005753DE" w:rsidRDefault="00157589" w:rsidP="00A54E4D">
            <w:pPr>
              <w:pStyle w:val="ListParagraph"/>
              <w:numPr>
                <w:ilvl w:val="0"/>
                <w:numId w:val="57"/>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hideMark/>
          </w:tcPr>
          <w:p w14:paraId="5BE98E5B" w14:textId="77777777" w:rsidR="00157589" w:rsidRPr="00835288" w:rsidRDefault="00157589" w:rsidP="00A54E4D">
            <w:pPr>
              <w:spacing w:before="240"/>
              <w:rPr>
                <w:rFonts w:cs="Times New Roman"/>
                <w:b/>
                <w:sz w:val="24"/>
                <w:szCs w:val="24"/>
              </w:rPr>
            </w:pPr>
            <w:r w:rsidRPr="00835288">
              <w:rPr>
                <w:rFonts w:cs="Times New Roman"/>
                <w:b/>
                <w:sz w:val="24"/>
                <w:szCs w:val="24"/>
              </w:rPr>
              <w:t>Lưu</w:t>
            </w:r>
          </w:p>
        </w:tc>
        <w:tc>
          <w:tcPr>
            <w:tcW w:w="5232" w:type="dxa"/>
            <w:tcBorders>
              <w:top w:val="single" w:sz="4" w:space="0" w:color="000000"/>
              <w:left w:val="single" w:sz="4" w:space="0" w:color="000000"/>
              <w:bottom w:val="single" w:sz="4" w:space="0" w:color="000000"/>
              <w:right w:val="single" w:sz="4" w:space="0" w:color="000000"/>
            </w:tcBorders>
            <w:vAlign w:val="center"/>
            <w:hideMark/>
          </w:tcPr>
          <w:p w14:paraId="2A071A9E" w14:textId="77777777" w:rsidR="00157589" w:rsidRPr="00835288" w:rsidRDefault="00157589" w:rsidP="00A54E4D">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157589" w:rsidRPr="00835288" w14:paraId="5742474C" w14:textId="77777777" w:rsidTr="00A54E4D">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0444CC34" w14:textId="77777777" w:rsidR="00157589" w:rsidRPr="005753DE" w:rsidRDefault="00157589" w:rsidP="00A54E4D">
            <w:pPr>
              <w:pStyle w:val="ListParagraph"/>
              <w:numPr>
                <w:ilvl w:val="0"/>
                <w:numId w:val="57"/>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5E5A8EFA" w14:textId="77777777" w:rsidR="00157589" w:rsidRPr="00835288" w:rsidRDefault="00157589" w:rsidP="00A54E4D">
            <w:pPr>
              <w:spacing w:before="240"/>
              <w:rPr>
                <w:rFonts w:cs="Times New Roman"/>
                <w:b/>
                <w:sz w:val="24"/>
                <w:szCs w:val="24"/>
              </w:rPr>
            </w:pPr>
            <w:r>
              <w:rPr>
                <w:rFonts w:cs="Times New Roman"/>
                <w:b/>
                <w:sz w:val="24"/>
                <w:szCs w:val="24"/>
              </w:rPr>
              <w:t>Xóa</w:t>
            </w:r>
          </w:p>
        </w:tc>
        <w:tc>
          <w:tcPr>
            <w:tcW w:w="5232" w:type="dxa"/>
            <w:tcBorders>
              <w:top w:val="single" w:sz="4" w:space="0" w:color="000000"/>
              <w:left w:val="single" w:sz="4" w:space="0" w:color="000000"/>
              <w:bottom w:val="single" w:sz="4" w:space="0" w:color="000000"/>
              <w:right w:val="single" w:sz="4" w:space="0" w:color="000000"/>
            </w:tcBorders>
            <w:vAlign w:val="center"/>
          </w:tcPr>
          <w:p w14:paraId="532BED7A" w14:textId="77777777" w:rsidR="00157589" w:rsidRPr="00835288" w:rsidRDefault="00157589" w:rsidP="00A54E4D">
            <w:pPr>
              <w:spacing w:before="240"/>
              <w:rPr>
                <w:rFonts w:cs="Times New Roman"/>
                <w:sz w:val="24"/>
                <w:szCs w:val="24"/>
              </w:rPr>
            </w:pPr>
            <w:r>
              <w:rPr>
                <w:rFonts w:cs="Times New Roman"/>
                <w:sz w:val="24"/>
                <w:szCs w:val="24"/>
              </w:rPr>
              <w:t>Người dùng sử dụng chức năng này để chọn xóa 1 bản ghi danh mục. Chỉ xóa được bản ghi chưa sử dụng ở nghiệp vụ.</w:t>
            </w:r>
          </w:p>
        </w:tc>
      </w:tr>
      <w:tr w:rsidR="00B652A2" w:rsidRPr="00835288" w14:paraId="64EC99CD" w14:textId="77777777" w:rsidTr="00A54E4D">
        <w:trPr>
          <w:trHeight w:val="286"/>
          <w:ins w:id="1881" w:author="Admin" w:date="2017-09-18T09:15:00Z"/>
        </w:trPr>
        <w:tc>
          <w:tcPr>
            <w:tcW w:w="990" w:type="dxa"/>
            <w:tcBorders>
              <w:top w:val="single" w:sz="4" w:space="0" w:color="000000"/>
              <w:left w:val="single" w:sz="4" w:space="0" w:color="000000"/>
              <w:bottom w:val="single" w:sz="4" w:space="0" w:color="000000"/>
              <w:right w:val="single" w:sz="4" w:space="0" w:color="000000"/>
            </w:tcBorders>
            <w:vAlign w:val="center"/>
          </w:tcPr>
          <w:p w14:paraId="0EB94CA4" w14:textId="77777777" w:rsidR="00B652A2" w:rsidRPr="005753DE" w:rsidRDefault="00B652A2" w:rsidP="00A54E4D">
            <w:pPr>
              <w:pStyle w:val="ListParagraph"/>
              <w:numPr>
                <w:ilvl w:val="0"/>
                <w:numId w:val="57"/>
              </w:numPr>
              <w:spacing w:before="240"/>
              <w:rPr>
                <w:ins w:id="1882" w:author="Admin" w:date="2017-09-18T09:15:00Z"/>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75BDE693" w14:textId="679C7799" w:rsidR="00B652A2" w:rsidRDefault="00B652A2" w:rsidP="00A54E4D">
            <w:pPr>
              <w:spacing w:before="240"/>
              <w:rPr>
                <w:ins w:id="1883" w:author="Admin" w:date="2017-09-18T09:15:00Z"/>
                <w:rFonts w:cs="Times New Roman"/>
                <w:b/>
                <w:sz w:val="24"/>
                <w:szCs w:val="24"/>
              </w:rPr>
            </w:pPr>
            <w:ins w:id="1884" w:author="Admin" w:date="2017-09-18T09:15:00Z">
              <w:r>
                <w:rPr>
                  <w:rFonts w:cs="Times New Roman"/>
                  <w:b/>
                  <w:sz w:val="24"/>
                  <w:szCs w:val="24"/>
                </w:rPr>
                <w:t>Import</w:t>
              </w:r>
            </w:ins>
          </w:p>
        </w:tc>
        <w:tc>
          <w:tcPr>
            <w:tcW w:w="5232" w:type="dxa"/>
            <w:tcBorders>
              <w:top w:val="single" w:sz="4" w:space="0" w:color="000000"/>
              <w:left w:val="single" w:sz="4" w:space="0" w:color="000000"/>
              <w:bottom w:val="single" w:sz="4" w:space="0" w:color="000000"/>
              <w:right w:val="single" w:sz="4" w:space="0" w:color="000000"/>
            </w:tcBorders>
            <w:vAlign w:val="center"/>
          </w:tcPr>
          <w:p w14:paraId="11437BAF" w14:textId="3EC8620B" w:rsidR="00B652A2" w:rsidRDefault="00B652A2" w:rsidP="00A54E4D">
            <w:pPr>
              <w:spacing w:before="240"/>
              <w:rPr>
                <w:ins w:id="1885" w:author="Admin" w:date="2017-09-18T09:15:00Z"/>
                <w:rFonts w:cs="Times New Roman"/>
                <w:sz w:val="24"/>
                <w:szCs w:val="24"/>
              </w:rPr>
            </w:pPr>
            <w:ins w:id="1886" w:author="Admin" w:date="2017-09-18T09:16:00Z">
              <w:r>
                <w:rPr>
                  <w:rFonts w:cs="Times New Roman"/>
                  <w:sz w:val="24"/>
                  <w:szCs w:val="24"/>
                </w:rPr>
                <w:t>Người dùng sử dụng chức năng này để nhập dữ liệu vào file mẫu (file mẫu xuất từ hệ thống) và import vào hệ thống.</w:t>
              </w:r>
            </w:ins>
          </w:p>
        </w:tc>
      </w:tr>
      <w:tr w:rsidR="00157589" w:rsidRPr="00835288" w14:paraId="069C641A" w14:textId="77777777" w:rsidTr="00A54E4D">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24B6109E" w14:textId="77777777" w:rsidR="00157589" w:rsidRPr="005753DE" w:rsidRDefault="00157589" w:rsidP="00A54E4D">
            <w:pPr>
              <w:pStyle w:val="ListParagraph"/>
              <w:numPr>
                <w:ilvl w:val="0"/>
                <w:numId w:val="57"/>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77A84759" w14:textId="77777777" w:rsidR="00157589" w:rsidRPr="00835288" w:rsidRDefault="00157589" w:rsidP="00A54E4D">
            <w:pPr>
              <w:spacing w:before="240"/>
              <w:rPr>
                <w:rFonts w:cs="Times New Roman"/>
                <w:b/>
                <w:sz w:val="24"/>
                <w:szCs w:val="24"/>
              </w:rPr>
            </w:pPr>
            <w:r>
              <w:rPr>
                <w:rFonts w:cs="Times New Roman"/>
                <w:b/>
                <w:sz w:val="24"/>
                <w:szCs w:val="24"/>
              </w:rPr>
              <w:t>Xuất excel</w:t>
            </w:r>
          </w:p>
        </w:tc>
        <w:tc>
          <w:tcPr>
            <w:tcW w:w="5232" w:type="dxa"/>
            <w:tcBorders>
              <w:top w:val="single" w:sz="4" w:space="0" w:color="000000"/>
              <w:left w:val="single" w:sz="4" w:space="0" w:color="000000"/>
              <w:bottom w:val="single" w:sz="4" w:space="0" w:color="000000"/>
              <w:right w:val="single" w:sz="4" w:space="0" w:color="000000"/>
            </w:tcBorders>
            <w:vAlign w:val="center"/>
          </w:tcPr>
          <w:p w14:paraId="0DC62C41" w14:textId="0DF91594" w:rsidR="00157589" w:rsidRPr="00835288" w:rsidRDefault="00157589">
            <w:pPr>
              <w:spacing w:before="240"/>
              <w:rPr>
                <w:rFonts w:cs="Times New Roman"/>
                <w:sz w:val="24"/>
                <w:szCs w:val="24"/>
              </w:rPr>
            </w:pPr>
            <w:r>
              <w:rPr>
                <w:rFonts w:cs="Times New Roman"/>
                <w:sz w:val="24"/>
                <w:szCs w:val="24"/>
              </w:rPr>
              <w:t xml:space="preserve">Người dùng sử dụng chức năng này để xuất ra file excel danh mục </w:t>
            </w:r>
            <w:del w:id="1887" w:author="Admin" w:date="2017-09-18T09:16:00Z">
              <w:r w:rsidDel="00B652A2">
                <w:rPr>
                  <w:rFonts w:cs="Times New Roman"/>
                  <w:sz w:val="24"/>
                  <w:szCs w:val="24"/>
                </w:rPr>
                <w:delText>chức danh</w:delText>
              </w:r>
            </w:del>
          </w:p>
        </w:tc>
      </w:tr>
    </w:tbl>
    <w:p w14:paraId="38B8EC8C" w14:textId="77777777" w:rsidR="00157589" w:rsidDel="00B652A2" w:rsidRDefault="00157589" w:rsidP="00157589">
      <w:pPr>
        <w:pStyle w:val="AutoNumDescription"/>
        <w:rPr>
          <w:del w:id="1888" w:author="Admin" w:date="2017-09-18T09:16:00Z"/>
        </w:rPr>
      </w:pPr>
      <w:bookmarkStart w:id="1889" w:name="_Toc493510911"/>
      <w:bookmarkStart w:id="1890" w:name="_Toc493626895"/>
      <w:bookmarkStart w:id="1891" w:name="_Toc494461278"/>
      <w:bookmarkEnd w:id="1889"/>
      <w:bookmarkEnd w:id="1890"/>
      <w:bookmarkEnd w:id="1891"/>
    </w:p>
    <w:p w14:paraId="29578C0E" w14:textId="5932292E" w:rsidR="00157589" w:rsidDel="00B652A2" w:rsidRDefault="00157589" w:rsidP="00157589">
      <w:pPr>
        <w:pStyle w:val="AutoNumDescription"/>
        <w:rPr>
          <w:del w:id="1892" w:author="Admin" w:date="2017-09-18T09:16:00Z"/>
        </w:rPr>
      </w:pPr>
      <w:bookmarkStart w:id="1893" w:name="_Toc493510912"/>
      <w:bookmarkStart w:id="1894" w:name="_Toc493626896"/>
      <w:bookmarkStart w:id="1895" w:name="_Toc494461279"/>
      <w:bookmarkEnd w:id="1893"/>
      <w:bookmarkEnd w:id="1894"/>
      <w:bookmarkEnd w:id="1895"/>
    </w:p>
    <w:p w14:paraId="2BF7901F" w14:textId="7462A858" w:rsidR="003E0D8F" w:rsidDel="00B652A2" w:rsidRDefault="003E0D8F" w:rsidP="003E0D8F">
      <w:pPr>
        <w:pStyle w:val="AutoNumDescription"/>
        <w:rPr>
          <w:del w:id="1896" w:author="Admin" w:date="2017-09-18T09:16:00Z"/>
        </w:rPr>
      </w:pPr>
      <w:bookmarkStart w:id="1897" w:name="_Toc493510913"/>
      <w:bookmarkStart w:id="1898" w:name="_Toc493626897"/>
      <w:bookmarkStart w:id="1899" w:name="_Toc494461280"/>
      <w:bookmarkEnd w:id="1897"/>
      <w:bookmarkEnd w:id="1898"/>
      <w:bookmarkEnd w:id="1899"/>
    </w:p>
    <w:p w14:paraId="5360B34D" w14:textId="79507C06" w:rsidR="003E0D8F" w:rsidRPr="00214A6B" w:rsidRDefault="007B7F26" w:rsidP="00714D4C">
      <w:pPr>
        <w:pStyle w:val="Heading3"/>
      </w:pPr>
      <w:bookmarkStart w:id="1900" w:name="_Toc494461281"/>
      <w:r>
        <w:t>Thiết lập d</w:t>
      </w:r>
      <w:r w:rsidR="003E0D8F">
        <w:t>anh mụ</w:t>
      </w:r>
      <w:r w:rsidR="00BB4706">
        <w:t xml:space="preserve">c </w:t>
      </w:r>
      <w:r w:rsidR="003E0D8F">
        <w:t>vị trí</w:t>
      </w:r>
      <w:r w:rsidR="00BB4706">
        <w:t xml:space="preserve"> chức danh</w:t>
      </w:r>
      <w:bookmarkEnd w:id="1900"/>
    </w:p>
    <w:p w14:paraId="3FCB7A19" w14:textId="77777777" w:rsidR="003E0D8F" w:rsidRPr="00835288" w:rsidRDefault="003E0D8F" w:rsidP="00896B3B">
      <w:pPr>
        <w:pStyle w:val="Heading4"/>
      </w:pPr>
      <w:r w:rsidRPr="00835288">
        <w:t>Mục đích, ý nghĩa</w:t>
      </w:r>
    </w:p>
    <w:p w14:paraId="7C17E4D9" w14:textId="0F602506" w:rsidR="003E0D8F" w:rsidRPr="00835288" w:rsidRDefault="003E0D8F" w:rsidP="003E0D8F">
      <w:pPr>
        <w:pStyle w:val="ListParagraph"/>
        <w:numPr>
          <w:ilvl w:val="0"/>
          <w:numId w:val="4"/>
        </w:numPr>
        <w:spacing w:line="312" w:lineRule="auto"/>
        <w:ind w:left="426" w:hanging="426"/>
        <w:rPr>
          <w:rFonts w:cs="Times New Roman"/>
          <w:sz w:val="24"/>
          <w:szCs w:val="24"/>
        </w:rPr>
      </w:pPr>
      <w:r w:rsidRPr="00835288">
        <w:rPr>
          <w:rFonts w:cs="Times New Roman"/>
          <w:sz w:val="24"/>
          <w:szCs w:val="24"/>
        </w:rPr>
        <w:t xml:space="preserve">Quản lý toàn bộ </w:t>
      </w:r>
      <w:r w:rsidR="00AA7529">
        <w:rPr>
          <w:rFonts w:cs="Times New Roman"/>
          <w:sz w:val="24"/>
          <w:szCs w:val="24"/>
        </w:rPr>
        <w:t>vị trí chức danh</w:t>
      </w:r>
      <w:r w:rsidRPr="00835288">
        <w:rPr>
          <w:rFonts w:cs="Times New Roman"/>
          <w:sz w:val="24"/>
          <w:szCs w:val="24"/>
        </w:rPr>
        <w:t xml:space="preserve"> chung của </w:t>
      </w:r>
      <w:r>
        <w:rPr>
          <w:rFonts w:cs="Times New Roman"/>
          <w:sz w:val="24"/>
          <w:szCs w:val="24"/>
        </w:rPr>
        <w:t>Tập đoàn</w:t>
      </w:r>
      <w:r w:rsidRPr="00835288">
        <w:rPr>
          <w:rFonts w:cs="Times New Roman"/>
          <w:sz w:val="24"/>
          <w:szCs w:val="24"/>
        </w:rPr>
        <w:t>.</w:t>
      </w:r>
    </w:p>
    <w:p w14:paraId="3BB35BE2" w14:textId="1BB78AEC" w:rsidR="003E0D8F" w:rsidRDefault="003E0D8F" w:rsidP="003E0D8F">
      <w:pPr>
        <w:pStyle w:val="ListParagraph"/>
        <w:numPr>
          <w:ilvl w:val="0"/>
          <w:numId w:val="4"/>
        </w:numPr>
        <w:spacing w:line="312" w:lineRule="auto"/>
        <w:ind w:left="426" w:hanging="426"/>
        <w:rPr>
          <w:rFonts w:cs="Times New Roman"/>
          <w:sz w:val="24"/>
          <w:szCs w:val="24"/>
        </w:rPr>
      </w:pPr>
      <w:r w:rsidRPr="00835288">
        <w:rPr>
          <w:rFonts w:cs="Times New Roman"/>
          <w:sz w:val="24"/>
          <w:szCs w:val="24"/>
        </w:rPr>
        <w:t xml:space="preserve">Tính năng này cho phép người dùng thêm mới, chỉnh sửa bộ </w:t>
      </w:r>
      <w:r w:rsidR="00AA7529">
        <w:rPr>
          <w:rFonts w:cs="Times New Roman"/>
          <w:sz w:val="24"/>
          <w:szCs w:val="24"/>
        </w:rPr>
        <w:t>vị trí chức danh</w:t>
      </w:r>
      <w:r>
        <w:rPr>
          <w:rFonts w:cs="Times New Roman"/>
          <w:sz w:val="24"/>
          <w:szCs w:val="24"/>
        </w:rPr>
        <w:t xml:space="preserve"> dùng chung cho cả Tập đoàn</w:t>
      </w:r>
      <w:r w:rsidRPr="00835288">
        <w:rPr>
          <w:rFonts w:cs="Times New Roman"/>
          <w:sz w:val="24"/>
          <w:szCs w:val="24"/>
        </w:rPr>
        <w:t>.</w:t>
      </w:r>
    </w:p>
    <w:p w14:paraId="6AD8BB1A" w14:textId="5ACBD0BB" w:rsidR="003E0D8F" w:rsidRDefault="003E0D8F" w:rsidP="003E0D8F">
      <w:pPr>
        <w:pStyle w:val="ListParagraph"/>
        <w:numPr>
          <w:ilvl w:val="0"/>
          <w:numId w:val="4"/>
        </w:numPr>
        <w:spacing w:line="312" w:lineRule="auto"/>
        <w:ind w:left="450" w:hanging="450"/>
        <w:rPr>
          <w:rFonts w:cs="Times New Roman"/>
          <w:sz w:val="24"/>
          <w:szCs w:val="24"/>
        </w:rPr>
      </w:pPr>
      <w:r>
        <w:rPr>
          <w:rFonts w:cs="Times New Roman"/>
          <w:sz w:val="24"/>
          <w:szCs w:val="24"/>
        </w:rPr>
        <w:t xml:space="preserve">Mỗi đối tượng hồ sơ sẽ được gán một </w:t>
      </w:r>
      <w:r w:rsidR="00AA7529">
        <w:rPr>
          <w:rFonts w:cs="Times New Roman"/>
          <w:sz w:val="24"/>
          <w:szCs w:val="24"/>
        </w:rPr>
        <w:t>vị trí chức danh</w:t>
      </w:r>
      <w:r>
        <w:rPr>
          <w:rFonts w:cs="Times New Roman"/>
          <w:sz w:val="24"/>
          <w:szCs w:val="24"/>
        </w:rPr>
        <w:t>.</w:t>
      </w:r>
    </w:p>
    <w:p w14:paraId="178EB1A9" w14:textId="30F03EFD" w:rsidR="003E0D8F" w:rsidRDefault="003E0D8F" w:rsidP="003E0D8F">
      <w:pPr>
        <w:pStyle w:val="ListParagraph"/>
        <w:numPr>
          <w:ilvl w:val="0"/>
          <w:numId w:val="4"/>
        </w:numPr>
        <w:spacing w:line="312" w:lineRule="auto"/>
        <w:ind w:left="450" w:hanging="450"/>
        <w:rPr>
          <w:rFonts w:cs="Times New Roman"/>
          <w:sz w:val="24"/>
          <w:szCs w:val="24"/>
        </w:rPr>
      </w:pPr>
      <w:r>
        <w:rPr>
          <w:rFonts w:cs="Times New Roman"/>
          <w:sz w:val="24"/>
          <w:szCs w:val="24"/>
        </w:rPr>
        <w:t xml:space="preserve">Hệ thống cho phép hủy kích hoạt chức danh sử dụng nhưng không cho phép xóa </w:t>
      </w:r>
      <w:r w:rsidR="00AA7529">
        <w:rPr>
          <w:rFonts w:cs="Times New Roman"/>
          <w:sz w:val="24"/>
          <w:szCs w:val="24"/>
        </w:rPr>
        <w:t>vị trí chức danh</w:t>
      </w:r>
      <w:r>
        <w:rPr>
          <w:rFonts w:cs="Times New Roman"/>
          <w:sz w:val="24"/>
          <w:szCs w:val="24"/>
        </w:rPr>
        <w:t xml:space="preserve"> khi đã được sử dụng cho một hồ sơ khác.</w:t>
      </w:r>
    </w:p>
    <w:p w14:paraId="5842525F" w14:textId="77777777" w:rsidR="003E0D8F" w:rsidRDefault="003E0D8F"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E0D8F" w14:paraId="33D5D2E7"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35EE646" w14:textId="77777777" w:rsidR="003E0D8F" w:rsidRDefault="003E0D8F" w:rsidP="00896B3B">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AB4C426" w14:textId="7004B024" w:rsidR="003E0D8F" w:rsidRPr="00441A67" w:rsidRDefault="003E0D8F" w:rsidP="00C704F0">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 xml:space="preserve">sử dụng đăng nhập vào hệ thống để khai báo danh mục </w:t>
            </w:r>
            <w:r w:rsidR="00AA7529">
              <w:rPr>
                <w:sz w:val="24"/>
                <w:szCs w:val="24"/>
              </w:rPr>
              <w:t>vị trí chức danh</w:t>
            </w:r>
            <w:r>
              <w:rPr>
                <w:sz w:val="24"/>
                <w:szCs w:val="24"/>
              </w:rPr>
              <w:t xml:space="preserve"> dùng chung cho toàn tập đoàn, mỗi hồ sơ nhân viên sẽ được gắn 1 chức danh cụ thể trong danh mục </w:t>
            </w:r>
            <w:r w:rsidR="00AA7529">
              <w:rPr>
                <w:sz w:val="24"/>
                <w:szCs w:val="24"/>
              </w:rPr>
              <w:t>vị trí chức danh</w:t>
            </w:r>
            <w:r>
              <w:rPr>
                <w:sz w:val="24"/>
                <w:szCs w:val="24"/>
              </w:rPr>
              <w:t>.</w:t>
            </w:r>
          </w:p>
        </w:tc>
      </w:tr>
      <w:tr w:rsidR="003E0D8F" w14:paraId="57AE65EF"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D08AD61" w14:textId="77777777" w:rsidR="003E0D8F" w:rsidRDefault="003E0D8F" w:rsidP="00896B3B">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0F02453" w14:textId="626B9F0B" w:rsidR="003E0D8F" w:rsidRPr="00441A67" w:rsidRDefault="003E0D8F" w:rsidP="00896B3B">
            <w:pPr>
              <w:pStyle w:val="AutoNumDescription"/>
              <w:spacing w:after="0" w:line="276" w:lineRule="auto"/>
              <w:rPr>
                <w:sz w:val="24"/>
                <w:szCs w:val="24"/>
              </w:rPr>
            </w:pPr>
            <w:r>
              <w:rPr>
                <w:sz w:val="24"/>
                <w:szCs w:val="24"/>
              </w:rPr>
              <w:t xml:space="preserve">Người sử dụng thêm mới thành công danh mục </w:t>
            </w:r>
            <w:r w:rsidR="00AA7529">
              <w:rPr>
                <w:sz w:val="24"/>
                <w:szCs w:val="24"/>
              </w:rPr>
              <w:t>vị trí chức danh</w:t>
            </w:r>
            <w:r w:rsidR="00C704F0">
              <w:rPr>
                <w:sz w:val="24"/>
                <w:szCs w:val="24"/>
              </w:rPr>
              <w:t xml:space="preserve"> </w:t>
            </w:r>
            <w:r>
              <w:rPr>
                <w:sz w:val="24"/>
                <w:szCs w:val="24"/>
              </w:rPr>
              <w:t>sử dụng khi khai báo chức danh của nhân viên</w:t>
            </w:r>
          </w:p>
        </w:tc>
      </w:tr>
      <w:tr w:rsidR="003E0D8F" w:rsidRPr="00980BD4" w14:paraId="2AD96A2E"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8895D3C" w14:textId="77777777" w:rsidR="003E0D8F" w:rsidRDefault="003E0D8F" w:rsidP="00896B3B">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8CAB7B7" w14:textId="77777777" w:rsidR="003E0D8F" w:rsidRPr="00441A67" w:rsidRDefault="003E0D8F" w:rsidP="00896B3B">
            <w:pPr>
              <w:spacing w:before="240"/>
              <w:rPr>
                <w:rFonts w:cs="Times New Roman"/>
                <w:sz w:val="24"/>
                <w:szCs w:val="24"/>
              </w:rPr>
            </w:pPr>
            <w:r w:rsidRPr="00441A67">
              <w:rPr>
                <w:rFonts w:cs="Times New Roman"/>
                <w:sz w:val="24"/>
                <w:szCs w:val="24"/>
              </w:rPr>
              <w:t xml:space="preserve">TH1: Thêm </w:t>
            </w:r>
            <w:r>
              <w:rPr>
                <w:rFonts w:cs="Times New Roman"/>
                <w:sz w:val="24"/>
                <w:szCs w:val="24"/>
              </w:rPr>
              <w:t>đơn vị có mã chức danh</w:t>
            </w:r>
            <w:r w:rsidRPr="00441A67">
              <w:rPr>
                <w:rFonts w:cs="Times New Roman"/>
                <w:sz w:val="24"/>
                <w:szCs w:val="24"/>
              </w:rPr>
              <w:t xml:space="preserve"> đã tồn tại</w:t>
            </w:r>
            <w:r>
              <w:rPr>
                <w:rFonts w:cs="Times New Roman"/>
                <w:sz w:val="24"/>
                <w:szCs w:val="24"/>
              </w:rPr>
              <w:t xml:space="preserve"> -&gt; hệ thống đưa ra cảnh </w:t>
            </w:r>
            <w:r>
              <w:rPr>
                <w:rFonts w:cs="Times New Roman"/>
                <w:sz w:val="24"/>
                <w:szCs w:val="24"/>
              </w:rPr>
              <w:lastRenderedPageBreak/>
              <w:t>báo “Mã chức danh đã tồn tại, yêu cầu nhập lại”</w:t>
            </w:r>
            <w:r w:rsidRPr="00441A67">
              <w:rPr>
                <w:rFonts w:cs="Times New Roman"/>
                <w:sz w:val="24"/>
                <w:szCs w:val="24"/>
              </w:rPr>
              <w:t xml:space="preserve"> </w:t>
            </w:r>
          </w:p>
          <w:p w14:paraId="03F6B70F" w14:textId="77777777" w:rsidR="003E0D8F" w:rsidRPr="00441A67" w:rsidRDefault="003E0D8F" w:rsidP="00896B3B">
            <w:pPr>
              <w:spacing w:before="240"/>
              <w:rPr>
                <w:rFonts w:cs="Times New Roman"/>
                <w:sz w:val="24"/>
                <w:szCs w:val="24"/>
              </w:rPr>
            </w:pPr>
            <w:r w:rsidRPr="00441A67">
              <w:rPr>
                <w:rFonts w:cs="Times New Roman"/>
                <w:sz w:val="24"/>
                <w:szCs w:val="24"/>
              </w:rPr>
              <w:t xml:space="preserve">TH2: Mã </w:t>
            </w:r>
            <w:r>
              <w:rPr>
                <w:rFonts w:cs="Times New Roman"/>
                <w:sz w:val="24"/>
                <w:szCs w:val="24"/>
              </w:rPr>
              <w:t>chức danh</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3E0D8F" w14:paraId="1BBCDF2B"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1CB353C" w14:textId="77777777" w:rsidR="003E0D8F" w:rsidRDefault="003E0D8F" w:rsidP="00896B3B">
            <w:pPr>
              <w:snapToGrid w:val="0"/>
              <w:spacing w:before="120" w:line="276" w:lineRule="auto"/>
              <w:rPr>
                <w:rFonts w:cs="Times New Roman"/>
                <w:szCs w:val="26"/>
              </w:rPr>
            </w:pPr>
            <w:r>
              <w:rPr>
                <w:rFonts w:cs="Times New Roman"/>
                <w:b/>
                <w:bCs/>
                <w:szCs w:val="26"/>
              </w:rPr>
              <w:lastRenderedPageBreak/>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BC6266D" w14:textId="362196A7" w:rsidR="003E0D8F" w:rsidRPr="00964392" w:rsidRDefault="00EC6366" w:rsidP="00896B3B">
            <w:pPr>
              <w:snapToGrid w:val="0"/>
              <w:spacing w:before="120" w:line="276" w:lineRule="auto"/>
              <w:rPr>
                <w:rFonts w:cs="Times New Roman"/>
                <w:sz w:val="24"/>
                <w:szCs w:val="24"/>
              </w:rPr>
            </w:pPr>
            <w:ins w:id="1901" w:author="Admin" w:date="2017-09-18T09:19:00Z">
              <w:r>
                <w:rPr>
                  <w:rFonts w:cs="Times New Roman"/>
                  <w:sz w:val="24"/>
                  <w:szCs w:val="24"/>
                </w:rPr>
                <w:t>N/A</w:t>
              </w:r>
            </w:ins>
          </w:p>
        </w:tc>
      </w:tr>
      <w:tr w:rsidR="003E0D8F" w14:paraId="75BF1CDE"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37CA379C" w14:textId="77777777" w:rsidR="003E0D8F" w:rsidRDefault="003E0D8F" w:rsidP="00896B3B">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3C41DFB" w14:textId="77777777" w:rsidR="003E0D8F" w:rsidRPr="00964392" w:rsidRDefault="003E0D8F" w:rsidP="00896B3B">
            <w:pPr>
              <w:snapToGrid w:val="0"/>
              <w:spacing w:before="120" w:line="276" w:lineRule="auto"/>
              <w:rPr>
                <w:rFonts w:cs="Times New Roman"/>
                <w:sz w:val="24"/>
                <w:szCs w:val="24"/>
              </w:rPr>
            </w:pPr>
            <w:r>
              <w:rPr>
                <w:rFonts w:cs="Times New Roman"/>
                <w:sz w:val="24"/>
                <w:szCs w:val="24"/>
              </w:rPr>
              <w:t>Chức danh thêm mới thành công sẽ hiển thị ở các trường thông tin chức danh ở các form chức năng Thiết lập chức danh cho đơn vị và ở các form nghiệp vụ như Hồ sơ nhân viên, Quyết định, …</w:t>
            </w:r>
          </w:p>
        </w:tc>
      </w:tr>
    </w:tbl>
    <w:p w14:paraId="3FC36610" w14:textId="77777777" w:rsidR="003E0D8F" w:rsidRDefault="003E0D8F" w:rsidP="003E0D8F"/>
    <w:p w14:paraId="462F3F91" w14:textId="77777777" w:rsidR="003E0D8F" w:rsidRDefault="003E0D8F" w:rsidP="00896B3B">
      <w:pPr>
        <w:pStyle w:val="Heading4"/>
      </w:pPr>
      <w:r>
        <w:t>Màn hình giao diện</w:t>
      </w:r>
    </w:p>
    <w:p w14:paraId="1DA669A8" w14:textId="33FC2BD2" w:rsidR="003E0D8F" w:rsidRDefault="003E0D8F" w:rsidP="003E0D8F">
      <w:del w:id="1902" w:author="Admin" w:date="2017-09-18T09:33:00Z">
        <w:r w:rsidRPr="00F87D0F" w:rsidDel="009731A8">
          <w:rPr>
            <w:noProof/>
          </w:rPr>
          <w:drawing>
            <wp:inline distT="0" distB="0" distL="0" distR="0" wp14:anchorId="2EDEDE60" wp14:editId="4CC63EEA">
              <wp:extent cx="5943600" cy="2415379"/>
              <wp:effectExtent l="0" t="0" r="0" b="4445"/>
              <wp:docPr id="18" name="Picture 18" descr="C:\Users\Admin\AppData\Local\Temp\flaAAA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flaAAAD.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5379"/>
                      </a:xfrm>
                      <a:prstGeom prst="rect">
                        <a:avLst/>
                      </a:prstGeom>
                      <a:noFill/>
                      <a:ln>
                        <a:noFill/>
                      </a:ln>
                    </pic:spPr>
                  </pic:pic>
                </a:graphicData>
              </a:graphic>
            </wp:inline>
          </w:drawing>
        </w:r>
      </w:del>
      <w:ins w:id="1903" w:author="Admin" w:date="2017-09-18T09:46:00Z">
        <w:r w:rsidR="005F09B5" w:rsidRPr="005F09B5">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5F09B5" w:rsidRPr="005F09B5">
          <w:rPr>
            <w:noProof/>
          </w:rPr>
          <w:drawing>
            <wp:inline distT="0" distB="0" distL="0" distR="0" wp14:anchorId="1069133D" wp14:editId="7E4A48E9">
              <wp:extent cx="5943600" cy="2925578"/>
              <wp:effectExtent l="0" t="0" r="0" b="8255"/>
              <wp:docPr id="30" name="Picture 30" descr="C:\Users\Admin\AppData\Local\Temp\flaC30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flaC30A.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5578"/>
                      </a:xfrm>
                      <a:prstGeom prst="rect">
                        <a:avLst/>
                      </a:prstGeom>
                      <a:noFill/>
                      <a:ln>
                        <a:noFill/>
                      </a:ln>
                    </pic:spPr>
                  </pic:pic>
                </a:graphicData>
              </a:graphic>
            </wp:inline>
          </w:drawing>
        </w:r>
      </w:ins>
    </w:p>
    <w:p w14:paraId="14300C8E" w14:textId="77777777" w:rsidR="003E0D8F" w:rsidRDefault="003E0D8F" w:rsidP="00896B3B">
      <w:pPr>
        <w:pStyle w:val="Heading4"/>
      </w:pPr>
      <w:r>
        <w:t>Mô tả các trường thông tin trên màn hình</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452"/>
        <w:gridCol w:w="2790"/>
        <w:gridCol w:w="990"/>
        <w:gridCol w:w="900"/>
        <w:gridCol w:w="900"/>
        <w:gridCol w:w="1620"/>
      </w:tblGrid>
      <w:tr w:rsidR="003E0D8F" w:rsidRPr="00835288" w14:paraId="3F324C2E" w14:textId="77777777" w:rsidTr="00896B3B">
        <w:trPr>
          <w:trHeight w:val="863"/>
          <w:tblHeader/>
        </w:trPr>
        <w:tc>
          <w:tcPr>
            <w:tcW w:w="7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25E51BF"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STT</w:t>
            </w:r>
          </w:p>
        </w:tc>
        <w:tc>
          <w:tcPr>
            <w:tcW w:w="145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772BBAB"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Trường dữ liệu</w:t>
            </w:r>
          </w:p>
        </w:tc>
        <w:tc>
          <w:tcPr>
            <w:tcW w:w="27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7965A34"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E0F3083" w14:textId="77777777" w:rsidR="003E0D8F" w:rsidRPr="00835288" w:rsidRDefault="003E0D8F" w:rsidP="00896B3B">
            <w:pPr>
              <w:spacing w:before="240"/>
              <w:jc w:val="center"/>
              <w:rPr>
                <w:rFonts w:cs="Times New Roman"/>
                <w:b/>
                <w:sz w:val="24"/>
                <w:szCs w:val="24"/>
              </w:rPr>
            </w:pPr>
            <w:r>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7C51790" w14:textId="77777777" w:rsidR="003E0D8F" w:rsidRPr="00835288" w:rsidRDefault="003E0D8F" w:rsidP="00896B3B">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F25C076" w14:textId="77777777" w:rsidR="003E0D8F" w:rsidRPr="00835288" w:rsidRDefault="003E0D8F" w:rsidP="00896B3B">
            <w:pPr>
              <w:spacing w:before="240"/>
              <w:jc w:val="center"/>
              <w:rPr>
                <w:rFonts w:cs="Times New Roman"/>
                <w:b/>
                <w:sz w:val="24"/>
                <w:szCs w:val="24"/>
              </w:rPr>
            </w:pPr>
            <w:r>
              <w:rPr>
                <w:rFonts w:cs="Times New Roman"/>
                <w:b/>
                <w:sz w:val="24"/>
                <w:szCs w:val="24"/>
              </w:rPr>
              <w:t>Bắt buộc</w:t>
            </w:r>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6553DD7"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Ghi chú</w:t>
            </w:r>
          </w:p>
        </w:tc>
      </w:tr>
      <w:tr w:rsidR="00EC6366" w:rsidRPr="00835288" w14:paraId="774C92EE" w14:textId="77777777" w:rsidTr="00896B3B">
        <w:trPr>
          <w:trHeight w:val="346"/>
        </w:trPr>
        <w:tc>
          <w:tcPr>
            <w:tcW w:w="708" w:type="dxa"/>
            <w:tcBorders>
              <w:top w:val="single" w:sz="4" w:space="0" w:color="000000"/>
              <w:left w:val="single" w:sz="4" w:space="0" w:color="000000"/>
              <w:bottom w:val="single" w:sz="4" w:space="0" w:color="000000"/>
              <w:right w:val="single" w:sz="4" w:space="0" w:color="000000"/>
            </w:tcBorders>
            <w:vAlign w:val="center"/>
          </w:tcPr>
          <w:p w14:paraId="07A149EB" w14:textId="77777777" w:rsidR="00EC6366" w:rsidRPr="00CF1A03" w:rsidRDefault="00EC6366" w:rsidP="00EC6366">
            <w:pPr>
              <w:pStyle w:val="ListParagraph"/>
              <w:numPr>
                <w:ilvl w:val="0"/>
                <w:numId w:val="54"/>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519D819B" w14:textId="68AF69E0" w:rsidR="00EC6366" w:rsidRPr="00CF1A03" w:rsidRDefault="00EC6366" w:rsidP="00EC6366">
            <w:pPr>
              <w:spacing w:after="0" w:line="26" w:lineRule="atLeast"/>
              <w:rPr>
                <w:rFonts w:cs="Times New Roman"/>
                <w:color w:val="000000"/>
                <w:sz w:val="24"/>
                <w:szCs w:val="24"/>
              </w:rPr>
            </w:pPr>
            <w:ins w:id="1904" w:author="Admin" w:date="2017-09-18T09:24:00Z">
              <w:r>
                <w:rPr>
                  <w:sz w:val="24"/>
                  <w:szCs w:val="24"/>
                </w:rPr>
                <w:t>Ngành nghề</w:t>
              </w:r>
            </w:ins>
            <w:del w:id="1905" w:author="Admin" w:date="2017-09-18T09:24:00Z">
              <w:r w:rsidDel="00EC6366">
                <w:rPr>
                  <w:sz w:val="24"/>
                  <w:szCs w:val="24"/>
                </w:rPr>
                <w:delText>Ngạch nghề nghiệp</w:delText>
              </w:r>
            </w:del>
          </w:p>
        </w:tc>
        <w:tc>
          <w:tcPr>
            <w:tcW w:w="2790" w:type="dxa"/>
            <w:tcBorders>
              <w:top w:val="single" w:sz="4" w:space="0" w:color="000000"/>
              <w:left w:val="single" w:sz="4" w:space="0" w:color="000000"/>
              <w:bottom w:val="single" w:sz="4" w:space="0" w:color="000000"/>
              <w:right w:val="single" w:sz="4" w:space="0" w:color="000000"/>
            </w:tcBorders>
            <w:vAlign w:val="center"/>
          </w:tcPr>
          <w:p w14:paraId="2281EADB" w14:textId="2C7D965C" w:rsidR="00EC6366" w:rsidRPr="00CF1A03" w:rsidRDefault="00EC6366" w:rsidP="00EC6366">
            <w:pPr>
              <w:spacing w:after="0" w:line="26" w:lineRule="atLeast"/>
              <w:jc w:val="left"/>
              <w:rPr>
                <w:rFonts w:cs="Times New Roman"/>
                <w:color w:val="000000"/>
                <w:sz w:val="24"/>
                <w:szCs w:val="24"/>
              </w:rPr>
            </w:pPr>
            <w:ins w:id="1906" w:author="Admin" w:date="2017-09-18T09:24:00Z">
              <w:r>
                <w:rPr>
                  <w:rFonts w:cs="Times New Roman"/>
                  <w:sz w:val="24"/>
                  <w:szCs w:val="24"/>
                </w:rPr>
                <w:t>Chọn trong danh sách hiển thị (tham chiếu từ danh mục ngành nghề)</w:t>
              </w:r>
            </w:ins>
            <w:del w:id="1907" w:author="Admin" w:date="2017-09-18T09:24:00Z">
              <w:r w:rsidRPr="00CF1A03" w:rsidDel="00EC6366">
                <w:rPr>
                  <w:rFonts w:cs="Times New Roman"/>
                  <w:sz w:val="24"/>
                  <w:szCs w:val="24"/>
                </w:rPr>
                <w:delText xml:space="preserve">Chọn trong danh sách hiển thị: Lãnh đạo, Quản lý, Chuyên </w:delText>
              </w:r>
              <w:r w:rsidDel="00EC6366">
                <w:rPr>
                  <w:rFonts w:cs="Times New Roman"/>
                  <w:sz w:val="24"/>
                  <w:szCs w:val="24"/>
                </w:rPr>
                <w:delText xml:space="preserve">nghiệp, </w:delText>
              </w:r>
              <w:r w:rsidRPr="00CF1A03" w:rsidDel="00EC6366">
                <w:rPr>
                  <w:rFonts w:cs="Times New Roman"/>
                  <w:sz w:val="24"/>
                  <w:szCs w:val="24"/>
                </w:rPr>
                <w:delText>Nhân viên</w:delText>
              </w:r>
              <w:r w:rsidDel="00EC6366">
                <w:rPr>
                  <w:rFonts w:cs="Times New Roman"/>
                  <w:sz w:val="24"/>
                  <w:szCs w:val="24"/>
                </w:rPr>
                <w:delText xml:space="preserve"> thừa hành nghiệp vụ</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6D1B9B56" w14:textId="68FE150C" w:rsidR="00EC6366" w:rsidRPr="00CF1A03" w:rsidRDefault="00EC6366" w:rsidP="00EC6366">
            <w:pPr>
              <w:spacing w:before="240"/>
              <w:jc w:val="center"/>
              <w:rPr>
                <w:rFonts w:cs="Times New Roman"/>
                <w:sz w:val="24"/>
                <w:szCs w:val="24"/>
              </w:rPr>
            </w:pPr>
            <w:ins w:id="1908" w:author="Admin" w:date="2017-09-18T09:24:00Z">
              <w:r>
                <w:rPr>
                  <w:rFonts w:cs="Times New Roman"/>
                  <w:sz w:val="24"/>
                  <w:szCs w:val="24"/>
                </w:rPr>
                <w:t>Danh sách</w:t>
              </w:r>
            </w:ins>
            <w:del w:id="1909" w:author="Admin" w:date="2017-09-18T09:24:00Z">
              <w:r w:rsidRPr="00CF1A03" w:rsidDel="00EC6366">
                <w:rPr>
                  <w:rFonts w:cs="Times New Roman"/>
                  <w:sz w:val="24"/>
                  <w:szCs w:val="24"/>
                </w:rPr>
                <w:delText>Danh sách</w:delText>
              </w:r>
            </w:del>
          </w:p>
        </w:tc>
        <w:tc>
          <w:tcPr>
            <w:tcW w:w="900" w:type="dxa"/>
            <w:tcBorders>
              <w:top w:val="single" w:sz="4" w:space="0" w:color="000000"/>
              <w:left w:val="single" w:sz="4" w:space="0" w:color="000000"/>
              <w:bottom w:val="single" w:sz="4" w:space="0" w:color="000000"/>
              <w:right w:val="single" w:sz="4" w:space="0" w:color="000000"/>
            </w:tcBorders>
            <w:vAlign w:val="center"/>
          </w:tcPr>
          <w:p w14:paraId="572332E5" w14:textId="77777777" w:rsidR="00EC6366" w:rsidRPr="00CF1A03" w:rsidRDefault="00EC6366" w:rsidP="00EC636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C645062" w14:textId="767A4E17" w:rsidR="00EC6366" w:rsidRPr="00CF1A03" w:rsidRDefault="00EC6366" w:rsidP="00EC6366">
            <w:pPr>
              <w:spacing w:before="240"/>
              <w:jc w:val="center"/>
              <w:rPr>
                <w:rFonts w:cs="Times New Roman"/>
                <w:sz w:val="24"/>
                <w:szCs w:val="24"/>
              </w:rPr>
            </w:pPr>
            <w:ins w:id="1910" w:author="Admin" w:date="2017-09-18T09:24:00Z">
              <w:r>
                <w:rPr>
                  <w:rFonts w:cs="Times New Roman"/>
                  <w:sz w:val="24"/>
                  <w:szCs w:val="24"/>
                </w:rPr>
                <w:t>Có</w:t>
              </w:r>
            </w:ins>
            <w:del w:id="1911" w:author="Admin" w:date="2017-09-18T09:24:00Z">
              <w:r w:rsidRPr="00CF1A03" w:rsidDel="00EC6366">
                <w:rPr>
                  <w:rFonts w:cs="Times New Roman"/>
                  <w:sz w:val="24"/>
                  <w:szCs w:val="24"/>
                </w:rPr>
                <w:delText>Có</w:delText>
              </w:r>
            </w:del>
          </w:p>
        </w:tc>
        <w:tc>
          <w:tcPr>
            <w:tcW w:w="1620" w:type="dxa"/>
            <w:tcBorders>
              <w:top w:val="single" w:sz="4" w:space="0" w:color="000000"/>
              <w:left w:val="single" w:sz="4" w:space="0" w:color="000000"/>
              <w:bottom w:val="single" w:sz="4" w:space="0" w:color="000000"/>
              <w:right w:val="single" w:sz="4" w:space="0" w:color="000000"/>
            </w:tcBorders>
            <w:vAlign w:val="center"/>
          </w:tcPr>
          <w:p w14:paraId="2F6CAD99" w14:textId="7FA96B27" w:rsidR="00EC6366" w:rsidRPr="00CF1A03" w:rsidRDefault="00EC6366">
            <w:pPr>
              <w:spacing w:before="240"/>
              <w:jc w:val="left"/>
              <w:rPr>
                <w:rFonts w:cs="Times New Roman"/>
                <w:sz w:val="24"/>
                <w:szCs w:val="24"/>
              </w:rPr>
            </w:pPr>
            <w:del w:id="1912" w:author="Admin" w:date="2017-09-18T09:24:00Z">
              <w:r w:rsidRPr="00CF1A03" w:rsidDel="00EC6366">
                <w:rPr>
                  <w:rFonts w:cs="Times New Roman"/>
                  <w:sz w:val="24"/>
                  <w:szCs w:val="24"/>
                </w:rPr>
                <w:delText xml:space="preserve">Tham chiếu từ danh mục </w:delText>
              </w:r>
            </w:del>
            <w:del w:id="1913" w:author="Admin" w:date="2017-09-18T09:20:00Z">
              <w:r w:rsidRPr="00CF1A03" w:rsidDel="00EC6366">
                <w:rPr>
                  <w:rFonts w:cs="Times New Roman"/>
                  <w:sz w:val="24"/>
                  <w:szCs w:val="24"/>
                </w:rPr>
                <w:delText>dùng chung</w:delText>
              </w:r>
            </w:del>
          </w:p>
        </w:tc>
      </w:tr>
      <w:tr w:rsidR="00EC6366" w:rsidRPr="00835288" w14:paraId="521FD603" w14:textId="77777777" w:rsidTr="00896B3B">
        <w:trPr>
          <w:trHeight w:val="346"/>
          <w:ins w:id="1914" w:author="Admin" w:date="2017-09-18T09:24:00Z"/>
        </w:trPr>
        <w:tc>
          <w:tcPr>
            <w:tcW w:w="708" w:type="dxa"/>
            <w:tcBorders>
              <w:top w:val="single" w:sz="4" w:space="0" w:color="000000"/>
              <w:left w:val="single" w:sz="4" w:space="0" w:color="000000"/>
              <w:bottom w:val="single" w:sz="4" w:space="0" w:color="000000"/>
              <w:right w:val="single" w:sz="4" w:space="0" w:color="000000"/>
            </w:tcBorders>
            <w:vAlign w:val="center"/>
          </w:tcPr>
          <w:p w14:paraId="6E247C63" w14:textId="77777777" w:rsidR="00EC6366" w:rsidRPr="00CF1A03" w:rsidRDefault="00EC6366" w:rsidP="00EC6366">
            <w:pPr>
              <w:pStyle w:val="ListParagraph"/>
              <w:numPr>
                <w:ilvl w:val="0"/>
                <w:numId w:val="54"/>
              </w:numPr>
              <w:spacing w:after="0" w:line="26" w:lineRule="atLeast"/>
              <w:jc w:val="center"/>
              <w:rPr>
                <w:ins w:id="1915" w:author="Admin" w:date="2017-09-18T09:24:00Z"/>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08C4E5D8" w14:textId="4D12B54D" w:rsidR="00EC6366" w:rsidRDefault="00EC6366" w:rsidP="00EC6366">
            <w:pPr>
              <w:spacing w:after="0" w:line="26" w:lineRule="atLeast"/>
              <w:rPr>
                <w:ins w:id="1916" w:author="Admin" w:date="2017-09-18T09:24:00Z"/>
                <w:sz w:val="24"/>
                <w:szCs w:val="24"/>
              </w:rPr>
            </w:pPr>
            <w:ins w:id="1917" w:author="Admin" w:date="2017-09-18T09:24:00Z">
              <w:r>
                <w:rPr>
                  <w:sz w:val="24"/>
                  <w:szCs w:val="24"/>
                </w:rPr>
                <w:t>Chuyên môn</w:t>
              </w:r>
            </w:ins>
          </w:p>
        </w:tc>
        <w:tc>
          <w:tcPr>
            <w:tcW w:w="2790" w:type="dxa"/>
            <w:tcBorders>
              <w:top w:val="single" w:sz="4" w:space="0" w:color="000000"/>
              <w:left w:val="single" w:sz="4" w:space="0" w:color="000000"/>
              <w:bottom w:val="single" w:sz="4" w:space="0" w:color="000000"/>
              <w:right w:val="single" w:sz="4" w:space="0" w:color="000000"/>
            </w:tcBorders>
            <w:vAlign w:val="center"/>
          </w:tcPr>
          <w:p w14:paraId="04B236F6" w14:textId="61C22902" w:rsidR="00EC6366" w:rsidRPr="00CF1A03" w:rsidRDefault="00EC6366" w:rsidP="00EC6366">
            <w:pPr>
              <w:spacing w:after="0" w:line="26" w:lineRule="atLeast"/>
              <w:jc w:val="left"/>
              <w:rPr>
                <w:ins w:id="1918" w:author="Admin" w:date="2017-09-18T09:24:00Z"/>
                <w:rFonts w:cs="Times New Roman"/>
                <w:sz w:val="24"/>
                <w:szCs w:val="24"/>
              </w:rPr>
            </w:pPr>
            <w:ins w:id="1919" w:author="Admin" w:date="2017-09-18T09:24:00Z">
              <w:r>
                <w:rPr>
                  <w:rFonts w:cs="Times New Roman"/>
                  <w:sz w:val="24"/>
                  <w:szCs w:val="24"/>
                </w:rPr>
                <w:t>Chọn trong danh sách hiển thị (tham chiếu từ danh mục chuyên môn)</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43F32447" w14:textId="70AC09FD" w:rsidR="00EC6366" w:rsidRPr="00CF1A03" w:rsidRDefault="00EC6366" w:rsidP="00EC6366">
            <w:pPr>
              <w:spacing w:before="240"/>
              <w:jc w:val="center"/>
              <w:rPr>
                <w:ins w:id="1920" w:author="Admin" w:date="2017-09-18T09:24:00Z"/>
                <w:rFonts w:cs="Times New Roman"/>
                <w:sz w:val="24"/>
                <w:szCs w:val="24"/>
              </w:rPr>
            </w:pPr>
            <w:ins w:id="1921" w:author="Admin" w:date="2017-09-18T09:24:00Z">
              <w:r>
                <w:rPr>
                  <w:rFonts w:cs="Times New Roman"/>
                  <w:sz w:val="24"/>
                  <w:szCs w:val="24"/>
                </w:rPr>
                <w:t>Danh sách</w:t>
              </w:r>
            </w:ins>
          </w:p>
        </w:tc>
        <w:tc>
          <w:tcPr>
            <w:tcW w:w="900" w:type="dxa"/>
            <w:tcBorders>
              <w:top w:val="single" w:sz="4" w:space="0" w:color="000000"/>
              <w:left w:val="single" w:sz="4" w:space="0" w:color="000000"/>
              <w:bottom w:val="single" w:sz="4" w:space="0" w:color="000000"/>
              <w:right w:val="single" w:sz="4" w:space="0" w:color="000000"/>
            </w:tcBorders>
            <w:vAlign w:val="center"/>
          </w:tcPr>
          <w:p w14:paraId="61C39860" w14:textId="77777777" w:rsidR="00EC6366" w:rsidRPr="00CF1A03" w:rsidRDefault="00EC6366" w:rsidP="00EC6366">
            <w:pPr>
              <w:spacing w:before="240"/>
              <w:jc w:val="center"/>
              <w:rPr>
                <w:ins w:id="1922" w:author="Admin" w:date="2017-09-18T09:24: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7B979E3" w14:textId="13082E11" w:rsidR="00EC6366" w:rsidRPr="00CF1A03" w:rsidRDefault="00EC6366" w:rsidP="00EC6366">
            <w:pPr>
              <w:spacing w:before="240"/>
              <w:jc w:val="center"/>
              <w:rPr>
                <w:ins w:id="1923" w:author="Admin" w:date="2017-09-18T09:24:00Z"/>
                <w:rFonts w:cs="Times New Roman"/>
                <w:sz w:val="24"/>
                <w:szCs w:val="24"/>
              </w:rPr>
            </w:pPr>
            <w:ins w:id="1924" w:author="Admin" w:date="2017-09-18T09:24:00Z">
              <w:r>
                <w:rPr>
                  <w:rFonts w:cs="Times New Roman"/>
                  <w:sz w:val="24"/>
                  <w:szCs w:val="24"/>
                </w:rPr>
                <w:t>Có</w:t>
              </w:r>
            </w:ins>
          </w:p>
        </w:tc>
        <w:tc>
          <w:tcPr>
            <w:tcW w:w="1620" w:type="dxa"/>
            <w:tcBorders>
              <w:top w:val="single" w:sz="4" w:space="0" w:color="000000"/>
              <w:left w:val="single" w:sz="4" w:space="0" w:color="000000"/>
              <w:bottom w:val="single" w:sz="4" w:space="0" w:color="000000"/>
              <w:right w:val="single" w:sz="4" w:space="0" w:color="000000"/>
            </w:tcBorders>
            <w:vAlign w:val="center"/>
          </w:tcPr>
          <w:p w14:paraId="1185B93B" w14:textId="77777777" w:rsidR="00EC6366" w:rsidRPr="00CF1A03" w:rsidRDefault="00EC6366" w:rsidP="00EC6366">
            <w:pPr>
              <w:spacing w:before="240"/>
              <w:jc w:val="left"/>
              <w:rPr>
                <w:ins w:id="1925" w:author="Admin" w:date="2017-09-18T09:24:00Z"/>
                <w:rFonts w:cs="Times New Roman"/>
                <w:sz w:val="24"/>
                <w:szCs w:val="24"/>
              </w:rPr>
            </w:pPr>
          </w:p>
        </w:tc>
      </w:tr>
      <w:tr w:rsidR="00EC6366" w:rsidRPr="00835288" w14:paraId="623E0B15" w14:textId="77777777" w:rsidTr="00896B3B">
        <w:trPr>
          <w:trHeight w:val="346"/>
          <w:ins w:id="1926" w:author="Admin" w:date="2017-09-18T09:24:00Z"/>
        </w:trPr>
        <w:tc>
          <w:tcPr>
            <w:tcW w:w="708" w:type="dxa"/>
            <w:tcBorders>
              <w:top w:val="single" w:sz="4" w:space="0" w:color="000000"/>
              <w:left w:val="single" w:sz="4" w:space="0" w:color="000000"/>
              <w:bottom w:val="single" w:sz="4" w:space="0" w:color="000000"/>
              <w:right w:val="single" w:sz="4" w:space="0" w:color="000000"/>
            </w:tcBorders>
            <w:vAlign w:val="center"/>
          </w:tcPr>
          <w:p w14:paraId="4EA4A132" w14:textId="77777777" w:rsidR="00EC6366" w:rsidRPr="00CF1A03" w:rsidRDefault="00EC6366" w:rsidP="00EC6366">
            <w:pPr>
              <w:pStyle w:val="ListParagraph"/>
              <w:numPr>
                <w:ilvl w:val="0"/>
                <w:numId w:val="54"/>
              </w:numPr>
              <w:spacing w:after="0" w:line="26" w:lineRule="atLeast"/>
              <w:jc w:val="center"/>
              <w:rPr>
                <w:ins w:id="1927" w:author="Admin" w:date="2017-09-18T09:24:00Z"/>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1CC8C845" w14:textId="1024134B" w:rsidR="00EC6366" w:rsidRDefault="00EC6366" w:rsidP="00EC6366">
            <w:pPr>
              <w:spacing w:after="0" w:line="26" w:lineRule="atLeast"/>
              <w:rPr>
                <w:ins w:id="1928" w:author="Admin" w:date="2017-09-18T09:24:00Z"/>
                <w:sz w:val="24"/>
                <w:szCs w:val="24"/>
              </w:rPr>
            </w:pPr>
            <w:ins w:id="1929" w:author="Admin" w:date="2017-09-18T09:24:00Z">
              <w:r>
                <w:rPr>
                  <w:sz w:val="24"/>
                  <w:szCs w:val="24"/>
                </w:rPr>
                <w:t>Ngạch nghề nghiệp</w:t>
              </w:r>
            </w:ins>
          </w:p>
        </w:tc>
        <w:tc>
          <w:tcPr>
            <w:tcW w:w="2790" w:type="dxa"/>
            <w:tcBorders>
              <w:top w:val="single" w:sz="4" w:space="0" w:color="000000"/>
              <w:left w:val="single" w:sz="4" w:space="0" w:color="000000"/>
              <w:bottom w:val="single" w:sz="4" w:space="0" w:color="000000"/>
              <w:right w:val="single" w:sz="4" w:space="0" w:color="000000"/>
            </w:tcBorders>
            <w:vAlign w:val="center"/>
          </w:tcPr>
          <w:p w14:paraId="5DB7AF05" w14:textId="5304E116" w:rsidR="00EC6366" w:rsidRPr="00CF1A03" w:rsidRDefault="00EC6366" w:rsidP="00EC6366">
            <w:pPr>
              <w:spacing w:after="0" w:line="26" w:lineRule="atLeast"/>
              <w:jc w:val="left"/>
              <w:rPr>
                <w:ins w:id="1930" w:author="Admin" w:date="2017-09-18T09:24:00Z"/>
                <w:rFonts w:cs="Times New Roman"/>
                <w:sz w:val="24"/>
                <w:szCs w:val="24"/>
              </w:rPr>
            </w:pPr>
            <w:ins w:id="1931" w:author="Admin" w:date="2017-09-18T09:24:00Z">
              <w:r w:rsidRPr="00CF1A03">
                <w:rPr>
                  <w:rFonts w:cs="Times New Roman"/>
                  <w:sz w:val="24"/>
                  <w:szCs w:val="24"/>
                </w:rPr>
                <w:t xml:space="preserve">Chọn trong danh sách hiển thị: Lãnh đạo, Quản lý, Chuyên </w:t>
              </w:r>
              <w:r>
                <w:rPr>
                  <w:rFonts w:cs="Times New Roman"/>
                  <w:sz w:val="24"/>
                  <w:szCs w:val="24"/>
                </w:rPr>
                <w:t xml:space="preserve">nghiệp, </w:t>
              </w:r>
              <w:r w:rsidRPr="00CF1A03">
                <w:rPr>
                  <w:rFonts w:cs="Times New Roman"/>
                  <w:sz w:val="24"/>
                  <w:szCs w:val="24"/>
                </w:rPr>
                <w:t>Nhân viên</w:t>
              </w:r>
              <w:r>
                <w:rPr>
                  <w:rFonts w:cs="Times New Roman"/>
                  <w:sz w:val="24"/>
                  <w:szCs w:val="24"/>
                </w:rPr>
                <w:t xml:space="preserve"> </w:t>
              </w:r>
              <w:r>
                <w:rPr>
                  <w:rFonts w:cs="Times New Roman"/>
                  <w:sz w:val="24"/>
                  <w:szCs w:val="24"/>
                </w:rPr>
                <w:lastRenderedPageBreak/>
                <w:t>thừa hành nghiệp vụ</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6AC2363E" w14:textId="7D3BF5B6" w:rsidR="00EC6366" w:rsidRPr="00CF1A03" w:rsidRDefault="00EC6366" w:rsidP="00EC6366">
            <w:pPr>
              <w:spacing w:before="240"/>
              <w:jc w:val="center"/>
              <w:rPr>
                <w:ins w:id="1932" w:author="Admin" w:date="2017-09-18T09:24:00Z"/>
                <w:rFonts w:cs="Times New Roman"/>
                <w:sz w:val="24"/>
                <w:szCs w:val="24"/>
              </w:rPr>
            </w:pPr>
            <w:ins w:id="1933" w:author="Admin" w:date="2017-09-18T09:24:00Z">
              <w:r w:rsidRPr="00CF1A03">
                <w:rPr>
                  <w:rFonts w:cs="Times New Roman"/>
                  <w:sz w:val="24"/>
                  <w:szCs w:val="24"/>
                </w:rPr>
                <w:lastRenderedPageBreak/>
                <w:t xml:space="preserve">Danh </w:t>
              </w:r>
              <w:r w:rsidRPr="00CF1A03">
                <w:rPr>
                  <w:rFonts w:cs="Times New Roman"/>
                  <w:sz w:val="24"/>
                  <w:szCs w:val="24"/>
                </w:rPr>
                <w:lastRenderedPageBreak/>
                <w:t>sách</w:t>
              </w:r>
            </w:ins>
          </w:p>
        </w:tc>
        <w:tc>
          <w:tcPr>
            <w:tcW w:w="900" w:type="dxa"/>
            <w:tcBorders>
              <w:top w:val="single" w:sz="4" w:space="0" w:color="000000"/>
              <w:left w:val="single" w:sz="4" w:space="0" w:color="000000"/>
              <w:bottom w:val="single" w:sz="4" w:space="0" w:color="000000"/>
              <w:right w:val="single" w:sz="4" w:space="0" w:color="000000"/>
            </w:tcBorders>
            <w:vAlign w:val="center"/>
          </w:tcPr>
          <w:p w14:paraId="37A7EA26" w14:textId="77777777" w:rsidR="00EC6366" w:rsidRPr="00CF1A03" w:rsidRDefault="00EC6366" w:rsidP="00EC6366">
            <w:pPr>
              <w:spacing w:before="240"/>
              <w:jc w:val="center"/>
              <w:rPr>
                <w:ins w:id="1934" w:author="Admin" w:date="2017-09-18T09:24: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FCE96C9" w14:textId="004E3677" w:rsidR="00EC6366" w:rsidRPr="00CF1A03" w:rsidRDefault="00EC6366" w:rsidP="00EC6366">
            <w:pPr>
              <w:spacing w:before="240"/>
              <w:jc w:val="center"/>
              <w:rPr>
                <w:ins w:id="1935" w:author="Admin" w:date="2017-09-18T09:24:00Z"/>
                <w:rFonts w:cs="Times New Roman"/>
                <w:sz w:val="24"/>
                <w:szCs w:val="24"/>
              </w:rPr>
            </w:pPr>
            <w:ins w:id="1936" w:author="Admin" w:date="2017-09-18T09:24:00Z">
              <w:r w:rsidRPr="00CF1A03">
                <w:rPr>
                  <w:rFonts w:cs="Times New Roman"/>
                  <w:sz w:val="24"/>
                  <w:szCs w:val="24"/>
                </w:rPr>
                <w:t>Có</w:t>
              </w:r>
            </w:ins>
          </w:p>
        </w:tc>
        <w:tc>
          <w:tcPr>
            <w:tcW w:w="1620" w:type="dxa"/>
            <w:tcBorders>
              <w:top w:val="single" w:sz="4" w:space="0" w:color="000000"/>
              <w:left w:val="single" w:sz="4" w:space="0" w:color="000000"/>
              <w:bottom w:val="single" w:sz="4" w:space="0" w:color="000000"/>
              <w:right w:val="single" w:sz="4" w:space="0" w:color="000000"/>
            </w:tcBorders>
            <w:vAlign w:val="center"/>
          </w:tcPr>
          <w:p w14:paraId="737B74D5" w14:textId="538C23B5" w:rsidR="00EC6366" w:rsidRPr="00CF1A03" w:rsidRDefault="00EC6366" w:rsidP="00EC6366">
            <w:pPr>
              <w:spacing w:before="240"/>
              <w:jc w:val="left"/>
              <w:rPr>
                <w:ins w:id="1937" w:author="Admin" w:date="2017-09-18T09:24:00Z"/>
                <w:rFonts w:cs="Times New Roman"/>
                <w:sz w:val="24"/>
                <w:szCs w:val="24"/>
              </w:rPr>
            </w:pPr>
            <w:ins w:id="1938" w:author="Admin" w:date="2017-09-18T09:24:00Z">
              <w:r w:rsidRPr="00CF1A03">
                <w:rPr>
                  <w:rFonts w:cs="Times New Roman"/>
                  <w:sz w:val="24"/>
                  <w:szCs w:val="24"/>
                </w:rPr>
                <w:t xml:space="preserve">Tham chiếu từ danh mục </w:t>
              </w:r>
              <w:r>
                <w:rPr>
                  <w:rFonts w:cs="Times New Roman"/>
                  <w:sz w:val="24"/>
                  <w:szCs w:val="24"/>
                </w:rPr>
                <w:lastRenderedPageBreak/>
                <w:t>ngạch nghề nghiệp</w:t>
              </w:r>
            </w:ins>
          </w:p>
        </w:tc>
      </w:tr>
      <w:tr w:rsidR="00EC6366" w:rsidRPr="00835288" w14:paraId="03EEC7C8" w14:textId="77777777" w:rsidTr="00896B3B">
        <w:trPr>
          <w:trHeight w:val="346"/>
          <w:ins w:id="1939" w:author="Admin" w:date="2017-09-18T09:19:00Z"/>
        </w:trPr>
        <w:tc>
          <w:tcPr>
            <w:tcW w:w="708" w:type="dxa"/>
            <w:tcBorders>
              <w:top w:val="single" w:sz="4" w:space="0" w:color="000000"/>
              <w:left w:val="single" w:sz="4" w:space="0" w:color="000000"/>
              <w:bottom w:val="single" w:sz="4" w:space="0" w:color="000000"/>
              <w:right w:val="single" w:sz="4" w:space="0" w:color="000000"/>
            </w:tcBorders>
            <w:vAlign w:val="center"/>
          </w:tcPr>
          <w:p w14:paraId="2998CD85" w14:textId="77777777" w:rsidR="00EC6366" w:rsidRPr="00CF1A03" w:rsidRDefault="00EC6366" w:rsidP="00EC6366">
            <w:pPr>
              <w:pStyle w:val="ListParagraph"/>
              <w:numPr>
                <w:ilvl w:val="0"/>
                <w:numId w:val="54"/>
              </w:numPr>
              <w:spacing w:after="0" w:line="26" w:lineRule="atLeast"/>
              <w:jc w:val="center"/>
              <w:rPr>
                <w:ins w:id="1940" w:author="Admin" w:date="2017-09-18T09:19:00Z"/>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661132FE" w14:textId="2106C4B2" w:rsidR="00EC6366" w:rsidRDefault="00EC6366" w:rsidP="00EC6366">
            <w:pPr>
              <w:spacing w:after="0" w:line="26" w:lineRule="atLeast"/>
              <w:rPr>
                <w:ins w:id="1941" w:author="Admin" w:date="2017-09-18T09:19:00Z"/>
                <w:sz w:val="24"/>
                <w:szCs w:val="24"/>
              </w:rPr>
            </w:pPr>
            <w:ins w:id="1942" w:author="Admin" w:date="2017-09-18T09:19:00Z">
              <w:r>
                <w:rPr>
                  <w:sz w:val="24"/>
                  <w:szCs w:val="24"/>
                </w:rPr>
                <w:t>Cấp bậc nghề nghiệp</w:t>
              </w:r>
            </w:ins>
          </w:p>
        </w:tc>
        <w:tc>
          <w:tcPr>
            <w:tcW w:w="2790" w:type="dxa"/>
            <w:tcBorders>
              <w:top w:val="single" w:sz="4" w:space="0" w:color="000000"/>
              <w:left w:val="single" w:sz="4" w:space="0" w:color="000000"/>
              <w:bottom w:val="single" w:sz="4" w:space="0" w:color="000000"/>
              <w:right w:val="single" w:sz="4" w:space="0" w:color="000000"/>
            </w:tcBorders>
            <w:vAlign w:val="center"/>
          </w:tcPr>
          <w:p w14:paraId="3CDE25A5" w14:textId="29E3D2CC" w:rsidR="00EC6366" w:rsidRPr="00CF1A03" w:rsidRDefault="00EC6366" w:rsidP="00EC6366">
            <w:pPr>
              <w:spacing w:after="0" w:line="26" w:lineRule="atLeast"/>
              <w:jc w:val="left"/>
              <w:rPr>
                <w:ins w:id="1943" w:author="Admin" w:date="2017-09-18T09:19:00Z"/>
                <w:rFonts w:cs="Times New Roman"/>
                <w:sz w:val="24"/>
                <w:szCs w:val="24"/>
              </w:rPr>
            </w:pPr>
            <w:ins w:id="1944" w:author="Admin" w:date="2017-09-18T09:20:00Z">
              <w:r>
                <w:rPr>
                  <w:rFonts w:cs="Times New Roman"/>
                  <w:sz w:val="24"/>
                  <w:szCs w:val="24"/>
                </w:rPr>
                <w:t>Chọn trong danh sách (tham chiếu từ danh mục cấp bậc nghề nghiệp)</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31570FF2" w14:textId="33BA743D" w:rsidR="00EC6366" w:rsidRPr="00CF1A03" w:rsidRDefault="00EC6366" w:rsidP="00EC6366">
            <w:pPr>
              <w:spacing w:before="240"/>
              <w:jc w:val="center"/>
              <w:rPr>
                <w:ins w:id="1945" w:author="Admin" w:date="2017-09-18T09:19:00Z"/>
                <w:rFonts w:cs="Times New Roman"/>
                <w:sz w:val="24"/>
                <w:szCs w:val="24"/>
              </w:rPr>
            </w:pPr>
            <w:ins w:id="1946" w:author="Admin" w:date="2017-09-18T09:21:00Z">
              <w:r>
                <w:rPr>
                  <w:rFonts w:cs="Times New Roman"/>
                  <w:sz w:val="24"/>
                  <w:szCs w:val="24"/>
                </w:rPr>
                <w:t>Danh sách</w:t>
              </w:r>
            </w:ins>
          </w:p>
        </w:tc>
        <w:tc>
          <w:tcPr>
            <w:tcW w:w="900" w:type="dxa"/>
            <w:tcBorders>
              <w:top w:val="single" w:sz="4" w:space="0" w:color="000000"/>
              <w:left w:val="single" w:sz="4" w:space="0" w:color="000000"/>
              <w:bottom w:val="single" w:sz="4" w:space="0" w:color="000000"/>
              <w:right w:val="single" w:sz="4" w:space="0" w:color="000000"/>
            </w:tcBorders>
            <w:vAlign w:val="center"/>
          </w:tcPr>
          <w:p w14:paraId="740B8B0E" w14:textId="77777777" w:rsidR="00EC6366" w:rsidRPr="00CF1A03" w:rsidRDefault="00EC6366" w:rsidP="00EC6366">
            <w:pPr>
              <w:spacing w:before="240"/>
              <w:jc w:val="center"/>
              <w:rPr>
                <w:ins w:id="1947" w:author="Admin" w:date="2017-09-18T09:1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9E2979C" w14:textId="1A07A13E" w:rsidR="00EC6366" w:rsidRPr="00CF1A03" w:rsidRDefault="00EC6366" w:rsidP="00EC6366">
            <w:pPr>
              <w:spacing w:before="240"/>
              <w:jc w:val="center"/>
              <w:rPr>
                <w:ins w:id="1948" w:author="Admin" w:date="2017-09-18T09:19:00Z"/>
                <w:rFonts w:cs="Times New Roman"/>
                <w:sz w:val="24"/>
                <w:szCs w:val="24"/>
              </w:rPr>
            </w:pPr>
            <w:ins w:id="1949" w:author="Admin" w:date="2017-09-18T09:21:00Z">
              <w:r>
                <w:rPr>
                  <w:rFonts w:cs="Times New Roman"/>
                  <w:sz w:val="24"/>
                  <w:szCs w:val="24"/>
                </w:rPr>
                <w:t>Có</w:t>
              </w:r>
            </w:ins>
          </w:p>
        </w:tc>
        <w:tc>
          <w:tcPr>
            <w:tcW w:w="1620" w:type="dxa"/>
            <w:tcBorders>
              <w:top w:val="single" w:sz="4" w:space="0" w:color="000000"/>
              <w:left w:val="single" w:sz="4" w:space="0" w:color="000000"/>
              <w:bottom w:val="single" w:sz="4" w:space="0" w:color="000000"/>
              <w:right w:val="single" w:sz="4" w:space="0" w:color="000000"/>
            </w:tcBorders>
            <w:vAlign w:val="center"/>
          </w:tcPr>
          <w:p w14:paraId="04DF41DF" w14:textId="77777777" w:rsidR="00EC6366" w:rsidRPr="00CF1A03" w:rsidRDefault="00EC6366" w:rsidP="00EC6366">
            <w:pPr>
              <w:spacing w:before="240"/>
              <w:jc w:val="left"/>
              <w:rPr>
                <w:ins w:id="1950" w:author="Admin" w:date="2017-09-18T09:19:00Z"/>
                <w:rFonts w:cs="Times New Roman"/>
                <w:sz w:val="24"/>
                <w:szCs w:val="24"/>
              </w:rPr>
            </w:pPr>
          </w:p>
        </w:tc>
      </w:tr>
      <w:tr w:rsidR="00EC6366" w:rsidRPr="00835288" w14:paraId="3C8D6F24" w14:textId="77777777" w:rsidTr="00896B3B">
        <w:trPr>
          <w:trHeight w:val="346"/>
        </w:trPr>
        <w:tc>
          <w:tcPr>
            <w:tcW w:w="708" w:type="dxa"/>
            <w:tcBorders>
              <w:top w:val="single" w:sz="4" w:space="0" w:color="000000"/>
              <w:left w:val="single" w:sz="4" w:space="0" w:color="000000"/>
              <w:bottom w:val="single" w:sz="4" w:space="0" w:color="000000"/>
              <w:right w:val="single" w:sz="4" w:space="0" w:color="000000"/>
            </w:tcBorders>
            <w:vAlign w:val="center"/>
          </w:tcPr>
          <w:p w14:paraId="4FADB82F" w14:textId="77777777" w:rsidR="00EC6366" w:rsidRPr="00CF1A03" w:rsidRDefault="00EC6366" w:rsidP="00EC6366">
            <w:pPr>
              <w:pStyle w:val="ListParagraph"/>
              <w:numPr>
                <w:ilvl w:val="0"/>
                <w:numId w:val="54"/>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567FC980" w14:textId="455C4DFA" w:rsidR="00EC6366" w:rsidRPr="00835288" w:rsidRDefault="00EC6366" w:rsidP="00EC6366">
            <w:pPr>
              <w:spacing w:after="0" w:line="26" w:lineRule="atLeast"/>
              <w:rPr>
                <w:rFonts w:cs="Times New Roman"/>
                <w:color w:val="000000"/>
                <w:sz w:val="24"/>
                <w:szCs w:val="24"/>
              </w:rPr>
            </w:pPr>
            <w:r w:rsidRPr="00835288">
              <w:rPr>
                <w:rFonts w:cs="Times New Roman"/>
                <w:color w:val="000000"/>
                <w:sz w:val="24"/>
                <w:szCs w:val="24"/>
              </w:rPr>
              <w:t xml:space="preserve">Mã </w:t>
            </w:r>
            <w:r>
              <w:rPr>
                <w:rFonts w:cs="Times New Roman"/>
                <w:color w:val="000000"/>
                <w:sz w:val="24"/>
                <w:szCs w:val="24"/>
              </w:rPr>
              <w:t xml:space="preserve">vị trí </w:t>
            </w:r>
            <w:r w:rsidRPr="00835288">
              <w:rPr>
                <w:rFonts w:cs="Times New Roman"/>
                <w:color w:val="000000"/>
                <w:sz w:val="24"/>
                <w:szCs w:val="24"/>
              </w:rPr>
              <w:t>chức danh</w:t>
            </w:r>
          </w:p>
        </w:tc>
        <w:tc>
          <w:tcPr>
            <w:tcW w:w="2790" w:type="dxa"/>
            <w:tcBorders>
              <w:top w:val="single" w:sz="4" w:space="0" w:color="000000"/>
              <w:left w:val="single" w:sz="4" w:space="0" w:color="000000"/>
              <w:bottom w:val="single" w:sz="4" w:space="0" w:color="000000"/>
              <w:right w:val="single" w:sz="4" w:space="0" w:color="000000"/>
            </w:tcBorders>
            <w:vAlign w:val="center"/>
          </w:tcPr>
          <w:p w14:paraId="7F6218F3" w14:textId="3AABEBF1" w:rsidR="00EC6366" w:rsidRPr="00835288" w:rsidRDefault="00EC6366">
            <w:pPr>
              <w:spacing w:after="0" w:line="26" w:lineRule="atLeast"/>
              <w:jc w:val="left"/>
              <w:rPr>
                <w:rFonts w:cs="Times New Roman"/>
                <w:color w:val="000000"/>
                <w:sz w:val="24"/>
                <w:szCs w:val="24"/>
              </w:rPr>
            </w:pPr>
            <w:r w:rsidRPr="00835288">
              <w:rPr>
                <w:rFonts w:cs="Times New Roman"/>
                <w:color w:val="000000"/>
                <w:sz w:val="24"/>
                <w:szCs w:val="24"/>
              </w:rPr>
              <w:t>Ký hiệu của mã chức danh</w:t>
            </w:r>
            <w:r>
              <w:rPr>
                <w:rFonts w:cs="Times New Roman"/>
                <w:color w:val="000000"/>
                <w:sz w:val="24"/>
                <w:szCs w:val="24"/>
              </w:rPr>
              <w:t xml:space="preserve">. </w:t>
            </w:r>
            <w:r w:rsidRPr="00DF447A">
              <w:rPr>
                <w:rFonts w:cs="Times New Roman"/>
                <w:color w:val="FF0000"/>
                <w:sz w:val="24"/>
                <w:szCs w:val="24"/>
              </w:rPr>
              <w:t xml:space="preserve">Quy tắc mã: mã ngành nghề + mã chuyên môn + mã </w:t>
            </w:r>
            <w:del w:id="1951" w:author="Admin" w:date="2017-09-18T09:23:00Z">
              <w:r w:rsidRPr="00DF447A" w:rsidDel="00EC6366">
                <w:rPr>
                  <w:rFonts w:cs="Times New Roman"/>
                  <w:color w:val="FF0000"/>
                  <w:sz w:val="24"/>
                  <w:szCs w:val="24"/>
                </w:rPr>
                <w:delText>vị trí</w:delText>
              </w:r>
            </w:del>
            <w:ins w:id="1952" w:author="Admin" w:date="2017-09-18T09:23:00Z">
              <w:r>
                <w:rPr>
                  <w:rFonts w:cs="Times New Roman"/>
                  <w:color w:val="FF0000"/>
                  <w:sz w:val="24"/>
                  <w:szCs w:val="24"/>
                </w:rPr>
                <w:t>ngạch nghề nghiệp + mã cấp bậc nghề nghiệp</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7164203B" w14:textId="77777777" w:rsidR="00EC6366" w:rsidRDefault="00EC6366" w:rsidP="00EC6366">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29355E50" w14:textId="77777777" w:rsidR="00EC6366" w:rsidRPr="00835288" w:rsidRDefault="00EC6366" w:rsidP="00EC636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F6FE5AC" w14:textId="77777777" w:rsidR="00EC6366" w:rsidRPr="00835288" w:rsidRDefault="00EC6366" w:rsidP="00EC6366">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02CAE3AF" w14:textId="16728F38" w:rsidR="00EC6366" w:rsidRDefault="00EC6366" w:rsidP="00EC6366">
            <w:pPr>
              <w:spacing w:before="240"/>
              <w:jc w:val="left"/>
              <w:rPr>
                <w:rFonts w:cs="Times New Roman"/>
                <w:sz w:val="24"/>
                <w:szCs w:val="24"/>
              </w:rPr>
            </w:pPr>
          </w:p>
        </w:tc>
      </w:tr>
      <w:tr w:rsidR="00EC6366" w:rsidRPr="00835288" w14:paraId="646B19AB"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18ED8542" w14:textId="77777777" w:rsidR="00EC6366" w:rsidRPr="00CF1A03" w:rsidRDefault="00EC6366" w:rsidP="00EC6366">
            <w:pPr>
              <w:pStyle w:val="ListParagraph"/>
              <w:numPr>
                <w:ilvl w:val="0"/>
                <w:numId w:val="54"/>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hideMark/>
          </w:tcPr>
          <w:p w14:paraId="6B1E02E6" w14:textId="1A66041B" w:rsidR="00EC6366" w:rsidRPr="00835288" w:rsidRDefault="00EC6366" w:rsidP="00EC6366">
            <w:pPr>
              <w:spacing w:after="0" w:line="26" w:lineRule="atLeast"/>
              <w:rPr>
                <w:rFonts w:cs="Times New Roman"/>
                <w:color w:val="000000"/>
                <w:sz w:val="24"/>
                <w:szCs w:val="24"/>
              </w:rPr>
            </w:pPr>
            <w:r w:rsidRPr="00835288">
              <w:rPr>
                <w:rFonts w:cs="Times New Roman"/>
                <w:color w:val="000000"/>
                <w:sz w:val="24"/>
                <w:szCs w:val="24"/>
              </w:rPr>
              <w:t>Tên</w:t>
            </w:r>
            <w:r>
              <w:rPr>
                <w:rFonts w:cs="Times New Roman"/>
                <w:color w:val="000000"/>
                <w:sz w:val="24"/>
                <w:szCs w:val="24"/>
              </w:rPr>
              <w:t xml:space="preserve"> vị trí</w:t>
            </w:r>
            <w:r w:rsidRPr="00835288">
              <w:rPr>
                <w:rFonts w:cs="Times New Roman"/>
                <w:color w:val="000000"/>
                <w:sz w:val="24"/>
                <w:szCs w:val="24"/>
              </w:rPr>
              <w:t xml:space="preserve"> chức danh</w:t>
            </w:r>
          </w:p>
        </w:tc>
        <w:tc>
          <w:tcPr>
            <w:tcW w:w="2790" w:type="dxa"/>
            <w:tcBorders>
              <w:top w:val="single" w:sz="4" w:space="0" w:color="000000"/>
              <w:left w:val="single" w:sz="4" w:space="0" w:color="000000"/>
              <w:bottom w:val="single" w:sz="4" w:space="0" w:color="000000"/>
              <w:right w:val="single" w:sz="4" w:space="0" w:color="000000"/>
            </w:tcBorders>
            <w:vAlign w:val="center"/>
          </w:tcPr>
          <w:p w14:paraId="79622E28" w14:textId="77777777" w:rsidR="00EC6366" w:rsidRPr="00835288" w:rsidRDefault="00EC6366" w:rsidP="00EC6366">
            <w:pPr>
              <w:spacing w:after="0" w:line="26" w:lineRule="atLeast"/>
              <w:jc w:val="left"/>
              <w:rPr>
                <w:rFonts w:cs="Times New Roman"/>
                <w:color w:val="000000"/>
                <w:sz w:val="24"/>
                <w:szCs w:val="24"/>
              </w:rPr>
            </w:pPr>
            <w:r w:rsidRPr="00835288">
              <w:rPr>
                <w:rFonts w:cs="Times New Roman"/>
                <w:color w:val="000000"/>
                <w:sz w:val="24"/>
                <w:szCs w:val="24"/>
              </w:rPr>
              <w:t>Tên chức danh</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4691B76E" w14:textId="77777777" w:rsidR="00EC6366" w:rsidRPr="00835288" w:rsidRDefault="00EC6366" w:rsidP="00EC6366">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5F36DD63" w14:textId="77777777" w:rsidR="00EC6366" w:rsidRPr="00835288" w:rsidRDefault="00EC6366" w:rsidP="00EC636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6D8046B" w14:textId="77777777" w:rsidR="00EC6366" w:rsidRPr="00835288" w:rsidRDefault="00EC6366" w:rsidP="00EC6366">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382E5477" w14:textId="77777777" w:rsidR="00EC6366" w:rsidRPr="00835288" w:rsidRDefault="00EC6366" w:rsidP="00EC6366">
            <w:pPr>
              <w:spacing w:before="240"/>
              <w:jc w:val="left"/>
              <w:rPr>
                <w:rFonts w:cs="Times New Roman"/>
                <w:sz w:val="24"/>
                <w:szCs w:val="24"/>
              </w:rPr>
            </w:pPr>
          </w:p>
        </w:tc>
      </w:tr>
      <w:tr w:rsidR="00EC6366" w:rsidRPr="00835288" w14:paraId="45974B2B"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7BC4970D" w14:textId="77777777" w:rsidR="00EC6366" w:rsidRPr="00CF1A03" w:rsidRDefault="00EC6366" w:rsidP="00EC6366">
            <w:pPr>
              <w:pStyle w:val="ListParagraph"/>
              <w:numPr>
                <w:ilvl w:val="0"/>
                <w:numId w:val="54"/>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3FE3B712" w14:textId="77777777" w:rsidR="00EC6366" w:rsidRPr="00835288" w:rsidRDefault="00EC6366" w:rsidP="00EC6366">
            <w:pPr>
              <w:pStyle w:val="NoSpacing"/>
              <w:spacing w:before="240"/>
            </w:pPr>
            <w:r w:rsidRPr="00835288">
              <w:t xml:space="preserve">Trạng thái </w:t>
            </w:r>
          </w:p>
        </w:tc>
        <w:tc>
          <w:tcPr>
            <w:tcW w:w="2790" w:type="dxa"/>
            <w:tcBorders>
              <w:top w:val="single" w:sz="4" w:space="0" w:color="000000"/>
              <w:left w:val="single" w:sz="4" w:space="0" w:color="000000"/>
              <w:bottom w:val="single" w:sz="4" w:space="0" w:color="000000"/>
              <w:right w:val="single" w:sz="4" w:space="0" w:color="000000"/>
            </w:tcBorders>
            <w:vAlign w:val="center"/>
          </w:tcPr>
          <w:p w14:paraId="1DF3165E" w14:textId="77777777" w:rsidR="00EC6366" w:rsidRPr="00835288" w:rsidRDefault="00EC6366" w:rsidP="00EC6366">
            <w:pPr>
              <w:spacing w:before="240"/>
              <w:jc w:val="left"/>
              <w:rPr>
                <w:rFonts w:cs="Times New Roman"/>
                <w:sz w:val="24"/>
                <w:szCs w:val="24"/>
              </w:rPr>
            </w:pPr>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w:t>
            </w:r>
            <w:r>
              <w:rPr>
                <w:rFonts w:cs="Times New Roman"/>
                <w:color w:val="000000"/>
                <w:sz w:val="24"/>
                <w:szCs w:val="24"/>
              </w:rPr>
              <w:t xml:space="preserve">bản ghi </w:t>
            </w:r>
            <w:r w:rsidRPr="00835288">
              <w:rPr>
                <w:rFonts w:cs="Times New Roman"/>
                <w:color w:val="000000"/>
                <w:sz w:val="24"/>
                <w:szCs w:val="24"/>
              </w:rPr>
              <w:t>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11ADCC0C" w14:textId="77777777" w:rsidR="00EC6366" w:rsidRPr="00835288" w:rsidRDefault="00EC6366" w:rsidP="00EC6366">
            <w:pPr>
              <w:spacing w:before="240"/>
              <w:jc w:val="center"/>
              <w:rPr>
                <w:rFonts w:cs="Times New Roman"/>
                <w:sz w:val="24"/>
                <w:szCs w:val="24"/>
              </w:rPr>
            </w:pPr>
            <w:r>
              <w:rPr>
                <w:rFonts w:cs="Times New Roman"/>
                <w:sz w:val="24"/>
                <w:szCs w:val="24"/>
              </w:rPr>
              <w:t>Chọn một</w:t>
            </w:r>
          </w:p>
        </w:tc>
        <w:tc>
          <w:tcPr>
            <w:tcW w:w="900" w:type="dxa"/>
            <w:tcBorders>
              <w:top w:val="single" w:sz="4" w:space="0" w:color="000000"/>
              <w:left w:val="single" w:sz="4" w:space="0" w:color="000000"/>
              <w:bottom w:val="single" w:sz="4" w:space="0" w:color="000000"/>
              <w:right w:val="single" w:sz="4" w:space="0" w:color="000000"/>
            </w:tcBorders>
            <w:vAlign w:val="center"/>
          </w:tcPr>
          <w:p w14:paraId="5379AF2A" w14:textId="77777777" w:rsidR="00EC6366" w:rsidRPr="00835288" w:rsidRDefault="00EC6366" w:rsidP="00EC636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E41D10B" w14:textId="77777777" w:rsidR="00EC6366" w:rsidRPr="00835288" w:rsidRDefault="00EC6366" w:rsidP="00EC6366">
            <w:pPr>
              <w:spacing w:before="240"/>
              <w:jc w:val="center"/>
              <w:rPr>
                <w:rFonts w:cs="Times New Roman"/>
                <w:sz w:val="24"/>
                <w:szCs w:val="24"/>
              </w:rPr>
            </w:pPr>
            <w:r w:rsidRPr="00835288">
              <w:rPr>
                <w:rFonts w:cs="Times New Roman"/>
                <w:sz w:val="24"/>
                <w:szCs w:val="24"/>
              </w:rPr>
              <w:t>Có</w:t>
            </w:r>
          </w:p>
        </w:tc>
        <w:tc>
          <w:tcPr>
            <w:tcW w:w="1620" w:type="dxa"/>
            <w:tcBorders>
              <w:top w:val="single" w:sz="4" w:space="0" w:color="000000"/>
              <w:left w:val="single" w:sz="4" w:space="0" w:color="000000"/>
              <w:bottom w:val="single" w:sz="4" w:space="0" w:color="000000"/>
              <w:right w:val="single" w:sz="4" w:space="0" w:color="000000"/>
            </w:tcBorders>
            <w:vAlign w:val="center"/>
          </w:tcPr>
          <w:p w14:paraId="3DFD9DB0" w14:textId="77777777" w:rsidR="00EC6366" w:rsidRPr="00835288" w:rsidRDefault="00EC6366" w:rsidP="00EC6366">
            <w:pPr>
              <w:spacing w:before="240"/>
              <w:jc w:val="left"/>
              <w:rPr>
                <w:rFonts w:cs="Times New Roman"/>
                <w:sz w:val="24"/>
                <w:szCs w:val="24"/>
              </w:rPr>
            </w:pPr>
          </w:p>
        </w:tc>
      </w:tr>
      <w:tr w:rsidR="00EC6366" w:rsidRPr="00835288" w14:paraId="4B5A14E1" w14:textId="77777777" w:rsidTr="00896B3B">
        <w:trPr>
          <w:trHeight w:val="286"/>
        </w:trPr>
        <w:tc>
          <w:tcPr>
            <w:tcW w:w="708" w:type="dxa"/>
            <w:tcBorders>
              <w:top w:val="single" w:sz="4" w:space="0" w:color="000000"/>
              <w:left w:val="single" w:sz="4" w:space="0" w:color="000000"/>
              <w:bottom w:val="single" w:sz="4" w:space="0" w:color="000000"/>
              <w:right w:val="single" w:sz="4" w:space="0" w:color="000000"/>
            </w:tcBorders>
            <w:vAlign w:val="center"/>
          </w:tcPr>
          <w:p w14:paraId="582B8F7B" w14:textId="77777777" w:rsidR="00EC6366" w:rsidRPr="00CF1A03" w:rsidRDefault="00EC6366" w:rsidP="00EC6366">
            <w:pPr>
              <w:pStyle w:val="ListParagraph"/>
              <w:numPr>
                <w:ilvl w:val="0"/>
                <w:numId w:val="54"/>
              </w:numPr>
              <w:spacing w:after="0" w:line="26" w:lineRule="atLeast"/>
              <w:jc w:val="center"/>
              <w:rPr>
                <w:rFonts w:cs="Times New Roman"/>
                <w:color w:val="000000"/>
                <w:sz w:val="24"/>
                <w:szCs w:val="24"/>
              </w:rPr>
            </w:pPr>
          </w:p>
        </w:tc>
        <w:tc>
          <w:tcPr>
            <w:tcW w:w="1452" w:type="dxa"/>
            <w:tcBorders>
              <w:top w:val="single" w:sz="4" w:space="0" w:color="000000"/>
              <w:left w:val="single" w:sz="4" w:space="0" w:color="000000"/>
              <w:bottom w:val="single" w:sz="4" w:space="0" w:color="000000"/>
              <w:right w:val="single" w:sz="4" w:space="0" w:color="000000"/>
            </w:tcBorders>
            <w:vAlign w:val="center"/>
          </w:tcPr>
          <w:p w14:paraId="1A2C39E0" w14:textId="77777777" w:rsidR="00EC6366" w:rsidRPr="00835288" w:rsidRDefault="00EC6366" w:rsidP="00EC6366">
            <w:pPr>
              <w:pStyle w:val="NoSpacing"/>
              <w:spacing w:before="240"/>
            </w:pPr>
            <w:r w:rsidRPr="00835288">
              <w:t>Ghi chú</w:t>
            </w:r>
          </w:p>
        </w:tc>
        <w:tc>
          <w:tcPr>
            <w:tcW w:w="2790" w:type="dxa"/>
            <w:tcBorders>
              <w:top w:val="single" w:sz="4" w:space="0" w:color="000000"/>
              <w:left w:val="single" w:sz="4" w:space="0" w:color="000000"/>
              <w:bottom w:val="single" w:sz="4" w:space="0" w:color="000000"/>
              <w:right w:val="single" w:sz="4" w:space="0" w:color="000000"/>
            </w:tcBorders>
            <w:vAlign w:val="center"/>
          </w:tcPr>
          <w:p w14:paraId="2DB51833" w14:textId="77777777" w:rsidR="00EC6366" w:rsidRPr="00835288" w:rsidRDefault="00EC6366" w:rsidP="00EC6366">
            <w:pPr>
              <w:spacing w:before="240"/>
              <w:jc w:val="left"/>
              <w:rPr>
                <w:rFonts w:cs="Times New Roman"/>
                <w:sz w:val="24"/>
                <w:szCs w:val="24"/>
              </w:rPr>
            </w:pPr>
            <w:r w:rsidRPr="00835288">
              <w:rPr>
                <w:rFonts w:cs="Times New Roman"/>
                <w:sz w:val="24"/>
                <w:szCs w:val="24"/>
              </w:rPr>
              <w:t>Ghi chú khác</w:t>
            </w:r>
          </w:p>
        </w:tc>
        <w:tc>
          <w:tcPr>
            <w:tcW w:w="990" w:type="dxa"/>
            <w:tcBorders>
              <w:top w:val="single" w:sz="4" w:space="0" w:color="000000"/>
              <w:left w:val="single" w:sz="4" w:space="0" w:color="000000"/>
              <w:bottom w:val="single" w:sz="4" w:space="0" w:color="000000"/>
              <w:right w:val="single" w:sz="4" w:space="0" w:color="000000"/>
            </w:tcBorders>
            <w:vAlign w:val="center"/>
          </w:tcPr>
          <w:p w14:paraId="176E1D7E" w14:textId="77777777" w:rsidR="00EC6366" w:rsidRPr="00835288" w:rsidRDefault="00EC6366" w:rsidP="00EC6366">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766E30C1" w14:textId="77777777" w:rsidR="00EC6366" w:rsidRPr="00835288" w:rsidRDefault="00EC6366" w:rsidP="00EC636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C514EFA" w14:textId="77777777" w:rsidR="00EC6366" w:rsidRPr="00835288" w:rsidRDefault="00EC6366" w:rsidP="00EC6366">
            <w:pPr>
              <w:spacing w:before="240"/>
              <w:jc w:val="center"/>
              <w:rPr>
                <w:rFonts w:cs="Times New Roman"/>
                <w:sz w:val="24"/>
                <w:szCs w:val="24"/>
              </w:rPr>
            </w:pPr>
            <w:r w:rsidRPr="00835288">
              <w:rPr>
                <w:rFonts w:cs="Times New Roman"/>
                <w:sz w:val="24"/>
                <w:szCs w:val="24"/>
              </w:rPr>
              <w:t>Không</w:t>
            </w:r>
          </w:p>
        </w:tc>
        <w:tc>
          <w:tcPr>
            <w:tcW w:w="1620" w:type="dxa"/>
            <w:tcBorders>
              <w:top w:val="single" w:sz="4" w:space="0" w:color="000000"/>
              <w:left w:val="single" w:sz="4" w:space="0" w:color="000000"/>
              <w:bottom w:val="single" w:sz="4" w:space="0" w:color="000000"/>
              <w:right w:val="single" w:sz="4" w:space="0" w:color="000000"/>
            </w:tcBorders>
            <w:vAlign w:val="center"/>
          </w:tcPr>
          <w:p w14:paraId="564FB831" w14:textId="77777777" w:rsidR="00EC6366" w:rsidRPr="00835288" w:rsidRDefault="00EC6366" w:rsidP="00EC6366">
            <w:pPr>
              <w:spacing w:before="240"/>
              <w:jc w:val="left"/>
              <w:rPr>
                <w:rFonts w:cs="Times New Roman"/>
                <w:sz w:val="24"/>
                <w:szCs w:val="24"/>
              </w:rPr>
            </w:pPr>
          </w:p>
        </w:tc>
      </w:tr>
    </w:tbl>
    <w:p w14:paraId="59DFD6DA" w14:textId="77777777" w:rsidR="003E0D8F" w:rsidRPr="00835288" w:rsidRDefault="003E0D8F" w:rsidP="003E0D8F">
      <w:pPr>
        <w:rPr>
          <w:rFonts w:cs="Times New Roman"/>
          <w:sz w:val="24"/>
          <w:szCs w:val="24"/>
        </w:rPr>
      </w:pPr>
    </w:p>
    <w:p w14:paraId="7B423E3C" w14:textId="77777777" w:rsidR="003E0D8F" w:rsidRPr="00835288" w:rsidRDefault="003E0D8F" w:rsidP="003E0D8F">
      <w:pPr>
        <w:pStyle w:val="ListParagraph"/>
        <w:keepLines w:val="0"/>
        <w:spacing w:after="200" w:line="312" w:lineRule="auto"/>
        <w:ind w:left="540"/>
        <w:rPr>
          <w:rFonts w:cs="Times New Roman"/>
          <w:b/>
          <w:sz w:val="24"/>
          <w:szCs w:val="24"/>
        </w:rPr>
      </w:pPr>
      <w:r w:rsidRPr="00835288">
        <w:rPr>
          <w:rFonts w:cs="Times New Roman"/>
          <w:b/>
          <w:sz w:val="24"/>
          <w:szCs w:val="24"/>
        </w:rPr>
        <w:t>Mô tả thông tin:</w:t>
      </w:r>
    </w:p>
    <w:p w14:paraId="375A8A38" w14:textId="4F07AFA5" w:rsidR="003E0D8F" w:rsidRPr="00EC6366" w:rsidRDefault="00E01978" w:rsidP="0065291C">
      <w:pPr>
        <w:pStyle w:val="ListParagraph"/>
        <w:keepLines w:val="0"/>
        <w:numPr>
          <w:ilvl w:val="0"/>
          <w:numId w:val="7"/>
        </w:numPr>
        <w:spacing w:after="200" w:line="312" w:lineRule="auto"/>
        <w:rPr>
          <w:ins w:id="1953" w:author="Admin" w:date="2017-09-18T09:25:00Z"/>
          <w:rFonts w:cs="Times New Roman"/>
          <w:sz w:val="24"/>
          <w:szCs w:val="24"/>
          <w:rPrChange w:id="1954" w:author="Admin" w:date="2017-09-18T09:25:00Z">
            <w:rPr>
              <w:ins w:id="1955" w:author="Admin" w:date="2017-09-18T09:25:00Z"/>
              <w:rFonts w:cs="Times New Roman"/>
              <w:color w:val="000000"/>
              <w:sz w:val="24"/>
              <w:szCs w:val="24"/>
            </w:rPr>
          </w:rPrChange>
        </w:rPr>
      </w:pPr>
      <w:r>
        <w:rPr>
          <w:rFonts w:cs="Times New Roman"/>
          <w:sz w:val="24"/>
          <w:szCs w:val="24"/>
        </w:rPr>
        <w:t>Mã vị trí chức danh</w:t>
      </w:r>
      <w:ins w:id="1956" w:author="Admin" w:date="2017-09-18T09:24:00Z">
        <w:r w:rsidR="00EC6366">
          <w:rPr>
            <w:rFonts w:cs="Times New Roman"/>
            <w:sz w:val="24"/>
            <w:szCs w:val="24"/>
          </w:rPr>
          <w:t xml:space="preserve"> khai báo chung cho cả tập đoàn</w:t>
        </w:r>
      </w:ins>
      <w:r>
        <w:rPr>
          <w:rFonts w:cs="Times New Roman"/>
          <w:sz w:val="24"/>
          <w:szCs w:val="24"/>
        </w:rPr>
        <w:t xml:space="preserve"> theo quy tắc: </w:t>
      </w:r>
      <w:del w:id="1957" w:author="Admin" w:date="2017-09-18T09:25:00Z">
        <w:r w:rsidDel="00EC6366">
          <w:rPr>
            <w:rFonts w:cs="Times New Roman"/>
            <w:color w:val="000000"/>
            <w:sz w:val="24"/>
            <w:szCs w:val="24"/>
          </w:rPr>
          <w:delText xml:space="preserve">mã công ty + </w:delText>
        </w:r>
      </w:del>
      <w:r>
        <w:rPr>
          <w:rFonts w:cs="Times New Roman"/>
          <w:color w:val="000000"/>
          <w:sz w:val="24"/>
          <w:szCs w:val="24"/>
        </w:rPr>
        <w:t xml:space="preserve">mã ngành nghề + mã chuyên môn + mã </w:t>
      </w:r>
      <w:del w:id="1958" w:author="Admin" w:date="2017-09-18T09:25:00Z">
        <w:r w:rsidDel="00EC6366">
          <w:rPr>
            <w:rFonts w:cs="Times New Roman"/>
            <w:color w:val="000000"/>
            <w:sz w:val="24"/>
            <w:szCs w:val="24"/>
          </w:rPr>
          <w:delText>vị trí</w:delText>
        </w:r>
      </w:del>
      <w:ins w:id="1959" w:author="Admin" w:date="2017-09-18T09:25:00Z">
        <w:r w:rsidR="00EC6366">
          <w:rPr>
            <w:rFonts w:cs="Times New Roman"/>
            <w:color w:val="000000"/>
            <w:sz w:val="24"/>
            <w:szCs w:val="24"/>
          </w:rPr>
          <w:t>ngạch nghề nghiệp + mã cấp bậc nghề nghiệp</w:t>
        </w:r>
      </w:ins>
      <w:r>
        <w:rPr>
          <w:rFonts w:cs="Times New Roman"/>
          <w:color w:val="000000"/>
          <w:sz w:val="24"/>
          <w:szCs w:val="24"/>
        </w:rPr>
        <w:t>.</w:t>
      </w:r>
      <w:ins w:id="1960" w:author="Admin" w:date="2017-09-29T09:08:00Z">
        <w:r w:rsidR="0065291C">
          <w:rPr>
            <w:rFonts w:cs="Times New Roman"/>
            <w:color w:val="000000"/>
            <w:sz w:val="24"/>
            <w:szCs w:val="24"/>
          </w:rPr>
          <w:t xml:space="preserve"> </w:t>
        </w:r>
        <w:commentRangeStart w:id="1961"/>
        <w:r w:rsidR="0065291C" w:rsidRPr="0065291C">
          <w:rPr>
            <w:rFonts w:cs="Times New Roman"/>
            <w:b/>
            <w:i/>
            <w:color w:val="000000"/>
            <w:sz w:val="24"/>
            <w:szCs w:val="24"/>
            <w:rPrChange w:id="1962" w:author="Admin" w:date="2017-09-29T09:09:00Z">
              <w:rPr>
                <w:rFonts w:cs="Times New Roman"/>
                <w:color w:val="000000"/>
                <w:sz w:val="24"/>
                <w:szCs w:val="24"/>
              </w:rPr>
            </w:rPrChange>
          </w:rPr>
          <w:t xml:space="preserve">(hệ thống cho phép trùng mã của </w:t>
        </w:r>
      </w:ins>
      <w:ins w:id="1963" w:author="Admin" w:date="2017-09-29T09:09:00Z">
        <w:r w:rsidR="0065291C" w:rsidRPr="0065291C">
          <w:rPr>
            <w:rFonts w:cs="Times New Roman"/>
            <w:b/>
            <w:i/>
            <w:color w:val="000000"/>
            <w:sz w:val="24"/>
            <w:szCs w:val="24"/>
            <w:rPrChange w:id="1964" w:author="Admin" w:date="2017-09-29T09:09:00Z">
              <w:rPr>
                <w:rFonts w:cs="Times New Roman"/>
                <w:color w:val="000000"/>
                <w:sz w:val="24"/>
                <w:szCs w:val="24"/>
              </w:rPr>
            </w:rPrChange>
          </w:rPr>
          <w:t xml:space="preserve">các vị trí </w:t>
        </w:r>
      </w:ins>
      <w:ins w:id="1965" w:author="Admin" w:date="2017-09-29T09:08:00Z">
        <w:r w:rsidR="0065291C" w:rsidRPr="0065291C">
          <w:rPr>
            <w:rFonts w:cs="Times New Roman"/>
            <w:b/>
            <w:i/>
            <w:color w:val="000000"/>
            <w:sz w:val="24"/>
            <w:szCs w:val="24"/>
            <w:rPrChange w:id="1966" w:author="Admin" w:date="2017-09-29T09:09:00Z">
              <w:rPr>
                <w:rFonts w:cs="Times New Roman"/>
                <w:color w:val="000000"/>
                <w:sz w:val="24"/>
                <w:szCs w:val="24"/>
              </w:rPr>
            </w:rPrChange>
          </w:rPr>
          <w:t>chức danh</w:t>
        </w:r>
        <w:r w:rsidR="0065291C">
          <w:rPr>
            <w:rFonts w:cs="Times New Roman"/>
            <w:color w:val="000000"/>
            <w:sz w:val="24"/>
            <w:szCs w:val="24"/>
          </w:rPr>
          <w:t>)</w:t>
        </w:r>
      </w:ins>
      <w:commentRangeEnd w:id="1961"/>
      <w:ins w:id="1967" w:author="Admin" w:date="2017-09-29T09:15:00Z">
        <w:r w:rsidR="0065291C">
          <w:rPr>
            <w:rStyle w:val="CommentReference"/>
          </w:rPr>
          <w:commentReference w:id="1961"/>
        </w:r>
      </w:ins>
      <w:ins w:id="1968" w:author="Admin" w:date="2017-09-29T09:08:00Z">
        <w:r w:rsidR="0065291C">
          <w:rPr>
            <w:rFonts w:cs="Times New Roman"/>
            <w:color w:val="000000"/>
            <w:sz w:val="24"/>
            <w:szCs w:val="24"/>
          </w:rPr>
          <w:t xml:space="preserve">, ví dụ: </w:t>
        </w:r>
      </w:ins>
      <w:ins w:id="1969" w:author="Admin" w:date="2017-09-29T09:09:00Z">
        <w:r w:rsidR="0065291C">
          <w:rPr>
            <w:rFonts w:cs="Times New Roman"/>
            <w:color w:val="000000"/>
            <w:sz w:val="24"/>
            <w:szCs w:val="24"/>
          </w:rPr>
          <w:t>07.420.</w:t>
        </w:r>
      </w:ins>
      <w:ins w:id="1970" w:author="Admin" w:date="2017-09-29T09:10:00Z">
        <w:r w:rsidR="0065291C" w:rsidRPr="0065291C">
          <w:t xml:space="preserve"> </w:t>
        </w:r>
        <w:r w:rsidR="0065291C" w:rsidRPr="0065291C">
          <w:rPr>
            <w:rFonts w:cs="Times New Roman"/>
            <w:color w:val="000000"/>
            <w:sz w:val="24"/>
            <w:szCs w:val="24"/>
          </w:rPr>
          <w:t>504.350</w:t>
        </w:r>
      </w:ins>
      <w:ins w:id="1971" w:author="Admin" w:date="2017-09-29T10:16:00Z">
        <w:r w:rsidR="00C17C1A">
          <w:rPr>
            <w:rFonts w:cs="Times New Roman"/>
            <w:color w:val="000000"/>
            <w:sz w:val="24"/>
            <w:szCs w:val="24"/>
          </w:rPr>
          <w:t xml:space="preserve">: Trưởng nhóm kinh doanh dịch vụ </w:t>
        </w:r>
      </w:ins>
      <w:ins w:id="1972" w:author="Admin" w:date="2017-09-29T10:17:00Z">
        <w:r w:rsidR="00C17C1A">
          <w:rPr>
            <w:rFonts w:cs="Times New Roman"/>
            <w:color w:val="000000"/>
            <w:sz w:val="24"/>
            <w:szCs w:val="24"/>
          </w:rPr>
          <w:t>SMS</w:t>
        </w:r>
      </w:ins>
    </w:p>
    <w:p w14:paraId="4E9A0E0C" w14:textId="1B8F53B1" w:rsidR="00EC6366" w:rsidRPr="00EC6366" w:rsidRDefault="00EC6366">
      <w:pPr>
        <w:pStyle w:val="ListParagraph"/>
        <w:keepLines w:val="0"/>
        <w:numPr>
          <w:ilvl w:val="0"/>
          <w:numId w:val="7"/>
        </w:numPr>
        <w:spacing w:after="200" w:line="312" w:lineRule="auto"/>
        <w:ind w:left="540" w:hanging="540"/>
        <w:rPr>
          <w:rFonts w:cs="Times New Roman"/>
          <w:sz w:val="24"/>
          <w:szCs w:val="24"/>
          <w:rPrChange w:id="1973" w:author="Admin" w:date="2017-09-18T09:26:00Z">
            <w:rPr/>
          </w:rPrChange>
        </w:rPr>
      </w:pPr>
      <w:ins w:id="1974" w:author="Admin" w:date="2017-09-18T09:25:00Z">
        <w:r>
          <w:rPr>
            <w:rFonts w:cs="Times New Roman"/>
            <w:color w:val="000000"/>
            <w:sz w:val="24"/>
            <w:szCs w:val="24"/>
          </w:rPr>
          <w:t xml:space="preserve">Khi vị trí chức danh gắn cho từng công ty thì mã chức danh theo quy tắc: mã công ty + mã ngành nghề + </w:t>
        </w:r>
      </w:ins>
      <w:ins w:id="1975" w:author="Admin" w:date="2017-09-18T09:26:00Z">
        <w:r>
          <w:rPr>
            <w:rFonts w:cs="Times New Roman"/>
            <w:color w:val="000000"/>
            <w:sz w:val="24"/>
            <w:szCs w:val="24"/>
          </w:rPr>
          <w:t>mã chuyên môn + mã ngạch nghề nghiệp + mã cấp bậc nghề nghiệp.</w:t>
        </w:r>
      </w:ins>
    </w:p>
    <w:p w14:paraId="2FD0B83E" w14:textId="086F8F02" w:rsidR="00E01978" w:rsidRPr="00F768DF" w:rsidRDefault="00E01978" w:rsidP="003E0D8F">
      <w:pPr>
        <w:pStyle w:val="ListParagraph"/>
        <w:keepLines w:val="0"/>
        <w:numPr>
          <w:ilvl w:val="0"/>
          <w:numId w:val="7"/>
        </w:numPr>
        <w:spacing w:after="200" w:line="312" w:lineRule="auto"/>
        <w:ind w:left="540" w:hanging="540"/>
        <w:rPr>
          <w:rFonts w:cs="Times New Roman"/>
          <w:sz w:val="24"/>
          <w:szCs w:val="24"/>
        </w:rPr>
      </w:pPr>
      <w:r>
        <w:rPr>
          <w:rFonts w:cs="Times New Roman"/>
          <w:color w:val="000000"/>
          <w:sz w:val="24"/>
          <w:szCs w:val="24"/>
        </w:rPr>
        <w:t>Có chức năng để Cấp tập đoàn phê duyệt các vị trí chức danh. Vị trí chức danh sau khi được phê duyệt mới được gán cho các công ty.</w:t>
      </w:r>
    </w:p>
    <w:p w14:paraId="27755B17" w14:textId="77777777" w:rsidR="003E0D8F" w:rsidRPr="00803C5C" w:rsidRDefault="003E0D8F" w:rsidP="00896B3B">
      <w:pPr>
        <w:pStyle w:val="Heading4"/>
      </w:pPr>
      <w:r>
        <w:t>Thao tác chức năng</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0"/>
        <w:gridCol w:w="3138"/>
        <w:gridCol w:w="5341"/>
      </w:tblGrid>
      <w:tr w:rsidR="003E0D8F" w:rsidRPr="00835288" w14:paraId="538188FA" w14:textId="77777777" w:rsidTr="00896B3B">
        <w:trPr>
          <w:trHeight w:val="364"/>
          <w:tblHeader/>
        </w:trPr>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5C34458A" w14:textId="77777777" w:rsidR="003E0D8F" w:rsidRPr="00835288" w:rsidRDefault="003E0D8F" w:rsidP="00896B3B">
            <w:pPr>
              <w:spacing w:before="240"/>
              <w:jc w:val="center"/>
              <w:rPr>
                <w:rFonts w:cs="Times New Roman"/>
                <w:b/>
                <w:sz w:val="24"/>
                <w:szCs w:val="24"/>
              </w:rPr>
            </w:pPr>
            <w:r>
              <w:rPr>
                <w:rFonts w:cs="Times New Roman"/>
                <w:b/>
                <w:sz w:val="24"/>
                <w:szCs w:val="24"/>
              </w:rPr>
              <w:t>STT</w:t>
            </w:r>
          </w:p>
        </w:tc>
        <w:tc>
          <w:tcPr>
            <w:tcW w:w="313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C5CA436"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 xml:space="preserve">Thao tác </w:t>
            </w:r>
          </w:p>
        </w:tc>
        <w:tc>
          <w:tcPr>
            <w:tcW w:w="534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91486BA" w14:textId="77777777" w:rsidR="003E0D8F" w:rsidRPr="00835288" w:rsidRDefault="003E0D8F" w:rsidP="00896B3B">
            <w:pPr>
              <w:spacing w:before="240"/>
              <w:jc w:val="center"/>
              <w:rPr>
                <w:rFonts w:cs="Times New Roman"/>
                <w:b/>
                <w:sz w:val="24"/>
                <w:szCs w:val="24"/>
              </w:rPr>
            </w:pPr>
            <w:r w:rsidRPr="00835288">
              <w:rPr>
                <w:rFonts w:cs="Times New Roman"/>
                <w:b/>
                <w:sz w:val="24"/>
                <w:szCs w:val="24"/>
              </w:rPr>
              <w:t>Mô tả</w:t>
            </w:r>
          </w:p>
        </w:tc>
      </w:tr>
      <w:tr w:rsidR="003E0D8F" w:rsidRPr="00835288" w14:paraId="415B96A4" w14:textId="77777777" w:rsidTr="00896B3B">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2B70BEE1" w14:textId="77777777" w:rsidR="003E0D8F" w:rsidRPr="005753DE" w:rsidRDefault="003E0D8F" w:rsidP="00742467">
            <w:pPr>
              <w:pStyle w:val="ListParagraph"/>
              <w:numPr>
                <w:ilvl w:val="0"/>
                <w:numId w:val="55"/>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hideMark/>
          </w:tcPr>
          <w:p w14:paraId="1F579256" w14:textId="666D9BA1" w:rsidR="003E0D8F" w:rsidRPr="00835288" w:rsidRDefault="003E0D8F" w:rsidP="00896B3B">
            <w:pPr>
              <w:spacing w:before="240"/>
              <w:rPr>
                <w:rFonts w:cs="Times New Roman"/>
                <w:b/>
                <w:sz w:val="24"/>
                <w:szCs w:val="24"/>
              </w:rPr>
            </w:pPr>
            <w:r>
              <w:rPr>
                <w:rFonts w:cs="Times New Roman"/>
                <w:b/>
                <w:sz w:val="24"/>
                <w:szCs w:val="24"/>
              </w:rPr>
              <w:t xml:space="preserve">Thêm mới danh mục </w:t>
            </w:r>
            <w:ins w:id="1976" w:author="Admin" w:date="2017-09-18T09:34:00Z">
              <w:r w:rsidR="006D7A33">
                <w:rPr>
                  <w:rFonts w:cs="Times New Roman"/>
                  <w:b/>
                  <w:sz w:val="24"/>
                  <w:szCs w:val="24"/>
                </w:rPr>
                <w:t xml:space="preserve">vị trí </w:t>
              </w:r>
            </w:ins>
            <w:r>
              <w:rPr>
                <w:rFonts w:cs="Times New Roman"/>
                <w:b/>
                <w:sz w:val="24"/>
                <w:szCs w:val="24"/>
              </w:rPr>
              <w:lastRenderedPageBreak/>
              <w:t>chức danh</w:t>
            </w:r>
          </w:p>
        </w:tc>
        <w:tc>
          <w:tcPr>
            <w:tcW w:w="5341" w:type="dxa"/>
            <w:tcBorders>
              <w:top w:val="single" w:sz="4" w:space="0" w:color="000000"/>
              <w:left w:val="single" w:sz="4" w:space="0" w:color="000000"/>
              <w:bottom w:val="single" w:sz="4" w:space="0" w:color="000000"/>
              <w:right w:val="single" w:sz="4" w:space="0" w:color="000000"/>
            </w:tcBorders>
            <w:vAlign w:val="center"/>
            <w:hideMark/>
          </w:tcPr>
          <w:p w14:paraId="7D95A37D" w14:textId="0CB91F18" w:rsidR="003E0D8F" w:rsidDel="00473AEB" w:rsidRDefault="003E0D8F" w:rsidP="00896B3B">
            <w:pPr>
              <w:spacing w:before="240"/>
              <w:rPr>
                <w:del w:id="1977" w:author="Admin" w:date="2017-09-29T10:09:00Z"/>
                <w:rFonts w:cs="Times New Roman"/>
                <w:sz w:val="24"/>
                <w:szCs w:val="24"/>
              </w:rPr>
            </w:pPr>
            <w:r w:rsidRPr="00835288">
              <w:rPr>
                <w:rFonts w:cs="Times New Roman"/>
                <w:sz w:val="24"/>
                <w:szCs w:val="24"/>
              </w:rPr>
              <w:lastRenderedPageBreak/>
              <w:t xml:space="preserve">Người dùng sử dụng chức năng này để "Thêm mới" </w:t>
            </w:r>
            <w:r>
              <w:rPr>
                <w:rFonts w:cs="Times New Roman"/>
                <w:sz w:val="24"/>
                <w:szCs w:val="24"/>
              </w:rPr>
              <w:lastRenderedPageBreak/>
              <w:t xml:space="preserve">một danh mục </w:t>
            </w:r>
            <w:ins w:id="1978" w:author="Admin" w:date="2017-09-18T09:34:00Z">
              <w:r w:rsidR="006D7A33">
                <w:rPr>
                  <w:rFonts w:cs="Times New Roman"/>
                  <w:sz w:val="24"/>
                  <w:szCs w:val="24"/>
                </w:rPr>
                <w:t xml:space="preserve">vị trí </w:t>
              </w:r>
            </w:ins>
            <w:r>
              <w:rPr>
                <w:rFonts w:cs="Times New Roman"/>
                <w:sz w:val="24"/>
                <w:szCs w:val="24"/>
              </w:rPr>
              <w:t>chức danh</w:t>
            </w:r>
          </w:p>
          <w:p w14:paraId="70ADDFBA" w14:textId="56564721" w:rsidR="003E0D8F" w:rsidDel="00473AEB" w:rsidRDefault="003E0D8F" w:rsidP="00896B3B">
            <w:pPr>
              <w:spacing w:before="240"/>
              <w:rPr>
                <w:del w:id="1979" w:author="Admin" w:date="2017-09-29T10:09:00Z"/>
                <w:rFonts w:cs="Times New Roman"/>
                <w:sz w:val="24"/>
                <w:szCs w:val="24"/>
              </w:rPr>
            </w:pPr>
            <w:del w:id="1980" w:author="Admin" w:date="2017-09-29T10:09:00Z">
              <w:r w:rsidDel="00473AEB">
                <w:rPr>
                  <w:rFonts w:cs="Times New Roman"/>
                  <w:sz w:val="24"/>
                  <w:szCs w:val="24"/>
                </w:rPr>
                <w:delText>Các thông tin thêm mới gồm: Mã chức danh, Tên chức danh, Nhóm chức danh, Trạng thái, Mô tả.</w:delText>
              </w:r>
            </w:del>
          </w:p>
          <w:p w14:paraId="596CE35F" w14:textId="77971C75" w:rsidR="003E0D8F" w:rsidRPr="00835288" w:rsidRDefault="003E0D8F" w:rsidP="00896B3B">
            <w:pPr>
              <w:spacing w:before="240"/>
              <w:rPr>
                <w:rFonts w:cs="Times New Roman"/>
                <w:sz w:val="24"/>
                <w:szCs w:val="24"/>
              </w:rPr>
            </w:pPr>
            <w:del w:id="1981" w:author="Admin" w:date="2017-09-29T10:09:00Z">
              <w:r w:rsidDel="00473AEB">
                <w:rPr>
                  <w:rFonts w:cs="Times New Roman"/>
                  <w:sz w:val="24"/>
                  <w:szCs w:val="24"/>
                </w:rPr>
                <w:delText>Thông tin các trường bắt buộc nhập: Mã chức danh, Tên chức danh, Nhóm chức danh.</w:delText>
              </w:r>
            </w:del>
          </w:p>
        </w:tc>
      </w:tr>
      <w:tr w:rsidR="003E0D8F" w:rsidRPr="00835288" w14:paraId="501D1CCD" w14:textId="77777777" w:rsidTr="00896B3B">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71AEF754" w14:textId="77777777" w:rsidR="003E0D8F" w:rsidRPr="005753DE" w:rsidRDefault="003E0D8F" w:rsidP="00742467">
            <w:pPr>
              <w:pStyle w:val="ListParagraph"/>
              <w:numPr>
                <w:ilvl w:val="0"/>
                <w:numId w:val="55"/>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hideMark/>
          </w:tcPr>
          <w:p w14:paraId="605344FA" w14:textId="77777777" w:rsidR="003E0D8F" w:rsidRPr="00835288" w:rsidRDefault="003E0D8F" w:rsidP="00896B3B">
            <w:pPr>
              <w:spacing w:before="240"/>
              <w:rPr>
                <w:rFonts w:cs="Times New Roman"/>
                <w:b/>
                <w:sz w:val="24"/>
                <w:szCs w:val="24"/>
              </w:rPr>
            </w:pPr>
            <w:r w:rsidRPr="00835288">
              <w:rPr>
                <w:rFonts w:cs="Times New Roman"/>
                <w:b/>
                <w:sz w:val="24"/>
                <w:szCs w:val="24"/>
              </w:rPr>
              <w:t>Lưu</w:t>
            </w:r>
          </w:p>
        </w:tc>
        <w:tc>
          <w:tcPr>
            <w:tcW w:w="5341" w:type="dxa"/>
            <w:tcBorders>
              <w:top w:val="single" w:sz="4" w:space="0" w:color="000000"/>
              <w:left w:val="single" w:sz="4" w:space="0" w:color="000000"/>
              <w:bottom w:val="single" w:sz="4" w:space="0" w:color="000000"/>
              <w:right w:val="single" w:sz="4" w:space="0" w:color="000000"/>
            </w:tcBorders>
            <w:vAlign w:val="center"/>
            <w:hideMark/>
          </w:tcPr>
          <w:p w14:paraId="758A2793" w14:textId="77777777" w:rsidR="003E0D8F" w:rsidRPr="00835288" w:rsidRDefault="003E0D8F" w:rsidP="00896B3B">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3E0D8F" w:rsidRPr="00835288" w14:paraId="67922BDC" w14:textId="77777777" w:rsidTr="00896B3B">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07E6BB9E" w14:textId="77777777" w:rsidR="003E0D8F" w:rsidRPr="005753DE" w:rsidRDefault="003E0D8F" w:rsidP="00742467">
            <w:pPr>
              <w:pStyle w:val="ListParagraph"/>
              <w:numPr>
                <w:ilvl w:val="0"/>
                <w:numId w:val="55"/>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39B85964" w14:textId="77777777" w:rsidR="003E0D8F" w:rsidRPr="00835288" w:rsidRDefault="003E0D8F" w:rsidP="00896B3B">
            <w:pPr>
              <w:spacing w:before="240"/>
              <w:rPr>
                <w:rFonts w:cs="Times New Roman"/>
                <w:b/>
                <w:sz w:val="24"/>
                <w:szCs w:val="24"/>
              </w:rPr>
            </w:pPr>
            <w:r>
              <w:rPr>
                <w:rFonts w:cs="Times New Roman"/>
                <w:b/>
                <w:sz w:val="24"/>
                <w:szCs w:val="24"/>
              </w:rPr>
              <w:t>Xóa</w:t>
            </w:r>
          </w:p>
        </w:tc>
        <w:tc>
          <w:tcPr>
            <w:tcW w:w="5341" w:type="dxa"/>
            <w:tcBorders>
              <w:top w:val="single" w:sz="4" w:space="0" w:color="000000"/>
              <w:left w:val="single" w:sz="4" w:space="0" w:color="000000"/>
              <w:bottom w:val="single" w:sz="4" w:space="0" w:color="000000"/>
              <w:right w:val="single" w:sz="4" w:space="0" w:color="000000"/>
            </w:tcBorders>
            <w:vAlign w:val="center"/>
          </w:tcPr>
          <w:p w14:paraId="704A259F" w14:textId="77777777" w:rsidR="003E0D8F" w:rsidRPr="00835288" w:rsidRDefault="003E0D8F" w:rsidP="00896B3B">
            <w:pPr>
              <w:spacing w:before="240"/>
              <w:rPr>
                <w:rFonts w:cs="Times New Roman"/>
                <w:sz w:val="24"/>
                <w:szCs w:val="24"/>
              </w:rPr>
            </w:pPr>
            <w:r>
              <w:rPr>
                <w:rFonts w:cs="Times New Roman"/>
                <w:sz w:val="24"/>
                <w:szCs w:val="24"/>
              </w:rPr>
              <w:t>Người dùng sử dụng chức năng này để chọn xóa 1 bản ghi danh mục. Chỉ xóa được bản ghi chưa sử dụng ở nghiệp vụ.</w:t>
            </w:r>
          </w:p>
        </w:tc>
      </w:tr>
      <w:tr w:rsidR="006D7A33" w:rsidRPr="00835288" w14:paraId="456E2641" w14:textId="77777777" w:rsidTr="00896B3B">
        <w:trPr>
          <w:trHeight w:val="286"/>
          <w:ins w:id="1982" w:author="Admin" w:date="2017-09-18T09:35:00Z"/>
        </w:trPr>
        <w:tc>
          <w:tcPr>
            <w:tcW w:w="990" w:type="dxa"/>
            <w:tcBorders>
              <w:top w:val="single" w:sz="4" w:space="0" w:color="000000"/>
              <w:left w:val="single" w:sz="4" w:space="0" w:color="000000"/>
              <w:bottom w:val="single" w:sz="4" w:space="0" w:color="000000"/>
              <w:right w:val="single" w:sz="4" w:space="0" w:color="000000"/>
            </w:tcBorders>
            <w:vAlign w:val="center"/>
          </w:tcPr>
          <w:p w14:paraId="2D3A1ABA" w14:textId="77777777" w:rsidR="006D7A33" w:rsidRPr="005753DE" w:rsidRDefault="006D7A33" w:rsidP="00742467">
            <w:pPr>
              <w:pStyle w:val="ListParagraph"/>
              <w:numPr>
                <w:ilvl w:val="0"/>
                <w:numId w:val="55"/>
              </w:numPr>
              <w:spacing w:before="240"/>
              <w:rPr>
                <w:ins w:id="1983" w:author="Admin" w:date="2017-09-18T09:35:00Z"/>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29200C9E" w14:textId="529A05B5" w:rsidR="006D7A33" w:rsidRDefault="006D7A33" w:rsidP="00896B3B">
            <w:pPr>
              <w:spacing w:before="240"/>
              <w:rPr>
                <w:ins w:id="1984" w:author="Admin" w:date="2017-09-18T09:35:00Z"/>
                <w:rFonts w:cs="Times New Roman"/>
                <w:b/>
                <w:sz w:val="24"/>
                <w:szCs w:val="24"/>
              </w:rPr>
            </w:pPr>
            <w:ins w:id="1985" w:author="Admin" w:date="2017-09-18T09:35:00Z">
              <w:r>
                <w:rPr>
                  <w:rFonts w:cs="Times New Roman"/>
                  <w:b/>
                  <w:sz w:val="24"/>
                  <w:szCs w:val="24"/>
                </w:rPr>
                <w:t>Import</w:t>
              </w:r>
            </w:ins>
          </w:p>
        </w:tc>
        <w:tc>
          <w:tcPr>
            <w:tcW w:w="5341" w:type="dxa"/>
            <w:tcBorders>
              <w:top w:val="single" w:sz="4" w:space="0" w:color="000000"/>
              <w:left w:val="single" w:sz="4" w:space="0" w:color="000000"/>
              <w:bottom w:val="single" w:sz="4" w:space="0" w:color="000000"/>
              <w:right w:val="single" w:sz="4" w:space="0" w:color="000000"/>
            </w:tcBorders>
            <w:vAlign w:val="center"/>
          </w:tcPr>
          <w:p w14:paraId="4D90C1F8" w14:textId="7A25FB9F" w:rsidR="006D7A33" w:rsidRDefault="006D7A33" w:rsidP="00896B3B">
            <w:pPr>
              <w:spacing w:before="240"/>
              <w:rPr>
                <w:ins w:id="1986" w:author="Admin" w:date="2017-09-18T09:35:00Z"/>
                <w:rFonts w:cs="Times New Roman"/>
                <w:sz w:val="24"/>
                <w:szCs w:val="24"/>
              </w:rPr>
            </w:pPr>
            <w:ins w:id="1987" w:author="Admin" w:date="2017-09-18T09:35:00Z">
              <w:r>
                <w:rPr>
                  <w:rFonts w:cs="Times New Roman"/>
                  <w:sz w:val="24"/>
                  <w:szCs w:val="24"/>
                </w:rPr>
                <w:t>Người dùng sử dụng chức năng này để nhập dữ liệu vào file mẫu (file mẫu xuất từ hệ thống) và import vào hệ thống.</w:t>
              </w:r>
            </w:ins>
          </w:p>
        </w:tc>
      </w:tr>
      <w:tr w:rsidR="006D7A33" w:rsidRPr="00835288" w14:paraId="429F512D" w14:textId="77777777" w:rsidTr="00896B3B">
        <w:trPr>
          <w:trHeight w:val="286"/>
          <w:ins w:id="1988" w:author="Admin" w:date="2017-09-18T09:35:00Z"/>
        </w:trPr>
        <w:tc>
          <w:tcPr>
            <w:tcW w:w="990" w:type="dxa"/>
            <w:tcBorders>
              <w:top w:val="single" w:sz="4" w:space="0" w:color="000000"/>
              <w:left w:val="single" w:sz="4" w:space="0" w:color="000000"/>
              <w:bottom w:val="single" w:sz="4" w:space="0" w:color="000000"/>
              <w:right w:val="single" w:sz="4" w:space="0" w:color="000000"/>
            </w:tcBorders>
            <w:vAlign w:val="center"/>
          </w:tcPr>
          <w:p w14:paraId="6A95DF2A" w14:textId="77777777" w:rsidR="006D7A33" w:rsidRPr="005753DE" w:rsidRDefault="006D7A33" w:rsidP="00742467">
            <w:pPr>
              <w:pStyle w:val="ListParagraph"/>
              <w:numPr>
                <w:ilvl w:val="0"/>
                <w:numId w:val="55"/>
              </w:numPr>
              <w:spacing w:before="240"/>
              <w:rPr>
                <w:ins w:id="1989" w:author="Admin" w:date="2017-09-18T09:35:00Z"/>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129F4938" w14:textId="3BFED7D7" w:rsidR="006D7A33" w:rsidRDefault="006D7A33" w:rsidP="00896B3B">
            <w:pPr>
              <w:spacing w:before="240"/>
              <w:rPr>
                <w:ins w:id="1990" w:author="Admin" w:date="2017-09-18T09:35:00Z"/>
                <w:rFonts w:cs="Times New Roman"/>
                <w:b/>
                <w:sz w:val="24"/>
                <w:szCs w:val="24"/>
              </w:rPr>
            </w:pPr>
            <w:ins w:id="1991" w:author="Admin" w:date="2017-09-18T09:35:00Z">
              <w:r>
                <w:rPr>
                  <w:rFonts w:cs="Times New Roman"/>
                  <w:b/>
                  <w:sz w:val="24"/>
                  <w:szCs w:val="24"/>
                </w:rPr>
                <w:t>Phê duyệt</w:t>
              </w:r>
            </w:ins>
          </w:p>
        </w:tc>
        <w:tc>
          <w:tcPr>
            <w:tcW w:w="5341" w:type="dxa"/>
            <w:tcBorders>
              <w:top w:val="single" w:sz="4" w:space="0" w:color="000000"/>
              <w:left w:val="single" w:sz="4" w:space="0" w:color="000000"/>
              <w:bottom w:val="single" w:sz="4" w:space="0" w:color="000000"/>
              <w:right w:val="single" w:sz="4" w:space="0" w:color="000000"/>
            </w:tcBorders>
            <w:vAlign w:val="center"/>
          </w:tcPr>
          <w:p w14:paraId="03C89F99" w14:textId="0FA5C5FF" w:rsidR="006D7A33" w:rsidRDefault="006D7A33" w:rsidP="00896B3B">
            <w:pPr>
              <w:spacing w:before="240"/>
              <w:rPr>
                <w:ins w:id="1992" w:author="Admin" w:date="2017-09-18T09:35:00Z"/>
                <w:rFonts w:cs="Times New Roman"/>
                <w:sz w:val="24"/>
                <w:szCs w:val="24"/>
              </w:rPr>
            </w:pPr>
            <w:ins w:id="1993" w:author="Admin" w:date="2017-09-18T09:35:00Z">
              <w:r>
                <w:rPr>
                  <w:rFonts w:cs="Times New Roman"/>
                  <w:sz w:val="24"/>
                  <w:szCs w:val="24"/>
                </w:rPr>
                <w:t>Cấp quản lý có được phân quyền vào chức năng này để phê duyệt bản ghi vị trí chức danh. Các bản ghi vị trí chức danh được phê duyệt ở chức năng này thì mới được gán cho các công ty</w:t>
              </w:r>
            </w:ins>
          </w:p>
        </w:tc>
      </w:tr>
      <w:tr w:rsidR="003E0D8F" w:rsidRPr="00835288" w14:paraId="1E69E87B" w14:textId="77777777" w:rsidTr="00896B3B">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6DA994B9" w14:textId="77777777" w:rsidR="003E0D8F" w:rsidRPr="005753DE" w:rsidRDefault="003E0D8F" w:rsidP="00742467">
            <w:pPr>
              <w:pStyle w:val="ListParagraph"/>
              <w:numPr>
                <w:ilvl w:val="0"/>
                <w:numId w:val="55"/>
              </w:numPr>
              <w:spacing w:before="240"/>
              <w:rPr>
                <w:rFonts w:cs="Times New Roman"/>
                <w:sz w:val="24"/>
                <w:szCs w:val="24"/>
              </w:rPr>
            </w:pPr>
          </w:p>
        </w:tc>
        <w:tc>
          <w:tcPr>
            <w:tcW w:w="3138" w:type="dxa"/>
            <w:tcBorders>
              <w:top w:val="single" w:sz="4" w:space="0" w:color="000000"/>
              <w:left w:val="single" w:sz="4" w:space="0" w:color="000000"/>
              <w:bottom w:val="single" w:sz="4" w:space="0" w:color="000000"/>
              <w:right w:val="single" w:sz="4" w:space="0" w:color="000000"/>
            </w:tcBorders>
            <w:vAlign w:val="center"/>
          </w:tcPr>
          <w:p w14:paraId="1DBB7C70" w14:textId="77777777" w:rsidR="003E0D8F" w:rsidRPr="00835288" w:rsidRDefault="003E0D8F" w:rsidP="00896B3B">
            <w:pPr>
              <w:spacing w:before="240"/>
              <w:rPr>
                <w:rFonts w:cs="Times New Roman"/>
                <w:b/>
                <w:sz w:val="24"/>
                <w:szCs w:val="24"/>
              </w:rPr>
            </w:pPr>
            <w:r>
              <w:rPr>
                <w:rFonts w:cs="Times New Roman"/>
                <w:b/>
                <w:sz w:val="24"/>
                <w:szCs w:val="24"/>
              </w:rPr>
              <w:t>Xuất excel</w:t>
            </w:r>
          </w:p>
        </w:tc>
        <w:tc>
          <w:tcPr>
            <w:tcW w:w="5341" w:type="dxa"/>
            <w:tcBorders>
              <w:top w:val="single" w:sz="4" w:space="0" w:color="000000"/>
              <w:left w:val="single" w:sz="4" w:space="0" w:color="000000"/>
              <w:bottom w:val="single" w:sz="4" w:space="0" w:color="000000"/>
              <w:right w:val="single" w:sz="4" w:space="0" w:color="000000"/>
            </w:tcBorders>
            <w:vAlign w:val="center"/>
          </w:tcPr>
          <w:p w14:paraId="3CA198A6" w14:textId="77777777" w:rsidR="003E0D8F" w:rsidRPr="00835288" w:rsidRDefault="003E0D8F" w:rsidP="00896B3B">
            <w:pPr>
              <w:spacing w:before="240"/>
              <w:rPr>
                <w:rFonts w:cs="Times New Roman"/>
                <w:sz w:val="24"/>
                <w:szCs w:val="24"/>
              </w:rPr>
            </w:pPr>
            <w:r>
              <w:rPr>
                <w:rFonts w:cs="Times New Roman"/>
                <w:sz w:val="24"/>
                <w:szCs w:val="24"/>
              </w:rPr>
              <w:t>Người dùng sử dụng chức năng này để xuất ra file excel danh mục chức danh</w:t>
            </w:r>
          </w:p>
        </w:tc>
      </w:tr>
    </w:tbl>
    <w:p w14:paraId="53FF5055" w14:textId="72E1F86E" w:rsidR="00ED7A4D" w:rsidRPr="00835288" w:rsidRDefault="00ED7A4D" w:rsidP="00ED7A4D">
      <w:pPr>
        <w:pStyle w:val="Heading3"/>
        <w:rPr>
          <w:ins w:id="1994" w:author="Admin" w:date="2017-09-19T23:21:00Z"/>
        </w:rPr>
      </w:pPr>
      <w:bookmarkStart w:id="1995" w:name="_Toc448848055"/>
      <w:bookmarkStart w:id="1996" w:name="_Toc494461282"/>
      <w:ins w:id="1997" w:author="Admin" w:date="2017-09-19T23:21:00Z">
        <w:r>
          <w:t>Danh mục level chức danh</w:t>
        </w:r>
        <w:bookmarkEnd w:id="1996"/>
      </w:ins>
    </w:p>
    <w:p w14:paraId="04B9AE24" w14:textId="77777777" w:rsidR="00ED7A4D" w:rsidRPr="00835288" w:rsidRDefault="00ED7A4D" w:rsidP="00ED7A4D">
      <w:pPr>
        <w:pStyle w:val="Heading4"/>
        <w:rPr>
          <w:ins w:id="1998" w:author="Admin" w:date="2017-09-19T23:21:00Z"/>
        </w:rPr>
      </w:pPr>
      <w:ins w:id="1999" w:author="Admin" w:date="2017-09-19T23:21:00Z">
        <w:r w:rsidRPr="00835288">
          <w:t>Mục đích, ý nghĩa</w:t>
        </w:r>
      </w:ins>
    </w:p>
    <w:p w14:paraId="625A45B6" w14:textId="39E420B3" w:rsidR="00ED7A4D" w:rsidRDefault="00ED7A4D" w:rsidP="00ED7A4D">
      <w:pPr>
        <w:pStyle w:val="ListParagraph"/>
        <w:numPr>
          <w:ilvl w:val="0"/>
          <w:numId w:val="4"/>
        </w:numPr>
        <w:spacing w:line="312" w:lineRule="auto"/>
        <w:ind w:left="450" w:hanging="450"/>
        <w:rPr>
          <w:ins w:id="2000" w:author="Admin" w:date="2017-09-19T23:21:00Z"/>
          <w:rFonts w:cs="Times New Roman"/>
          <w:sz w:val="24"/>
          <w:szCs w:val="24"/>
        </w:rPr>
      </w:pPr>
      <w:ins w:id="2001" w:author="Admin" w:date="2017-09-19T23:21:00Z">
        <w:r>
          <w:rPr>
            <w:rFonts w:cs="Times New Roman"/>
            <w:sz w:val="24"/>
            <w:szCs w:val="24"/>
          </w:rPr>
          <w:t>Khai báo các level của chức danh</w:t>
        </w:r>
      </w:ins>
    </w:p>
    <w:p w14:paraId="3C313E85" w14:textId="77777777" w:rsidR="00ED7A4D" w:rsidRDefault="00ED7A4D" w:rsidP="00ED7A4D">
      <w:pPr>
        <w:pStyle w:val="Heading4"/>
        <w:rPr>
          <w:ins w:id="2002" w:author="Admin" w:date="2017-09-19T23:21:00Z"/>
        </w:rPr>
      </w:pPr>
      <w:ins w:id="2003" w:author="Admin" w:date="2017-09-19T23:21:00Z">
        <w:r>
          <w:t>Đặc tả tình huống nghiệp vụ</w:t>
        </w:r>
      </w:ins>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ED7A4D" w14:paraId="1C464D17" w14:textId="77777777" w:rsidTr="00B8633F">
        <w:trPr>
          <w:ins w:id="2004" w:author="Admin" w:date="2017-09-19T23:21: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8384145" w14:textId="77777777" w:rsidR="00ED7A4D" w:rsidRDefault="00ED7A4D" w:rsidP="00B8633F">
            <w:pPr>
              <w:snapToGrid w:val="0"/>
              <w:spacing w:before="120" w:line="276" w:lineRule="auto"/>
              <w:rPr>
                <w:ins w:id="2005" w:author="Admin" w:date="2017-09-19T23:21:00Z"/>
                <w:rFonts w:cs="Times New Roman"/>
                <w:sz w:val="26"/>
                <w:szCs w:val="26"/>
              </w:rPr>
            </w:pPr>
            <w:ins w:id="2006" w:author="Admin" w:date="2017-09-19T23:21:00Z">
              <w:r>
                <w:rPr>
                  <w:rFonts w:cs="Times New Roman"/>
                  <w:b/>
                  <w:bCs/>
                  <w:szCs w:val="26"/>
                </w:rPr>
                <w:t>Mô tả yêu cầu</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12CBC73" w14:textId="7884B875" w:rsidR="00ED7A4D" w:rsidRPr="00441A67" w:rsidRDefault="00ED7A4D">
            <w:pPr>
              <w:snapToGrid w:val="0"/>
              <w:spacing w:before="120" w:line="276" w:lineRule="auto"/>
              <w:ind w:left="54"/>
              <w:rPr>
                <w:ins w:id="2007" w:author="Admin" w:date="2017-09-19T23:21:00Z"/>
                <w:rFonts w:ascii="Verdana" w:hAnsi="Verdana" w:cstheme="minorBidi"/>
                <w:sz w:val="24"/>
                <w:szCs w:val="24"/>
              </w:rPr>
            </w:pPr>
            <w:ins w:id="2008" w:author="Admin" w:date="2017-09-19T23:21:00Z">
              <w:r w:rsidRPr="00441A67">
                <w:rPr>
                  <w:sz w:val="24"/>
                  <w:szCs w:val="24"/>
                </w:rPr>
                <w:t xml:space="preserve">Người </w:t>
              </w:r>
              <w:r>
                <w:rPr>
                  <w:sz w:val="24"/>
                  <w:szCs w:val="24"/>
                </w:rPr>
                <w:t>sử dụng đăng nhập vào hệ thống để khai báo các level của chức danh</w:t>
              </w:r>
            </w:ins>
          </w:p>
        </w:tc>
      </w:tr>
      <w:tr w:rsidR="00ED7A4D" w14:paraId="355CBC21" w14:textId="77777777" w:rsidTr="00B8633F">
        <w:trPr>
          <w:ins w:id="2009" w:author="Admin" w:date="2017-09-19T23:21: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0081F81" w14:textId="77777777" w:rsidR="00ED7A4D" w:rsidRDefault="00ED7A4D" w:rsidP="00B8633F">
            <w:pPr>
              <w:snapToGrid w:val="0"/>
              <w:spacing w:before="120" w:line="276" w:lineRule="auto"/>
              <w:rPr>
                <w:ins w:id="2010" w:author="Admin" w:date="2017-09-19T23:21:00Z"/>
                <w:rFonts w:cs="Times New Roman"/>
                <w:szCs w:val="26"/>
              </w:rPr>
            </w:pPr>
            <w:ins w:id="2011" w:author="Admin" w:date="2017-09-19T23:21:00Z">
              <w:r>
                <w:rPr>
                  <w:rFonts w:cs="Times New Roman"/>
                  <w:b/>
                  <w:bCs/>
                  <w:szCs w:val="26"/>
                </w:rPr>
                <w:t>Dòng sự kiện chính</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2AD81E3" w14:textId="062DC5E7" w:rsidR="00ED7A4D" w:rsidRPr="00441A67" w:rsidRDefault="00ED7A4D">
            <w:pPr>
              <w:pStyle w:val="AutoNumDescription"/>
              <w:spacing w:after="0" w:line="276" w:lineRule="auto"/>
              <w:rPr>
                <w:ins w:id="2012" w:author="Admin" w:date="2017-09-19T23:21:00Z"/>
                <w:sz w:val="24"/>
                <w:szCs w:val="24"/>
              </w:rPr>
            </w:pPr>
            <w:ins w:id="2013" w:author="Admin" w:date="2017-09-19T23:21:00Z">
              <w:r>
                <w:rPr>
                  <w:sz w:val="24"/>
                  <w:szCs w:val="24"/>
                </w:rPr>
                <w:t xml:space="preserve">Người sử dụng thêm mới thành công danh mục </w:t>
              </w:r>
            </w:ins>
            <w:ins w:id="2014" w:author="Admin" w:date="2017-09-19T23:22:00Z">
              <w:r>
                <w:rPr>
                  <w:sz w:val="24"/>
                  <w:szCs w:val="24"/>
                </w:rPr>
                <w:t>level chức danh</w:t>
              </w:r>
            </w:ins>
            <w:ins w:id="2015" w:author="Admin" w:date="2017-09-19T23:21:00Z">
              <w:r>
                <w:rPr>
                  <w:sz w:val="24"/>
                  <w:szCs w:val="24"/>
                </w:rPr>
                <w:t xml:space="preserve"> sử dụng khi khai báo chức danh của nhân viên</w:t>
              </w:r>
            </w:ins>
          </w:p>
        </w:tc>
      </w:tr>
      <w:tr w:rsidR="00ED7A4D" w:rsidRPr="00980BD4" w14:paraId="00E3465C" w14:textId="77777777" w:rsidTr="00B8633F">
        <w:trPr>
          <w:ins w:id="2016" w:author="Admin" w:date="2017-09-19T23:21: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1AA0F96" w14:textId="77777777" w:rsidR="00ED7A4D" w:rsidRDefault="00ED7A4D" w:rsidP="00B8633F">
            <w:pPr>
              <w:snapToGrid w:val="0"/>
              <w:spacing w:before="120" w:line="276" w:lineRule="auto"/>
              <w:rPr>
                <w:ins w:id="2017" w:author="Admin" w:date="2017-09-19T23:21:00Z"/>
                <w:rFonts w:cs="Times New Roman"/>
                <w:szCs w:val="26"/>
              </w:rPr>
            </w:pPr>
            <w:ins w:id="2018" w:author="Admin" w:date="2017-09-19T23:21:00Z">
              <w:r>
                <w:rPr>
                  <w:rFonts w:cs="Times New Roman"/>
                  <w:b/>
                  <w:bCs/>
                  <w:szCs w:val="26"/>
                </w:rPr>
                <w:t>Dòng sự kiện phụ</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424BFEA" w14:textId="77777777" w:rsidR="00ED7A4D" w:rsidRPr="00441A67" w:rsidRDefault="00ED7A4D" w:rsidP="00B8633F">
            <w:pPr>
              <w:spacing w:before="240"/>
              <w:rPr>
                <w:ins w:id="2019" w:author="Admin" w:date="2017-09-19T23:21:00Z"/>
                <w:rFonts w:cs="Times New Roman"/>
                <w:sz w:val="24"/>
                <w:szCs w:val="24"/>
              </w:rPr>
            </w:pPr>
            <w:ins w:id="2020" w:author="Admin" w:date="2017-09-19T23:21:00Z">
              <w:r>
                <w:rPr>
                  <w:rFonts w:cs="Times New Roman"/>
                  <w:sz w:val="24"/>
                  <w:szCs w:val="24"/>
                </w:rPr>
                <w:t>N/A</w:t>
              </w:r>
            </w:ins>
          </w:p>
        </w:tc>
      </w:tr>
      <w:tr w:rsidR="00ED7A4D" w14:paraId="7B7B000F" w14:textId="77777777" w:rsidTr="00B8633F">
        <w:trPr>
          <w:ins w:id="2021" w:author="Admin" w:date="2017-09-19T23:21: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A0EDC70" w14:textId="77777777" w:rsidR="00ED7A4D" w:rsidRDefault="00ED7A4D" w:rsidP="00B8633F">
            <w:pPr>
              <w:snapToGrid w:val="0"/>
              <w:spacing w:before="120" w:line="276" w:lineRule="auto"/>
              <w:rPr>
                <w:ins w:id="2022" w:author="Admin" w:date="2017-09-19T23:21:00Z"/>
                <w:rFonts w:cs="Times New Roman"/>
                <w:szCs w:val="26"/>
              </w:rPr>
            </w:pPr>
            <w:ins w:id="2023" w:author="Admin" w:date="2017-09-19T23:21:00Z">
              <w:r>
                <w:rPr>
                  <w:rFonts w:cs="Times New Roman"/>
                  <w:b/>
                  <w:bCs/>
                  <w:szCs w:val="26"/>
                </w:rPr>
                <w:t xml:space="preserve">Yêu cầu đặc biệt </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2B8431" w14:textId="77777777" w:rsidR="00ED7A4D" w:rsidRPr="00964392" w:rsidRDefault="00ED7A4D" w:rsidP="00B8633F">
            <w:pPr>
              <w:snapToGrid w:val="0"/>
              <w:spacing w:before="120" w:line="276" w:lineRule="auto"/>
              <w:rPr>
                <w:ins w:id="2024" w:author="Admin" w:date="2017-09-19T23:21:00Z"/>
                <w:rFonts w:cs="Times New Roman"/>
                <w:sz w:val="24"/>
                <w:szCs w:val="24"/>
              </w:rPr>
            </w:pPr>
            <w:ins w:id="2025" w:author="Admin" w:date="2017-09-19T23:21:00Z">
              <w:r>
                <w:rPr>
                  <w:rFonts w:cs="Times New Roman"/>
                  <w:sz w:val="24"/>
                  <w:szCs w:val="24"/>
                </w:rPr>
                <w:t>N/A</w:t>
              </w:r>
            </w:ins>
          </w:p>
        </w:tc>
      </w:tr>
      <w:tr w:rsidR="00ED7A4D" w14:paraId="752E49EB" w14:textId="77777777" w:rsidTr="00B8633F">
        <w:trPr>
          <w:ins w:id="2026" w:author="Admin" w:date="2017-09-19T23:21: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38BE471C" w14:textId="77777777" w:rsidR="00ED7A4D" w:rsidRDefault="00ED7A4D" w:rsidP="00B8633F">
            <w:pPr>
              <w:snapToGrid w:val="0"/>
              <w:spacing w:before="120" w:line="276" w:lineRule="auto"/>
              <w:rPr>
                <w:ins w:id="2027" w:author="Admin" w:date="2017-09-19T23:21:00Z"/>
                <w:rFonts w:cs="Times New Roman"/>
                <w:b/>
                <w:bCs/>
                <w:szCs w:val="26"/>
              </w:rPr>
            </w:pPr>
            <w:ins w:id="2028" w:author="Admin" w:date="2017-09-19T23:21:00Z">
              <w:r>
                <w:rPr>
                  <w:rFonts w:cs="Times New Roman"/>
                  <w:b/>
                  <w:bCs/>
                  <w:szCs w:val="26"/>
                </w:rPr>
                <w:t>Các ràng buộc</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BABE95" w14:textId="37A99D62" w:rsidR="00ED7A4D" w:rsidRPr="00964392" w:rsidRDefault="00ED7A4D">
            <w:pPr>
              <w:snapToGrid w:val="0"/>
              <w:spacing w:before="120" w:line="276" w:lineRule="auto"/>
              <w:rPr>
                <w:ins w:id="2029" w:author="Admin" w:date="2017-09-19T23:21:00Z"/>
                <w:rFonts w:cs="Times New Roman"/>
                <w:sz w:val="24"/>
                <w:szCs w:val="24"/>
              </w:rPr>
            </w:pPr>
            <w:ins w:id="2030" w:author="Admin" w:date="2017-09-19T23:21:00Z">
              <w:r>
                <w:rPr>
                  <w:rFonts w:cs="Times New Roman"/>
                  <w:sz w:val="24"/>
                  <w:szCs w:val="24"/>
                </w:rPr>
                <w:t xml:space="preserve">Hiển thị danh sách khai báo thành công ở trường thông tin Level ở các </w:t>
              </w:r>
              <w:r>
                <w:rPr>
                  <w:rFonts w:cs="Times New Roman"/>
                  <w:sz w:val="24"/>
                  <w:szCs w:val="24"/>
                </w:rPr>
                <w:lastRenderedPageBreak/>
                <w:t>chức năng nghiệp vụ</w:t>
              </w:r>
            </w:ins>
          </w:p>
        </w:tc>
      </w:tr>
    </w:tbl>
    <w:p w14:paraId="0BD6BCE0" w14:textId="77777777" w:rsidR="00ED7A4D" w:rsidRDefault="00ED7A4D" w:rsidP="00ED7A4D">
      <w:pPr>
        <w:rPr>
          <w:ins w:id="2031" w:author="Admin" w:date="2017-09-19T23:21:00Z"/>
        </w:rPr>
      </w:pPr>
    </w:p>
    <w:p w14:paraId="4818A4A2" w14:textId="77777777" w:rsidR="00ED7A4D" w:rsidRDefault="00ED7A4D" w:rsidP="00ED7A4D">
      <w:pPr>
        <w:pStyle w:val="Heading4"/>
        <w:rPr>
          <w:ins w:id="2032" w:author="Admin" w:date="2017-09-19T23:21:00Z"/>
        </w:rPr>
      </w:pPr>
      <w:ins w:id="2033" w:author="Admin" w:date="2017-09-19T23:21:00Z">
        <w:r>
          <w:t>Màn hình giao diện</w:t>
        </w:r>
      </w:ins>
    </w:p>
    <w:p w14:paraId="7470AAB9" w14:textId="2F462F37" w:rsidR="00ED7A4D" w:rsidRDefault="004972D2" w:rsidP="00ED7A4D">
      <w:pPr>
        <w:rPr>
          <w:ins w:id="2034" w:author="Admin" w:date="2017-09-19T23:21:00Z"/>
        </w:rPr>
      </w:pPr>
      <w:ins w:id="2035" w:author="Admin" w:date="2017-09-19T23:24:00Z">
        <w:r w:rsidRPr="004972D2">
          <w:rPr>
            <w:noProof/>
          </w:rPr>
          <w:drawing>
            <wp:inline distT="0" distB="0" distL="0" distR="0" wp14:anchorId="523A2FBD" wp14:editId="65E2C7C4">
              <wp:extent cx="5943600" cy="2091056"/>
              <wp:effectExtent l="0" t="0" r="0" b="4445"/>
              <wp:docPr id="28" name="Picture 28" descr="C:\Users\Admin\AppData\Local\Temp\flaEB7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flaEB7C.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91056"/>
                      </a:xfrm>
                      <a:prstGeom prst="rect">
                        <a:avLst/>
                      </a:prstGeom>
                      <a:noFill/>
                      <a:ln>
                        <a:noFill/>
                      </a:ln>
                    </pic:spPr>
                  </pic:pic>
                </a:graphicData>
              </a:graphic>
            </wp:inline>
          </w:drawing>
        </w:r>
      </w:ins>
    </w:p>
    <w:p w14:paraId="21526D2D" w14:textId="77777777" w:rsidR="00ED7A4D" w:rsidRDefault="00ED7A4D" w:rsidP="00ED7A4D">
      <w:pPr>
        <w:pStyle w:val="Heading4"/>
        <w:rPr>
          <w:ins w:id="2036" w:author="Admin" w:date="2017-09-19T23:21:00Z"/>
        </w:rPr>
      </w:pPr>
      <w:ins w:id="2037" w:author="Admin" w:date="2017-09-19T23:21:00Z">
        <w:r>
          <w:t>Mô tả các trường thông tin trên màn hình</w:t>
        </w:r>
      </w:ins>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2038" w:author="Admin" w:date="2017-09-29T10:11:00Z">
          <w:tblPr>
            <w:tblW w:w="451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810"/>
        <w:gridCol w:w="1620"/>
        <w:gridCol w:w="2700"/>
        <w:gridCol w:w="990"/>
        <w:gridCol w:w="900"/>
        <w:gridCol w:w="900"/>
        <w:gridCol w:w="1440"/>
        <w:tblGridChange w:id="2039">
          <w:tblGrid>
            <w:gridCol w:w="1453"/>
            <w:gridCol w:w="1453"/>
            <w:gridCol w:w="2790"/>
            <w:gridCol w:w="990"/>
            <w:gridCol w:w="900"/>
            <w:gridCol w:w="900"/>
            <w:gridCol w:w="1620"/>
          </w:tblGrid>
        </w:tblGridChange>
      </w:tblGrid>
      <w:tr w:rsidR="00473AEB" w:rsidRPr="00835288" w14:paraId="4FA918CB" w14:textId="77777777" w:rsidTr="00473AEB">
        <w:trPr>
          <w:trHeight w:val="863"/>
          <w:tblHeader/>
          <w:ins w:id="2040" w:author="Admin" w:date="2017-09-19T23:21:00Z"/>
          <w:trPrChange w:id="2041" w:author="Admin" w:date="2017-09-29T10:11:00Z">
            <w:trPr>
              <w:trHeight w:val="863"/>
              <w:tblHeader/>
            </w:trPr>
          </w:trPrChange>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042" w:author="Admin" w:date="2017-09-29T10:11:00Z">
              <w:tcPr>
                <w:tcW w:w="1453"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6F3363AD" w14:textId="086693A5" w:rsidR="00473AEB" w:rsidRPr="00835288" w:rsidRDefault="00473AEB" w:rsidP="00B8633F">
            <w:pPr>
              <w:spacing w:before="240"/>
              <w:jc w:val="center"/>
              <w:rPr>
                <w:ins w:id="2043" w:author="Admin" w:date="2017-09-29T10:10:00Z"/>
                <w:rFonts w:cs="Times New Roman"/>
                <w:b/>
                <w:sz w:val="24"/>
                <w:szCs w:val="24"/>
              </w:rPr>
            </w:pPr>
            <w:ins w:id="2044" w:author="Admin" w:date="2017-09-29T10:11:00Z">
              <w:r>
                <w:rPr>
                  <w:rFonts w:cs="Times New Roman"/>
                  <w:b/>
                  <w:sz w:val="24"/>
                  <w:szCs w:val="24"/>
                </w:rPr>
                <w:t>STT</w:t>
              </w:r>
            </w:ins>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045" w:author="Admin" w:date="2017-09-29T10:11:00Z">
              <w:tcPr>
                <w:tcW w:w="145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2CCB3FF6" w14:textId="2EE7018E" w:rsidR="00473AEB" w:rsidRPr="00835288" w:rsidRDefault="00473AEB" w:rsidP="00B8633F">
            <w:pPr>
              <w:spacing w:before="240"/>
              <w:jc w:val="center"/>
              <w:rPr>
                <w:ins w:id="2046" w:author="Admin" w:date="2017-09-19T23:21:00Z"/>
                <w:rFonts w:cs="Times New Roman"/>
                <w:b/>
                <w:sz w:val="24"/>
                <w:szCs w:val="24"/>
              </w:rPr>
            </w:pPr>
            <w:r w:rsidRPr="00835288">
              <w:rPr>
                <w:rFonts w:cs="Times New Roman"/>
                <w:b/>
                <w:sz w:val="24"/>
                <w:szCs w:val="24"/>
              </w:rPr>
              <w:t>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047" w:author="Admin" w:date="2017-09-29T10:11:00Z">
              <w:tcPr>
                <w:tcW w:w="27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0C619005" w14:textId="77777777" w:rsidR="00473AEB" w:rsidRPr="00835288" w:rsidRDefault="00473AEB" w:rsidP="00B8633F">
            <w:pPr>
              <w:spacing w:before="240"/>
              <w:jc w:val="center"/>
              <w:rPr>
                <w:ins w:id="2048" w:author="Admin" w:date="2017-09-19T23:21:00Z"/>
                <w:rFonts w:cs="Times New Roman"/>
                <w:b/>
                <w:sz w:val="24"/>
                <w:szCs w:val="24"/>
              </w:rPr>
            </w:pPr>
            <w:ins w:id="2049" w:author="Admin" w:date="2017-09-19T23:21:00Z">
              <w:r w:rsidRPr="00835288">
                <w:rPr>
                  <w:rFonts w:cs="Times New Roman"/>
                  <w:b/>
                  <w:sz w:val="24"/>
                  <w:szCs w:val="24"/>
                </w:rPr>
                <w:t>Mô tả</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050" w:author="Admin" w:date="2017-09-29T10:11:00Z">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5DEC684" w14:textId="77777777" w:rsidR="00473AEB" w:rsidRPr="00835288" w:rsidRDefault="00473AEB" w:rsidP="00B8633F">
            <w:pPr>
              <w:spacing w:before="240"/>
              <w:jc w:val="center"/>
              <w:rPr>
                <w:ins w:id="2051" w:author="Admin" w:date="2017-09-19T23:21:00Z"/>
                <w:rFonts w:cs="Times New Roman"/>
                <w:b/>
                <w:sz w:val="24"/>
                <w:szCs w:val="24"/>
              </w:rPr>
            </w:pPr>
            <w:ins w:id="2052" w:author="Admin" w:date="2017-09-19T23:21:00Z">
              <w:r>
                <w:rPr>
                  <w:rFonts w:cs="Times New Roman"/>
                  <w:b/>
                  <w:sz w:val="24"/>
                  <w:szCs w:val="24"/>
                </w:rPr>
                <w:t>Kiểu dữ liệu</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053" w:author="Admin" w:date="2017-09-29T10:11:00Z">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1E72805C" w14:textId="77777777" w:rsidR="00473AEB" w:rsidRPr="00835288" w:rsidRDefault="00473AEB" w:rsidP="00B8633F">
            <w:pPr>
              <w:spacing w:before="240"/>
              <w:jc w:val="center"/>
              <w:rPr>
                <w:ins w:id="2054" w:author="Admin" w:date="2017-09-19T23:21:00Z"/>
                <w:rFonts w:cs="Times New Roman"/>
                <w:b/>
                <w:sz w:val="24"/>
                <w:szCs w:val="24"/>
              </w:rPr>
            </w:pPr>
            <w:ins w:id="2055" w:author="Admin" w:date="2017-09-19T23:21:00Z">
              <w:r>
                <w:rPr>
                  <w:rFonts w:cs="Times New Roman"/>
                  <w:b/>
                  <w:sz w:val="24"/>
                  <w:szCs w:val="24"/>
                </w:rPr>
                <w:t>Độ dài</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056" w:author="Admin" w:date="2017-09-29T10:11:00Z">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29B30B10" w14:textId="77777777" w:rsidR="00473AEB" w:rsidRPr="00835288" w:rsidRDefault="00473AEB" w:rsidP="00B8633F">
            <w:pPr>
              <w:spacing w:before="240"/>
              <w:jc w:val="center"/>
              <w:rPr>
                <w:ins w:id="2057" w:author="Admin" w:date="2017-09-19T23:21:00Z"/>
                <w:rFonts w:cs="Times New Roman"/>
                <w:b/>
                <w:sz w:val="24"/>
                <w:szCs w:val="24"/>
              </w:rPr>
            </w:pPr>
            <w:ins w:id="2058" w:author="Admin" w:date="2017-09-19T23:21:00Z">
              <w:r>
                <w:rPr>
                  <w:rFonts w:cs="Times New Roman"/>
                  <w:b/>
                  <w:sz w:val="24"/>
                  <w:szCs w:val="24"/>
                </w:rPr>
                <w:t>Bắt buộc</w:t>
              </w:r>
            </w:ins>
          </w:p>
        </w:tc>
        <w:tc>
          <w:tcPr>
            <w:tcW w:w="14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059" w:author="Admin" w:date="2017-09-29T10:11:00Z">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4BC1CC8" w14:textId="77777777" w:rsidR="00473AEB" w:rsidRPr="00835288" w:rsidRDefault="00473AEB" w:rsidP="00B8633F">
            <w:pPr>
              <w:spacing w:before="240"/>
              <w:jc w:val="center"/>
              <w:rPr>
                <w:ins w:id="2060" w:author="Admin" w:date="2017-09-19T23:21:00Z"/>
                <w:rFonts w:cs="Times New Roman"/>
                <w:b/>
                <w:sz w:val="24"/>
                <w:szCs w:val="24"/>
              </w:rPr>
            </w:pPr>
            <w:ins w:id="2061" w:author="Admin" w:date="2017-09-19T23:21:00Z">
              <w:r w:rsidRPr="00835288">
                <w:rPr>
                  <w:rFonts w:cs="Times New Roman"/>
                  <w:b/>
                  <w:sz w:val="24"/>
                  <w:szCs w:val="24"/>
                </w:rPr>
                <w:t>Ghi chú</w:t>
              </w:r>
            </w:ins>
          </w:p>
        </w:tc>
      </w:tr>
      <w:tr w:rsidR="00473AEB" w:rsidRPr="00835288" w14:paraId="60940D68" w14:textId="77777777" w:rsidTr="00473AEB">
        <w:trPr>
          <w:trHeight w:val="346"/>
          <w:ins w:id="2062" w:author="Admin" w:date="2017-09-19T23:21:00Z"/>
          <w:trPrChange w:id="2063" w:author="Admin" w:date="2017-09-29T10:11:00Z">
            <w:trPr>
              <w:trHeight w:val="34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2064" w:author="Admin" w:date="2017-09-29T10:11:00Z">
              <w:tcPr>
                <w:tcW w:w="1453" w:type="dxa"/>
                <w:tcBorders>
                  <w:top w:val="single" w:sz="4" w:space="0" w:color="000000"/>
                  <w:left w:val="single" w:sz="4" w:space="0" w:color="000000"/>
                  <w:bottom w:val="single" w:sz="4" w:space="0" w:color="000000"/>
                  <w:right w:val="single" w:sz="4" w:space="0" w:color="000000"/>
                </w:tcBorders>
              </w:tcPr>
            </w:tcPrChange>
          </w:tcPr>
          <w:p w14:paraId="57E285BB" w14:textId="77777777" w:rsidR="00473AEB" w:rsidRPr="00473AEB" w:rsidRDefault="00473AEB" w:rsidP="00473AEB">
            <w:pPr>
              <w:pStyle w:val="ListParagraph"/>
              <w:numPr>
                <w:ilvl w:val="0"/>
                <w:numId w:val="80"/>
              </w:numPr>
              <w:spacing w:after="0" w:line="26" w:lineRule="atLeast"/>
              <w:rPr>
                <w:ins w:id="2065" w:author="Admin" w:date="2017-09-29T10:10:00Z"/>
                <w:rFonts w:cs="Times New Roman"/>
                <w:color w:val="000000"/>
                <w:sz w:val="24"/>
                <w:szCs w:val="24"/>
                <w:rPrChange w:id="2066" w:author="Admin" w:date="2017-09-29T10:11:00Z">
                  <w:rPr>
                    <w:ins w:id="2067" w:author="Admin" w:date="2017-09-29T10:10:00Z"/>
                  </w:rPr>
                </w:rPrChange>
              </w:rPr>
              <w:pPrChange w:id="2068" w:author="Admin" w:date="2017-09-29T10:11:00Z">
                <w:pPr>
                  <w:spacing w:after="0" w:line="26" w:lineRule="atLeast"/>
                </w:pPr>
              </w:pPrChange>
            </w:pPr>
          </w:p>
        </w:tc>
        <w:tc>
          <w:tcPr>
            <w:tcW w:w="1620" w:type="dxa"/>
            <w:tcBorders>
              <w:top w:val="single" w:sz="4" w:space="0" w:color="000000"/>
              <w:left w:val="single" w:sz="4" w:space="0" w:color="000000"/>
              <w:bottom w:val="single" w:sz="4" w:space="0" w:color="000000"/>
              <w:right w:val="single" w:sz="4" w:space="0" w:color="000000"/>
            </w:tcBorders>
            <w:vAlign w:val="center"/>
            <w:hideMark/>
            <w:tcPrChange w:id="2069" w:author="Admin" w:date="2017-09-29T10:11:00Z">
              <w:tcPr>
                <w:tcW w:w="1452" w:type="dxa"/>
                <w:tcBorders>
                  <w:top w:val="single" w:sz="4" w:space="0" w:color="000000"/>
                  <w:left w:val="single" w:sz="4" w:space="0" w:color="000000"/>
                  <w:bottom w:val="single" w:sz="4" w:space="0" w:color="000000"/>
                  <w:right w:val="single" w:sz="4" w:space="0" w:color="000000"/>
                </w:tcBorders>
                <w:vAlign w:val="center"/>
                <w:hideMark/>
              </w:tcPr>
            </w:tcPrChange>
          </w:tcPr>
          <w:p w14:paraId="33B45136" w14:textId="2183C9D4" w:rsidR="00473AEB" w:rsidRPr="00835288" w:rsidRDefault="00473AEB" w:rsidP="00B8633F">
            <w:pPr>
              <w:spacing w:after="0" w:line="26" w:lineRule="atLeast"/>
              <w:rPr>
                <w:ins w:id="2070" w:author="Admin" w:date="2017-09-19T23:21:00Z"/>
                <w:rFonts w:cs="Times New Roman"/>
                <w:color w:val="000000"/>
                <w:sz w:val="24"/>
                <w:szCs w:val="24"/>
              </w:rPr>
            </w:pPr>
            <w:ins w:id="2071" w:author="Admin" w:date="2017-09-19T23:23:00Z">
              <w:r>
                <w:rPr>
                  <w:rFonts w:cs="Times New Roman"/>
                  <w:color w:val="000000"/>
                  <w:sz w:val="24"/>
                  <w:szCs w:val="24"/>
                </w:rPr>
                <w:t>Tên level</w:t>
              </w:r>
            </w:ins>
            <w:ins w:id="2072" w:author="Admin" w:date="2017-09-19T23:21:00Z">
              <w:r>
                <w:rPr>
                  <w:rFonts w:cs="Times New Roman"/>
                  <w:color w:val="000000"/>
                  <w:sz w:val="24"/>
                  <w:szCs w:val="24"/>
                </w:rPr>
                <w:t xml:space="preserve"> </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073" w:author="Admin" w:date="2017-09-29T10:11:00Z">
              <w:tcPr>
                <w:tcW w:w="2790" w:type="dxa"/>
                <w:tcBorders>
                  <w:top w:val="single" w:sz="4" w:space="0" w:color="000000"/>
                  <w:left w:val="single" w:sz="4" w:space="0" w:color="000000"/>
                  <w:bottom w:val="single" w:sz="4" w:space="0" w:color="000000"/>
                  <w:right w:val="single" w:sz="4" w:space="0" w:color="000000"/>
                </w:tcBorders>
                <w:vAlign w:val="center"/>
              </w:tcPr>
            </w:tcPrChange>
          </w:tcPr>
          <w:p w14:paraId="279C6341" w14:textId="2C3903F5" w:rsidR="00473AEB" w:rsidRPr="00835288" w:rsidRDefault="00473AEB" w:rsidP="00B8633F">
            <w:pPr>
              <w:spacing w:after="0" w:line="26" w:lineRule="atLeast"/>
              <w:jc w:val="left"/>
              <w:rPr>
                <w:ins w:id="2074" w:author="Admin" w:date="2017-09-19T23:21:00Z"/>
                <w:rFonts w:cs="Times New Roman"/>
                <w:color w:val="000000"/>
                <w:sz w:val="24"/>
                <w:szCs w:val="24"/>
              </w:rPr>
            </w:pPr>
            <w:ins w:id="2075" w:author="Admin" w:date="2017-09-19T23:23:00Z">
              <w:r>
                <w:rPr>
                  <w:rFonts w:cs="Times New Roman"/>
                  <w:sz w:val="24"/>
                  <w:szCs w:val="24"/>
                </w:rPr>
                <w:t>Tên level chức danh</w:t>
              </w:r>
            </w:ins>
          </w:p>
        </w:tc>
        <w:tc>
          <w:tcPr>
            <w:tcW w:w="990" w:type="dxa"/>
            <w:tcBorders>
              <w:top w:val="single" w:sz="4" w:space="0" w:color="000000"/>
              <w:left w:val="single" w:sz="4" w:space="0" w:color="000000"/>
              <w:bottom w:val="single" w:sz="4" w:space="0" w:color="000000"/>
              <w:right w:val="single" w:sz="4" w:space="0" w:color="000000"/>
            </w:tcBorders>
            <w:vAlign w:val="center"/>
            <w:hideMark/>
            <w:tcPrChange w:id="2076" w:author="Admin" w:date="2017-09-29T10:11:00Z">
              <w:tcPr>
                <w:tcW w:w="990" w:type="dxa"/>
                <w:tcBorders>
                  <w:top w:val="single" w:sz="4" w:space="0" w:color="000000"/>
                  <w:left w:val="single" w:sz="4" w:space="0" w:color="000000"/>
                  <w:bottom w:val="single" w:sz="4" w:space="0" w:color="000000"/>
                  <w:right w:val="single" w:sz="4" w:space="0" w:color="000000"/>
                </w:tcBorders>
                <w:vAlign w:val="center"/>
                <w:hideMark/>
              </w:tcPr>
            </w:tcPrChange>
          </w:tcPr>
          <w:p w14:paraId="359877E6" w14:textId="551A3863" w:rsidR="00473AEB" w:rsidRPr="00835288" w:rsidRDefault="00473AEB" w:rsidP="00B8633F">
            <w:pPr>
              <w:spacing w:before="240"/>
              <w:jc w:val="center"/>
              <w:rPr>
                <w:ins w:id="2077" w:author="Admin" w:date="2017-09-19T23:21:00Z"/>
                <w:rFonts w:cs="Times New Roman"/>
                <w:sz w:val="24"/>
                <w:szCs w:val="24"/>
              </w:rPr>
            </w:pPr>
            <w:ins w:id="2078" w:author="Admin" w:date="2017-09-19T23:23:00Z">
              <w:r>
                <w:rPr>
                  <w:rFonts w:cs="Times New Roman"/>
                  <w:sz w:val="24"/>
                  <w:szCs w:val="24"/>
                </w:rPr>
                <w:t>Ký tự</w:t>
              </w:r>
            </w:ins>
          </w:p>
        </w:tc>
        <w:tc>
          <w:tcPr>
            <w:tcW w:w="900" w:type="dxa"/>
            <w:tcBorders>
              <w:top w:val="single" w:sz="4" w:space="0" w:color="000000"/>
              <w:left w:val="single" w:sz="4" w:space="0" w:color="000000"/>
              <w:bottom w:val="single" w:sz="4" w:space="0" w:color="000000"/>
              <w:right w:val="single" w:sz="4" w:space="0" w:color="000000"/>
            </w:tcBorders>
            <w:vAlign w:val="center"/>
            <w:tcPrChange w:id="2079" w:author="Admin" w:date="2017-09-29T10: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353C90BE" w14:textId="77777777" w:rsidR="00473AEB" w:rsidRPr="00835288" w:rsidRDefault="00473AEB" w:rsidP="00B8633F">
            <w:pPr>
              <w:spacing w:before="240"/>
              <w:jc w:val="center"/>
              <w:rPr>
                <w:ins w:id="2080" w:author="Admin" w:date="2017-09-19T23:21: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2081" w:author="Admin" w:date="2017-09-29T10: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6F8988DC" w14:textId="77777777" w:rsidR="00473AEB" w:rsidRDefault="00473AEB" w:rsidP="00B8633F">
            <w:pPr>
              <w:spacing w:before="240"/>
              <w:jc w:val="center"/>
              <w:rPr>
                <w:ins w:id="2082" w:author="Admin" w:date="2017-09-19T23:21:00Z"/>
                <w:rFonts w:cs="Times New Roman"/>
                <w:sz w:val="24"/>
                <w:szCs w:val="24"/>
              </w:rPr>
            </w:pPr>
            <w:ins w:id="2083" w:author="Admin" w:date="2017-09-19T23:21:00Z">
              <w:r w:rsidRPr="00835288">
                <w:rPr>
                  <w:rFonts w:cs="Times New Roman"/>
                  <w:sz w:val="24"/>
                  <w:szCs w:val="24"/>
                </w:rPr>
                <w:t>Có</w:t>
              </w:r>
            </w:ins>
          </w:p>
        </w:tc>
        <w:tc>
          <w:tcPr>
            <w:tcW w:w="1440" w:type="dxa"/>
            <w:tcBorders>
              <w:top w:val="single" w:sz="4" w:space="0" w:color="000000"/>
              <w:left w:val="single" w:sz="4" w:space="0" w:color="000000"/>
              <w:bottom w:val="single" w:sz="4" w:space="0" w:color="000000"/>
              <w:right w:val="single" w:sz="4" w:space="0" w:color="000000"/>
            </w:tcBorders>
            <w:vAlign w:val="center"/>
            <w:tcPrChange w:id="2084" w:author="Admin" w:date="2017-09-29T10:11:00Z">
              <w:tcPr>
                <w:tcW w:w="1620" w:type="dxa"/>
                <w:tcBorders>
                  <w:top w:val="single" w:sz="4" w:space="0" w:color="000000"/>
                  <w:left w:val="single" w:sz="4" w:space="0" w:color="000000"/>
                  <w:bottom w:val="single" w:sz="4" w:space="0" w:color="000000"/>
                  <w:right w:val="single" w:sz="4" w:space="0" w:color="000000"/>
                </w:tcBorders>
                <w:vAlign w:val="center"/>
              </w:tcPr>
            </w:tcPrChange>
          </w:tcPr>
          <w:p w14:paraId="0A5456D6" w14:textId="77777777" w:rsidR="00473AEB" w:rsidRPr="00835288" w:rsidRDefault="00473AEB" w:rsidP="00B8633F">
            <w:pPr>
              <w:spacing w:before="240"/>
              <w:jc w:val="left"/>
              <w:rPr>
                <w:ins w:id="2085" w:author="Admin" w:date="2017-09-19T23:21:00Z"/>
                <w:rFonts w:cs="Times New Roman"/>
                <w:sz w:val="24"/>
                <w:szCs w:val="24"/>
              </w:rPr>
            </w:pPr>
          </w:p>
        </w:tc>
      </w:tr>
      <w:tr w:rsidR="00473AEB" w:rsidRPr="00835288" w14:paraId="3095FB00" w14:textId="77777777" w:rsidTr="00473AEB">
        <w:trPr>
          <w:trHeight w:val="286"/>
          <w:ins w:id="2086" w:author="Admin" w:date="2017-09-19T23:21:00Z"/>
          <w:trPrChange w:id="2087" w:author="Admin" w:date="2017-09-29T10:11: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2088" w:author="Admin" w:date="2017-09-29T10:11:00Z">
              <w:tcPr>
                <w:tcW w:w="1453" w:type="dxa"/>
                <w:tcBorders>
                  <w:top w:val="single" w:sz="4" w:space="0" w:color="000000"/>
                  <w:left w:val="single" w:sz="4" w:space="0" w:color="000000"/>
                  <w:bottom w:val="single" w:sz="4" w:space="0" w:color="000000"/>
                  <w:right w:val="single" w:sz="4" w:space="0" w:color="000000"/>
                </w:tcBorders>
              </w:tcPr>
            </w:tcPrChange>
          </w:tcPr>
          <w:p w14:paraId="06929AC8" w14:textId="77777777" w:rsidR="00473AEB" w:rsidRPr="00835288" w:rsidRDefault="00473AEB" w:rsidP="00473AEB">
            <w:pPr>
              <w:pStyle w:val="NoSpacing"/>
              <w:numPr>
                <w:ilvl w:val="0"/>
                <w:numId w:val="80"/>
              </w:numPr>
              <w:spacing w:before="240"/>
              <w:rPr>
                <w:ins w:id="2089" w:author="Admin" w:date="2017-09-29T10:10:00Z"/>
              </w:rPr>
              <w:pPrChange w:id="2090" w:author="Admin" w:date="2017-09-29T10:11:00Z">
                <w:pPr>
                  <w:pStyle w:val="NoSpacing"/>
                  <w:spacing w:before="240"/>
                </w:pPr>
              </w:pPrChange>
            </w:pPr>
          </w:p>
        </w:tc>
        <w:tc>
          <w:tcPr>
            <w:tcW w:w="1620" w:type="dxa"/>
            <w:tcBorders>
              <w:top w:val="single" w:sz="4" w:space="0" w:color="000000"/>
              <w:left w:val="single" w:sz="4" w:space="0" w:color="000000"/>
              <w:bottom w:val="single" w:sz="4" w:space="0" w:color="000000"/>
              <w:right w:val="single" w:sz="4" w:space="0" w:color="000000"/>
            </w:tcBorders>
            <w:vAlign w:val="center"/>
            <w:tcPrChange w:id="2091" w:author="Admin" w:date="2017-09-29T10:11:00Z">
              <w:tcPr>
                <w:tcW w:w="1452" w:type="dxa"/>
                <w:tcBorders>
                  <w:top w:val="single" w:sz="4" w:space="0" w:color="000000"/>
                  <w:left w:val="single" w:sz="4" w:space="0" w:color="000000"/>
                  <w:bottom w:val="single" w:sz="4" w:space="0" w:color="000000"/>
                  <w:right w:val="single" w:sz="4" w:space="0" w:color="000000"/>
                </w:tcBorders>
                <w:vAlign w:val="center"/>
              </w:tcPr>
            </w:tcPrChange>
          </w:tcPr>
          <w:p w14:paraId="7147EB07" w14:textId="28314E39" w:rsidR="00473AEB" w:rsidRPr="00835288" w:rsidRDefault="00473AEB" w:rsidP="00B8633F">
            <w:pPr>
              <w:pStyle w:val="NoSpacing"/>
              <w:spacing w:before="240"/>
              <w:rPr>
                <w:ins w:id="2092" w:author="Admin" w:date="2017-09-19T23:21:00Z"/>
              </w:rPr>
            </w:pPr>
            <w:ins w:id="2093" w:author="Admin" w:date="2017-09-19T23:21:00Z">
              <w:r w:rsidRPr="00835288">
                <w:t xml:space="preserve">Trạng thái </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094" w:author="Admin" w:date="2017-09-29T10:11:00Z">
              <w:tcPr>
                <w:tcW w:w="2790" w:type="dxa"/>
                <w:tcBorders>
                  <w:top w:val="single" w:sz="4" w:space="0" w:color="000000"/>
                  <w:left w:val="single" w:sz="4" w:space="0" w:color="000000"/>
                  <w:bottom w:val="single" w:sz="4" w:space="0" w:color="000000"/>
                  <w:right w:val="single" w:sz="4" w:space="0" w:color="000000"/>
                </w:tcBorders>
                <w:vAlign w:val="center"/>
              </w:tcPr>
            </w:tcPrChange>
          </w:tcPr>
          <w:p w14:paraId="6F1055F0" w14:textId="77777777" w:rsidR="00473AEB" w:rsidRPr="00835288" w:rsidRDefault="00473AEB" w:rsidP="00B8633F">
            <w:pPr>
              <w:spacing w:before="240"/>
              <w:jc w:val="left"/>
              <w:rPr>
                <w:ins w:id="2095" w:author="Admin" w:date="2017-09-19T23:21:00Z"/>
                <w:rFonts w:cs="Times New Roman"/>
                <w:sz w:val="24"/>
                <w:szCs w:val="24"/>
              </w:rPr>
            </w:pPr>
            <w:ins w:id="2096" w:author="Admin" w:date="2017-09-19T23:21:00Z">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w:t>
              </w:r>
              <w:r>
                <w:rPr>
                  <w:rFonts w:cs="Times New Roman"/>
                  <w:color w:val="000000"/>
                  <w:sz w:val="24"/>
                  <w:szCs w:val="24"/>
                </w:rPr>
                <w:t xml:space="preserve">bản ghi </w:t>
              </w:r>
            </w:ins>
          </w:p>
        </w:tc>
        <w:tc>
          <w:tcPr>
            <w:tcW w:w="990" w:type="dxa"/>
            <w:tcBorders>
              <w:top w:val="single" w:sz="4" w:space="0" w:color="000000"/>
              <w:left w:val="single" w:sz="4" w:space="0" w:color="000000"/>
              <w:bottom w:val="single" w:sz="4" w:space="0" w:color="000000"/>
              <w:right w:val="single" w:sz="4" w:space="0" w:color="000000"/>
            </w:tcBorders>
            <w:vAlign w:val="center"/>
            <w:tcPrChange w:id="2097" w:author="Admin" w:date="2017-09-29T10:11: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60BDD5B1" w14:textId="77777777" w:rsidR="00473AEB" w:rsidRPr="00835288" w:rsidRDefault="00473AEB" w:rsidP="00B8633F">
            <w:pPr>
              <w:spacing w:before="240"/>
              <w:jc w:val="center"/>
              <w:rPr>
                <w:ins w:id="2098" w:author="Admin" w:date="2017-09-19T23:21:00Z"/>
                <w:rFonts w:cs="Times New Roman"/>
                <w:sz w:val="24"/>
                <w:szCs w:val="24"/>
              </w:rPr>
            </w:pPr>
            <w:ins w:id="2099" w:author="Admin" w:date="2017-09-19T23:21:00Z">
              <w:r>
                <w:rPr>
                  <w:rFonts w:cs="Times New Roman"/>
                  <w:sz w:val="24"/>
                  <w:szCs w:val="24"/>
                </w:rPr>
                <w:t>Chọn một</w:t>
              </w:r>
            </w:ins>
          </w:p>
        </w:tc>
        <w:tc>
          <w:tcPr>
            <w:tcW w:w="900" w:type="dxa"/>
            <w:tcBorders>
              <w:top w:val="single" w:sz="4" w:space="0" w:color="000000"/>
              <w:left w:val="single" w:sz="4" w:space="0" w:color="000000"/>
              <w:bottom w:val="single" w:sz="4" w:space="0" w:color="000000"/>
              <w:right w:val="single" w:sz="4" w:space="0" w:color="000000"/>
            </w:tcBorders>
            <w:vAlign w:val="center"/>
            <w:tcPrChange w:id="2100" w:author="Admin" w:date="2017-09-29T10: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6DBBCABA" w14:textId="77777777" w:rsidR="00473AEB" w:rsidRPr="00835288" w:rsidRDefault="00473AEB" w:rsidP="00B8633F">
            <w:pPr>
              <w:spacing w:before="240"/>
              <w:jc w:val="center"/>
              <w:rPr>
                <w:ins w:id="2101" w:author="Admin" w:date="2017-09-19T23:21: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2102" w:author="Admin" w:date="2017-09-29T10: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585D4332" w14:textId="77777777" w:rsidR="00473AEB" w:rsidRPr="00835288" w:rsidRDefault="00473AEB" w:rsidP="00B8633F">
            <w:pPr>
              <w:spacing w:before="240"/>
              <w:jc w:val="center"/>
              <w:rPr>
                <w:ins w:id="2103" w:author="Admin" w:date="2017-09-19T23:21:00Z"/>
                <w:rFonts w:cs="Times New Roman"/>
                <w:sz w:val="24"/>
                <w:szCs w:val="24"/>
              </w:rPr>
            </w:pPr>
            <w:ins w:id="2104" w:author="Admin" w:date="2017-09-19T23:21:00Z">
              <w:r w:rsidRPr="00835288">
                <w:rPr>
                  <w:rFonts w:cs="Times New Roman"/>
                  <w:sz w:val="24"/>
                  <w:szCs w:val="24"/>
                </w:rPr>
                <w:t>Có</w:t>
              </w:r>
            </w:ins>
          </w:p>
        </w:tc>
        <w:tc>
          <w:tcPr>
            <w:tcW w:w="1440" w:type="dxa"/>
            <w:tcBorders>
              <w:top w:val="single" w:sz="4" w:space="0" w:color="000000"/>
              <w:left w:val="single" w:sz="4" w:space="0" w:color="000000"/>
              <w:bottom w:val="single" w:sz="4" w:space="0" w:color="000000"/>
              <w:right w:val="single" w:sz="4" w:space="0" w:color="000000"/>
            </w:tcBorders>
            <w:vAlign w:val="center"/>
            <w:tcPrChange w:id="2105" w:author="Admin" w:date="2017-09-29T10:11:00Z">
              <w:tcPr>
                <w:tcW w:w="1620" w:type="dxa"/>
                <w:tcBorders>
                  <w:top w:val="single" w:sz="4" w:space="0" w:color="000000"/>
                  <w:left w:val="single" w:sz="4" w:space="0" w:color="000000"/>
                  <w:bottom w:val="single" w:sz="4" w:space="0" w:color="000000"/>
                  <w:right w:val="single" w:sz="4" w:space="0" w:color="000000"/>
                </w:tcBorders>
                <w:vAlign w:val="center"/>
              </w:tcPr>
            </w:tcPrChange>
          </w:tcPr>
          <w:p w14:paraId="0CE7B84C" w14:textId="77777777" w:rsidR="00473AEB" w:rsidRPr="00835288" w:rsidRDefault="00473AEB" w:rsidP="00B8633F">
            <w:pPr>
              <w:spacing w:before="240"/>
              <w:jc w:val="left"/>
              <w:rPr>
                <w:ins w:id="2106" w:author="Admin" w:date="2017-09-19T23:21:00Z"/>
                <w:rFonts w:cs="Times New Roman"/>
                <w:sz w:val="24"/>
                <w:szCs w:val="24"/>
              </w:rPr>
            </w:pPr>
          </w:p>
        </w:tc>
      </w:tr>
      <w:tr w:rsidR="00473AEB" w:rsidRPr="00835288" w14:paraId="6F0A597C" w14:textId="77777777" w:rsidTr="00473AEB">
        <w:trPr>
          <w:trHeight w:val="286"/>
          <w:ins w:id="2107" w:author="Admin" w:date="2017-09-19T23:21:00Z"/>
          <w:trPrChange w:id="2108" w:author="Admin" w:date="2017-09-29T10:11: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2109" w:author="Admin" w:date="2017-09-29T10:11:00Z">
              <w:tcPr>
                <w:tcW w:w="1453" w:type="dxa"/>
                <w:tcBorders>
                  <w:top w:val="single" w:sz="4" w:space="0" w:color="000000"/>
                  <w:left w:val="single" w:sz="4" w:space="0" w:color="000000"/>
                  <w:bottom w:val="single" w:sz="4" w:space="0" w:color="000000"/>
                  <w:right w:val="single" w:sz="4" w:space="0" w:color="000000"/>
                </w:tcBorders>
              </w:tcPr>
            </w:tcPrChange>
          </w:tcPr>
          <w:p w14:paraId="1896FF28" w14:textId="77777777" w:rsidR="00473AEB" w:rsidRPr="00835288" w:rsidRDefault="00473AEB" w:rsidP="00473AEB">
            <w:pPr>
              <w:pStyle w:val="NoSpacing"/>
              <w:numPr>
                <w:ilvl w:val="0"/>
                <w:numId w:val="80"/>
              </w:numPr>
              <w:spacing w:before="240"/>
              <w:rPr>
                <w:ins w:id="2110" w:author="Admin" w:date="2017-09-29T10:10:00Z"/>
              </w:rPr>
              <w:pPrChange w:id="2111" w:author="Admin" w:date="2017-09-29T10:11:00Z">
                <w:pPr>
                  <w:pStyle w:val="NoSpacing"/>
                  <w:spacing w:before="240"/>
                </w:pPr>
              </w:pPrChange>
            </w:pPr>
          </w:p>
        </w:tc>
        <w:tc>
          <w:tcPr>
            <w:tcW w:w="1620" w:type="dxa"/>
            <w:tcBorders>
              <w:top w:val="single" w:sz="4" w:space="0" w:color="000000"/>
              <w:left w:val="single" w:sz="4" w:space="0" w:color="000000"/>
              <w:bottom w:val="single" w:sz="4" w:space="0" w:color="000000"/>
              <w:right w:val="single" w:sz="4" w:space="0" w:color="000000"/>
            </w:tcBorders>
            <w:vAlign w:val="center"/>
            <w:tcPrChange w:id="2112" w:author="Admin" w:date="2017-09-29T10:11:00Z">
              <w:tcPr>
                <w:tcW w:w="1452" w:type="dxa"/>
                <w:tcBorders>
                  <w:top w:val="single" w:sz="4" w:space="0" w:color="000000"/>
                  <w:left w:val="single" w:sz="4" w:space="0" w:color="000000"/>
                  <w:bottom w:val="single" w:sz="4" w:space="0" w:color="000000"/>
                  <w:right w:val="single" w:sz="4" w:space="0" w:color="000000"/>
                </w:tcBorders>
                <w:vAlign w:val="center"/>
              </w:tcPr>
            </w:tcPrChange>
          </w:tcPr>
          <w:p w14:paraId="7A3647C2" w14:textId="4148955E" w:rsidR="00473AEB" w:rsidRPr="00835288" w:rsidRDefault="00473AEB" w:rsidP="00B8633F">
            <w:pPr>
              <w:pStyle w:val="NoSpacing"/>
              <w:spacing w:before="240"/>
              <w:rPr>
                <w:ins w:id="2113" w:author="Admin" w:date="2017-09-19T23:21:00Z"/>
              </w:rPr>
            </w:pPr>
            <w:ins w:id="2114" w:author="Admin" w:date="2017-09-19T23:21:00Z">
              <w:r w:rsidRPr="00835288">
                <w:t>Ghi chú</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115" w:author="Admin" w:date="2017-09-29T10:11:00Z">
              <w:tcPr>
                <w:tcW w:w="2790" w:type="dxa"/>
                <w:tcBorders>
                  <w:top w:val="single" w:sz="4" w:space="0" w:color="000000"/>
                  <w:left w:val="single" w:sz="4" w:space="0" w:color="000000"/>
                  <w:bottom w:val="single" w:sz="4" w:space="0" w:color="000000"/>
                  <w:right w:val="single" w:sz="4" w:space="0" w:color="000000"/>
                </w:tcBorders>
                <w:vAlign w:val="center"/>
              </w:tcPr>
            </w:tcPrChange>
          </w:tcPr>
          <w:p w14:paraId="0F6BE746" w14:textId="77777777" w:rsidR="00473AEB" w:rsidRPr="00835288" w:rsidRDefault="00473AEB" w:rsidP="00B8633F">
            <w:pPr>
              <w:spacing w:before="240"/>
              <w:jc w:val="left"/>
              <w:rPr>
                <w:ins w:id="2116" w:author="Admin" w:date="2017-09-19T23:21:00Z"/>
                <w:rFonts w:cs="Times New Roman"/>
                <w:sz w:val="24"/>
                <w:szCs w:val="24"/>
              </w:rPr>
            </w:pPr>
            <w:ins w:id="2117" w:author="Admin" w:date="2017-09-19T23:21:00Z">
              <w:r w:rsidRPr="00835288">
                <w:rPr>
                  <w:rFonts w:cs="Times New Roman"/>
                  <w:sz w:val="24"/>
                  <w:szCs w:val="24"/>
                </w:rPr>
                <w:t>Ghi chú khác</w:t>
              </w:r>
            </w:ins>
          </w:p>
        </w:tc>
        <w:tc>
          <w:tcPr>
            <w:tcW w:w="990" w:type="dxa"/>
            <w:tcBorders>
              <w:top w:val="single" w:sz="4" w:space="0" w:color="000000"/>
              <w:left w:val="single" w:sz="4" w:space="0" w:color="000000"/>
              <w:bottom w:val="single" w:sz="4" w:space="0" w:color="000000"/>
              <w:right w:val="single" w:sz="4" w:space="0" w:color="000000"/>
            </w:tcBorders>
            <w:vAlign w:val="center"/>
            <w:tcPrChange w:id="2118" w:author="Admin" w:date="2017-09-29T10:11: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39941D68" w14:textId="77777777" w:rsidR="00473AEB" w:rsidRPr="00835288" w:rsidRDefault="00473AEB" w:rsidP="00B8633F">
            <w:pPr>
              <w:spacing w:before="240"/>
              <w:jc w:val="center"/>
              <w:rPr>
                <w:ins w:id="2119" w:author="Admin" w:date="2017-09-19T23:21:00Z"/>
                <w:rFonts w:cs="Times New Roman"/>
                <w:sz w:val="24"/>
                <w:szCs w:val="24"/>
              </w:rPr>
            </w:pPr>
            <w:ins w:id="2120" w:author="Admin" w:date="2017-09-19T23:21:00Z">
              <w:r>
                <w:rPr>
                  <w:rFonts w:cs="Times New Roman"/>
                  <w:sz w:val="24"/>
                  <w:szCs w:val="24"/>
                </w:rPr>
                <w:t>Ký tự</w:t>
              </w:r>
            </w:ins>
          </w:p>
        </w:tc>
        <w:tc>
          <w:tcPr>
            <w:tcW w:w="900" w:type="dxa"/>
            <w:tcBorders>
              <w:top w:val="single" w:sz="4" w:space="0" w:color="000000"/>
              <w:left w:val="single" w:sz="4" w:space="0" w:color="000000"/>
              <w:bottom w:val="single" w:sz="4" w:space="0" w:color="000000"/>
              <w:right w:val="single" w:sz="4" w:space="0" w:color="000000"/>
            </w:tcBorders>
            <w:vAlign w:val="center"/>
            <w:tcPrChange w:id="2121" w:author="Admin" w:date="2017-09-29T10: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0238E25F" w14:textId="77777777" w:rsidR="00473AEB" w:rsidRPr="00835288" w:rsidRDefault="00473AEB" w:rsidP="00B8633F">
            <w:pPr>
              <w:spacing w:before="240"/>
              <w:jc w:val="center"/>
              <w:rPr>
                <w:ins w:id="2122" w:author="Admin" w:date="2017-09-19T23:21: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2123" w:author="Admin" w:date="2017-09-29T10: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5B5103D8" w14:textId="77777777" w:rsidR="00473AEB" w:rsidRPr="00835288" w:rsidRDefault="00473AEB" w:rsidP="00B8633F">
            <w:pPr>
              <w:spacing w:before="240"/>
              <w:jc w:val="center"/>
              <w:rPr>
                <w:ins w:id="2124" w:author="Admin" w:date="2017-09-19T23:21:00Z"/>
                <w:rFonts w:cs="Times New Roman"/>
                <w:sz w:val="24"/>
                <w:szCs w:val="24"/>
              </w:rPr>
            </w:pPr>
            <w:ins w:id="2125" w:author="Admin" w:date="2017-09-19T23:21:00Z">
              <w:r w:rsidRPr="00835288">
                <w:rPr>
                  <w:rFonts w:cs="Times New Roman"/>
                  <w:sz w:val="24"/>
                  <w:szCs w:val="24"/>
                </w:rPr>
                <w:t>Không</w:t>
              </w:r>
            </w:ins>
          </w:p>
        </w:tc>
        <w:tc>
          <w:tcPr>
            <w:tcW w:w="1440" w:type="dxa"/>
            <w:tcBorders>
              <w:top w:val="single" w:sz="4" w:space="0" w:color="000000"/>
              <w:left w:val="single" w:sz="4" w:space="0" w:color="000000"/>
              <w:bottom w:val="single" w:sz="4" w:space="0" w:color="000000"/>
              <w:right w:val="single" w:sz="4" w:space="0" w:color="000000"/>
            </w:tcBorders>
            <w:vAlign w:val="center"/>
            <w:tcPrChange w:id="2126" w:author="Admin" w:date="2017-09-29T10:11:00Z">
              <w:tcPr>
                <w:tcW w:w="1620" w:type="dxa"/>
                <w:tcBorders>
                  <w:top w:val="single" w:sz="4" w:space="0" w:color="000000"/>
                  <w:left w:val="single" w:sz="4" w:space="0" w:color="000000"/>
                  <w:bottom w:val="single" w:sz="4" w:space="0" w:color="000000"/>
                  <w:right w:val="single" w:sz="4" w:space="0" w:color="000000"/>
                </w:tcBorders>
                <w:vAlign w:val="center"/>
              </w:tcPr>
            </w:tcPrChange>
          </w:tcPr>
          <w:p w14:paraId="4E0D4B30" w14:textId="77777777" w:rsidR="00473AEB" w:rsidRPr="00835288" w:rsidRDefault="00473AEB" w:rsidP="00B8633F">
            <w:pPr>
              <w:spacing w:before="240"/>
              <w:jc w:val="left"/>
              <w:rPr>
                <w:ins w:id="2127" w:author="Admin" w:date="2017-09-19T23:21:00Z"/>
                <w:rFonts w:cs="Times New Roman"/>
                <w:sz w:val="24"/>
                <w:szCs w:val="24"/>
              </w:rPr>
            </w:pPr>
          </w:p>
        </w:tc>
      </w:tr>
    </w:tbl>
    <w:p w14:paraId="7B17DD35" w14:textId="77777777" w:rsidR="00ED7A4D" w:rsidRDefault="00ED7A4D" w:rsidP="00ED7A4D">
      <w:pPr>
        <w:rPr>
          <w:ins w:id="2128" w:author="Admin" w:date="2017-09-19T23:21:00Z"/>
        </w:rPr>
      </w:pPr>
    </w:p>
    <w:p w14:paraId="165AA4D7" w14:textId="77777777" w:rsidR="00ED7A4D" w:rsidRPr="00803C5C" w:rsidRDefault="00ED7A4D" w:rsidP="00ED7A4D">
      <w:pPr>
        <w:pStyle w:val="Heading4"/>
        <w:rPr>
          <w:ins w:id="2129" w:author="Admin" w:date="2017-09-19T23:21:00Z"/>
        </w:rPr>
      </w:pPr>
      <w:ins w:id="2130" w:author="Admin" w:date="2017-09-19T23:21:00Z">
        <w:r>
          <w:t>Thao tác chức năng</w:t>
        </w:r>
      </w:ins>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2131" w:author="Admin" w:date="2017-09-29T10:13:00Z">
          <w:tblPr>
            <w:tblW w:w="437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990"/>
        <w:gridCol w:w="2610"/>
        <w:gridCol w:w="5760"/>
        <w:tblGridChange w:id="2132">
          <w:tblGrid>
            <w:gridCol w:w="3138"/>
            <w:gridCol w:w="3138"/>
            <w:gridCol w:w="5231"/>
          </w:tblGrid>
        </w:tblGridChange>
      </w:tblGrid>
      <w:tr w:rsidR="00A86E22" w:rsidRPr="00835288" w14:paraId="6CFB52ED" w14:textId="77777777" w:rsidTr="00A86E22">
        <w:trPr>
          <w:trHeight w:val="364"/>
          <w:tblHeader/>
          <w:ins w:id="2133" w:author="Admin" w:date="2017-09-19T23:21:00Z"/>
          <w:trPrChange w:id="2134" w:author="Admin" w:date="2017-09-29T10:13:00Z">
            <w:trPr>
              <w:trHeight w:val="364"/>
              <w:tblHeader/>
            </w:trPr>
          </w:trPrChange>
        </w:trPr>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135" w:author="Admin" w:date="2017-09-29T10:13:00Z">
              <w:tcPr>
                <w:tcW w:w="313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60E34D8B" w14:textId="61AF5FCC" w:rsidR="00A86E22" w:rsidRPr="00835288" w:rsidRDefault="00A86E22" w:rsidP="00B8633F">
            <w:pPr>
              <w:spacing w:before="240"/>
              <w:jc w:val="center"/>
              <w:rPr>
                <w:ins w:id="2136" w:author="Admin" w:date="2017-09-29T10:13:00Z"/>
                <w:rFonts w:cs="Times New Roman"/>
                <w:b/>
                <w:sz w:val="24"/>
                <w:szCs w:val="24"/>
              </w:rPr>
            </w:pPr>
            <w:ins w:id="2137" w:author="Admin" w:date="2017-09-29T10:13:00Z">
              <w:r>
                <w:rPr>
                  <w:rFonts w:cs="Times New Roman"/>
                  <w:b/>
                  <w:sz w:val="24"/>
                  <w:szCs w:val="24"/>
                </w:rPr>
                <w:t>STT</w:t>
              </w:r>
            </w:ins>
          </w:p>
        </w:tc>
        <w:tc>
          <w:tcPr>
            <w:tcW w:w="26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138" w:author="Admin" w:date="2017-09-29T10:13:00Z">
              <w:tcPr>
                <w:tcW w:w="313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9A967E4" w14:textId="41868684" w:rsidR="00A86E22" w:rsidRPr="00835288" w:rsidRDefault="00A86E22" w:rsidP="00B8633F">
            <w:pPr>
              <w:spacing w:before="240"/>
              <w:jc w:val="center"/>
              <w:rPr>
                <w:ins w:id="2139" w:author="Admin" w:date="2017-09-19T23:21:00Z"/>
                <w:rFonts w:cs="Times New Roman"/>
                <w:b/>
                <w:sz w:val="24"/>
                <w:szCs w:val="24"/>
              </w:rPr>
            </w:pPr>
            <w:r w:rsidRPr="00835288">
              <w:rPr>
                <w:rFonts w:cs="Times New Roman"/>
                <w:b/>
                <w:sz w:val="24"/>
                <w:szCs w:val="24"/>
              </w:rPr>
              <w:t xml:space="preserve">Thao tác </w:t>
            </w:r>
          </w:p>
        </w:tc>
        <w:tc>
          <w:tcPr>
            <w:tcW w:w="5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140" w:author="Admin" w:date="2017-09-29T10:13:00Z">
              <w:tcPr>
                <w:tcW w:w="523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3039F18" w14:textId="77777777" w:rsidR="00A86E22" w:rsidRPr="00835288" w:rsidRDefault="00A86E22" w:rsidP="00B8633F">
            <w:pPr>
              <w:spacing w:before="240"/>
              <w:jc w:val="center"/>
              <w:rPr>
                <w:ins w:id="2141" w:author="Admin" w:date="2017-09-19T23:21:00Z"/>
                <w:rFonts w:cs="Times New Roman"/>
                <w:b/>
                <w:sz w:val="24"/>
                <w:szCs w:val="24"/>
              </w:rPr>
            </w:pPr>
            <w:ins w:id="2142" w:author="Admin" w:date="2017-09-19T23:21:00Z">
              <w:r w:rsidRPr="00835288">
                <w:rPr>
                  <w:rFonts w:cs="Times New Roman"/>
                  <w:b/>
                  <w:sz w:val="24"/>
                  <w:szCs w:val="24"/>
                </w:rPr>
                <w:t>Mô tả</w:t>
              </w:r>
            </w:ins>
          </w:p>
        </w:tc>
      </w:tr>
      <w:tr w:rsidR="00A86E22" w:rsidRPr="00835288" w14:paraId="25341FB9" w14:textId="77777777" w:rsidTr="00A86E22">
        <w:trPr>
          <w:trHeight w:val="286"/>
          <w:ins w:id="2143" w:author="Admin" w:date="2017-09-19T23:21:00Z"/>
          <w:trPrChange w:id="2144" w:author="Admin" w:date="2017-09-29T10:13:00Z">
            <w:trPr>
              <w:trHeight w:val="286"/>
            </w:trPr>
          </w:trPrChange>
        </w:trPr>
        <w:tc>
          <w:tcPr>
            <w:tcW w:w="990" w:type="dxa"/>
            <w:tcBorders>
              <w:top w:val="single" w:sz="4" w:space="0" w:color="000000"/>
              <w:left w:val="single" w:sz="4" w:space="0" w:color="000000"/>
              <w:bottom w:val="single" w:sz="4" w:space="0" w:color="000000"/>
              <w:right w:val="single" w:sz="4" w:space="0" w:color="000000"/>
            </w:tcBorders>
            <w:vAlign w:val="center"/>
            <w:tcPrChange w:id="2145" w:author="Admin" w:date="2017-09-29T10:13:00Z">
              <w:tcPr>
                <w:tcW w:w="3138" w:type="dxa"/>
                <w:tcBorders>
                  <w:top w:val="single" w:sz="4" w:space="0" w:color="000000"/>
                  <w:left w:val="single" w:sz="4" w:space="0" w:color="000000"/>
                  <w:bottom w:val="single" w:sz="4" w:space="0" w:color="000000"/>
                  <w:right w:val="single" w:sz="4" w:space="0" w:color="000000"/>
                </w:tcBorders>
              </w:tcPr>
            </w:tcPrChange>
          </w:tcPr>
          <w:p w14:paraId="4D6BA98A" w14:textId="77777777" w:rsidR="00A86E22" w:rsidRPr="00A86E22" w:rsidRDefault="00A86E22" w:rsidP="00A86E22">
            <w:pPr>
              <w:pStyle w:val="ListParagraph"/>
              <w:numPr>
                <w:ilvl w:val="0"/>
                <w:numId w:val="81"/>
              </w:numPr>
              <w:spacing w:before="240"/>
              <w:rPr>
                <w:ins w:id="2146" w:author="Admin" w:date="2017-09-29T10:13:00Z"/>
                <w:rFonts w:cs="Times New Roman"/>
                <w:sz w:val="24"/>
                <w:szCs w:val="24"/>
                <w:rPrChange w:id="2147" w:author="Admin" w:date="2017-09-29T10:13:00Z">
                  <w:rPr>
                    <w:ins w:id="2148" w:author="Admin" w:date="2017-09-29T10:13:00Z"/>
                  </w:rPr>
                </w:rPrChange>
              </w:rPr>
              <w:pPrChange w:id="2149" w:author="Admin" w:date="2017-09-29T10:13:00Z">
                <w:pPr>
                  <w:spacing w:before="240"/>
                </w:pPr>
              </w:pPrChange>
            </w:pPr>
          </w:p>
        </w:tc>
        <w:tc>
          <w:tcPr>
            <w:tcW w:w="2610" w:type="dxa"/>
            <w:tcBorders>
              <w:top w:val="single" w:sz="4" w:space="0" w:color="000000"/>
              <w:left w:val="single" w:sz="4" w:space="0" w:color="000000"/>
              <w:bottom w:val="single" w:sz="4" w:space="0" w:color="000000"/>
              <w:right w:val="single" w:sz="4" w:space="0" w:color="000000"/>
            </w:tcBorders>
            <w:vAlign w:val="center"/>
            <w:hideMark/>
            <w:tcPrChange w:id="2150" w:author="Admin" w:date="2017-09-29T10:13:00Z">
              <w:tcPr>
                <w:tcW w:w="3138" w:type="dxa"/>
                <w:tcBorders>
                  <w:top w:val="single" w:sz="4" w:space="0" w:color="000000"/>
                  <w:left w:val="single" w:sz="4" w:space="0" w:color="000000"/>
                  <w:bottom w:val="single" w:sz="4" w:space="0" w:color="000000"/>
                  <w:right w:val="single" w:sz="4" w:space="0" w:color="000000"/>
                </w:tcBorders>
                <w:vAlign w:val="center"/>
                <w:hideMark/>
              </w:tcPr>
            </w:tcPrChange>
          </w:tcPr>
          <w:p w14:paraId="7A22323C" w14:textId="0B22B44D" w:rsidR="00A86E22" w:rsidRPr="00835288" w:rsidRDefault="00A86E22">
            <w:pPr>
              <w:spacing w:before="240"/>
              <w:rPr>
                <w:ins w:id="2151" w:author="Admin" w:date="2017-09-19T23:21:00Z"/>
                <w:rFonts w:cs="Times New Roman"/>
                <w:b/>
                <w:sz w:val="24"/>
                <w:szCs w:val="24"/>
              </w:rPr>
            </w:pPr>
            <w:ins w:id="2152" w:author="Admin" w:date="2017-09-19T23:21:00Z">
              <w:r>
                <w:rPr>
                  <w:rFonts w:cs="Times New Roman"/>
                  <w:b/>
                  <w:sz w:val="24"/>
                  <w:szCs w:val="24"/>
                </w:rPr>
                <w:t xml:space="preserve">Thêm mới danh mục </w:t>
              </w:r>
            </w:ins>
            <w:ins w:id="2153" w:author="Admin" w:date="2017-09-19T23:25:00Z">
              <w:r>
                <w:rPr>
                  <w:rFonts w:cs="Times New Roman"/>
                  <w:b/>
                  <w:sz w:val="24"/>
                  <w:szCs w:val="24"/>
                </w:rPr>
                <w:t>level</w:t>
              </w:r>
            </w:ins>
          </w:p>
        </w:tc>
        <w:tc>
          <w:tcPr>
            <w:tcW w:w="5760" w:type="dxa"/>
            <w:tcBorders>
              <w:top w:val="single" w:sz="4" w:space="0" w:color="000000"/>
              <w:left w:val="single" w:sz="4" w:space="0" w:color="000000"/>
              <w:bottom w:val="single" w:sz="4" w:space="0" w:color="000000"/>
              <w:right w:val="single" w:sz="4" w:space="0" w:color="000000"/>
            </w:tcBorders>
            <w:vAlign w:val="center"/>
            <w:hideMark/>
            <w:tcPrChange w:id="2154" w:author="Admin" w:date="2017-09-29T10:13:00Z">
              <w:tcPr>
                <w:tcW w:w="5232" w:type="dxa"/>
                <w:tcBorders>
                  <w:top w:val="single" w:sz="4" w:space="0" w:color="000000"/>
                  <w:left w:val="single" w:sz="4" w:space="0" w:color="000000"/>
                  <w:bottom w:val="single" w:sz="4" w:space="0" w:color="000000"/>
                  <w:right w:val="single" w:sz="4" w:space="0" w:color="000000"/>
                </w:tcBorders>
                <w:vAlign w:val="center"/>
                <w:hideMark/>
              </w:tcPr>
            </w:tcPrChange>
          </w:tcPr>
          <w:p w14:paraId="0CEE18A5" w14:textId="7880DC00" w:rsidR="00A86E22" w:rsidRPr="00835288" w:rsidRDefault="00A86E22">
            <w:pPr>
              <w:spacing w:before="240"/>
              <w:rPr>
                <w:ins w:id="2155" w:author="Admin" w:date="2017-09-19T23:21:00Z"/>
                <w:rFonts w:cs="Times New Roman"/>
                <w:sz w:val="24"/>
                <w:szCs w:val="24"/>
              </w:rPr>
            </w:pPr>
            <w:ins w:id="2156" w:author="Admin" w:date="2017-09-19T23:21:00Z">
              <w:r w:rsidRPr="00835288">
                <w:rPr>
                  <w:rFonts w:cs="Times New Roman"/>
                  <w:sz w:val="24"/>
                  <w:szCs w:val="24"/>
                </w:rPr>
                <w:t xml:space="preserve">Người dùng sử dụng chức năng này để "Thêm mới" </w:t>
              </w:r>
              <w:r>
                <w:rPr>
                  <w:rFonts w:cs="Times New Roman"/>
                  <w:sz w:val="24"/>
                  <w:szCs w:val="24"/>
                </w:rPr>
                <w:t>một danh mục level chức danh</w:t>
              </w:r>
            </w:ins>
          </w:p>
        </w:tc>
      </w:tr>
      <w:tr w:rsidR="00A86E22" w:rsidRPr="00835288" w14:paraId="6E14F802" w14:textId="77777777" w:rsidTr="00A86E22">
        <w:trPr>
          <w:trHeight w:val="286"/>
          <w:ins w:id="2157" w:author="Admin" w:date="2017-09-19T23:21:00Z"/>
          <w:trPrChange w:id="2158" w:author="Admin" w:date="2017-09-29T10:13:00Z">
            <w:trPr>
              <w:trHeight w:val="286"/>
            </w:trPr>
          </w:trPrChange>
        </w:trPr>
        <w:tc>
          <w:tcPr>
            <w:tcW w:w="990" w:type="dxa"/>
            <w:tcBorders>
              <w:top w:val="single" w:sz="4" w:space="0" w:color="000000"/>
              <w:left w:val="single" w:sz="4" w:space="0" w:color="000000"/>
              <w:bottom w:val="single" w:sz="4" w:space="0" w:color="000000"/>
              <w:right w:val="single" w:sz="4" w:space="0" w:color="000000"/>
            </w:tcBorders>
            <w:vAlign w:val="center"/>
            <w:tcPrChange w:id="2159" w:author="Admin" w:date="2017-09-29T10:13:00Z">
              <w:tcPr>
                <w:tcW w:w="3138" w:type="dxa"/>
                <w:tcBorders>
                  <w:top w:val="single" w:sz="4" w:space="0" w:color="000000"/>
                  <w:left w:val="single" w:sz="4" w:space="0" w:color="000000"/>
                  <w:bottom w:val="single" w:sz="4" w:space="0" w:color="000000"/>
                  <w:right w:val="single" w:sz="4" w:space="0" w:color="000000"/>
                </w:tcBorders>
              </w:tcPr>
            </w:tcPrChange>
          </w:tcPr>
          <w:p w14:paraId="4F09E35C" w14:textId="77777777" w:rsidR="00A86E22" w:rsidRPr="00A86E22" w:rsidRDefault="00A86E22" w:rsidP="00A86E22">
            <w:pPr>
              <w:pStyle w:val="ListParagraph"/>
              <w:numPr>
                <w:ilvl w:val="0"/>
                <w:numId w:val="81"/>
              </w:numPr>
              <w:spacing w:before="240"/>
              <w:rPr>
                <w:ins w:id="2160" w:author="Admin" w:date="2017-09-29T10:13:00Z"/>
                <w:rFonts w:cs="Times New Roman"/>
                <w:sz w:val="24"/>
                <w:szCs w:val="24"/>
                <w:rPrChange w:id="2161" w:author="Admin" w:date="2017-09-29T10:13:00Z">
                  <w:rPr>
                    <w:ins w:id="2162" w:author="Admin" w:date="2017-09-29T10:13:00Z"/>
                  </w:rPr>
                </w:rPrChange>
              </w:rPr>
              <w:pPrChange w:id="2163" w:author="Admin" w:date="2017-09-29T10:13:00Z">
                <w:pPr>
                  <w:spacing w:before="240"/>
                </w:pPr>
              </w:pPrChange>
            </w:pPr>
          </w:p>
        </w:tc>
        <w:tc>
          <w:tcPr>
            <w:tcW w:w="2610" w:type="dxa"/>
            <w:tcBorders>
              <w:top w:val="single" w:sz="4" w:space="0" w:color="000000"/>
              <w:left w:val="single" w:sz="4" w:space="0" w:color="000000"/>
              <w:bottom w:val="single" w:sz="4" w:space="0" w:color="000000"/>
              <w:right w:val="single" w:sz="4" w:space="0" w:color="000000"/>
            </w:tcBorders>
            <w:vAlign w:val="center"/>
            <w:hideMark/>
            <w:tcPrChange w:id="2164" w:author="Admin" w:date="2017-09-29T10:13:00Z">
              <w:tcPr>
                <w:tcW w:w="3138" w:type="dxa"/>
                <w:tcBorders>
                  <w:top w:val="single" w:sz="4" w:space="0" w:color="000000"/>
                  <w:left w:val="single" w:sz="4" w:space="0" w:color="000000"/>
                  <w:bottom w:val="single" w:sz="4" w:space="0" w:color="000000"/>
                  <w:right w:val="single" w:sz="4" w:space="0" w:color="000000"/>
                </w:tcBorders>
                <w:vAlign w:val="center"/>
                <w:hideMark/>
              </w:tcPr>
            </w:tcPrChange>
          </w:tcPr>
          <w:p w14:paraId="50537D32" w14:textId="3653FC7C" w:rsidR="00A86E22" w:rsidRPr="00835288" w:rsidRDefault="00A86E22" w:rsidP="00B8633F">
            <w:pPr>
              <w:spacing w:before="240"/>
              <w:rPr>
                <w:ins w:id="2165" w:author="Admin" w:date="2017-09-19T23:21:00Z"/>
                <w:rFonts w:cs="Times New Roman"/>
                <w:b/>
                <w:sz w:val="24"/>
                <w:szCs w:val="24"/>
              </w:rPr>
            </w:pPr>
            <w:ins w:id="2166" w:author="Admin" w:date="2017-09-19T23:21:00Z">
              <w:r w:rsidRPr="00835288">
                <w:rPr>
                  <w:rFonts w:cs="Times New Roman"/>
                  <w:b/>
                  <w:sz w:val="24"/>
                  <w:szCs w:val="24"/>
                </w:rPr>
                <w:t>Lưu</w:t>
              </w:r>
            </w:ins>
          </w:p>
        </w:tc>
        <w:tc>
          <w:tcPr>
            <w:tcW w:w="5760" w:type="dxa"/>
            <w:tcBorders>
              <w:top w:val="single" w:sz="4" w:space="0" w:color="000000"/>
              <w:left w:val="single" w:sz="4" w:space="0" w:color="000000"/>
              <w:bottom w:val="single" w:sz="4" w:space="0" w:color="000000"/>
              <w:right w:val="single" w:sz="4" w:space="0" w:color="000000"/>
            </w:tcBorders>
            <w:vAlign w:val="center"/>
            <w:hideMark/>
            <w:tcPrChange w:id="2167" w:author="Admin" w:date="2017-09-29T10:13:00Z">
              <w:tcPr>
                <w:tcW w:w="5232" w:type="dxa"/>
                <w:tcBorders>
                  <w:top w:val="single" w:sz="4" w:space="0" w:color="000000"/>
                  <w:left w:val="single" w:sz="4" w:space="0" w:color="000000"/>
                  <w:bottom w:val="single" w:sz="4" w:space="0" w:color="000000"/>
                  <w:right w:val="single" w:sz="4" w:space="0" w:color="000000"/>
                </w:tcBorders>
                <w:vAlign w:val="center"/>
                <w:hideMark/>
              </w:tcPr>
            </w:tcPrChange>
          </w:tcPr>
          <w:p w14:paraId="2DF6BF48" w14:textId="77777777" w:rsidR="00A86E22" w:rsidRPr="00835288" w:rsidRDefault="00A86E22" w:rsidP="00B8633F">
            <w:pPr>
              <w:spacing w:before="240"/>
              <w:rPr>
                <w:ins w:id="2168" w:author="Admin" w:date="2017-09-19T23:21:00Z"/>
                <w:rFonts w:cs="Times New Roman"/>
                <w:sz w:val="24"/>
                <w:szCs w:val="24"/>
              </w:rPr>
            </w:pPr>
            <w:ins w:id="2169" w:author="Admin" w:date="2017-09-19T23:21:00Z">
              <w:r w:rsidRPr="00835288">
                <w:rPr>
                  <w:rFonts w:cs="Times New Roman"/>
                  <w:sz w:val="24"/>
                  <w:szCs w:val="24"/>
                </w:rPr>
                <w:t>Người dùng sử dụng chức năng này để "Cập nhật" thông tin được "Thêm"/"Sửa" vào danh mục.</w:t>
              </w:r>
            </w:ins>
          </w:p>
        </w:tc>
      </w:tr>
      <w:tr w:rsidR="00A86E22" w:rsidRPr="00835288" w14:paraId="6B942FDC" w14:textId="77777777" w:rsidTr="00A86E22">
        <w:trPr>
          <w:trHeight w:val="286"/>
          <w:ins w:id="2170" w:author="Admin" w:date="2017-09-19T23:21:00Z"/>
          <w:trPrChange w:id="2171" w:author="Admin" w:date="2017-09-29T10:13:00Z">
            <w:trPr>
              <w:trHeight w:val="286"/>
            </w:trPr>
          </w:trPrChange>
        </w:trPr>
        <w:tc>
          <w:tcPr>
            <w:tcW w:w="990" w:type="dxa"/>
            <w:tcBorders>
              <w:top w:val="single" w:sz="4" w:space="0" w:color="000000"/>
              <w:left w:val="single" w:sz="4" w:space="0" w:color="000000"/>
              <w:bottom w:val="single" w:sz="4" w:space="0" w:color="000000"/>
              <w:right w:val="single" w:sz="4" w:space="0" w:color="000000"/>
            </w:tcBorders>
            <w:vAlign w:val="center"/>
            <w:tcPrChange w:id="2172" w:author="Admin" w:date="2017-09-29T10:13:00Z">
              <w:tcPr>
                <w:tcW w:w="3138" w:type="dxa"/>
                <w:tcBorders>
                  <w:top w:val="single" w:sz="4" w:space="0" w:color="000000"/>
                  <w:left w:val="single" w:sz="4" w:space="0" w:color="000000"/>
                  <w:bottom w:val="single" w:sz="4" w:space="0" w:color="000000"/>
                  <w:right w:val="single" w:sz="4" w:space="0" w:color="000000"/>
                </w:tcBorders>
              </w:tcPr>
            </w:tcPrChange>
          </w:tcPr>
          <w:p w14:paraId="1EE33E70" w14:textId="77777777" w:rsidR="00A86E22" w:rsidRPr="00A86E22" w:rsidRDefault="00A86E22" w:rsidP="00A86E22">
            <w:pPr>
              <w:pStyle w:val="ListParagraph"/>
              <w:numPr>
                <w:ilvl w:val="0"/>
                <w:numId w:val="81"/>
              </w:numPr>
              <w:spacing w:before="240"/>
              <w:rPr>
                <w:ins w:id="2173" w:author="Admin" w:date="2017-09-29T10:13:00Z"/>
                <w:rFonts w:cs="Times New Roman"/>
                <w:sz w:val="24"/>
                <w:szCs w:val="24"/>
                <w:rPrChange w:id="2174" w:author="Admin" w:date="2017-09-29T10:13:00Z">
                  <w:rPr>
                    <w:ins w:id="2175" w:author="Admin" w:date="2017-09-29T10:13:00Z"/>
                  </w:rPr>
                </w:rPrChange>
              </w:rPr>
              <w:pPrChange w:id="2176" w:author="Admin" w:date="2017-09-29T10:13:00Z">
                <w:pPr>
                  <w:spacing w:before="240"/>
                </w:pPr>
              </w:pPrChange>
            </w:pPr>
          </w:p>
        </w:tc>
        <w:tc>
          <w:tcPr>
            <w:tcW w:w="2610" w:type="dxa"/>
            <w:tcBorders>
              <w:top w:val="single" w:sz="4" w:space="0" w:color="000000"/>
              <w:left w:val="single" w:sz="4" w:space="0" w:color="000000"/>
              <w:bottom w:val="single" w:sz="4" w:space="0" w:color="000000"/>
              <w:right w:val="single" w:sz="4" w:space="0" w:color="000000"/>
            </w:tcBorders>
            <w:vAlign w:val="center"/>
            <w:tcPrChange w:id="2177" w:author="Admin" w:date="2017-09-29T10:13:00Z">
              <w:tcPr>
                <w:tcW w:w="3138" w:type="dxa"/>
                <w:tcBorders>
                  <w:top w:val="single" w:sz="4" w:space="0" w:color="000000"/>
                  <w:left w:val="single" w:sz="4" w:space="0" w:color="000000"/>
                  <w:bottom w:val="single" w:sz="4" w:space="0" w:color="000000"/>
                  <w:right w:val="single" w:sz="4" w:space="0" w:color="000000"/>
                </w:tcBorders>
                <w:vAlign w:val="center"/>
              </w:tcPr>
            </w:tcPrChange>
          </w:tcPr>
          <w:p w14:paraId="56BF941B" w14:textId="496410BF" w:rsidR="00A86E22" w:rsidRPr="00835288" w:rsidRDefault="00A86E22" w:rsidP="00B8633F">
            <w:pPr>
              <w:spacing w:before="240"/>
              <w:rPr>
                <w:ins w:id="2178" w:author="Admin" w:date="2017-09-19T23:21:00Z"/>
                <w:rFonts w:cs="Times New Roman"/>
                <w:b/>
                <w:sz w:val="24"/>
                <w:szCs w:val="24"/>
              </w:rPr>
            </w:pPr>
            <w:ins w:id="2179" w:author="Admin" w:date="2017-09-19T23:21:00Z">
              <w:r>
                <w:rPr>
                  <w:rFonts w:cs="Times New Roman"/>
                  <w:b/>
                  <w:sz w:val="24"/>
                  <w:szCs w:val="24"/>
                </w:rPr>
                <w:t>Xóa</w:t>
              </w:r>
            </w:ins>
          </w:p>
        </w:tc>
        <w:tc>
          <w:tcPr>
            <w:tcW w:w="5760" w:type="dxa"/>
            <w:tcBorders>
              <w:top w:val="single" w:sz="4" w:space="0" w:color="000000"/>
              <w:left w:val="single" w:sz="4" w:space="0" w:color="000000"/>
              <w:bottom w:val="single" w:sz="4" w:space="0" w:color="000000"/>
              <w:right w:val="single" w:sz="4" w:space="0" w:color="000000"/>
            </w:tcBorders>
            <w:vAlign w:val="center"/>
            <w:tcPrChange w:id="2180" w:author="Admin" w:date="2017-09-29T10:13:00Z">
              <w:tcPr>
                <w:tcW w:w="5232" w:type="dxa"/>
                <w:tcBorders>
                  <w:top w:val="single" w:sz="4" w:space="0" w:color="000000"/>
                  <w:left w:val="single" w:sz="4" w:space="0" w:color="000000"/>
                  <w:bottom w:val="single" w:sz="4" w:space="0" w:color="000000"/>
                  <w:right w:val="single" w:sz="4" w:space="0" w:color="000000"/>
                </w:tcBorders>
                <w:vAlign w:val="center"/>
              </w:tcPr>
            </w:tcPrChange>
          </w:tcPr>
          <w:p w14:paraId="0EA1ADC6" w14:textId="77777777" w:rsidR="00A86E22" w:rsidRPr="00835288" w:rsidRDefault="00A86E22" w:rsidP="00B8633F">
            <w:pPr>
              <w:spacing w:before="240"/>
              <w:rPr>
                <w:ins w:id="2181" w:author="Admin" w:date="2017-09-19T23:21:00Z"/>
                <w:rFonts w:cs="Times New Roman"/>
                <w:sz w:val="24"/>
                <w:szCs w:val="24"/>
              </w:rPr>
            </w:pPr>
            <w:ins w:id="2182" w:author="Admin" w:date="2017-09-19T23:21:00Z">
              <w:r>
                <w:rPr>
                  <w:rFonts w:cs="Times New Roman"/>
                  <w:sz w:val="24"/>
                  <w:szCs w:val="24"/>
                </w:rPr>
                <w:t xml:space="preserve">Người dùng sử dụng chức năng này để chọn xóa 1 bản </w:t>
              </w:r>
              <w:r>
                <w:rPr>
                  <w:rFonts w:cs="Times New Roman"/>
                  <w:sz w:val="24"/>
                  <w:szCs w:val="24"/>
                </w:rPr>
                <w:lastRenderedPageBreak/>
                <w:t>ghi danh mục. Chỉ xóa được bản ghi chưa sử dụng ở nghiệp vụ.</w:t>
              </w:r>
            </w:ins>
          </w:p>
        </w:tc>
      </w:tr>
    </w:tbl>
    <w:p w14:paraId="0C0625AB" w14:textId="77777777" w:rsidR="00ED7A4D" w:rsidRDefault="00ED7A4D">
      <w:pPr>
        <w:pStyle w:val="AutoNumDescription"/>
        <w:rPr>
          <w:ins w:id="2183" w:author="Admin" w:date="2017-09-19T23:21:00Z"/>
        </w:rPr>
        <w:pPrChange w:id="2184" w:author="Admin" w:date="2017-09-19T23:21:00Z">
          <w:pPr>
            <w:pStyle w:val="Heading3"/>
          </w:pPr>
        </w:pPrChange>
      </w:pPr>
    </w:p>
    <w:p w14:paraId="275FAA3E" w14:textId="77A4E585" w:rsidR="00065E2C" w:rsidRPr="00835288" w:rsidRDefault="00065E2C" w:rsidP="00714D4C">
      <w:pPr>
        <w:pStyle w:val="Heading3"/>
      </w:pPr>
      <w:bookmarkStart w:id="2185" w:name="_Toc494461283"/>
      <w:r>
        <w:t xml:space="preserve">Gán </w:t>
      </w:r>
      <w:r w:rsidR="00FE5CCF">
        <w:t>vị trí chức danh</w:t>
      </w:r>
      <w:r>
        <w:t xml:space="preserve"> sử dụng cho mỗi đơn vị</w:t>
      </w:r>
      <w:bookmarkEnd w:id="1995"/>
      <w:bookmarkEnd w:id="2185"/>
    </w:p>
    <w:p w14:paraId="1C12CD6A" w14:textId="77777777" w:rsidR="00065E2C" w:rsidRPr="00835288" w:rsidRDefault="00065E2C" w:rsidP="00896B3B">
      <w:pPr>
        <w:pStyle w:val="Heading4"/>
      </w:pPr>
      <w:r w:rsidRPr="00835288">
        <w:t>Mục đích, ý nghĩa</w:t>
      </w:r>
    </w:p>
    <w:p w14:paraId="185F1A86" w14:textId="1D6A9F85" w:rsidR="00065E2C" w:rsidRDefault="00065E2C" w:rsidP="00065E2C">
      <w:pPr>
        <w:pStyle w:val="NoSpacing"/>
        <w:numPr>
          <w:ilvl w:val="0"/>
          <w:numId w:val="5"/>
        </w:numPr>
        <w:spacing w:before="120" w:after="120" w:line="276" w:lineRule="auto"/>
        <w:ind w:left="360"/>
        <w:jc w:val="both"/>
      </w:pPr>
      <w:r w:rsidRPr="00835288">
        <w:t xml:space="preserve">Tính năng này cho phép </w:t>
      </w:r>
      <w:r>
        <w:t>gán danh sách</w:t>
      </w:r>
      <w:r w:rsidRPr="00835288">
        <w:t xml:space="preserve"> </w:t>
      </w:r>
      <w:r w:rsidR="00AA7529">
        <w:t>vị trí chức danh</w:t>
      </w:r>
      <w:r>
        <w:t xml:space="preserve"> sử dụng cho mỗi đơn vị/phòng ban, giúp người sử dụng thuận lợi khi khai báo thông tin (trường thông tin “vị trí</w:t>
      </w:r>
      <w:r w:rsidR="00FA4D84">
        <w:t xml:space="preserve"> chức danh</w:t>
      </w:r>
      <w:r>
        <w:t>” ở các phần nghiệp vụ  được hạn chế, phục vụ theo đúng yêu cầu thực tế của đơn vị)</w:t>
      </w:r>
      <w:r w:rsidR="00FA4D84">
        <w:t>.</w:t>
      </w:r>
    </w:p>
    <w:p w14:paraId="1389574E" w14:textId="77777777" w:rsidR="00065E2C" w:rsidRDefault="00065E2C"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065E2C" w14:paraId="3F387D42"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6E70FE6" w14:textId="77777777" w:rsidR="00065E2C" w:rsidRDefault="00065E2C" w:rsidP="00896B3B">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59A5C0" w14:textId="77777777" w:rsidR="00065E2C" w:rsidRPr="00441A67" w:rsidRDefault="00065E2C" w:rsidP="00896B3B">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thiết lập chức danh Gán cho đơn vị.</w:t>
            </w:r>
          </w:p>
        </w:tc>
      </w:tr>
      <w:tr w:rsidR="00065E2C" w14:paraId="03C490B4"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52A23E4" w14:textId="77777777" w:rsidR="00065E2C" w:rsidRDefault="00065E2C" w:rsidP="00896B3B">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CAFD6A4" w14:textId="77777777" w:rsidR="00065E2C" w:rsidRDefault="00065E2C" w:rsidP="00896B3B">
            <w:pPr>
              <w:pStyle w:val="AutoNumDescription"/>
              <w:spacing w:after="0" w:line="276" w:lineRule="auto"/>
              <w:rPr>
                <w:sz w:val="24"/>
                <w:szCs w:val="24"/>
              </w:rPr>
            </w:pPr>
            <w:r>
              <w:rPr>
                <w:sz w:val="24"/>
                <w:szCs w:val="24"/>
              </w:rPr>
              <w:t xml:space="preserve">Người sử dụng thiết lập thành công chức danh cho phòng ban/bộ phận, chức danh theo đơn vị được sử dụng cho toàn bộ hệ thống. </w:t>
            </w:r>
          </w:p>
          <w:p w14:paraId="30CA3250" w14:textId="25A3EF74" w:rsidR="00065E2C" w:rsidRDefault="00065E2C" w:rsidP="00896B3B">
            <w:pPr>
              <w:pStyle w:val="AutoNumDescription"/>
              <w:spacing w:after="0" w:line="276" w:lineRule="auto"/>
              <w:rPr>
                <w:sz w:val="24"/>
                <w:szCs w:val="24"/>
              </w:rPr>
            </w:pPr>
            <w:r>
              <w:rPr>
                <w:sz w:val="24"/>
                <w:szCs w:val="24"/>
              </w:rPr>
              <w:t>Chức năng Hồ sơ nhân viên khi nhập thông tin nhân viên chọn đơn vị trên sơ đồ tổ chức -&gt; trường thông tin “vị trí</w:t>
            </w:r>
            <w:r w:rsidR="00FA4D84">
              <w:rPr>
                <w:sz w:val="24"/>
                <w:szCs w:val="24"/>
              </w:rPr>
              <w:t xml:space="preserve"> chức danh</w:t>
            </w:r>
            <w:r>
              <w:rPr>
                <w:sz w:val="24"/>
                <w:szCs w:val="24"/>
              </w:rPr>
              <w:t>” hiển thị các chức danh theo đơn vị đã thiết lập</w:t>
            </w:r>
          </w:p>
          <w:p w14:paraId="57F8EDB8" w14:textId="76FE53C7" w:rsidR="00065E2C" w:rsidRPr="00441A67" w:rsidRDefault="00065E2C" w:rsidP="00896B3B">
            <w:pPr>
              <w:pStyle w:val="AutoNumDescription"/>
              <w:spacing w:after="0" w:line="276" w:lineRule="auto"/>
              <w:rPr>
                <w:sz w:val="24"/>
                <w:szCs w:val="24"/>
              </w:rPr>
            </w:pPr>
            <w:r>
              <w:rPr>
                <w:sz w:val="24"/>
                <w:szCs w:val="24"/>
              </w:rPr>
              <w:t>Trong chức năng hợp đồng lao động, quản lý quyết định, trường thông tin vị trí</w:t>
            </w:r>
            <w:r w:rsidR="00FA4D84">
              <w:rPr>
                <w:sz w:val="24"/>
                <w:szCs w:val="24"/>
              </w:rPr>
              <w:t xml:space="preserve"> chức danh</w:t>
            </w:r>
            <w:r>
              <w:rPr>
                <w:sz w:val="24"/>
                <w:szCs w:val="24"/>
              </w:rPr>
              <w:t xml:space="preserve"> sẽ hiển thị theo vị trí</w:t>
            </w:r>
            <w:r w:rsidR="00721A39">
              <w:rPr>
                <w:sz w:val="24"/>
                <w:szCs w:val="24"/>
              </w:rPr>
              <w:t xml:space="preserve"> chức danh</w:t>
            </w:r>
            <w:r>
              <w:rPr>
                <w:sz w:val="24"/>
                <w:szCs w:val="24"/>
              </w:rPr>
              <w:t xml:space="preserve"> của đơn vị đã chọn gán cho nhân viên.</w:t>
            </w:r>
          </w:p>
        </w:tc>
      </w:tr>
      <w:tr w:rsidR="00065E2C" w:rsidRPr="00980BD4" w14:paraId="39839DD3"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6EFE93D" w14:textId="77777777" w:rsidR="00065E2C" w:rsidRDefault="00065E2C" w:rsidP="00896B3B">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CD38434" w14:textId="4FA0A0A9" w:rsidR="00065E2C" w:rsidRPr="00441A67" w:rsidRDefault="00065E2C" w:rsidP="00896B3B">
            <w:pPr>
              <w:spacing w:before="240"/>
              <w:rPr>
                <w:rFonts w:cs="Times New Roman"/>
                <w:sz w:val="24"/>
                <w:szCs w:val="24"/>
              </w:rPr>
            </w:pPr>
            <w:r>
              <w:rPr>
                <w:rFonts w:cs="Times New Roman"/>
                <w:sz w:val="24"/>
                <w:szCs w:val="24"/>
              </w:rPr>
              <w:t>Vị trí</w:t>
            </w:r>
            <w:r w:rsidR="00FA4D84">
              <w:rPr>
                <w:rFonts w:cs="Times New Roman"/>
                <w:sz w:val="24"/>
                <w:szCs w:val="24"/>
              </w:rPr>
              <w:t xml:space="preserve"> chức danh</w:t>
            </w:r>
            <w:r>
              <w:rPr>
                <w:rFonts w:cs="Times New Roman"/>
                <w:sz w:val="24"/>
                <w:szCs w:val="24"/>
              </w:rPr>
              <w:t xml:space="preserve"> được gán vào đơn vị nhỏ nhất trên sơ đồ tổ chức.</w:t>
            </w:r>
          </w:p>
        </w:tc>
      </w:tr>
      <w:tr w:rsidR="00065E2C" w14:paraId="4B779D0A"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94A86D1" w14:textId="77777777" w:rsidR="00065E2C" w:rsidRDefault="00065E2C" w:rsidP="00896B3B">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B22A744" w14:textId="150B2ACD" w:rsidR="00065E2C" w:rsidRPr="00964392" w:rsidRDefault="00065E2C" w:rsidP="00896B3B">
            <w:pPr>
              <w:snapToGrid w:val="0"/>
              <w:spacing w:before="120" w:line="276" w:lineRule="auto"/>
              <w:rPr>
                <w:rFonts w:cs="Times New Roman"/>
                <w:sz w:val="24"/>
                <w:szCs w:val="24"/>
              </w:rPr>
            </w:pPr>
            <w:r>
              <w:rPr>
                <w:rFonts w:cs="Times New Roman"/>
                <w:sz w:val="24"/>
                <w:szCs w:val="24"/>
              </w:rPr>
              <w:t>Vị trí</w:t>
            </w:r>
            <w:r w:rsidR="00FA4D84">
              <w:rPr>
                <w:rFonts w:cs="Times New Roman"/>
                <w:sz w:val="24"/>
                <w:szCs w:val="24"/>
              </w:rPr>
              <w:t xml:space="preserve"> chức danh</w:t>
            </w:r>
            <w:r>
              <w:rPr>
                <w:rFonts w:cs="Times New Roman"/>
                <w:sz w:val="24"/>
                <w:szCs w:val="24"/>
              </w:rPr>
              <w:t xml:space="preserve"> khi đã dùng cho phần nghiệp vụ thì không được xóa</w:t>
            </w:r>
          </w:p>
        </w:tc>
      </w:tr>
      <w:tr w:rsidR="00065E2C" w14:paraId="446EED03"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46D07175" w14:textId="77777777" w:rsidR="00065E2C" w:rsidRDefault="00065E2C" w:rsidP="00896B3B">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59D73C4" w14:textId="52667940" w:rsidR="00065E2C" w:rsidRPr="00964392" w:rsidRDefault="00065E2C" w:rsidP="00896B3B">
            <w:pPr>
              <w:snapToGrid w:val="0"/>
              <w:spacing w:before="120" w:line="276" w:lineRule="auto"/>
              <w:rPr>
                <w:rFonts w:cs="Times New Roman"/>
                <w:sz w:val="24"/>
                <w:szCs w:val="24"/>
              </w:rPr>
            </w:pPr>
            <w:r>
              <w:rPr>
                <w:rFonts w:cs="Times New Roman"/>
                <w:sz w:val="24"/>
                <w:szCs w:val="24"/>
              </w:rPr>
              <w:t>Vị trí</w:t>
            </w:r>
            <w:r w:rsidR="00FA4D84">
              <w:rPr>
                <w:rFonts w:cs="Times New Roman"/>
                <w:sz w:val="24"/>
                <w:szCs w:val="24"/>
              </w:rPr>
              <w:t xml:space="preserve"> chức danh</w:t>
            </w:r>
            <w:r>
              <w:rPr>
                <w:rFonts w:cs="Times New Roman"/>
                <w:sz w:val="24"/>
                <w:szCs w:val="24"/>
              </w:rPr>
              <w:t xml:space="preserve"> thiết lập thành công cho đơn vị sẽ hiển thị ở trường thông tin “chức danh” ở các màn hình chức năng liên quan như Hồ sơ nhân viên, quản lý quyết định/hợp đồng lao động</w:t>
            </w:r>
          </w:p>
        </w:tc>
      </w:tr>
    </w:tbl>
    <w:p w14:paraId="6E875884" w14:textId="77777777" w:rsidR="00065E2C" w:rsidRDefault="00065E2C" w:rsidP="00065E2C"/>
    <w:p w14:paraId="595BA448" w14:textId="77777777" w:rsidR="00065E2C" w:rsidRDefault="00065E2C" w:rsidP="00896B3B">
      <w:pPr>
        <w:pStyle w:val="Heading4"/>
      </w:pPr>
      <w:r>
        <w:lastRenderedPageBreak/>
        <w:t>Màn hình giao diện</w:t>
      </w:r>
    </w:p>
    <w:p w14:paraId="2BBA4064" w14:textId="73A4BBEC" w:rsidR="00065E2C" w:rsidRDefault="00901369" w:rsidP="00065E2C">
      <w:del w:id="2186" w:author="Admin" w:date="2017-09-18T09:46:00Z">
        <w:r w:rsidDel="005F09B5">
          <w:rPr>
            <w:noProof/>
          </w:rPr>
          <w:drawing>
            <wp:inline distT="0" distB="0" distL="0" distR="0" wp14:anchorId="4A7F4515" wp14:editId="3D81F876">
              <wp:extent cx="5943600" cy="3047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7365"/>
                      </a:xfrm>
                      <a:prstGeom prst="rect">
                        <a:avLst/>
                      </a:prstGeom>
                    </pic:spPr>
                  </pic:pic>
                </a:graphicData>
              </a:graphic>
            </wp:inline>
          </w:drawing>
        </w:r>
      </w:del>
      <w:ins w:id="2187" w:author="Admin" w:date="2017-09-18T09:46:00Z">
        <w:r w:rsidR="005F09B5" w:rsidRPr="005F09B5">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5F09B5" w:rsidRPr="005F09B5">
          <w:rPr>
            <w:noProof/>
          </w:rPr>
          <w:drawing>
            <wp:inline distT="0" distB="0" distL="0" distR="0" wp14:anchorId="741EAACB" wp14:editId="30EBDBAC">
              <wp:extent cx="5943600" cy="3202835"/>
              <wp:effectExtent l="0" t="0" r="0" b="0"/>
              <wp:docPr id="31" name="Picture 31" descr="C:\Users\Admin\AppData\Local\Temp\fla780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fla7803.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02835"/>
                      </a:xfrm>
                      <a:prstGeom prst="rect">
                        <a:avLst/>
                      </a:prstGeom>
                      <a:noFill/>
                      <a:ln>
                        <a:noFill/>
                      </a:ln>
                    </pic:spPr>
                  </pic:pic>
                </a:graphicData>
              </a:graphic>
            </wp:inline>
          </w:drawing>
        </w:r>
      </w:ins>
    </w:p>
    <w:p w14:paraId="2344F4D3" w14:textId="77777777" w:rsidR="00065E2C" w:rsidRDefault="00065E2C" w:rsidP="00896B3B">
      <w:pPr>
        <w:pStyle w:val="Heading4"/>
      </w:pPr>
      <w:r>
        <w:t>Mô tả các trường thông tin trên màn hình</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451"/>
        <w:gridCol w:w="2880"/>
        <w:gridCol w:w="990"/>
        <w:gridCol w:w="900"/>
        <w:gridCol w:w="990"/>
        <w:gridCol w:w="1441"/>
      </w:tblGrid>
      <w:tr w:rsidR="00065E2C" w:rsidRPr="00835288" w14:paraId="77A9896E" w14:textId="77777777" w:rsidTr="00896B3B">
        <w:trPr>
          <w:trHeight w:val="590"/>
          <w:tblHeader/>
        </w:trPr>
        <w:tc>
          <w:tcPr>
            <w:tcW w:w="7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7711AD8"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STT</w:t>
            </w:r>
          </w:p>
        </w:tc>
        <w:tc>
          <w:tcPr>
            <w:tcW w:w="145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91FA24B"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Trường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DA1D836"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4F0559A" w14:textId="77777777" w:rsidR="00065E2C" w:rsidRPr="00835288" w:rsidRDefault="00065E2C" w:rsidP="00896B3B">
            <w:pPr>
              <w:spacing w:before="240"/>
              <w:jc w:val="center"/>
              <w:rPr>
                <w:rFonts w:cs="Times New Roman"/>
                <w:b/>
                <w:sz w:val="24"/>
                <w:szCs w:val="24"/>
              </w:rPr>
            </w:pPr>
            <w:r>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310C172" w14:textId="77777777" w:rsidR="00065E2C" w:rsidRPr="00835288" w:rsidRDefault="00065E2C" w:rsidP="00896B3B">
            <w:pPr>
              <w:spacing w:before="240"/>
              <w:jc w:val="center"/>
              <w:rPr>
                <w:rFonts w:cs="Times New Roman"/>
                <w:b/>
                <w:sz w:val="24"/>
                <w:szCs w:val="24"/>
              </w:rPr>
            </w:pPr>
            <w:r>
              <w:rPr>
                <w:rFonts w:cs="Times New Roman"/>
                <w:b/>
                <w:sz w:val="24"/>
                <w:szCs w:val="24"/>
              </w:rPr>
              <w:t>Độ dài</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4DA1DB7"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Bắt buộc</w:t>
            </w:r>
          </w:p>
        </w:tc>
        <w:tc>
          <w:tcPr>
            <w:tcW w:w="144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EB2AD28"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Ghi chú</w:t>
            </w:r>
          </w:p>
        </w:tc>
      </w:tr>
      <w:tr w:rsidR="00065E2C" w:rsidRPr="00835288" w14:paraId="26A99ADE" w14:textId="77777777" w:rsidTr="00896B3B">
        <w:trPr>
          <w:trHeight w:val="346"/>
        </w:trPr>
        <w:tc>
          <w:tcPr>
            <w:tcW w:w="709" w:type="dxa"/>
            <w:tcBorders>
              <w:top w:val="single" w:sz="4" w:space="0" w:color="000000"/>
              <w:left w:val="single" w:sz="4" w:space="0" w:color="000000"/>
              <w:bottom w:val="single" w:sz="4" w:space="0" w:color="000000"/>
              <w:right w:val="single" w:sz="4" w:space="0" w:color="000000"/>
            </w:tcBorders>
            <w:vAlign w:val="center"/>
          </w:tcPr>
          <w:p w14:paraId="3E0A401D" w14:textId="77777777" w:rsidR="00065E2C" w:rsidRPr="00B0273D" w:rsidRDefault="00065E2C" w:rsidP="00742467">
            <w:pPr>
              <w:pStyle w:val="ListParagraph"/>
              <w:numPr>
                <w:ilvl w:val="0"/>
                <w:numId w:val="35"/>
              </w:numPr>
              <w:spacing w:after="0" w:line="26" w:lineRule="atLeast"/>
              <w:jc w:val="center"/>
              <w:rPr>
                <w:rFonts w:cs="Times New Roman"/>
                <w:color w:val="000000"/>
                <w:sz w:val="24"/>
                <w:szCs w:val="24"/>
              </w:rPr>
            </w:pPr>
          </w:p>
        </w:tc>
        <w:tc>
          <w:tcPr>
            <w:tcW w:w="1451" w:type="dxa"/>
            <w:tcBorders>
              <w:top w:val="single" w:sz="4" w:space="0" w:color="000000"/>
              <w:left w:val="single" w:sz="4" w:space="0" w:color="000000"/>
              <w:bottom w:val="single" w:sz="4" w:space="0" w:color="000000"/>
              <w:right w:val="single" w:sz="4" w:space="0" w:color="000000"/>
            </w:tcBorders>
            <w:vAlign w:val="center"/>
          </w:tcPr>
          <w:p w14:paraId="2A4A7BD1" w14:textId="77777777" w:rsidR="00065E2C" w:rsidRPr="00835288" w:rsidRDefault="00065E2C" w:rsidP="00896B3B">
            <w:pPr>
              <w:spacing w:after="0" w:line="26" w:lineRule="atLeast"/>
              <w:jc w:val="left"/>
              <w:rPr>
                <w:rFonts w:cs="Times New Roman"/>
                <w:color w:val="000000"/>
                <w:sz w:val="24"/>
                <w:szCs w:val="24"/>
              </w:rPr>
            </w:pPr>
            <w:r>
              <w:rPr>
                <w:rFonts w:cs="Times New Roman"/>
                <w:color w:val="000000"/>
                <w:sz w:val="24"/>
                <w:szCs w:val="24"/>
              </w:rPr>
              <w:t>Đơn vị</w:t>
            </w:r>
          </w:p>
        </w:tc>
        <w:tc>
          <w:tcPr>
            <w:tcW w:w="2880" w:type="dxa"/>
            <w:tcBorders>
              <w:top w:val="single" w:sz="4" w:space="0" w:color="000000"/>
              <w:left w:val="single" w:sz="4" w:space="0" w:color="000000"/>
              <w:bottom w:val="single" w:sz="4" w:space="0" w:color="000000"/>
              <w:right w:val="single" w:sz="4" w:space="0" w:color="000000"/>
            </w:tcBorders>
            <w:vAlign w:val="center"/>
          </w:tcPr>
          <w:p w14:paraId="067CCE41" w14:textId="77777777" w:rsidR="00065E2C" w:rsidRPr="00835288" w:rsidRDefault="00065E2C" w:rsidP="00896B3B">
            <w:pPr>
              <w:spacing w:after="0" w:line="26" w:lineRule="atLeast"/>
              <w:jc w:val="left"/>
              <w:rPr>
                <w:rFonts w:cs="Times New Roman"/>
                <w:color w:val="000000"/>
                <w:sz w:val="24"/>
                <w:szCs w:val="24"/>
              </w:rPr>
            </w:pPr>
            <w:r>
              <w:rPr>
                <w:rFonts w:cs="Times New Roman"/>
                <w:color w:val="000000"/>
                <w:sz w:val="24"/>
                <w:szCs w:val="24"/>
              </w:rPr>
              <w:t>Chọn đơn vị để gán chức danh cho phòng ban</w:t>
            </w:r>
          </w:p>
        </w:tc>
        <w:tc>
          <w:tcPr>
            <w:tcW w:w="990" w:type="dxa"/>
            <w:tcBorders>
              <w:top w:val="single" w:sz="4" w:space="0" w:color="000000"/>
              <w:left w:val="single" w:sz="4" w:space="0" w:color="000000"/>
              <w:bottom w:val="single" w:sz="4" w:space="0" w:color="000000"/>
              <w:right w:val="single" w:sz="4" w:space="0" w:color="000000"/>
            </w:tcBorders>
            <w:vAlign w:val="center"/>
          </w:tcPr>
          <w:p w14:paraId="7D015878" w14:textId="77777777" w:rsidR="00065E2C" w:rsidRPr="00835288" w:rsidRDefault="00065E2C" w:rsidP="00896B3B">
            <w:pPr>
              <w:spacing w:before="240"/>
              <w:jc w:val="center"/>
              <w:rPr>
                <w:rFonts w:cs="Times New Roman"/>
                <w:sz w:val="24"/>
                <w:szCs w:val="24"/>
              </w:rPr>
            </w:pPr>
            <w:r>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vAlign w:val="center"/>
          </w:tcPr>
          <w:p w14:paraId="37ABF106" w14:textId="77777777" w:rsidR="00065E2C" w:rsidRPr="00835288" w:rsidRDefault="00065E2C"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5A4A4FB7" w14:textId="77777777" w:rsidR="00065E2C" w:rsidRPr="00835288" w:rsidRDefault="00065E2C" w:rsidP="00896B3B">
            <w:pPr>
              <w:spacing w:before="240"/>
              <w:jc w:val="center"/>
              <w:rPr>
                <w:rFonts w:cs="Times New Roman"/>
                <w:sz w:val="24"/>
                <w:szCs w:val="24"/>
              </w:rPr>
            </w:pPr>
            <w:r>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6FE105D4" w14:textId="77777777" w:rsidR="00065E2C" w:rsidRPr="00835288" w:rsidRDefault="00065E2C" w:rsidP="00896B3B">
            <w:pPr>
              <w:spacing w:before="240"/>
              <w:jc w:val="left"/>
              <w:rPr>
                <w:rFonts w:cs="Times New Roman"/>
                <w:sz w:val="24"/>
                <w:szCs w:val="24"/>
              </w:rPr>
            </w:pPr>
          </w:p>
        </w:tc>
      </w:tr>
      <w:tr w:rsidR="00065E2C" w:rsidRPr="00835288" w14:paraId="0878D21C" w14:textId="77777777" w:rsidTr="00896B3B">
        <w:trPr>
          <w:trHeight w:val="346"/>
        </w:trPr>
        <w:tc>
          <w:tcPr>
            <w:tcW w:w="709" w:type="dxa"/>
            <w:tcBorders>
              <w:top w:val="single" w:sz="4" w:space="0" w:color="000000"/>
              <w:left w:val="single" w:sz="4" w:space="0" w:color="000000"/>
              <w:bottom w:val="single" w:sz="4" w:space="0" w:color="000000"/>
              <w:right w:val="single" w:sz="4" w:space="0" w:color="000000"/>
            </w:tcBorders>
            <w:vAlign w:val="center"/>
          </w:tcPr>
          <w:p w14:paraId="53A6EC12" w14:textId="77777777" w:rsidR="00065E2C" w:rsidRPr="00B0273D" w:rsidRDefault="00065E2C" w:rsidP="00742467">
            <w:pPr>
              <w:pStyle w:val="ListParagraph"/>
              <w:numPr>
                <w:ilvl w:val="0"/>
                <w:numId w:val="35"/>
              </w:numPr>
              <w:spacing w:after="0" w:line="26" w:lineRule="atLeast"/>
              <w:jc w:val="center"/>
              <w:rPr>
                <w:rFonts w:cs="Times New Roman"/>
                <w:color w:val="000000"/>
                <w:sz w:val="24"/>
                <w:szCs w:val="24"/>
              </w:rPr>
            </w:pPr>
          </w:p>
        </w:tc>
        <w:tc>
          <w:tcPr>
            <w:tcW w:w="1451" w:type="dxa"/>
            <w:tcBorders>
              <w:top w:val="single" w:sz="4" w:space="0" w:color="000000"/>
              <w:left w:val="single" w:sz="4" w:space="0" w:color="000000"/>
              <w:bottom w:val="single" w:sz="4" w:space="0" w:color="000000"/>
              <w:right w:val="single" w:sz="4" w:space="0" w:color="000000"/>
            </w:tcBorders>
            <w:vAlign w:val="center"/>
          </w:tcPr>
          <w:p w14:paraId="45BB5BEF" w14:textId="1EA1F102" w:rsidR="00065E2C" w:rsidRPr="00835288" w:rsidRDefault="00065E2C" w:rsidP="00896B3B">
            <w:pPr>
              <w:spacing w:after="0" w:line="26" w:lineRule="atLeast"/>
              <w:jc w:val="left"/>
              <w:rPr>
                <w:rFonts w:cs="Times New Roman"/>
                <w:color w:val="000000"/>
                <w:sz w:val="24"/>
                <w:szCs w:val="24"/>
              </w:rPr>
            </w:pPr>
            <w:r w:rsidRPr="00835288">
              <w:rPr>
                <w:rFonts w:cs="Times New Roman"/>
                <w:color w:val="000000"/>
                <w:sz w:val="24"/>
                <w:szCs w:val="24"/>
              </w:rPr>
              <w:t xml:space="preserve">Mã </w:t>
            </w:r>
            <w:r w:rsidR="00AA7529">
              <w:rPr>
                <w:rFonts w:cs="Times New Roman"/>
                <w:color w:val="000000"/>
                <w:sz w:val="24"/>
                <w:szCs w:val="24"/>
              </w:rPr>
              <w:t>vị trí chức danh</w:t>
            </w:r>
          </w:p>
        </w:tc>
        <w:tc>
          <w:tcPr>
            <w:tcW w:w="2880" w:type="dxa"/>
            <w:tcBorders>
              <w:top w:val="single" w:sz="4" w:space="0" w:color="000000"/>
              <w:left w:val="single" w:sz="4" w:space="0" w:color="000000"/>
              <w:bottom w:val="single" w:sz="4" w:space="0" w:color="000000"/>
              <w:right w:val="single" w:sz="4" w:space="0" w:color="000000"/>
            </w:tcBorders>
            <w:vAlign w:val="center"/>
          </w:tcPr>
          <w:p w14:paraId="3FC2C128" w14:textId="4CBD7D90" w:rsidR="00065E2C" w:rsidRPr="00835288" w:rsidRDefault="00065E2C" w:rsidP="00896B3B">
            <w:pPr>
              <w:spacing w:after="0" w:line="26" w:lineRule="atLeast"/>
              <w:jc w:val="left"/>
              <w:rPr>
                <w:rFonts w:cs="Times New Roman"/>
                <w:color w:val="000000"/>
                <w:sz w:val="24"/>
                <w:szCs w:val="24"/>
              </w:rPr>
            </w:pPr>
            <w:r w:rsidRPr="00835288">
              <w:rPr>
                <w:rFonts w:cs="Times New Roman"/>
                <w:color w:val="000000"/>
                <w:sz w:val="24"/>
                <w:szCs w:val="24"/>
              </w:rPr>
              <w:t xml:space="preserve">Ký hiệu của mã </w:t>
            </w:r>
            <w:r w:rsidR="00AA7529">
              <w:rPr>
                <w:rFonts w:cs="Times New Roman"/>
                <w:color w:val="000000"/>
                <w:sz w:val="24"/>
                <w:szCs w:val="24"/>
              </w:rPr>
              <w:t>vị trí 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2D78F380" w14:textId="77777777" w:rsidR="00065E2C" w:rsidRDefault="00065E2C" w:rsidP="00896B3B">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1422326B" w14:textId="77777777" w:rsidR="00065E2C" w:rsidRDefault="00065E2C"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EF50032" w14:textId="77777777" w:rsidR="00065E2C" w:rsidRPr="00835288" w:rsidRDefault="00065E2C" w:rsidP="00896B3B">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18156964" w14:textId="77777777" w:rsidR="00065E2C" w:rsidRPr="00835288" w:rsidRDefault="00065E2C" w:rsidP="00896B3B">
            <w:pPr>
              <w:spacing w:before="240"/>
              <w:jc w:val="left"/>
              <w:rPr>
                <w:rFonts w:cs="Times New Roman"/>
                <w:sz w:val="24"/>
                <w:szCs w:val="24"/>
              </w:rPr>
            </w:pPr>
          </w:p>
        </w:tc>
      </w:tr>
      <w:tr w:rsidR="00065E2C" w:rsidRPr="00835288" w14:paraId="39706976" w14:textId="77777777" w:rsidTr="00896B3B">
        <w:trPr>
          <w:trHeight w:val="286"/>
        </w:trPr>
        <w:tc>
          <w:tcPr>
            <w:tcW w:w="709" w:type="dxa"/>
            <w:tcBorders>
              <w:top w:val="single" w:sz="4" w:space="0" w:color="000000"/>
              <w:left w:val="single" w:sz="4" w:space="0" w:color="000000"/>
              <w:bottom w:val="single" w:sz="4" w:space="0" w:color="000000"/>
              <w:right w:val="single" w:sz="4" w:space="0" w:color="000000"/>
            </w:tcBorders>
            <w:vAlign w:val="center"/>
          </w:tcPr>
          <w:p w14:paraId="1E21392A" w14:textId="77777777" w:rsidR="00065E2C" w:rsidRPr="00B0273D" w:rsidRDefault="00065E2C" w:rsidP="00742467">
            <w:pPr>
              <w:pStyle w:val="ListParagraph"/>
              <w:numPr>
                <w:ilvl w:val="0"/>
                <w:numId w:val="35"/>
              </w:numPr>
              <w:spacing w:after="0" w:line="26" w:lineRule="atLeast"/>
              <w:jc w:val="center"/>
              <w:rPr>
                <w:rFonts w:cs="Times New Roman"/>
                <w:color w:val="000000"/>
                <w:sz w:val="24"/>
                <w:szCs w:val="24"/>
              </w:rPr>
            </w:pPr>
          </w:p>
        </w:tc>
        <w:tc>
          <w:tcPr>
            <w:tcW w:w="1451" w:type="dxa"/>
            <w:tcBorders>
              <w:top w:val="single" w:sz="4" w:space="0" w:color="000000"/>
              <w:left w:val="single" w:sz="4" w:space="0" w:color="000000"/>
              <w:bottom w:val="single" w:sz="4" w:space="0" w:color="000000"/>
              <w:right w:val="single" w:sz="4" w:space="0" w:color="000000"/>
            </w:tcBorders>
            <w:vAlign w:val="center"/>
            <w:hideMark/>
          </w:tcPr>
          <w:p w14:paraId="7B9AD48D" w14:textId="7EB34569" w:rsidR="00065E2C" w:rsidRPr="00835288" w:rsidRDefault="00065E2C" w:rsidP="00896B3B">
            <w:pPr>
              <w:spacing w:after="0" w:line="26" w:lineRule="atLeast"/>
              <w:jc w:val="left"/>
              <w:rPr>
                <w:rFonts w:cs="Times New Roman"/>
                <w:color w:val="000000"/>
                <w:sz w:val="24"/>
                <w:szCs w:val="24"/>
              </w:rPr>
            </w:pPr>
            <w:r w:rsidRPr="00835288">
              <w:rPr>
                <w:rFonts w:cs="Times New Roman"/>
                <w:color w:val="000000"/>
                <w:sz w:val="24"/>
                <w:szCs w:val="24"/>
              </w:rPr>
              <w:t xml:space="preserve">Tên </w:t>
            </w:r>
            <w:r w:rsidR="00AA7529">
              <w:rPr>
                <w:rFonts w:cs="Times New Roman"/>
                <w:color w:val="000000"/>
                <w:sz w:val="24"/>
                <w:szCs w:val="24"/>
              </w:rPr>
              <w:t>vị trí chức danh</w:t>
            </w:r>
          </w:p>
        </w:tc>
        <w:tc>
          <w:tcPr>
            <w:tcW w:w="2880" w:type="dxa"/>
            <w:tcBorders>
              <w:top w:val="single" w:sz="4" w:space="0" w:color="000000"/>
              <w:left w:val="single" w:sz="4" w:space="0" w:color="000000"/>
              <w:bottom w:val="single" w:sz="4" w:space="0" w:color="000000"/>
              <w:right w:val="single" w:sz="4" w:space="0" w:color="000000"/>
            </w:tcBorders>
            <w:vAlign w:val="center"/>
          </w:tcPr>
          <w:p w14:paraId="7DD90C52" w14:textId="077B08A3" w:rsidR="00065E2C" w:rsidRPr="00835288" w:rsidRDefault="00065E2C" w:rsidP="00896B3B">
            <w:pPr>
              <w:spacing w:after="0" w:line="26" w:lineRule="atLeast"/>
              <w:jc w:val="left"/>
              <w:rPr>
                <w:rFonts w:cs="Times New Roman"/>
                <w:color w:val="000000"/>
                <w:sz w:val="24"/>
                <w:szCs w:val="24"/>
              </w:rPr>
            </w:pPr>
            <w:r w:rsidRPr="00835288">
              <w:rPr>
                <w:rFonts w:cs="Times New Roman"/>
                <w:color w:val="000000"/>
                <w:sz w:val="24"/>
                <w:szCs w:val="24"/>
              </w:rPr>
              <w:t xml:space="preserve">Tên </w:t>
            </w:r>
            <w:r w:rsidR="00AA7529">
              <w:rPr>
                <w:rFonts w:cs="Times New Roman"/>
                <w:color w:val="000000"/>
                <w:sz w:val="24"/>
                <w:szCs w:val="24"/>
              </w:rPr>
              <w:t>vị trí chức danh</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0ABAA399" w14:textId="77777777" w:rsidR="00065E2C" w:rsidRPr="00835288" w:rsidRDefault="00065E2C" w:rsidP="00896B3B">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3522D729" w14:textId="77777777" w:rsidR="00065E2C" w:rsidRDefault="00065E2C" w:rsidP="00896B3B">
            <w:pPr>
              <w:jc w:val="center"/>
            </w:pPr>
          </w:p>
        </w:tc>
        <w:tc>
          <w:tcPr>
            <w:tcW w:w="990" w:type="dxa"/>
            <w:tcBorders>
              <w:top w:val="single" w:sz="4" w:space="0" w:color="000000"/>
              <w:left w:val="single" w:sz="4" w:space="0" w:color="000000"/>
              <w:bottom w:val="single" w:sz="4" w:space="0" w:color="000000"/>
              <w:right w:val="single" w:sz="4" w:space="0" w:color="000000"/>
            </w:tcBorders>
            <w:vAlign w:val="center"/>
          </w:tcPr>
          <w:p w14:paraId="14A50AAD" w14:textId="77777777" w:rsidR="00065E2C" w:rsidRPr="00835288" w:rsidRDefault="00065E2C" w:rsidP="00896B3B">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1A974CF7" w14:textId="77777777" w:rsidR="00065E2C" w:rsidRPr="00835288" w:rsidRDefault="00065E2C" w:rsidP="00896B3B">
            <w:pPr>
              <w:spacing w:before="240"/>
              <w:jc w:val="left"/>
              <w:rPr>
                <w:rFonts w:cs="Times New Roman"/>
                <w:sz w:val="24"/>
                <w:szCs w:val="24"/>
              </w:rPr>
            </w:pPr>
          </w:p>
        </w:tc>
      </w:tr>
      <w:tr w:rsidR="00065E2C" w:rsidRPr="00835288" w14:paraId="06C10CBE" w14:textId="77777777" w:rsidTr="00896B3B">
        <w:trPr>
          <w:trHeight w:val="286"/>
        </w:trPr>
        <w:tc>
          <w:tcPr>
            <w:tcW w:w="709" w:type="dxa"/>
            <w:tcBorders>
              <w:top w:val="single" w:sz="4" w:space="0" w:color="000000"/>
              <w:left w:val="single" w:sz="4" w:space="0" w:color="000000"/>
              <w:bottom w:val="single" w:sz="4" w:space="0" w:color="000000"/>
              <w:right w:val="single" w:sz="4" w:space="0" w:color="000000"/>
            </w:tcBorders>
            <w:vAlign w:val="center"/>
          </w:tcPr>
          <w:p w14:paraId="4D65A6C0" w14:textId="77777777" w:rsidR="00065E2C" w:rsidRPr="00B0273D" w:rsidRDefault="00065E2C" w:rsidP="00742467">
            <w:pPr>
              <w:pStyle w:val="ListParagraph"/>
              <w:numPr>
                <w:ilvl w:val="0"/>
                <w:numId w:val="35"/>
              </w:numPr>
              <w:spacing w:after="0" w:line="26" w:lineRule="atLeast"/>
              <w:jc w:val="center"/>
              <w:rPr>
                <w:rFonts w:cs="Times New Roman"/>
                <w:color w:val="000000"/>
                <w:sz w:val="24"/>
                <w:szCs w:val="24"/>
              </w:rPr>
            </w:pPr>
          </w:p>
        </w:tc>
        <w:tc>
          <w:tcPr>
            <w:tcW w:w="1451" w:type="dxa"/>
            <w:tcBorders>
              <w:top w:val="single" w:sz="4" w:space="0" w:color="000000"/>
              <w:left w:val="single" w:sz="4" w:space="0" w:color="000000"/>
              <w:bottom w:val="single" w:sz="4" w:space="0" w:color="000000"/>
              <w:right w:val="single" w:sz="4" w:space="0" w:color="000000"/>
            </w:tcBorders>
            <w:vAlign w:val="center"/>
          </w:tcPr>
          <w:p w14:paraId="4FBAFD79" w14:textId="77777777" w:rsidR="00065E2C" w:rsidRPr="00835288" w:rsidRDefault="00065E2C" w:rsidP="00896B3B">
            <w:pPr>
              <w:pStyle w:val="NoSpacing"/>
              <w:spacing w:before="240"/>
            </w:pPr>
            <w:r w:rsidRPr="00835288">
              <w:t xml:space="preserve">Trạng thái </w:t>
            </w:r>
          </w:p>
        </w:tc>
        <w:tc>
          <w:tcPr>
            <w:tcW w:w="2880" w:type="dxa"/>
            <w:tcBorders>
              <w:top w:val="single" w:sz="4" w:space="0" w:color="000000"/>
              <w:left w:val="single" w:sz="4" w:space="0" w:color="000000"/>
              <w:bottom w:val="single" w:sz="4" w:space="0" w:color="000000"/>
              <w:right w:val="single" w:sz="4" w:space="0" w:color="000000"/>
            </w:tcBorders>
            <w:vAlign w:val="center"/>
          </w:tcPr>
          <w:p w14:paraId="539AF01C" w14:textId="77777777" w:rsidR="00065E2C" w:rsidRPr="00835288" w:rsidRDefault="00065E2C" w:rsidP="00896B3B">
            <w:pPr>
              <w:spacing w:before="240"/>
              <w:jc w:val="left"/>
              <w:rPr>
                <w:rFonts w:cs="Times New Roman"/>
                <w:sz w:val="24"/>
                <w:szCs w:val="24"/>
              </w:rPr>
            </w:pPr>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79FA4440" w14:textId="77777777" w:rsidR="00065E2C" w:rsidRPr="00835288" w:rsidRDefault="00065E2C" w:rsidP="00896B3B">
            <w:pPr>
              <w:spacing w:before="240"/>
              <w:jc w:val="center"/>
              <w:rPr>
                <w:rFonts w:cs="Times New Roman"/>
                <w:sz w:val="24"/>
                <w:szCs w:val="24"/>
              </w:rPr>
            </w:pPr>
            <w:r>
              <w:rPr>
                <w:rFonts w:cs="Times New Roman"/>
                <w:sz w:val="24"/>
                <w:szCs w:val="24"/>
              </w:rPr>
              <w:t>Chọn một</w:t>
            </w:r>
          </w:p>
        </w:tc>
        <w:tc>
          <w:tcPr>
            <w:tcW w:w="900" w:type="dxa"/>
            <w:tcBorders>
              <w:top w:val="single" w:sz="4" w:space="0" w:color="000000"/>
              <w:left w:val="single" w:sz="4" w:space="0" w:color="000000"/>
              <w:bottom w:val="single" w:sz="4" w:space="0" w:color="000000"/>
              <w:right w:val="single" w:sz="4" w:space="0" w:color="000000"/>
            </w:tcBorders>
          </w:tcPr>
          <w:p w14:paraId="1119428A" w14:textId="77777777" w:rsidR="00065E2C" w:rsidRPr="00835288" w:rsidRDefault="00065E2C"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111A6235" w14:textId="77777777" w:rsidR="00065E2C" w:rsidRPr="00835288" w:rsidRDefault="00065E2C" w:rsidP="00896B3B">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3C3635F7" w14:textId="77777777" w:rsidR="00065E2C" w:rsidRPr="00835288" w:rsidRDefault="00065E2C" w:rsidP="00896B3B">
            <w:pPr>
              <w:spacing w:before="240"/>
              <w:rPr>
                <w:rFonts w:cs="Times New Roman"/>
                <w:sz w:val="24"/>
                <w:szCs w:val="24"/>
              </w:rPr>
            </w:pPr>
          </w:p>
        </w:tc>
      </w:tr>
    </w:tbl>
    <w:p w14:paraId="3712777E" w14:textId="43218D6B" w:rsidR="00065E2C" w:rsidRDefault="00722114" w:rsidP="00065E2C">
      <w:pPr>
        <w:rPr>
          <w:ins w:id="2188" w:author="Admin" w:date="2017-09-18T09:53:00Z"/>
          <w:rFonts w:cs="Times New Roman"/>
          <w:b/>
          <w:sz w:val="24"/>
          <w:szCs w:val="24"/>
        </w:rPr>
      </w:pPr>
      <w:ins w:id="2189" w:author="Admin" w:date="2017-09-18T09:52:00Z">
        <w:r w:rsidRPr="00722114">
          <w:rPr>
            <w:rFonts w:cs="Times New Roman"/>
            <w:b/>
            <w:sz w:val="24"/>
            <w:szCs w:val="24"/>
            <w:rPrChange w:id="2190" w:author="Admin" w:date="2017-09-18T09:52:00Z">
              <w:rPr>
                <w:rFonts w:cs="Times New Roman"/>
                <w:sz w:val="24"/>
                <w:szCs w:val="24"/>
              </w:rPr>
            </w:rPrChange>
          </w:rPr>
          <w:t>Mô tả nghiệp vụ:</w:t>
        </w:r>
      </w:ins>
    </w:p>
    <w:p w14:paraId="793B18A3" w14:textId="3E8CDB8D" w:rsidR="00722114" w:rsidRPr="008F027A" w:rsidRDefault="00722114" w:rsidP="00065E2C">
      <w:pPr>
        <w:rPr>
          <w:ins w:id="2191" w:author="Admin" w:date="2017-09-18T09:52:00Z"/>
          <w:rFonts w:cs="Times New Roman"/>
          <w:sz w:val="24"/>
          <w:szCs w:val="24"/>
          <w:rPrChange w:id="2192" w:author="Admin" w:date="2017-09-18T10:33:00Z">
            <w:rPr>
              <w:ins w:id="2193" w:author="Admin" w:date="2017-09-18T09:52:00Z"/>
              <w:rFonts w:cs="Times New Roman"/>
              <w:b/>
              <w:sz w:val="24"/>
              <w:szCs w:val="24"/>
            </w:rPr>
          </w:rPrChange>
        </w:rPr>
      </w:pPr>
      <w:ins w:id="2194" w:author="Admin" w:date="2017-09-18T09:53:00Z">
        <w:r w:rsidRPr="008F027A">
          <w:rPr>
            <w:rFonts w:cs="Times New Roman"/>
            <w:sz w:val="24"/>
            <w:szCs w:val="24"/>
            <w:rPrChange w:id="2195" w:author="Admin" w:date="2017-09-18T10:33:00Z">
              <w:rPr>
                <w:rFonts w:cs="Times New Roman"/>
                <w:b/>
                <w:sz w:val="24"/>
                <w:szCs w:val="24"/>
              </w:rPr>
            </w:rPrChange>
          </w:rPr>
          <w:t xml:space="preserve">Khi nhấn nút </w:t>
        </w:r>
      </w:ins>
      <w:ins w:id="2196" w:author="Admin" w:date="2017-09-18T10:33:00Z">
        <w:r w:rsidR="008F027A" w:rsidRPr="008F027A">
          <w:rPr>
            <w:rFonts w:cs="Times New Roman"/>
            <w:sz w:val="24"/>
            <w:szCs w:val="24"/>
            <w:rPrChange w:id="2197" w:author="Admin" w:date="2017-09-18T10:33:00Z">
              <w:rPr>
                <w:rFonts w:cs="Times New Roman"/>
                <w:b/>
                <w:sz w:val="24"/>
                <w:szCs w:val="24"/>
              </w:rPr>
            </w:rPrChange>
          </w:rPr>
          <w:t>“</w:t>
        </w:r>
        <w:r w:rsidR="00BE3EC8">
          <w:rPr>
            <w:rFonts w:cs="Times New Roman"/>
            <w:sz w:val="24"/>
            <w:szCs w:val="24"/>
          </w:rPr>
          <w:t>Mới</w:t>
        </w:r>
        <w:r w:rsidR="008F027A" w:rsidRPr="008F027A">
          <w:rPr>
            <w:rFonts w:cs="Times New Roman"/>
            <w:sz w:val="24"/>
            <w:szCs w:val="24"/>
            <w:rPrChange w:id="2198" w:author="Admin" w:date="2017-09-18T10:33:00Z">
              <w:rPr>
                <w:rFonts w:cs="Times New Roman"/>
                <w:b/>
                <w:sz w:val="24"/>
                <w:szCs w:val="24"/>
              </w:rPr>
            </w:rPrChange>
          </w:rPr>
          <w:t>”</w:t>
        </w:r>
        <w:r w:rsidR="00BE3EC8">
          <w:rPr>
            <w:rFonts w:cs="Times New Roman"/>
            <w:sz w:val="24"/>
            <w:szCs w:val="24"/>
          </w:rPr>
          <w:t xml:space="preserve"> </w:t>
        </w:r>
      </w:ins>
      <w:ins w:id="2199" w:author="Admin" w:date="2017-09-18T10:34:00Z">
        <w:r w:rsidR="00C333DB">
          <w:rPr>
            <w:rFonts w:cs="Times New Roman"/>
            <w:sz w:val="24"/>
            <w:szCs w:val="24"/>
          </w:rPr>
          <w:t>hệ thống hiển thị danh mục vị trí chức danh để người dùng chọn (tích chọn được 1 hoặc nhiều bản ghi).</w:t>
        </w:r>
      </w:ins>
    </w:p>
    <w:p w14:paraId="76A873A9" w14:textId="44BA1DB8" w:rsidR="00722114" w:rsidRPr="00722114" w:rsidRDefault="00722114" w:rsidP="00065E2C">
      <w:pPr>
        <w:rPr>
          <w:rFonts w:cs="Times New Roman"/>
          <w:sz w:val="24"/>
          <w:szCs w:val="24"/>
        </w:rPr>
      </w:pPr>
      <w:ins w:id="2200" w:author="Admin" w:date="2017-09-18T09:52:00Z">
        <w:r w:rsidRPr="00722114">
          <w:rPr>
            <w:rFonts w:cs="Times New Roman"/>
            <w:sz w:val="24"/>
            <w:szCs w:val="24"/>
            <w:rPrChange w:id="2201" w:author="Admin" w:date="2017-09-18T09:53:00Z">
              <w:rPr>
                <w:rFonts w:cs="Times New Roman"/>
                <w:b/>
                <w:sz w:val="24"/>
                <w:szCs w:val="24"/>
              </w:rPr>
            </w:rPrChange>
          </w:rPr>
          <w:t>Mã vị trí chức danh khi được gán vào từng công ty sẽ tự động cộng thêm mã công ty ở đầu</w:t>
        </w:r>
      </w:ins>
      <w:ins w:id="2202" w:author="Admin" w:date="2017-09-18T10:35:00Z">
        <w:r w:rsidR="00A86E22">
          <w:rPr>
            <w:rFonts w:cs="Times New Roman"/>
            <w:sz w:val="24"/>
            <w:szCs w:val="24"/>
          </w:rPr>
          <w:t xml:space="preserve"> theo quy tắc: </w:t>
        </w:r>
      </w:ins>
      <w:ins w:id="2203" w:author="Admin" w:date="2017-09-29T10:14:00Z">
        <w:r w:rsidR="00A86E22">
          <w:rPr>
            <w:rFonts w:cs="Times New Roman"/>
            <w:color w:val="000000"/>
            <w:sz w:val="24"/>
            <w:szCs w:val="24"/>
          </w:rPr>
          <w:t>mã công ty + mã ngành nghề + mã chuyên môn + mã ngạch nghề nghiệp + mã cấp bậc nghề nghiệp</w:t>
        </w:r>
      </w:ins>
    </w:p>
    <w:p w14:paraId="5A7EE587" w14:textId="77777777" w:rsidR="00065E2C" w:rsidRPr="004908C7" w:rsidRDefault="00065E2C" w:rsidP="00896B3B">
      <w:pPr>
        <w:pStyle w:val="Heading4"/>
      </w:pPr>
      <w:r>
        <w:lastRenderedPageBreak/>
        <w:t xml:space="preserve">Thao tác chức năng </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5"/>
        <w:gridCol w:w="6186"/>
      </w:tblGrid>
      <w:tr w:rsidR="00065E2C" w:rsidRPr="00835288" w14:paraId="0A14FFBF" w14:textId="77777777" w:rsidTr="00896B3B">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1385431" w14:textId="77777777" w:rsidR="00065E2C" w:rsidRPr="00835288" w:rsidRDefault="00065E2C" w:rsidP="00896B3B">
            <w:pPr>
              <w:spacing w:before="240"/>
              <w:jc w:val="center"/>
              <w:rPr>
                <w:rFonts w:cs="Times New Roman"/>
                <w:b/>
                <w:sz w:val="24"/>
                <w:szCs w:val="24"/>
              </w:rPr>
            </w:pPr>
            <w:r>
              <w:rPr>
                <w:rFonts w:cs="Times New Roman"/>
                <w:b/>
                <w:sz w:val="24"/>
                <w:szCs w:val="24"/>
              </w:rPr>
              <w:t xml:space="preserve">Bước </w:t>
            </w:r>
          </w:p>
        </w:tc>
        <w:tc>
          <w:tcPr>
            <w:tcW w:w="241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902C812"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 xml:space="preserve">Thao tác </w:t>
            </w:r>
          </w:p>
        </w:tc>
        <w:tc>
          <w:tcPr>
            <w:tcW w:w="618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AC2466F" w14:textId="77777777" w:rsidR="00065E2C" w:rsidRPr="00835288" w:rsidRDefault="00065E2C" w:rsidP="00896B3B">
            <w:pPr>
              <w:spacing w:before="240"/>
              <w:jc w:val="center"/>
              <w:rPr>
                <w:rFonts w:cs="Times New Roman"/>
                <w:b/>
                <w:sz w:val="24"/>
                <w:szCs w:val="24"/>
              </w:rPr>
            </w:pPr>
            <w:r w:rsidRPr="00835288">
              <w:rPr>
                <w:rFonts w:cs="Times New Roman"/>
                <w:b/>
                <w:sz w:val="24"/>
                <w:szCs w:val="24"/>
              </w:rPr>
              <w:t>Mô tả</w:t>
            </w:r>
          </w:p>
        </w:tc>
      </w:tr>
      <w:tr w:rsidR="00065E2C" w:rsidRPr="00835288" w14:paraId="7E4E89E5" w14:textId="77777777" w:rsidTr="00896B3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62A3F9C2" w14:textId="77777777" w:rsidR="00065E2C" w:rsidRPr="00835288" w:rsidRDefault="00065E2C" w:rsidP="00896B3B">
            <w:pPr>
              <w:spacing w:after="0" w:line="26" w:lineRule="atLeast"/>
              <w:jc w:val="center"/>
              <w:rPr>
                <w:rFonts w:cs="Times New Roman"/>
                <w:color w:val="000000"/>
                <w:sz w:val="24"/>
                <w:szCs w:val="24"/>
              </w:rPr>
            </w:pPr>
            <w:r w:rsidRPr="00835288">
              <w:rPr>
                <w:rFonts w:cs="Times New Roman"/>
                <w:color w:val="000000"/>
                <w:sz w:val="24"/>
                <w:szCs w:val="24"/>
              </w:rPr>
              <w:t>1</w:t>
            </w:r>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47B16A3B" w14:textId="28C54A60" w:rsidR="00065E2C" w:rsidRPr="00835288" w:rsidRDefault="00065E2C" w:rsidP="00896B3B">
            <w:pPr>
              <w:spacing w:before="240"/>
              <w:jc w:val="left"/>
              <w:rPr>
                <w:rFonts w:cs="Times New Roman"/>
                <w:b/>
                <w:sz w:val="24"/>
                <w:szCs w:val="24"/>
              </w:rPr>
            </w:pPr>
            <w:r>
              <w:rPr>
                <w:rFonts w:cs="Times New Roman"/>
                <w:b/>
                <w:sz w:val="24"/>
                <w:szCs w:val="24"/>
              </w:rPr>
              <w:t xml:space="preserve">Gán </w:t>
            </w:r>
            <w:r w:rsidR="00AA7529">
              <w:rPr>
                <w:rFonts w:cs="Times New Roman"/>
                <w:b/>
                <w:sz w:val="24"/>
                <w:szCs w:val="24"/>
              </w:rPr>
              <w:t>vị trí chức danh</w:t>
            </w:r>
            <w:r>
              <w:rPr>
                <w:rFonts w:cs="Times New Roman"/>
                <w:b/>
                <w:sz w:val="24"/>
                <w:szCs w:val="24"/>
              </w:rPr>
              <w:t xml:space="preserve"> cho đơn vị</w:t>
            </w:r>
          </w:p>
        </w:tc>
        <w:tc>
          <w:tcPr>
            <w:tcW w:w="6186" w:type="dxa"/>
            <w:tcBorders>
              <w:top w:val="single" w:sz="4" w:space="0" w:color="000000"/>
              <w:left w:val="single" w:sz="4" w:space="0" w:color="000000"/>
              <w:bottom w:val="single" w:sz="4" w:space="0" w:color="000000"/>
              <w:right w:val="single" w:sz="4" w:space="0" w:color="000000"/>
            </w:tcBorders>
            <w:vAlign w:val="center"/>
            <w:hideMark/>
          </w:tcPr>
          <w:p w14:paraId="7C4542B4" w14:textId="77777777" w:rsidR="00065E2C" w:rsidRDefault="00065E2C" w:rsidP="00896B3B">
            <w:pPr>
              <w:spacing w:before="240"/>
              <w:jc w:val="left"/>
              <w:rPr>
                <w:rFonts w:cs="Times New Roman"/>
                <w:sz w:val="24"/>
                <w:szCs w:val="24"/>
              </w:rPr>
            </w:pPr>
            <w:r w:rsidRPr="00835288">
              <w:rPr>
                <w:rFonts w:cs="Times New Roman"/>
                <w:sz w:val="24"/>
                <w:szCs w:val="24"/>
              </w:rPr>
              <w:t xml:space="preserve">Người dùng sử dụng chức năng này để </w:t>
            </w:r>
            <w:r>
              <w:rPr>
                <w:rFonts w:cs="Times New Roman"/>
                <w:sz w:val="24"/>
                <w:szCs w:val="24"/>
              </w:rPr>
              <w:t>gán một chức danh cho đơn vị (chọn chức danh trong danh mục chức danh)</w:t>
            </w:r>
          </w:p>
          <w:p w14:paraId="081CFB77" w14:textId="77777777" w:rsidR="00065E2C" w:rsidRDefault="00065E2C" w:rsidP="00896B3B">
            <w:pPr>
              <w:spacing w:before="240"/>
              <w:jc w:val="left"/>
              <w:rPr>
                <w:rFonts w:cs="Times New Roman"/>
                <w:sz w:val="24"/>
                <w:szCs w:val="24"/>
              </w:rPr>
            </w:pPr>
            <w:r>
              <w:rPr>
                <w:rFonts w:cs="Times New Roman"/>
                <w:sz w:val="24"/>
                <w:szCs w:val="24"/>
              </w:rPr>
              <w:t xml:space="preserve">Các thao tác thực hiện gán chức danh cho đơn vị như sau: </w:t>
            </w:r>
          </w:p>
          <w:p w14:paraId="5AE7B24F" w14:textId="77777777" w:rsidR="00065E2C" w:rsidRDefault="00065E2C" w:rsidP="00896B3B">
            <w:pPr>
              <w:spacing w:before="240"/>
              <w:jc w:val="left"/>
              <w:rPr>
                <w:rFonts w:cs="Times New Roman"/>
                <w:sz w:val="24"/>
                <w:szCs w:val="24"/>
              </w:rPr>
            </w:pPr>
            <w:r>
              <w:rPr>
                <w:rFonts w:cs="Times New Roman"/>
                <w:sz w:val="24"/>
                <w:szCs w:val="24"/>
              </w:rPr>
              <w:t>+ Nhấn nút “Mới”.</w:t>
            </w:r>
          </w:p>
          <w:p w14:paraId="05B075BE" w14:textId="77777777" w:rsidR="00065E2C" w:rsidRDefault="00065E2C" w:rsidP="00896B3B">
            <w:pPr>
              <w:spacing w:before="240"/>
              <w:jc w:val="left"/>
              <w:rPr>
                <w:rFonts w:cs="Times New Roman"/>
                <w:sz w:val="24"/>
                <w:szCs w:val="24"/>
              </w:rPr>
            </w:pPr>
            <w:r>
              <w:rPr>
                <w:rFonts w:cs="Times New Roman"/>
                <w:sz w:val="24"/>
                <w:szCs w:val="24"/>
              </w:rPr>
              <w:t xml:space="preserve">+ Chọn bộ phận/phòng ban để gán chức danh. </w:t>
            </w:r>
          </w:p>
          <w:p w14:paraId="5DA1A2DC" w14:textId="7683A33B" w:rsidR="00065E2C" w:rsidRDefault="00065E2C" w:rsidP="00896B3B">
            <w:pPr>
              <w:spacing w:before="240"/>
              <w:jc w:val="left"/>
              <w:rPr>
                <w:rFonts w:cs="Times New Roman"/>
                <w:sz w:val="24"/>
                <w:szCs w:val="24"/>
              </w:rPr>
            </w:pPr>
            <w:del w:id="2204" w:author="Admin" w:date="2017-09-18T09:54:00Z">
              <w:r w:rsidDel="00722114">
                <w:rPr>
                  <w:rFonts w:cs="Times New Roman"/>
                  <w:sz w:val="24"/>
                  <w:szCs w:val="24"/>
                </w:rPr>
                <w:delText>+ Chọn các chức danh gán cho đơn vị.</w:delText>
              </w:r>
            </w:del>
            <w:ins w:id="2205" w:author="Admin" w:date="2017-09-18T09:54:00Z">
              <w:r w:rsidR="00722114">
                <w:rPr>
                  <w:rFonts w:cs="Times New Roman"/>
                  <w:sz w:val="24"/>
                  <w:szCs w:val="24"/>
                </w:rPr>
                <w:t>Hệ thống hiển thị danh sách các chức danh đã khai báo ở Danh mục vị trí chức danh và người dùng tích chọn 1 hoặc nhiều bàn ghi để gán cho công ty.</w:t>
              </w:r>
            </w:ins>
            <w:ins w:id="2206" w:author="Admin" w:date="2017-09-18T09:55:00Z">
              <w:r w:rsidR="00722114">
                <w:rPr>
                  <w:rFonts w:cs="Times New Roman"/>
                  <w:sz w:val="24"/>
                  <w:szCs w:val="24"/>
                </w:rPr>
                <w:t xml:space="preserve"> (hệ thống hỗ trợ chức năng để tìm kiếm các chức danh để gán cho công ty).</w:t>
              </w:r>
            </w:ins>
          </w:p>
          <w:p w14:paraId="1CF1AB8A" w14:textId="77777777" w:rsidR="00065E2C" w:rsidRPr="00835288" w:rsidRDefault="00065E2C" w:rsidP="00896B3B">
            <w:pPr>
              <w:spacing w:before="240"/>
              <w:jc w:val="left"/>
              <w:rPr>
                <w:rFonts w:cs="Times New Roman"/>
                <w:sz w:val="24"/>
                <w:szCs w:val="24"/>
              </w:rPr>
            </w:pPr>
            <w:r>
              <w:rPr>
                <w:rFonts w:cs="Times New Roman"/>
                <w:sz w:val="24"/>
                <w:szCs w:val="24"/>
              </w:rPr>
              <w:t>+ Nhấn “Lưu”.</w:t>
            </w:r>
          </w:p>
        </w:tc>
      </w:tr>
      <w:tr w:rsidR="00065E2C" w:rsidRPr="00835288" w14:paraId="681F3798" w14:textId="77777777" w:rsidTr="00896B3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260D224F" w14:textId="77777777" w:rsidR="00065E2C" w:rsidRPr="00835288" w:rsidRDefault="00065E2C" w:rsidP="00896B3B">
            <w:pPr>
              <w:spacing w:after="0" w:line="26" w:lineRule="atLeast"/>
              <w:jc w:val="center"/>
              <w:rPr>
                <w:rFonts w:cs="Times New Roman"/>
                <w:color w:val="000000"/>
                <w:sz w:val="24"/>
                <w:szCs w:val="24"/>
              </w:rPr>
            </w:pPr>
            <w:r>
              <w:rPr>
                <w:rFonts w:cs="Times New Roman"/>
                <w:color w:val="000000"/>
                <w:sz w:val="24"/>
                <w:szCs w:val="24"/>
              </w:rPr>
              <w:t>2</w:t>
            </w:r>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60E9FDF3" w14:textId="77777777" w:rsidR="00065E2C" w:rsidRPr="00835288" w:rsidRDefault="00065E2C" w:rsidP="00896B3B">
            <w:pPr>
              <w:spacing w:before="240"/>
              <w:jc w:val="left"/>
              <w:rPr>
                <w:rFonts w:cs="Times New Roman"/>
                <w:b/>
                <w:sz w:val="24"/>
                <w:szCs w:val="24"/>
              </w:rPr>
            </w:pPr>
            <w:r>
              <w:rPr>
                <w:rFonts w:cs="Times New Roman"/>
                <w:b/>
                <w:sz w:val="24"/>
                <w:szCs w:val="24"/>
              </w:rPr>
              <w:t>Xóa</w:t>
            </w:r>
          </w:p>
        </w:tc>
        <w:tc>
          <w:tcPr>
            <w:tcW w:w="6186" w:type="dxa"/>
            <w:tcBorders>
              <w:top w:val="single" w:sz="4" w:space="0" w:color="000000"/>
              <w:left w:val="single" w:sz="4" w:space="0" w:color="000000"/>
              <w:bottom w:val="single" w:sz="4" w:space="0" w:color="000000"/>
              <w:right w:val="single" w:sz="4" w:space="0" w:color="000000"/>
            </w:tcBorders>
            <w:vAlign w:val="center"/>
            <w:hideMark/>
          </w:tcPr>
          <w:p w14:paraId="0BC03789" w14:textId="77777777" w:rsidR="00065E2C" w:rsidRPr="00835288" w:rsidRDefault="00065E2C" w:rsidP="00896B3B">
            <w:pPr>
              <w:spacing w:before="240"/>
              <w:jc w:val="left"/>
              <w:rPr>
                <w:rFonts w:cs="Times New Roman"/>
                <w:sz w:val="24"/>
                <w:szCs w:val="24"/>
              </w:rPr>
            </w:pPr>
            <w:r w:rsidRPr="00835288">
              <w:rPr>
                <w:rFonts w:cs="Times New Roman"/>
                <w:sz w:val="24"/>
                <w:szCs w:val="24"/>
              </w:rPr>
              <w:t>Người dùng sử dụng chức năng này để "Xóa" một chức danh thiết lập cho đơn vị.</w:t>
            </w:r>
          </w:p>
        </w:tc>
      </w:tr>
    </w:tbl>
    <w:p w14:paraId="3559D1A4" w14:textId="2B591FA8" w:rsidR="00341D4D" w:rsidRDefault="00341D4D" w:rsidP="00341D4D">
      <w:pPr>
        <w:pStyle w:val="AutoNumDescription"/>
      </w:pPr>
    </w:p>
    <w:p w14:paraId="51CC5984" w14:textId="638BB033" w:rsidR="00341D4D" w:rsidRPr="00C17C1A" w:rsidRDefault="00341D4D" w:rsidP="00CF6821">
      <w:pPr>
        <w:pStyle w:val="Heading2"/>
        <w:rPr>
          <w:color w:val="000000" w:themeColor="text1"/>
          <w:rPrChange w:id="2207" w:author="Admin" w:date="2017-09-29T10:15:00Z">
            <w:rPr>
              <w:color w:val="FF0000"/>
            </w:rPr>
          </w:rPrChange>
        </w:rPr>
      </w:pPr>
      <w:bookmarkStart w:id="2208" w:name="_Toc494461284"/>
      <w:r w:rsidRPr="00C17C1A">
        <w:rPr>
          <w:color w:val="000000" w:themeColor="text1"/>
          <w:rPrChange w:id="2209" w:author="Admin" w:date="2017-09-29T10:15:00Z">
            <w:rPr>
              <w:color w:val="FF0000"/>
            </w:rPr>
          </w:rPrChange>
        </w:rPr>
        <w:t xml:space="preserve">Danh mục phân loại </w:t>
      </w:r>
      <w:r w:rsidR="00C5153D" w:rsidRPr="00C17C1A">
        <w:rPr>
          <w:color w:val="000000" w:themeColor="text1"/>
          <w:rPrChange w:id="2210" w:author="Admin" w:date="2017-09-29T10:15:00Z">
            <w:rPr>
              <w:color w:val="FF0000"/>
            </w:rPr>
          </w:rPrChange>
        </w:rPr>
        <w:t>Nhân viên</w:t>
      </w:r>
      <w:bookmarkEnd w:id="2208"/>
    </w:p>
    <w:p w14:paraId="27930E19" w14:textId="77777777" w:rsidR="00341D4D" w:rsidRPr="00C17C1A" w:rsidRDefault="00341D4D" w:rsidP="00CF6821">
      <w:pPr>
        <w:pStyle w:val="Heading3"/>
        <w:rPr>
          <w:rFonts w:cs="Times New Roman"/>
          <w:rPrChange w:id="2211" w:author="Admin" w:date="2017-09-29T10:15:00Z">
            <w:rPr>
              <w:color w:val="FF0000"/>
            </w:rPr>
          </w:rPrChange>
        </w:rPr>
      </w:pPr>
      <w:bookmarkStart w:id="2212" w:name="_Toc494461285"/>
      <w:r w:rsidRPr="00C17C1A">
        <w:rPr>
          <w:rFonts w:cs="Times New Roman"/>
          <w:rPrChange w:id="2213" w:author="Admin" w:date="2017-09-29T10:15:00Z">
            <w:rPr>
              <w:color w:val="FF0000"/>
            </w:rPr>
          </w:rPrChange>
        </w:rPr>
        <w:t>Mục đích, ý nghĩa</w:t>
      </w:r>
      <w:bookmarkEnd w:id="2212"/>
    </w:p>
    <w:p w14:paraId="4F909332" w14:textId="0FFADAC1" w:rsidR="00341D4D" w:rsidRPr="00C17C1A" w:rsidRDefault="00341D4D" w:rsidP="00341D4D">
      <w:pPr>
        <w:pStyle w:val="ListParagraph"/>
        <w:numPr>
          <w:ilvl w:val="0"/>
          <w:numId w:val="4"/>
        </w:numPr>
        <w:spacing w:line="312" w:lineRule="auto"/>
        <w:ind w:left="426" w:hanging="426"/>
        <w:rPr>
          <w:rFonts w:cs="Times New Roman"/>
          <w:color w:val="000000" w:themeColor="text1"/>
          <w:sz w:val="24"/>
          <w:szCs w:val="24"/>
          <w:rPrChange w:id="2214" w:author="Admin" w:date="2017-09-29T10:15:00Z">
            <w:rPr>
              <w:rFonts w:cs="Times New Roman"/>
              <w:color w:val="FF0000"/>
              <w:sz w:val="24"/>
              <w:szCs w:val="24"/>
            </w:rPr>
          </w:rPrChange>
        </w:rPr>
      </w:pPr>
      <w:r w:rsidRPr="00C17C1A">
        <w:rPr>
          <w:rFonts w:cs="Times New Roman"/>
          <w:color w:val="000000" w:themeColor="text1"/>
          <w:sz w:val="24"/>
          <w:szCs w:val="24"/>
          <w:rPrChange w:id="2215" w:author="Admin" w:date="2017-09-29T10:15:00Z">
            <w:rPr>
              <w:rFonts w:cs="Times New Roman"/>
              <w:color w:val="FF0000"/>
              <w:sz w:val="24"/>
              <w:szCs w:val="24"/>
            </w:rPr>
          </w:rPrChange>
        </w:rPr>
        <w:t>Tạo dữ liệu phân loại Cán bộ gồm các nhóm: NV1, NV2, NV3, NV4.</w:t>
      </w:r>
    </w:p>
    <w:p w14:paraId="2ADFAAB7" w14:textId="77777777" w:rsidR="00341D4D" w:rsidRPr="00C17C1A" w:rsidRDefault="00341D4D" w:rsidP="00CF6821">
      <w:pPr>
        <w:pStyle w:val="Heading3"/>
        <w:rPr>
          <w:rFonts w:cs="Times New Roman"/>
          <w:rPrChange w:id="2216" w:author="Admin" w:date="2017-09-29T10:15:00Z">
            <w:rPr>
              <w:color w:val="FF0000"/>
            </w:rPr>
          </w:rPrChange>
        </w:rPr>
      </w:pPr>
      <w:bookmarkStart w:id="2217" w:name="_Toc494461286"/>
      <w:r w:rsidRPr="00C17C1A">
        <w:rPr>
          <w:rFonts w:cs="Times New Roman"/>
          <w:rPrChange w:id="2218" w:author="Admin" w:date="2017-09-29T10:15:00Z">
            <w:rPr>
              <w:color w:val="FF0000"/>
            </w:rPr>
          </w:rPrChange>
        </w:rPr>
        <w:t>Đặc tả tình huống nghiệp vụ</w:t>
      </w:r>
      <w:bookmarkEnd w:id="221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41D4D" w:rsidRPr="00C17C1A" w14:paraId="52C24496" w14:textId="77777777" w:rsidTr="00341D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1A4EBFF" w14:textId="77777777" w:rsidR="00341D4D" w:rsidRPr="00C17C1A" w:rsidRDefault="00341D4D" w:rsidP="00341D4D">
            <w:pPr>
              <w:snapToGrid w:val="0"/>
              <w:spacing w:before="120" w:line="276" w:lineRule="auto"/>
              <w:rPr>
                <w:rFonts w:cs="Times New Roman"/>
                <w:color w:val="000000" w:themeColor="text1"/>
                <w:sz w:val="26"/>
                <w:szCs w:val="26"/>
                <w:rPrChange w:id="2219" w:author="Admin" w:date="2017-09-29T10:15:00Z">
                  <w:rPr>
                    <w:rFonts w:cs="Times New Roman"/>
                    <w:color w:val="FF0000"/>
                    <w:sz w:val="26"/>
                    <w:szCs w:val="26"/>
                  </w:rPr>
                </w:rPrChange>
              </w:rPr>
            </w:pPr>
            <w:r w:rsidRPr="00C17C1A">
              <w:rPr>
                <w:rFonts w:cs="Times New Roman"/>
                <w:b/>
                <w:bCs/>
                <w:color w:val="000000" w:themeColor="text1"/>
                <w:szCs w:val="26"/>
                <w:rPrChange w:id="2220" w:author="Admin" w:date="2017-09-29T10:15:00Z">
                  <w:rPr>
                    <w:rFonts w:cs="Times New Roman"/>
                    <w:b/>
                    <w:bCs/>
                    <w:color w:val="FF0000"/>
                    <w:szCs w:val="26"/>
                  </w:rPr>
                </w:rPrChange>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EFE7459" w14:textId="05B88809" w:rsidR="00341D4D" w:rsidRPr="00C17C1A" w:rsidRDefault="00341D4D" w:rsidP="00341D4D">
            <w:pPr>
              <w:snapToGrid w:val="0"/>
              <w:spacing w:before="120" w:line="276" w:lineRule="auto"/>
              <w:ind w:left="54"/>
              <w:rPr>
                <w:rFonts w:cs="Times New Roman"/>
                <w:color w:val="000000" w:themeColor="text1"/>
                <w:sz w:val="24"/>
                <w:szCs w:val="24"/>
                <w:rPrChange w:id="2221" w:author="Admin" w:date="2017-09-29T10:15:00Z">
                  <w:rPr>
                    <w:rFonts w:ascii="Verdana" w:hAnsi="Verdana" w:cstheme="minorBidi"/>
                    <w:color w:val="FF0000"/>
                    <w:sz w:val="24"/>
                    <w:szCs w:val="24"/>
                  </w:rPr>
                </w:rPrChange>
              </w:rPr>
            </w:pPr>
            <w:r w:rsidRPr="00C17C1A">
              <w:rPr>
                <w:rFonts w:cs="Times New Roman"/>
                <w:color w:val="000000" w:themeColor="text1"/>
                <w:sz w:val="24"/>
                <w:szCs w:val="24"/>
                <w:rPrChange w:id="2222" w:author="Admin" w:date="2017-09-29T10:15:00Z">
                  <w:rPr>
                    <w:color w:val="FF0000"/>
                    <w:sz w:val="24"/>
                    <w:szCs w:val="24"/>
                  </w:rPr>
                </w:rPrChange>
              </w:rPr>
              <w:t>Người sử dụng đăng nhập vào hệ thống để khai báo danh mục phân loại cán bộ.</w:t>
            </w:r>
          </w:p>
        </w:tc>
      </w:tr>
      <w:tr w:rsidR="00341D4D" w:rsidRPr="00C17C1A" w14:paraId="07FE164A" w14:textId="77777777" w:rsidTr="00341D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1CE088F" w14:textId="77777777" w:rsidR="00341D4D" w:rsidRPr="00C17C1A" w:rsidRDefault="00341D4D" w:rsidP="00341D4D">
            <w:pPr>
              <w:snapToGrid w:val="0"/>
              <w:spacing w:before="120" w:line="276" w:lineRule="auto"/>
              <w:rPr>
                <w:rFonts w:cs="Times New Roman"/>
                <w:color w:val="000000" w:themeColor="text1"/>
                <w:szCs w:val="26"/>
                <w:rPrChange w:id="2223" w:author="Admin" w:date="2017-09-29T10:15:00Z">
                  <w:rPr>
                    <w:rFonts w:cs="Times New Roman"/>
                    <w:color w:val="FF0000"/>
                    <w:szCs w:val="26"/>
                  </w:rPr>
                </w:rPrChange>
              </w:rPr>
            </w:pPr>
            <w:r w:rsidRPr="00C17C1A">
              <w:rPr>
                <w:rFonts w:cs="Times New Roman"/>
                <w:b/>
                <w:bCs/>
                <w:color w:val="000000" w:themeColor="text1"/>
                <w:szCs w:val="26"/>
                <w:rPrChange w:id="2224" w:author="Admin" w:date="2017-09-29T10:15:00Z">
                  <w:rPr>
                    <w:rFonts w:cs="Times New Roman"/>
                    <w:b/>
                    <w:bCs/>
                    <w:color w:val="FF0000"/>
                    <w:szCs w:val="26"/>
                  </w:rPr>
                </w:rPrChange>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2B1629" w14:textId="759BF9D6" w:rsidR="00341D4D" w:rsidRPr="00C17C1A" w:rsidRDefault="00341D4D" w:rsidP="00341D4D">
            <w:pPr>
              <w:pStyle w:val="AutoNumDescription"/>
              <w:spacing w:after="0" w:line="276" w:lineRule="auto"/>
              <w:rPr>
                <w:color w:val="000000" w:themeColor="text1"/>
                <w:sz w:val="24"/>
                <w:szCs w:val="24"/>
                <w:rPrChange w:id="2225" w:author="Admin" w:date="2017-09-29T10:15:00Z">
                  <w:rPr>
                    <w:color w:val="FF0000"/>
                    <w:sz w:val="24"/>
                    <w:szCs w:val="24"/>
                  </w:rPr>
                </w:rPrChange>
              </w:rPr>
            </w:pPr>
            <w:r w:rsidRPr="00C17C1A">
              <w:rPr>
                <w:color w:val="000000" w:themeColor="text1"/>
                <w:sz w:val="24"/>
                <w:szCs w:val="24"/>
                <w:rPrChange w:id="2226" w:author="Admin" w:date="2017-09-29T10:15:00Z">
                  <w:rPr>
                    <w:color w:val="FF0000"/>
                    <w:sz w:val="24"/>
                    <w:szCs w:val="24"/>
                  </w:rPr>
                </w:rPrChange>
              </w:rPr>
              <w:t>Người sử dụng thêm mới thành công danh mục phân loại CB để gán CB thuộc nhóm đối tượng nào.</w:t>
            </w:r>
          </w:p>
        </w:tc>
      </w:tr>
      <w:tr w:rsidR="00341D4D" w:rsidRPr="00C17C1A" w14:paraId="35A25743" w14:textId="77777777" w:rsidTr="00341D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9A9D4DF" w14:textId="77777777" w:rsidR="00341D4D" w:rsidRPr="00C17C1A" w:rsidRDefault="00341D4D" w:rsidP="00341D4D">
            <w:pPr>
              <w:snapToGrid w:val="0"/>
              <w:spacing w:before="120" w:line="276" w:lineRule="auto"/>
              <w:rPr>
                <w:rFonts w:cs="Times New Roman"/>
                <w:color w:val="000000" w:themeColor="text1"/>
                <w:szCs w:val="26"/>
                <w:rPrChange w:id="2227" w:author="Admin" w:date="2017-09-29T10:15:00Z">
                  <w:rPr>
                    <w:rFonts w:cs="Times New Roman"/>
                    <w:color w:val="FF0000"/>
                    <w:szCs w:val="26"/>
                  </w:rPr>
                </w:rPrChange>
              </w:rPr>
            </w:pPr>
            <w:r w:rsidRPr="00C17C1A">
              <w:rPr>
                <w:rFonts w:cs="Times New Roman"/>
                <w:b/>
                <w:bCs/>
                <w:color w:val="000000" w:themeColor="text1"/>
                <w:szCs w:val="26"/>
                <w:rPrChange w:id="2228" w:author="Admin" w:date="2017-09-29T10:15:00Z">
                  <w:rPr>
                    <w:rFonts w:cs="Times New Roman"/>
                    <w:b/>
                    <w:bCs/>
                    <w:color w:val="FF0000"/>
                    <w:szCs w:val="26"/>
                  </w:rPr>
                </w:rPrChange>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DA1DCDA" w14:textId="236449DE" w:rsidR="00341D4D" w:rsidRPr="00C17C1A" w:rsidRDefault="00341D4D" w:rsidP="00341D4D">
            <w:pPr>
              <w:spacing w:before="240"/>
              <w:rPr>
                <w:rFonts w:cs="Times New Roman"/>
                <w:color w:val="000000" w:themeColor="text1"/>
                <w:sz w:val="24"/>
                <w:szCs w:val="24"/>
                <w:rPrChange w:id="2229" w:author="Admin" w:date="2017-09-29T10:15:00Z">
                  <w:rPr>
                    <w:rFonts w:cs="Times New Roman"/>
                    <w:color w:val="FF0000"/>
                    <w:sz w:val="24"/>
                    <w:szCs w:val="24"/>
                  </w:rPr>
                </w:rPrChange>
              </w:rPr>
            </w:pPr>
            <w:r w:rsidRPr="00C17C1A">
              <w:rPr>
                <w:rFonts w:cs="Times New Roman"/>
                <w:color w:val="000000" w:themeColor="text1"/>
                <w:sz w:val="24"/>
                <w:szCs w:val="24"/>
                <w:rPrChange w:id="2230" w:author="Admin" w:date="2017-09-29T10:15:00Z">
                  <w:rPr>
                    <w:rFonts w:cs="Times New Roman"/>
                    <w:color w:val="FF0000"/>
                    <w:sz w:val="24"/>
                    <w:szCs w:val="24"/>
                  </w:rPr>
                </w:rPrChange>
              </w:rPr>
              <w:t>N/A</w:t>
            </w:r>
          </w:p>
        </w:tc>
      </w:tr>
      <w:tr w:rsidR="00341D4D" w:rsidRPr="00C17C1A" w14:paraId="7287B306" w14:textId="77777777" w:rsidTr="00341D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FFA646E" w14:textId="77777777" w:rsidR="00341D4D" w:rsidRPr="00C17C1A" w:rsidRDefault="00341D4D" w:rsidP="00341D4D">
            <w:pPr>
              <w:snapToGrid w:val="0"/>
              <w:spacing w:before="120" w:line="276" w:lineRule="auto"/>
              <w:rPr>
                <w:rFonts w:cs="Times New Roman"/>
                <w:color w:val="000000" w:themeColor="text1"/>
                <w:szCs w:val="26"/>
                <w:rPrChange w:id="2231" w:author="Admin" w:date="2017-09-29T10:15:00Z">
                  <w:rPr>
                    <w:rFonts w:cs="Times New Roman"/>
                    <w:color w:val="FF0000"/>
                    <w:szCs w:val="26"/>
                  </w:rPr>
                </w:rPrChange>
              </w:rPr>
            </w:pPr>
            <w:r w:rsidRPr="00C17C1A">
              <w:rPr>
                <w:rFonts w:cs="Times New Roman"/>
                <w:b/>
                <w:bCs/>
                <w:color w:val="000000" w:themeColor="text1"/>
                <w:szCs w:val="26"/>
                <w:rPrChange w:id="2232" w:author="Admin" w:date="2017-09-29T10:15:00Z">
                  <w:rPr>
                    <w:rFonts w:cs="Times New Roman"/>
                    <w:b/>
                    <w:bCs/>
                    <w:color w:val="FF0000"/>
                    <w:szCs w:val="26"/>
                  </w:rPr>
                </w:rPrChange>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3EBA78E" w14:textId="2326098A" w:rsidR="00341D4D" w:rsidRPr="00C17C1A" w:rsidRDefault="00341D4D" w:rsidP="00341D4D">
            <w:pPr>
              <w:snapToGrid w:val="0"/>
              <w:spacing w:before="120" w:line="276" w:lineRule="auto"/>
              <w:rPr>
                <w:rFonts w:cs="Times New Roman"/>
                <w:color w:val="000000" w:themeColor="text1"/>
                <w:sz w:val="24"/>
                <w:szCs w:val="24"/>
                <w:rPrChange w:id="2233" w:author="Admin" w:date="2017-09-29T10:15:00Z">
                  <w:rPr>
                    <w:rFonts w:cs="Times New Roman"/>
                    <w:color w:val="FF0000"/>
                    <w:sz w:val="24"/>
                    <w:szCs w:val="24"/>
                  </w:rPr>
                </w:rPrChange>
              </w:rPr>
            </w:pPr>
            <w:r w:rsidRPr="00C17C1A">
              <w:rPr>
                <w:rFonts w:cs="Times New Roman"/>
                <w:color w:val="000000" w:themeColor="text1"/>
                <w:sz w:val="24"/>
                <w:szCs w:val="24"/>
                <w:rPrChange w:id="2234" w:author="Admin" w:date="2017-09-29T10:15:00Z">
                  <w:rPr>
                    <w:rFonts w:cs="Times New Roman"/>
                    <w:color w:val="FF0000"/>
                    <w:sz w:val="24"/>
                    <w:szCs w:val="24"/>
                  </w:rPr>
                </w:rPrChange>
              </w:rPr>
              <w:t>N/A</w:t>
            </w:r>
          </w:p>
        </w:tc>
      </w:tr>
      <w:tr w:rsidR="00341D4D" w:rsidRPr="00C17C1A" w14:paraId="66550CDC" w14:textId="77777777" w:rsidTr="00341D4D">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5AEBCF1C" w14:textId="77777777" w:rsidR="00341D4D" w:rsidRPr="00C17C1A" w:rsidRDefault="00341D4D" w:rsidP="00341D4D">
            <w:pPr>
              <w:snapToGrid w:val="0"/>
              <w:spacing w:before="120" w:line="276" w:lineRule="auto"/>
              <w:rPr>
                <w:rFonts w:cs="Times New Roman"/>
                <w:b/>
                <w:bCs/>
                <w:color w:val="000000" w:themeColor="text1"/>
                <w:szCs w:val="26"/>
                <w:rPrChange w:id="2235" w:author="Admin" w:date="2017-09-29T10:15:00Z">
                  <w:rPr>
                    <w:rFonts w:cs="Times New Roman"/>
                    <w:b/>
                    <w:bCs/>
                    <w:color w:val="FF0000"/>
                    <w:szCs w:val="26"/>
                  </w:rPr>
                </w:rPrChange>
              </w:rPr>
            </w:pPr>
            <w:r w:rsidRPr="00C17C1A">
              <w:rPr>
                <w:rFonts w:cs="Times New Roman"/>
                <w:b/>
                <w:bCs/>
                <w:color w:val="000000" w:themeColor="text1"/>
                <w:szCs w:val="26"/>
                <w:rPrChange w:id="2236" w:author="Admin" w:date="2017-09-29T10:15:00Z">
                  <w:rPr>
                    <w:rFonts w:cs="Times New Roman"/>
                    <w:b/>
                    <w:bCs/>
                    <w:color w:val="FF0000"/>
                    <w:szCs w:val="26"/>
                  </w:rPr>
                </w:rPrChange>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754E99" w14:textId="362E8081" w:rsidR="00341D4D" w:rsidRPr="00C17C1A" w:rsidRDefault="00341D4D" w:rsidP="00341D4D">
            <w:pPr>
              <w:snapToGrid w:val="0"/>
              <w:spacing w:before="120" w:line="276" w:lineRule="auto"/>
              <w:rPr>
                <w:rFonts w:cs="Times New Roman"/>
                <w:color w:val="000000" w:themeColor="text1"/>
                <w:sz w:val="24"/>
                <w:szCs w:val="24"/>
                <w:rPrChange w:id="2237" w:author="Admin" w:date="2017-09-29T10:15:00Z">
                  <w:rPr>
                    <w:rFonts w:cs="Times New Roman"/>
                    <w:color w:val="FF0000"/>
                    <w:sz w:val="24"/>
                    <w:szCs w:val="24"/>
                  </w:rPr>
                </w:rPrChange>
              </w:rPr>
            </w:pPr>
            <w:r w:rsidRPr="00C17C1A">
              <w:rPr>
                <w:rFonts w:cs="Times New Roman"/>
                <w:color w:val="000000" w:themeColor="text1"/>
                <w:sz w:val="24"/>
                <w:szCs w:val="24"/>
                <w:rPrChange w:id="2238" w:author="Admin" w:date="2017-09-29T10:15:00Z">
                  <w:rPr>
                    <w:rFonts w:cs="Times New Roman"/>
                    <w:color w:val="FF0000"/>
                    <w:sz w:val="24"/>
                    <w:szCs w:val="24"/>
                  </w:rPr>
                </w:rPrChange>
              </w:rPr>
              <w:t xml:space="preserve">Phân loại CB thêm mới thành công sẽ hiển thị ở chức năng Hồ sơ nhân </w:t>
            </w:r>
            <w:r w:rsidRPr="00C17C1A">
              <w:rPr>
                <w:rFonts w:cs="Times New Roman"/>
                <w:color w:val="000000" w:themeColor="text1"/>
                <w:sz w:val="24"/>
                <w:szCs w:val="24"/>
                <w:rPrChange w:id="2239" w:author="Admin" w:date="2017-09-29T10:15:00Z">
                  <w:rPr>
                    <w:rFonts w:cs="Times New Roman"/>
                    <w:color w:val="FF0000"/>
                    <w:sz w:val="24"/>
                    <w:szCs w:val="24"/>
                  </w:rPr>
                </w:rPrChange>
              </w:rPr>
              <w:lastRenderedPageBreak/>
              <w:t>viên để gán CBNV vào nhóm phân loại CB nào</w:t>
            </w:r>
          </w:p>
        </w:tc>
      </w:tr>
    </w:tbl>
    <w:p w14:paraId="67DB467C" w14:textId="77777777" w:rsidR="00341D4D" w:rsidRPr="00C17C1A" w:rsidRDefault="00341D4D" w:rsidP="00341D4D">
      <w:pPr>
        <w:rPr>
          <w:rFonts w:cs="Times New Roman"/>
          <w:color w:val="000000" w:themeColor="text1"/>
          <w:rPrChange w:id="2240" w:author="Admin" w:date="2017-09-29T10:15:00Z">
            <w:rPr>
              <w:color w:val="FF0000"/>
            </w:rPr>
          </w:rPrChange>
        </w:rPr>
      </w:pPr>
    </w:p>
    <w:p w14:paraId="622BF8D5" w14:textId="77777777" w:rsidR="00341D4D" w:rsidRPr="00C17C1A" w:rsidRDefault="00341D4D" w:rsidP="00CF6821">
      <w:pPr>
        <w:pStyle w:val="Heading3"/>
        <w:rPr>
          <w:rFonts w:cs="Times New Roman"/>
          <w:rPrChange w:id="2241" w:author="Admin" w:date="2017-09-29T10:15:00Z">
            <w:rPr>
              <w:color w:val="FF0000"/>
            </w:rPr>
          </w:rPrChange>
        </w:rPr>
      </w:pPr>
      <w:bookmarkStart w:id="2242" w:name="_Toc494461287"/>
      <w:r w:rsidRPr="00C17C1A">
        <w:rPr>
          <w:rFonts w:cs="Times New Roman"/>
          <w:rPrChange w:id="2243" w:author="Admin" w:date="2017-09-29T10:15:00Z">
            <w:rPr>
              <w:color w:val="FF0000"/>
            </w:rPr>
          </w:rPrChange>
        </w:rPr>
        <w:t>Màn hình giao diện</w:t>
      </w:r>
      <w:bookmarkEnd w:id="2242"/>
    </w:p>
    <w:p w14:paraId="4BF5F1E6" w14:textId="017DDE3D" w:rsidR="00341D4D" w:rsidRPr="00C17C1A" w:rsidRDefault="00157589" w:rsidP="00341D4D">
      <w:pPr>
        <w:rPr>
          <w:rFonts w:cs="Times New Roman"/>
          <w:color w:val="000000" w:themeColor="text1"/>
          <w:rPrChange w:id="2244" w:author="Admin" w:date="2017-09-29T10:15:00Z">
            <w:rPr>
              <w:color w:val="FF0000"/>
            </w:rPr>
          </w:rPrChange>
        </w:rPr>
      </w:pPr>
      <w:r w:rsidRPr="00C17C1A">
        <w:rPr>
          <w:rFonts w:cs="Times New Roman"/>
          <w:noProof/>
          <w:color w:val="000000" w:themeColor="text1"/>
          <w:rPrChange w:id="2245" w:author="Admin" w:date="2017-09-29T10:15:00Z">
            <w:rPr>
              <w:noProof/>
              <w:color w:val="FF0000"/>
            </w:rPr>
          </w:rPrChange>
        </w:rPr>
        <w:drawing>
          <wp:inline distT="0" distB="0" distL="0" distR="0" wp14:anchorId="6EE63562" wp14:editId="371208BC">
            <wp:extent cx="5943600" cy="2308718"/>
            <wp:effectExtent l="0" t="0" r="0" b="0"/>
            <wp:docPr id="4" name="Picture 4" descr="C:\Users\Admin\AppData\Local\Temp\fla1D1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fla1D1B.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08718"/>
                    </a:xfrm>
                    <a:prstGeom prst="rect">
                      <a:avLst/>
                    </a:prstGeom>
                    <a:noFill/>
                    <a:ln>
                      <a:noFill/>
                    </a:ln>
                  </pic:spPr>
                </pic:pic>
              </a:graphicData>
            </a:graphic>
          </wp:inline>
        </w:drawing>
      </w:r>
    </w:p>
    <w:p w14:paraId="354DDB53" w14:textId="77777777" w:rsidR="00341D4D" w:rsidRPr="00C17C1A" w:rsidRDefault="00341D4D" w:rsidP="00CF6821">
      <w:pPr>
        <w:pStyle w:val="Heading3"/>
        <w:rPr>
          <w:rFonts w:cs="Times New Roman"/>
          <w:rPrChange w:id="2246" w:author="Admin" w:date="2017-09-29T10:15:00Z">
            <w:rPr>
              <w:color w:val="FF0000"/>
            </w:rPr>
          </w:rPrChange>
        </w:rPr>
      </w:pPr>
      <w:bookmarkStart w:id="2247" w:name="_Toc494461288"/>
      <w:r w:rsidRPr="00C17C1A">
        <w:rPr>
          <w:rFonts w:cs="Times New Roman"/>
          <w:rPrChange w:id="2248" w:author="Admin" w:date="2017-09-29T10:15:00Z">
            <w:rPr>
              <w:color w:val="FF0000"/>
            </w:rPr>
          </w:rPrChange>
        </w:rPr>
        <w:t>Mô tả các trường thông tin trên màn hình</w:t>
      </w:r>
      <w:bookmarkEnd w:id="2247"/>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1620"/>
        <w:gridCol w:w="2880"/>
        <w:gridCol w:w="990"/>
        <w:gridCol w:w="810"/>
        <w:gridCol w:w="900"/>
        <w:gridCol w:w="1350"/>
      </w:tblGrid>
      <w:tr w:rsidR="00341D4D" w:rsidRPr="00C17C1A" w14:paraId="4CE50C4F" w14:textId="77777777" w:rsidTr="00341D4D">
        <w:trPr>
          <w:trHeight w:val="863"/>
          <w:tblHeader/>
        </w:trPr>
        <w:tc>
          <w:tcPr>
            <w:tcW w:w="810" w:type="dxa"/>
            <w:tcBorders>
              <w:top w:val="single" w:sz="4" w:space="0" w:color="000000"/>
              <w:left w:val="single" w:sz="4" w:space="0" w:color="000000"/>
              <w:bottom w:val="single" w:sz="4" w:space="0" w:color="000000"/>
              <w:right w:val="single" w:sz="4" w:space="0" w:color="000000"/>
            </w:tcBorders>
            <w:shd w:val="clear" w:color="auto" w:fill="BFBFBF"/>
          </w:tcPr>
          <w:p w14:paraId="4F740D88" w14:textId="2681ECC3" w:rsidR="00341D4D" w:rsidRPr="00C17C1A" w:rsidRDefault="00341D4D" w:rsidP="00341D4D">
            <w:pPr>
              <w:spacing w:before="240"/>
              <w:jc w:val="center"/>
              <w:rPr>
                <w:rFonts w:cs="Times New Roman"/>
                <w:b/>
                <w:color w:val="000000" w:themeColor="text1"/>
                <w:sz w:val="24"/>
                <w:szCs w:val="24"/>
                <w:rPrChange w:id="2249" w:author="Admin" w:date="2017-09-29T10:15:00Z">
                  <w:rPr>
                    <w:rFonts w:cs="Times New Roman"/>
                    <w:b/>
                    <w:color w:val="FF0000"/>
                    <w:sz w:val="24"/>
                    <w:szCs w:val="24"/>
                  </w:rPr>
                </w:rPrChange>
              </w:rPr>
            </w:pPr>
            <w:r w:rsidRPr="00C17C1A">
              <w:rPr>
                <w:rFonts w:cs="Times New Roman"/>
                <w:b/>
                <w:color w:val="000000" w:themeColor="text1"/>
                <w:sz w:val="24"/>
                <w:szCs w:val="24"/>
                <w:rPrChange w:id="2250" w:author="Admin" w:date="2017-09-29T10:15:00Z">
                  <w:rPr>
                    <w:rFonts w:cs="Times New Roman"/>
                    <w:b/>
                    <w:color w:val="FF0000"/>
                    <w:sz w:val="24"/>
                    <w:szCs w:val="24"/>
                  </w:rPr>
                </w:rPrChange>
              </w:rPr>
              <w:t>STT</w:t>
            </w:r>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A3CC5A8" w14:textId="07186F57" w:rsidR="00341D4D" w:rsidRPr="00C17C1A" w:rsidRDefault="00341D4D" w:rsidP="00341D4D">
            <w:pPr>
              <w:spacing w:before="240"/>
              <w:jc w:val="center"/>
              <w:rPr>
                <w:rFonts w:cs="Times New Roman"/>
                <w:b/>
                <w:color w:val="000000" w:themeColor="text1"/>
                <w:sz w:val="24"/>
                <w:szCs w:val="24"/>
                <w:rPrChange w:id="2251" w:author="Admin" w:date="2017-09-29T10:15:00Z">
                  <w:rPr>
                    <w:rFonts w:cs="Times New Roman"/>
                    <w:b/>
                    <w:color w:val="FF0000"/>
                    <w:sz w:val="24"/>
                    <w:szCs w:val="24"/>
                  </w:rPr>
                </w:rPrChange>
              </w:rPr>
            </w:pPr>
            <w:r w:rsidRPr="00C17C1A">
              <w:rPr>
                <w:rFonts w:cs="Times New Roman"/>
                <w:b/>
                <w:color w:val="000000" w:themeColor="text1"/>
                <w:sz w:val="24"/>
                <w:szCs w:val="24"/>
                <w:rPrChange w:id="2252" w:author="Admin" w:date="2017-09-29T10:15:00Z">
                  <w:rPr>
                    <w:rFonts w:cs="Times New Roman"/>
                    <w:b/>
                    <w:color w:val="FF0000"/>
                    <w:sz w:val="24"/>
                    <w:szCs w:val="24"/>
                  </w:rPr>
                </w:rPrChange>
              </w:rPr>
              <w:t>Trường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877A343" w14:textId="77777777" w:rsidR="00341D4D" w:rsidRPr="00C17C1A" w:rsidRDefault="00341D4D" w:rsidP="00341D4D">
            <w:pPr>
              <w:spacing w:before="240"/>
              <w:jc w:val="center"/>
              <w:rPr>
                <w:rFonts w:cs="Times New Roman"/>
                <w:b/>
                <w:color w:val="000000" w:themeColor="text1"/>
                <w:sz w:val="24"/>
                <w:szCs w:val="24"/>
                <w:rPrChange w:id="2253" w:author="Admin" w:date="2017-09-29T10:15:00Z">
                  <w:rPr>
                    <w:rFonts w:cs="Times New Roman"/>
                    <w:b/>
                    <w:color w:val="FF0000"/>
                    <w:sz w:val="24"/>
                    <w:szCs w:val="24"/>
                  </w:rPr>
                </w:rPrChange>
              </w:rPr>
            </w:pPr>
            <w:r w:rsidRPr="00C17C1A">
              <w:rPr>
                <w:rFonts w:cs="Times New Roman"/>
                <w:b/>
                <w:color w:val="000000" w:themeColor="text1"/>
                <w:sz w:val="24"/>
                <w:szCs w:val="24"/>
                <w:rPrChange w:id="2254" w:author="Admin" w:date="2017-09-29T10:15:00Z">
                  <w:rPr>
                    <w:rFonts w:cs="Times New Roman"/>
                    <w:b/>
                    <w:color w:val="FF0000"/>
                    <w:sz w:val="24"/>
                    <w:szCs w:val="24"/>
                  </w:rPr>
                </w:rPrChange>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0BF0406" w14:textId="77777777" w:rsidR="00341D4D" w:rsidRPr="00C17C1A" w:rsidRDefault="00341D4D" w:rsidP="00341D4D">
            <w:pPr>
              <w:spacing w:before="240"/>
              <w:jc w:val="center"/>
              <w:rPr>
                <w:rFonts w:cs="Times New Roman"/>
                <w:b/>
                <w:color w:val="000000" w:themeColor="text1"/>
                <w:sz w:val="24"/>
                <w:szCs w:val="24"/>
                <w:rPrChange w:id="2255" w:author="Admin" w:date="2017-09-29T10:15:00Z">
                  <w:rPr>
                    <w:rFonts w:cs="Times New Roman"/>
                    <w:b/>
                    <w:color w:val="FF0000"/>
                    <w:sz w:val="24"/>
                    <w:szCs w:val="24"/>
                  </w:rPr>
                </w:rPrChange>
              </w:rPr>
            </w:pPr>
            <w:r w:rsidRPr="00C17C1A">
              <w:rPr>
                <w:rFonts w:cs="Times New Roman"/>
                <w:b/>
                <w:color w:val="000000" w:themeColor="text1"/>
                <w:sz w:val="24"/>
                <w:szCs w:val="24"/>
                <w:rPrChange w:id="2256" w:author="Admin" w:date="2017-09-29T10:15:00Z">
                  <w:rPr>
                    <w:rFonts w:cs="Times New Roman"/>
                    <w:b/>
                    <w:color w:val="FF0000"/>
                    <w:sz w:val="24"/>
                    <w:szCs w:val="24"/>
                  </w:rPr>
                </w:rPrChange>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B0A4D59" w14:textId="77777777" w:rsidR="00341D4D" w:rsidRPr="00C17C1A" w:rsidRDefault="00341D4D" w:rsidP="00341D4D">
            <w:pPr>
              <w:spacing w:before="240"/>
              <w:jc w:val="center"/>
              <w:rPr>
                <w:rFonts w:cs="Times New Roman"/>
                <w:b/>
                <w:color w:val="000000" w:themeColor="text1"/>
                <w:sz w:val="24"/>
                <w:szCs w:val="24"/>
                <w:rPrChange w:id="2257" w:author="Admin" w:date="2017-09-29T10:15:00Z">
                  <w:rPr>
                    <w:rFonts w:cs="Times New Roman"/>
                    <w:b/>
                    <w:color w:val="FF0000"/>
                    <w:sz w:val="24"/>
                    <w:szCs w:val="24"/>
                  </w:rPr>
                </w:rPrChange>
              </w:rPr>
            </w:pPr>
            <w:r w:rsidRPr="00C17C1A">
              <w:rPr>
                <w:rFonts w:cs="Times New Roman"/>
                <w:b/>
                <w:color w:val="000000" w:themeColor="text1"/>
                <w:sz w:val="24"/>
                <w:szCs w:val="24"/>
                <w:rPrChange w:id="2258" w:author="Admin" w:date="2017-09-29T10:15:00Z">
                  <w:rPr>
                    <w:rFonts w:cs="Times New Roman"/>
                    <w:b/>
                    <w:color w:val="FF0000"/>
                    <w:sz w:val="24"/>
                    <w:szCs w:val="24"/>
                  </w:rPr>
                </w:rPrChange>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54609C6" w14:textId="77777777" w:rsidR="00341D4D" w:rsidRPr="00C17C1A" w:rsidRDefault="00341D4D" w:rsidP="00341D4D">
            <w:pPr>
              <w:spacing w:before="240"/>
              <w:jc w:val="center"/>
              <w:rPr>
                <w:rFonts w:cs="Times New Roman"/>
                <w:b/>
                <w:color w:val="000000" w:themeColor="text1"/>
                <w:sz w:val="24"/>
                <w:szCs w:val="24"/>
                <w:rPrChange w:id="2259" w:author="Admin" w:date="2017-09-29T10:15:00Z">
                  <w:rPr>
                    <w:rFonts w:cs="Times New Roman"/>
                    <w:b/>
                    <w:color w:val="FF0000"/>
                    <w:sz w:val="24"/>
                    <w:szCs w:val="24"/>
                  </w:rPr>
                </w:rPrChange>
              </w:rPr>
            </w:pPr>
            <w:r w:rsidRPr="00C17C1A">
              <w:rPr>
                <w:rFonts w:cs="Times New Roman"/>
                <w:b/>
                <w:color w:val="000000" w:themeColor="text1"/>
                <w:sz w:val="24"/>
                <w:szCs w:val="24"/>
                <w:rPrChange w:id="2260" w:author="Admin" w:date="2017-09-29T10:15:00Z">
                  <w:rPr>
                    <w:rFonts w:cs="Times New Roman"/>
                    <w:b/>
                    <w:color w:val="FF0000"/>
                    <w:sz w:val="24"/>
                    <w:szCs w:val="24"/>
                  </w:rPr>
                </w:rPrChange>
              </w:rPr>
              <w:t>Bắt buộc</w:t>
            </w:r>
          </w:p>
        </w:tc>
        <w:tc>
          <w:tcPr>
            <w:tcW w:w="13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AF1E4D9" w14:textId="77777777" w:rsidR="00341D4D" w:rsidRPr="00C17C1A" w:rsidRDefault="00341D4D" w:rsidP="00341D4D">
            <w:pPr>
              <w:spacing w:before="240"/>
              <w:jc w:val="center"/>
              <w:rPr>
                <w:rFonts w:cs="Times New Roman"/>
                <w:b/>
                <w:color w:val="000000" w:themeColor="text1"/>
                <w:sz w:val="24"/>
                <w:szCs w:val="24"/>
                <w:rPrChange w:id="2261" w:author="Admin" w:date="2017-09-29T10:15:00Z">
                  <w:rPr>
                    <w:rFonts w:cs="Times New Roman"/>
                    <w:b/>
                    <w:color w:val="FF0000"/>
                    <w:sz w:val="24"/>
                    <w:szCs w:val="24"/>
                  </w:rPr>
                </w:rPrChange>
              </w:rPr>
            </w:pPr>
            <w:r w:rsidRPr="00C17C1A">
              <w:rPr>
                <w:rFonts w:cs="Times New Roman"/>
                <w:b/>
                <w:color w:val="000000" w:themeColor="text1"/>
                <w:sz w:val="24"/>
                <w:szCs w:val="24"/>
                <w:rPrChange w:id="2262" w:author="Admin" w:date="2017-09-29T10:15:00Z">
                  <w:rPr>
                    <w:rFonts w:cs="Times New Roman"/>
                    <w:b/>
                    <w:color w:val="FF0000"/>
                    <w:sz w:val="24"/>
                    <w:szCs w:val="24"/>
                  </w:rPr>
                </w:rPrChange>
              </w:rPr>
              <w:t>Ghi chú</w:t>
            </w:r>
          </w:p>
        </w:tc>
      </w:tr>
      <w:tr w:rsidR="00341D4D" w:rsidRPr="00C17C1A" w14:paraId="64F12A1B" w14:textId="77777777" w:rsidTr="00341D4D">
        <w:trPr>
          <w:trHeight w:val="346"/>
        </w:trPr>
        <w:tc>
          <w:tcPr>
            <w:tcW w:w="810" w:type="dxa"/>
            <w:tcBorders>
              <w:top w:val="single" w:sz="4" w:space="0" w:color="000000"/>
              <w:left w:val="single" w:sz="4" w:space="0" w:color="000000"/>
              <w:bottom w:val="single" w:sz="4" w:space="0" w:color="000000"/>
              <w:right w:val="single" w:sz="4" w:space="0" w:color="000000"/>
            </w:tcBorders>
            <w:vAlign w:val="center"/>
          </w:tcPr>
          <w:p w14:paraId="2B259E15" w14:textId="77777777" w:rsidR="00341D4D" w:rsidRPr="00C17C1A" w:rsidRDefault="00341D4D" w:rsidP="00341D4D">
            <w:pPr>
              <w:pStyle w:val="ListParagraph"/>
              <w:numPr>
                <w:ilvl w:val="0"/>
                <w:numId w:val="71"/>
              </w:numPr>
              <w:spacing w:after="0" w:line="26" w:lineRule="atLeast"/>
              <w:rPr>
                <w:rFonts w:cs="Times New Roman"/>
                <w:color w:val="000000" w:themeColor="text1"/>
                <w:sz w:val="24"/>
                <w:szCs w:val="24"/>
                <w:rPrChange w:id="2263" w:author="Admin" w:date="2017-09-29T10:15:00Z">
                  <w:rPr>
                    <w:color w:val="FF0000"/>
                    <w:sz w:val="24"/>
                    <w:szCs w:val="24"/>
                  </w:rPr>
                </w:rPrChange>
              </w:rPr>
            </w:pPr>
          </w:p>
        </w:tc>
        <w:tc>
          <w:tcPr>
            <w:tcW w:w="1620" w:type="dxa"/>
            <w:tcBorders>
              <w:top w:val="single" w:sz="4" w:space="0" w:color="000000"/>
              <w:left w:val="single" w:sz="4" w:space="0" w:color="000000"/>
              <w:bottom w:val="single" w:sz="4" w:space="0" w:color="000000"/>
              <w:right w:val="single" w:sz="4" w:space="0" w:color="000000"/>
            </w:tcBorders>
            <w:vAlign w:val="center"/>
          </w:tcPr>
          <w:p w14:paraId="09B289E8" w14:textId="08142E20" w:rsidR="00341D4D" w:rsidRPr="00C17C1A" w:rsidRDefault="00341D4D" w:rsidP="00341D4D">
            <w:pPr>
              <w:spacing w:after="0" w:line="26" w:lineRule="atLeast"/>
              <w:rPr>
                <w:rFonts w:cs="Times New Roman"/>
                <w:color w:val="000000" w:themeColor="text1"/>
                <w:sz w:val="24"/>
                <w:szCs w:val="24"/>
                <w:rPrChange w:id="2264" w:author="Admin" w:date="2017-09-29T10:15:00Z">
                  <w:rPr>
                    <w:rFonts w:cs="Times New Roman"/>
                    <w:color w:val="FF0000"/>
                    <w:sz w:val="24"/>
                    <w:szCs w:val="24"/>
                  </w:rPr>
                </w:rPrChange>
              </w:rPr>
            </w:pPr>
            <w:r w:rsidRPr="00C17C1A">
              <w:rPr>
                <w:rFonts w:cs="Times New Roman"/>
                <w:color w:val="000000" w:themeColor="text1"/>
                <w:sz w:val="24"/>
                <w:szCs w:val="24"/>
                <w:rPrChange w:id="2265" w:author="Admin" w:date="2017-09-29T10:15:00Z">
                  <w:rPr>
                    <w:color w:val="FF0000"/>
                    <w:sz w:val="24"/>
                    <w:szCs w:val="24"/>
                  </w:rPr>
                </w:rPrChange>
              </w:rPr>
              <w:t>Tên phân loại Cán bộ</w:t>
            </w:r>
          </w:p>
        </w:tc>
        <w:tc>
          <w:tcPr>
            <w:tcW w:w="2880" w:type="dxa"/>
            <w:tcBorders>
              <w:top w:val="single" w:sz="4" w:space="0" w:color="000000"/>
              <w:left w:val="single" w:sz="4" w:space="0" w:color="000000"/>
              <w:bottom w:val="single" w:sz="4" w:space="0" w:color="000000"/>
              <w:right w:val="single" w:sz="4" w:space="0" w:color="000000"/>
            </w:tcBorders>
            <w:vAlign w:val="center"/>
          </w:tcPr>
          <w:p w14:paraId="21613125" w14:textId="45F8E1DA" w:rsidR="00341D4D" w:rsidRPr="00C17C1A" w:rsidRDefault="00341D4D" w:rsidP="00341D4D">
            <w:pPr>
              <w:spacing w:after="0" w:line="26" w:lineRule="atLeast"/>
              <w:jc w:val="left"/>
              <w:rPr>
                <w:rFonts w:cs="Times New Roman"/>
                <w:color w:val="000000" w:themeColor="text1"/>
                <w:sz w:val="24"/>
                <w:szCs w:val="24"/>
                <w:rPrChange w:id="2266" w:author="Admin" w:date="2017-09-29T10:15:00Z">
                  <w:rPr>
                    <w:rFonts w:cs="Times New Roman"/>
                    <w:color w:val="FF0000"/>
                    <w:sz w:val="24"/>
                    <w:szCs w:val="24"/>
                  </w:rPr>
                </w:rPrChange>
              </w:rPr>
            </w:pPr>
            <w:r w:rsidRPr="00C17C1A">
              <w:rPr>
                <w:rFonts w:cs="Times New Roman"/>
                <w:color w:val="000000" w:themeColor="text1"/>
                <w:sz w:val="24"/>
                <w:szCs w:val="24"/>
                <w:rPrChange w:id="2267" w:author="Admin" w:date="2017-09-29T10:15:00Z">
                  <w:rPr>
                    <w:rFonts w:cs="Times New Roman"/>
                    <w:color w:val="FF0000"/>
                    <w:sz w:val="24"/>
                    <w:szCs w:val="24"/>
                  </w:rPr>
                </w:rPrChange>
              </w:rPr>
              <w:t>Nhập tên phân loại CB: NV1, NV2, NV3, NV4</w:t>
            </w:r>
          </w:p>
        </w:tc>
        <w:tc>
          <w:tcPr>
            <w:tcW w:w="990" w:type="dxa"/>
            <w:tcBorders>
              <w:top w:val="single" w:sz="4" w:space="0" w:color="000000"/>
              <w:left w:val="single" w:sz="4" w:space="0" w:color="000000"/>
              <w:bottom w:val="single" w:sz="4" w:space="0" w:color="000000"/>
              <w:right w:val="single" w:sz="4" w:space="0" w:color="000000"/>
            </w:tcBorders>
            <w:vAlign w:val="center"/>
          </w:tcPr>
          <w:p w14:paraId="28A72432" w14:textId="472D17B9" w:rsidR="00341D4D" w:rsidRPr="00C17C1A" w:rsidRDefault="00341D4D" w:rsidP="00341D4D">
            <w:pPr>
              <w:spacing w:before="240"/>
              <w:jc w:val="center"/>
              <w:rPr>
                <w:rFonts w:cs="Times New Roman"/>
                <w:color w:val="000000" w:themeColor="text1"/>
                <w:sz w:val="24"/>
                <w:szCs w:val="24"/>
                <w:rPrChange w:id="2268" w:author="Admin" w:date="2017-09-29T10:15:00Z">
                  <w:rPr>
                    <w:rFonts w:cs="Times New Roman"/>
                    <w:color w:val="FF0000"/>
                    <w:sz w:val="24"/>
                    <w:szCs w:val="24"/>
                  </w:rPr>
                </w:rPrChange>
              </w:rPr>
            </w:pPr>
            <w:r w:rsidRPr="00C17C1A">
              <w:rPr>
                <w:rFonts w:cs="Times New Roman"/>
                <w:color w:val="000000" w:themeColor="text1"/>
                <w:sz w:val="24"/>
                <w:szCs w:val="24"/>
                <w:rPrChange w:id="2269" w:author="Admin" w:date="2017-09-29T10:15:00Z">
                  <w:rPr>
                    <w:rFonts w:cs="Times New Roman"/>
                    <w:color w:val="FF0000"/>
                    <w:sz w:val="24"/>
                    <w:szCs w:val="24"/>
                  </w:rPr>
                </w:rPrChange>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2F245E25" w14:textId="77777777" w:rsidR="00341D4D" w:rsidRPr="00C17C1A" w:rsidRDefault="00341D4D" w:rsidP="00341D4D">
            <w:pPr>
              <w:spacing w:before="240"/>
              <w:jc w:val="center"/>
              <w:rPr>
                <w:rFonts w:cs="Times New Roman"/>
                <w:color w:val="000000" w:themeColor="text1"/>
                <w:sz w:val="24"/>
                <w:szCs w:val="24"/>
                <w:rPrChange w:id="2270" w:author="Admin" w:date="2017-09-29T10:15: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13C6BF6" w14:textId="77777777" w:rsidR="00341D4D" w:rsidRPr="00C17C1A" w:rsidRDefault="00341D4D" w:rsidP="00341D4D">
            <w:pPr>
              <w:spacing w:before="240"/>
              <w:jc w:val="center"/>
              <w:rPr>
                <w:rFonts w:cs="Times New Roman"/>
                <w:color w:val="000000" w:themeColor="text1"/>
                <w:sz w:val="24"/>
                <w:szCs w:val="24"/>
                <w:rPrChange w:id="2271" w:author="Admin" w:date="2017-09-29T10:15:00Z">
                  <w:rPr>
                    <w:rFonts w:cs="Times New Roman"/>
                    <w:color w:val="FF0000"/>
                    <w:sz w:val="24"/>
                    <w:szCs w:val="24"/>
                  </w:rPr>
                </w:rPrChange>
              </w:rPr>
            </w:pPr>
            <w:r w:rsidRPr="00C17C1A">
              <w:rPr>
                <w:rFonts w:cs="Times New Roman"/>
                <w:color w:val="000000" w:themeColor="text1"/>
                <w:sz w:val="24"/>
                <w:szCs w:val="24"/>
                <w:rPrChange w:id="2272" w:author="Admin" w:date="2017-09-29T10:15:00Z">
                  <w:rPr>
                    <w:rFonts w:cs="Times New Roman"/>
                    <w:color w:val="FF0000"/>
                    <w:sz w:val="24"/>
                    <w:szCs w:val="24"/>
                  </w:rPr>
                </w:rPrChange>
              </w:rPr>
              <w:t>Có</w:t>
            </w:r>
          </w:p>
        </w:tc>
        <w:tc>
          <w:tcPr>
            <w:tcW w:w="1350" w:type="dxa"/>
            <w:tcBorders>
              <w:top w:val="single" w:sz="4" w:space="0" w:color="000000"/>
              <w:left w:val="single" w:sz="4" w:space="0" w:color="000000"/>
              <w:bottom w:val="single" w:sz="4" w:space="0" w:color="000000"/>
              <w:right w:val="single" w:sz="4" w:space="0" w:color="000000"/>
            </w:tcBorders>
            <w:vAlign w:val="center"/>
          </w:tcPr>
          <w:p w14:paraId="260690E3" w14:textId="6DED994D" w:rsidR="00341D4D" w:rsidRPr="00C17C1A" w:rsidRDefault="00341D4D" w:rsidP="00341D4D">
            <w:pPr>
              <w:spacing w:before="240"/>
              <w:jc w:val="left"/>
              <w:rPr>
                <w:rFonts w:cs="Times New Roman"/>
                <w:color w:val="000000" w:themeColor="text1"/>
                <w:sz w:val="24"/>
                <w:szCs w:val="24"/>
                <w:rPrChange w:id="2273" w:author="Admin" w:date="2017-09-29T10:15:00Z">
                  <w:rPr>
                    <w:rFonts w:cs="Times New Roman"/>
                    <w:color w:val="FF0000"/>
                    <w:sz w:val="24"/>
                    <w:szCs w:val="24"/>
                  </w:rPr>
                </w:rPrChange>
              </w:rPr>
            </w:pPr>
          </w:p>
        </w:tc>
      </w:tr>
      <w:tr w:rsidR="00C17C1A" w:rsidRPr="00C17C1A" w14:paraId="6462B4AE" w14:textId="77777777" w:rsidTr="00341D4D">
        <w:trPr>
          <w:trHeight w:val="346"/>
          <w:ins w:id="2274" w:author="Admin" w:date="2017-09-29T10:15:00Z"/>
        </w:trPr>
        <w:tc>
          <w:tcPr>
            <w:tcW w:w="810" w:type="dxa"/>
            <w:tcBorders>
              <w:top w:val="single" w:sz="4" w:space="0" w:color="000000"/>
              <w:left w:val="single" w:sz="4" w:space="0" w:color="000000"/>
              <w:bottom w:val="single" w:sz="4" w:space="0" w:color="000000"/>
              <w:right w:val="single" w:sz="4" w:space="0" w:color="000000"/>
            </w:tcBorders>
            <w:vAlign w:val="center"/>
          </w:tcPr>
          <w:p w14:paraId="6CFA2E47" w14:textId="77777777" w:rsidR="00C17C1A" w:rsidRPr="00C17C1A" w:rsidRDefault="00C17C1A" w:rsidP="00341D4D">
            <w:pPr>
              <w:pStyle w:val="ListParagraph"/>
              <w:numPr>
                <w:ilvl w:val="0"/>
                <w:numId w:val="71"/>
              </w:numPr>
              <w:spacing w:after="0" w:line="26" w:lineRule="atLeast"/>
              <w:rPr>
                <w:ins w:id="2275" w:author="Admin" w:date="2017-09-29T10:15:00Z"/>
                <w:rFonts w:cs="Times New Roman"/>
                <w:color w:val="000000" w:themeColor="text1"/>
                <w:sz w:val="24"/>
                <w:szCs w:val="24"/>
                <w:rPrChange w:id="2276" w:author="Admin" w:date="2017-09-29T10:15:00Z">
                  <w:rPr>
                    <w:ins w:id="2277" w:author="Admin" w:date="2017-09-29T10:15:00Z"/>
                    <w:rFonts w:cs="Times New Roman"/>
                    <w:color w:val="000000" w:themeColor="text1"/>
                    <w:sz w:val="24"/>
                    <w:szCs w:val="24"/>
                  </w:rPr>
                </w:rPrChange>
              </w:rPr>
            </w:pPr>
          </w:p>
        </w:tc>
        <w:tc>
          <w:tcPr>
            <w:tcW w:w="1620" w:type="dxa"/>
            <w:tcBorders>
              <w:top w:val="single" w:sz="4" w:space="0" w:color="000000"/>
              <w:left w:val="single" w:sz="4" w:space="0" w:color="000000"/>
              <w:bottom w:val="single" w:sz="4" w:space="0" w:color="000000"/>
              <w:right w:val="single" w:sz="4" w:space="0" w:color="000000"/>
            </w:tcBorders>
            <w:vAlign w:val="center"/>
          </w:tcPr>
          <w:p w14:paraId="54CE520D" w14:textId="37B053B8" w:rsidR="00C17C1A" w:rsidRPr="00C17C1A" w:rsidRDefault="00C17C1A" w:rsidP="00341D4D">
            <w:pPr>
              <w:spacing w:after="0" w:line="26" w:lineRule="atLeast"/>
              <w:rPr>
                <w:ins w:id="2278" w:author="Admin" w:date="2017-09-29T10:15:00Z"/>
                <w:rFonts w:cs="Times New Roman"/>
                <w:color w:val="000000" w:themeColor="text1"/>
                <w:sz w:val="24"/>
                <w:szCs w:val="24"/>
                <w:rPrChange w:id="2279" w:author="Admin" w:date="2017-09-29T10:15:00Z">
                  <w:rPr>
                    <w:ins w:id="2280" w:author="Admin" w:date="2017-09-29T10:15:00Z"/>
                    <w:rFonts w:cs="Times New Roman"/>
                    <w:color w:val="000000" w:themeColor="text1"/>
                    <w:sz w:val="24"/>
                    <w:szCs w:val="24"/>
                  </w:rPr>
                </w:rPrChange>
              </w:rPr>
            </w:pPr>
            <w:ins w:id="2281" w:author="Admin" w:date="2017-09-29T10:15:00Z">
              <w:r>
                <w:rPr>
                  <w:rFonts w:cs="Times New Roman"/>
                  <w:color w:val="000000" w:themeColor="text1"/>
                  <w:sz w:val="24"/>
                  <w:szCs w:val="24"/>
                </w:rPr>
                <w:t>Cấp cán bộ</w:t>
              </w:r>
            </w:ins>
          </w:p>
        </w:tc>
        <w:tc>
          <w:tcPr>
            <w:tcW w:w="2880" w:type="dxa"/>
            <w:tcBorders>
              <w:top w:val="single" w:sz="4" w:space="0" w:color="000000"/>
              <w:left w:val="single" w:sz="4" w:space="0" w:color="000000"/>
              <w:bottom w:val="single" w:sz="4" w:space="0" w:color="000000"/>
              <w:right w:val="single" w:sz="4" w:space="0" w:color="000000"/>
            </w:tcBorders>
            <w:vAlign w:val="center"/>
          </w:tcPr>
          <w:p w14:paraId="0A2EAB18" w14:textId="7B9CE971" w:rsidR="00C17C1A" w:rsidRPr="00C17C1A" w:rsidRDefault="00C17C1A" w:rsidP="00341D4D">
            <w:pPr>
              <w:spacing w:after="0" w:line="26" w:lineRule="atLeast"/>
              <w:jc w:val="left"/>
              <w:rPr>
                <w:ins w:id="2282" w:author="Admin" w:date="2017-09-29T10:15:00Z"/>
                <w:rFonts w:cs="Times New Roman"/>
                <w:color w:val="000000" w:themeColor="text1"/>
                <w:sz w:val="24"/>
                <w:szCs w:val="24"/>
                <w:rPrChange w:id="2283" w:author="Admin" w:date="2017-09-29T10:15:00Z">
                  <w:rPr>
                    <w:ins w:id="2284" w:author="Admin" w:date="2017-09-29T10:15:00Z"/>
                    <w:rFonts w:cs="Times New Roman"/>
                    <w:color w:val="000000" w:themeColor="text1"/>
                    <w:sz w:val="24"/>
                    <w:szCs w:val="24"/>
                  </w:rPr>
                </w:rPrChange>
              </w:rPr>
            </w:pPr>
            <w:ins w:id="2285" w:author="Admin" w:date="2017-09-29T10:15:00Z">
              <w:r>
                <w:rPr>
                  <w:rFonts w:cs="Times New Roman"/>
                  <w:color w:val="000000" w:themeColor="text1"/>
                  <w:sz w:val="24"/>
                  <w:szCs w:val="24"/>
                </w:rPr>
                <w:t>Cấp CBN gán với phân loại CB (ví dụ: NV1.1; NV1.2)</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3B66808D" w14:textId="643FD75E" w:rsidR="00C17C1A" w:rsidRPr="00C17C1A" w:rsidRDefault="00C17C1A" w:rsidP="00341D4D">
            <w:pPr>
              <w:spacing w:before="240"/>
              <w:jc w:val="center"/>
              <w:rPr>
                <w:ins w:id="2286" w:author="Admin" w:date="2017-09-29T10:15:00Z"/>
                <w:rFonts w:cs="Times New Roman"/>
                <w:color w:val="000000" w:themeColor="text1"/>
                <w:sz w:val="24"/>
                <w:szCs w:val="24"/>
                <w:rPrChange w:id="2287" w:author="Admin" w:date="2017-09-29T10:15:00Z">
                  <w:rPr>
                    <w:ins w:id="2288" w:author="Admin" w:date="2017-09-29T10:15:00Z"/>
                    <w:rFonts w:cs="Times New Roman"/>
                    <w:color w:val="000000" w:themeColor="text1"/>
                    <w:sz w:val="24"/>
                    <w:szCs w:val="24"/>
                  </w:rPr>
                </w:rPrChange>
              </w:rPr>
            </w:pPr>
            <w:ins w:id="2289" w:author="Admin" w:date="2017-09-29T10:16:00Z">
              <w:r>
                <w:rPr>
                  <w:rFonts w:cs="Times New Roman"/>
                  <w:color w:val="000000" w:themeColor="text1"/>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665E69FA" w14:textId="77777777" w:rsidR="00C17C1A" w:rsidRPr="00C17C1A" w:rsidRDefault="00C17C1A" w:rsidP="00341D4D">
            <w:pPr>
              <w:spacing w:before="240"/>
              <w:jc w:val="center"/>
              <w:rPr>
                <w:ins w:id="2290" w:author="Admin" w:date="2017-09-29T10:15:00Z"/>
                <w:rFonts w:cs="Times New Roman"/>
                <w:color w:val="000000" w:themeColor="text1"/>
                <w:sz w:val="24"/>
                <w:szCs w:val="24"/>
                <w:rPrChange w:id="2291" w:author="Admin" w:date="2017-09-29T10:15:00Z">
                  <w:rPr>
                    <w:ins w:id="2292" w:author="Admin" w:date="2017-09-29T10:15:00Z"/>
                    <w:rFonts w:cs="Times New Roman"/>
                    <w:color w:val="000000" w:themeColor="text1"/>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F1483F8" w14:textId="1A090112" w:rsidR="00C17C1A" w:rsidRPr="00C17C1A" w:rsidRDefault="00C17C1A" w:rsidP="00341D4D">
            <w:pPr>
              <w:spacing w:before="240"/>
              <w:jc w:val="center"/>
              <w:rPr>
                <w:ins w:id="2293" w:author="Admin" w:date="2017-09-29T10:15:00Z"/>
                <w:rFonts w:cs="Times New Roman"/>
                <w:color w:val="000000" w:themeColor="text1"/>
                <w:sz w:val="24"/>
                <w:szCs w:val="24"/>
                <w:rPrChange w:id="2294" w:author="Admin" w:date="2017-09-29T10:15:00Z">
                  <w:rPr>
                    <w:ins w:id="2295" w:author="Admin" w:date="2017-09-29T10:15:00Z"/>
                    <w:rFonts w:cs="Times New Roman"/>
                    <w:color w:val="000000" w:themeColor="text1"/>
                    <w:sz w:val="24"/>
                    <w:szCs w:val="24"/>
                  </w:rPr>
                </w:rPrChange>
              </w:rPr>
            </w:pPr>
            <w:ins w:id="2296" w:author="Admin" w:date="2017-09-29T10:16:00Z">
              <w:r>
                <w:rPr>
                  <w:rFonts w:cs="Times New Roman"/>
                  <w:color w:val="000000" w:themeColor="text1"/>
                  <w:sz w:val="24"/>
                  <w:szCs w:val="24"/>
                </w:rPr>
                <w:t>Có</w:t>
              </w:r>
            </w:ins>
          </w:p>
        </w:tc>
        <w:tc>
          <w:tcPr>
            <w:tcW w:w="1350" w:type="dxa"/>
            <w:tcBorders>
              <w:top w:val="single" w:sz="4" w:space="0" w:color="000000"/>
              <w:left w:val="single" w:sz="4" w:space="0" w:color="000000"/>
              <w:bottom w:val="single" w:sz="4" w:space="0" w:color="000000"/>
              <w:right w:val="single" w:sz="4" w:space="0" w:color="000000"/>
            </w:tcBorders>
            <w:vAlign w:val="center"/>
          </w:tcPr>
          <w:p w14:paraId="6117AD5D" w14:textId="77777777" w:rsidR="00C17C1A" w:rsidRPr="00C17C1A" w:rsidRDefault="00C17C1A" w:rsidP="00341D4D">
            <w:pPr>
              <w:spacing w:before="240"/>
              <w:jc w:val="left"/>
              <w:rPr>
                <w:ins w:id="2297" w:author="Admin" w:date="2017-09-29T10:15:00Z"/>
                <w:rFonts w:cs="Times New Roman"/>
                <w:color w:val="000000" w:themeColor="text1"/>
                <w:sz w:val="24"/>
                <w:szCs w:val="24"/>
                <w:rPrChange w:id="2298" w:author="Admin" w:date="2017-09-29T10:15:00Z">
                  <w:rPr>
                    <w:ins w:id="2299" w:author="Admin" w:date="2017-09-29T10:15:00Z"/>
                    <w:rFonts w:cs="Times New Roman"/>
                    <w:color w:val="000000" w:themeColor="text1"/>
                    <w:sz w:val="24"/>
                    <w:szCs w:val="24"/>
                  </w:rPr>
                </w:rPrChange>
              </w:rPr>
            </w:pPr>
          </w:p>
        </w:tc>
      </w:tr>
      <w:tr w:rsidR="00341D4D" w:rsidRPr="00C17C1A" w14:paraId="1F966ECE" w14:textId="77777777" w:rsidTr="00341D4D">
        <w:trPr>
          <w:trHeight w:val="346"/>
        </w:trPr>
        <w:tc>
          <w:tcPr>
            <w:tcW w:w="810" w:type="dxa"/>
            <w:tcBorders>
              <w:top w:val="single" w:sz="4" w:space="0" w:color="000000"/>
              <w:left w:val="single" w:sz="4" w:space="0" w:color="000000"/>
              <w:bottom w:val="single" w:sz="4" w:space="0" w:color="000000"/>
              <w:right w:val="single" w:sz="4" w:space="0" w:color="000000"/>
            </w:tcBorders>
            <w:vAlign w:val="center"/>
          </w:tcPr>
          <w:p w14:paraId="5451484C" w14:textId="77777777" w:rsidR="00341D4D" w:rsidRPr="00C17C1A" w:rsidRDefault="00341D4D" w:rsidP="00341D4D">
            <w:pPr>
              <w:pStyle w:val="ListParagraph"/>
              <w:numPr>
                <w:ilvl w:val="0"/>
                <w:numId w:val="71"/>
              </w:numPr>
              <w:spacing w:after="0" w:line="26" w:lineRule="atLeast"/>
              <w:rPr>
                <w:rFonts w:cs="Times New Roman"/>
                <w:color w:val="000000" w:themeColor="text1"/>
                <w:sz w:val="24"/>
                <w:szCs w:val="24"/>
                <w:rPrChange w:id="2300" w:author="Admin" w:date="2017-09-29T10:15:00Z">
                  <w:rPr>
                    <w:rFonts w:cs="Times New Roman"/>
                    <w:color w:val="FF0000"/>
                    <w:sz w:val="24"/>
                    <w:szCs w:val="24"/>
                  </w:rPr>
                </w:rPrChange>
              </w:rPr>
            </w:pPr>
          </w:p>
        </w:tc>
        <w:tc>
          <w:tcPr>
            <w:tcW w:w="1620" w:type="dxa"/>
            <w:tcBorders>
              <w:top w:val="single" w:sz="4" w:space="0" w:color="000000"/>
              <w:left w:val="single" w:sz="4" w:space="0" w:color="000000"/>
              <w:bottom w:val="single" w:sz="4" w:space="0" w:color="000000"/>
              <w:right w:val="single" w:sz="4" w:space="0" w:color="000000"/>
            </w:tcBorders>
            <w:vAlign w:val="center"/>
          </w:tcPr>
          <w:p w14:paraId="192C543E" w14:textId="782C06CD" w:rsidR="00341D4D" w:rsidRPr="00C17C1A" w:rsidRDefault="00341D4D" w:rsidP="00341D4D">
            <w:pPr>
              <w:spacing w:after="0" w:line="26" w:lineRule="atLeast"/>
              <w:rPr>
                <w:rFonts w:cs="Times New Roman"/>
                <w:color w:val="000000" w:themeColor="text1"/>
                <w:sz w:val="24"/>
                <w:szCs w:val="24"/>
                <w:rPrChange w:id="2301" w:author="Admin" w:date="2017-09-29T10:15:00Z">
                  <w:rPr>
                    <w:rFonts w:cs="Times New Roman"/>
                    <w:color w:val="FF0000"/>
                    <w:sz w:val="24"/>
                    <w:szCs w:val="24"/>
                  </w:rPr>
                </w:rPrChange>
              </w:rPr>
            </w:pPr>
            <w:r w:rsidRPr="00C17C1A">
              <w:rPr>
                <w:rFonts w:cs="Times New Roman"/>
                <w:color w:val="000000" w:themeColor="text1"/>
                <w:sz w:val="24"/>
                <w:szCs w:val="24"/>
                <w:rPrChange w:id="2302" w:author="Admin" w:date="2017-09-29T10:15:00Z">
                  <w:rPr>
                    <w:rFonts w:cs="Times New Roman"/>
                    <w:color w:val="FF0000"/>
                    <w:sz w:val="24"/>
                    <w:szCs w:val="24"/>
                  </w:rPr>
                </w:rPrChange>
              </w:rPr>
              <w:t>Chức danh</w:t>
            </w:r>
          </w:p>
        </w:tc>
        <w:tc>
          <w:tcPr>
            <w:tcW w:w="2880" w:type="dxa"/>
            <w:tcBorders>
              <w:top w:val="single" w:sz="4" w:space="0" w:color="000000"/>
              <w:left w:val="single" w:sz="4" w:space="0" w:color="000000"/>
              <w:bottom w:val="single" w:sz="4" w:space="0" w:color="000000"/>
              <w:right w:val="single" w:sz="4" w:space="0" w:color="000000"/>
            </w:tcBorders>
            <w:vAlign w:val="center"/>
          </w:tcPr>
          <w:p w14:paraId="54A887C5" w14:textId="71844863" w:rsidR="00341D4D" w:rsidRPr="00C17C1A" w:rsidRDefault="00341D4D" w:rsidP="00341D4D">
            <w:pPr>
              <w:spacing w:after="0" w:line="26" w:lineRule="atLeast"/>
              <w:jc w:val="left"/>
              <w:rPr>
                <w:rFonts w:cs="Times New Roman"/>
                <w:color w:val="000000" w:themeColor="text1"/>
                <w:sz w:val="24"/>
                <w:szCs w:val="24"/>
                <w:rPrChange w:id="2303" w:author="Admin" w:date="2017-09-29T10:15:00Z">
                  <w:rPr>
                    <w:rFonts w:cs="Times New Roman"/>
                    <w:color w:val="FF0000"/>
                    <w:sz w:val="24"/>
                    <w:szCs w:val="24"/>
                  </w:rPr>
                </w:rPrChange>
              </w:rPr>
            </w:pPr>
            <w:r w:rsidRPr="00C17C1A">
              <w:rPr>
                <w:rFonts w:cs="Times New Roman"/>
                <w:color w:val="000000" w:themeColor="text1"/>
                <w:sz w:val="24"/>
                <w:szCs w:val="24"/>
                <w:rPrChange w:id="2304" w:author="Admin" w:date="2017-09-29T10:15:00Z">
                  <w:rPr>
                    <w:rFonts w:cs="Times New Roman"/>
                    <w:color w:val="FF0000"/>
                    <w:sz w:val="24"/>
                    <w:szCs w:val="24"/>
                  </w:rPr>
                </w:rPrChange>
              </w:rPr>
              <w:t>Hiển thị chức danh để người dùng chọn gán với phân loại cán bộ (cho phép chọn nhiều chức danh để gán vào 1 loại CB)</w:t>
            </w:r>
          </w:p>
        </w:tc>
        <w:tc>
          <w:tcPr>
            <w:tcW w:w="990" w:type="dxa"/>
            <w:tcBorders>
              <w:top w:val="single" w:sz="4" w:space="0" w:color="000000"/>
              <w:left w:val="single" w:sz="4" w:space="0" w:color="000000"/>
              <w:bottom w:val="single" w:sz="4" w:space="0" w:color="000000"/>
              <w:right w:val="single" w:sz="4" w:space="0" w:color="000000"/>
            </w:tcBorders>
            <w:vAlign w:val="center"/>
          </w:tcPr>
          <w:p w14:paraId="606D61B6" w14:textId="0BA32420" w:rsidR="00341D4D" w:rsidRPr="00C17C1A" w:rsidRDefault="00341D4D" w:rsidP="00341D4D">
            <w:pPr>
              <w:spacing w:before="240"/>
              <w:jc w:val="center"/>
              <w:rPr>
                <w:rFonts w:cs="Times New Roman"/>
                <w:color w:val="000000" w:themeColor="text1"/>
                <w:sz w:val="24"/>
                <w:szCs w:val="24"/>
                <w:rPrChange w:id="2305" w:author="Admin" w:date="2017-09-29T10:15:00Z">
                  <w:rPr>
                    <w:rFonts w:cs="Times New Roman"/>
                    <w:color w:val="FF0000"/>
                    <w:sz w:val="24"/>
                    <w:szCs w:val="24"/>
                  </w:rPr>
                </w:rPrChange>
              </w:rPr>
            </w:pPr>
            <w:r w:rsidRPr="00C17C1A">
              <w:rPr>
                <w:rFonts w:cs="Times New Roman"/>
                <w:color w:val="000000" w:themeColor="text1"/>
                <w:sz w:val="24"/>
                <w:szCs w:val="24"/>
                <w:rPrChange w:id="2306" w:author="Admin" w:date="2017-09-29T10:15:00Z">
                  <w:rPr>
                    <w:rFonts w:cs="Times New Roman"/>
                    <w:color w:val="FF0000"/>
                    <w:sz w:val="24"/>
                    <w:szCs w:val="24"/>
                  </w:rPr>
                </w:rPrChange>
              </w:rPr>
              <w:t>Danh sách</w:t>
            </w:r>
          </w:p>
        </w:tc>
        <w:tc>
          <w:tcPr>
            <w:tcW w:w="810" w:type="dxa"/>
            <w:tcBorders>
              <w:top w:val="single" w:sz="4" w:space="0" w:color="000000"/>
              <w:left w:val="single" w:sz="4" w:space="0" w:color="000000"/>
              <w:bottom w:val="single" w:sz="4" w:space="0" w:color="000000"/>
              <w:right w:val="single" w:sz="4" w:space="0" w:color="000000"/>
            </w:tcBorders>
            <w:vAlign w:val="center"/>
          </w:tcPr>
          <w:p w14:paraId="5F4A7874" w14:textId="77777777" w:rsidR="00341D4D" w:rsidRPr="00C17C1A" w:rsidRDefault="00341D4D" w:rsidP="00341D4D">
            <w:pPr>
              <w:spacing w:before="240"/>
              <w:jc w:val="center"/>
              <w:rPr>
                <w:rFonts w:cs="Times New Roman"/>
                <w:color w:val="000000" w:themeColor="text1"/>
                <w:sz w:val="24"/>
                <w:szCs w:val="24"/>
                <w:rPrChange w:id="2307" w:author="Admin" w:date="2017-09-29T10:15: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6FBE537" w14:textId="77777777" w:rsidR="00341D4D" w:rsidRPr="00C17C1A" w:rsidRDefault="00341D4D" w:rsidP="00341D4D">
            <w:pPr>
              <w:spacing w:before="240"/>
              <w:jc w:val="center"/>
              <w:rPr>
                <w:rFonts w:cs="Times New Roman"/>
                <w:color w:val="000000" w:themeColor="text1"/>
                <w:sz w:val="24"/>
                <w:szCs w:val="24"/>
                <w:rPrChange w:id="2308" w:author="Admin" w:date="2017-09-29T10:15:00Z">
                  <w:rPr>
                    <w:rFonts w:cs="Times New Roman"/>
                    <w:color w:val="FF0000"/>
                    <w:sz w:val="24"/>
                    <w:szCs w:val="24"/>
                  </w:rPr>
                </w:rPrChange>
              </w:rPr>
            </w:pPr>
            <w:r w:rsidRPr="00C17C1A">
              <w:rPr>
                <w:rFonts w:cs="Times New Roman"/>
                <w:color w:val="000000" w:themeColor="text1"/>
                <w:sz w:val="24"/>
                <w:szCs w:val="24"/>
                <w:rPrChange w:id="2309" w:author="Admin" w:date="2017-09-29T10:15:00Z">
                  <w:rPr>
                    <w:rFonts w:cs="Times New Roman"/>
                    <w:color w:val="FF0000"/>
                    <w:sz w:val="24"/>
                    <w:szCs w:val="24"/>
                  </w:rPr>
                </w:rPrChange>
              </w:rPr>
              <w:t>Có</w:t>
            </w:r>
          </w:p>
        </w:tc>
        <w:tc>
          <w:tcPr>
            <w:tcW w:w="1350" w:type="dxa"/>
            <w:tcBorders>
              <w:top w:val="single" w:sz="4" w:space="0" w:color="000000"/>
              <w:left w:val="single" w:sz="4" w:space="0" w:color="000000"/>
              <w:bottom w:val="single" w:sz="4" w:space="0" w:color="000000"/>
              <w:right w:val="single" w:sz="4" w:space="0" w:color="000000"/>
            </w:tcBorders>
            <w:vAlign w:val="center"/>
          </w:tcPr>
          <w:p w14:paraId="4895381C" w14:textId="77777777" w:rsidR="00341D4D" w:rsidRPr="00C17C1A" w:rsidRDefault="00341D4D" w:rsidP="00341D4D">
            <w:pPr>
              <w:spacing w:before="240"/>
              <w:jc w:val="left"/>
              <w:rPr>
                <w:rFonts w:cs="Times New Roman"/>
                <w:color w:val="000000" w:themeColor="text1"/>
                <w:sz w:val="24"/>
                <w:szCs w:val="24"/>
                <w:rPrChange w:id="2310" w:author="Admin" w:date="2017-09-29T10:15:00Z">
                  <w:rPr>
                    <w:rFonts w:cs="Times New Roman"/>
                    <w:color w:val="FF0000"/>
                    <w:sz w:val="24"/>
                    <w:szCs w:val="24"/>
                  </w:rPr>
                </w:rPrChange>
              </w:rPr>
            </w:pPr>
          </w:p>
        </w:tc>
      </w:tr>
      <w:tr w:rsidR="00341D4D" w:rsidRPr="00C17C1A" w14:paraId="79E9CC46" w14:textId="77777777" w:rsidTr="00341D4D">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399114A8" w14:textId="77777777" w:rsidR="00341D4D" w:rsidRPr="00C17C1A" w:rsidRDefault="00341D4D" w:rsidP="00341D4D">
            <w:pPr>
              <w:pStyle w:val="NoSpacing"/>
              <w:numPr>
                <w:ilvl w:val="0"/>
                <w:numId w:val="71"/>
              </w:numPr>
              <w:spacing w:before="240"/>
              <w:rPr>
                <w:color w:val="000000" w:themeColor="text1"/>
                <w:rPrChange w:id="2311" w:author="Admin" w:date="2017-09-29T10:15:00Z">
                  <w:rPr>
                    <w:color w:val="FF0000"/>
                  </w:rPr>
                </w:rPrChange>
              </w:rPr>
            </w:pPr>
          </w:p>
        </w:tc>
        <w:tc>
          <w:tcPr>
            <w:tcW w:w="1620" w:type="dxa"/>
            <w:tcBorders>
              <w:top w:val="single" w:sz="4" w:space="0" w:color="000000"/>
              <w:left w:val="single" w:sz="4" w:space="0" w:color="000000"/>
              <w:bottom w:val="single" w:sz="4" w:space="0" w:color="000000"/>
              <w:right w:val="single" w:sz="4" w:space="0" w:color="000000"/>
            </w:tcBorders>
            <w:vAlign w:val="center"/>
          </w:tcPr>
          <w:p w14:paraId="332CE8B1" w14:textId="1ED702BF" w:rsidR="00341D4D" w:rsidRPr="00C17C1A" w:rsidRDefault="00341D4D" w:rsidP="00341D4D">
            <w:pPr>
              <w:pStyle w:val="NoSpacing"/>
              <w:spacing w:before="240"/>
              <w:rPr>
                <w:color w:val="000000" w:themeColor="text1"/>
                <w:rPrChange w:id="2312" w:author="Admin" w:date="2017-09-29T10:15:00Z">
                  <w:rPr>
                    <w:color w:val="FF0000"/>
                  </w:rPr>
                </w:rPrChange>
              </w:rPr>
            </w:pPr>
            <w:r w:rsidRPr="00C17C1A">
              <w:rPr>
                <w:color w:val="000000" w:themeColor="text1"/>
                <w:rPrChange w:id="2313" w:author="Admin" w:date="2017-09-29T10:15:00Z">
                  <w:rPr>
                    <w:color w:val="FF0000"/>
                  </w:rPr>
                </w:rPrChange>
              </w:rPr>
              <w:t xml:space="preserve">Trạng thái </w:t>
            </w:r>
          </w:p>
        </w:tc>
        <w:tc>
          <w:tcPr>
            <w:tcW w:w="2880" w:type="dxa"/>
            <w:tcBorders>
              <w:top w:val="single" w:sz="4" w:space="0" w:color="000000"/>
              <w:left w:val="single" w:sz="4" w:space="0" w:color="000000"/>
              <w:bottom w:val="single" w:sz="4" w:space="0" w:color="000000"/>
              <w:right w:val="single" w:sz="4" w:space="0" w:color="000000"/>
            </w:tcBorders>
            <w:vAlign w:val="center"/>
          </w:tcPr>
          <w:p w14:paraId="5CE79448" w14:textId="7675D312" w:rsidR="00341D4D" w:rsidRPr="00C17C1A" w:rsidRDefault="00341D4D">
            <w:pPr>
              <w:spacing w:before="240"/>
              <w:jc w:val="left"/>
              <w:rPr>
                <w:rFonts w:cs="Times New Roman"/>
                <w:color w:val="000000" w:themeColor="text1"/>
                <w:sz w:val="24"/>
                <w:szCs w:val="24"/>
                <w:rPrChange w:id="2314" w:author="Admin" w:date="2017-09-29T10:15:00Z">
                  <w:rPr>
                    <w:rFonts w:cs="Times New Roman"/>
                    <w:color w:val="FF0000"/>
                    <w:sz w:val="24"/>
                    <w:szCs w:val="24"/>
                  </w:rPr>
                </w:rPrChange>
              </w:rPr>
            </w:pPr>
            <w:r w:rsidRPr="00C17C1A">
              <w:rPr>
                <w:rFonts w:cs="Times New Roman"/>
                <w:color w:val="000000" w:themeColor="text1"/>
                <w:sz w:val="24"/>
                <w:szCs w:val="24"/>
                <w:rPrChange w:id="2315" w:author="Admin" w:date="2017-09-29T10:15:00Z">
                  <w:rPr>
                    <w:rFonts w:cs="Times New Roman"/>
                    <w:color w:val="FF0000"/>
                    <w:sz w:val="24"/>
                    <w:szCs w:val="24"/>
                  </w:rPr>
                </w:rPrChange>
              </w:rPr>
              <w:t xml:space="preserve">Trạng thái “Áp dụng” hoặc “Ngừng áp dụng” bản ghi </w:t>
            </w:r>
            <w:del w:id="2316" w:author="Admin" w:date="2017-09-18T09:56:00Z">
              <w:r w:rsidRPr="00C17C1A" w:rsidDel="00722114">
                <w:rPr>
                  <w:rFonts w:cs="Times New Roman"/>
                  <w:color w:val="000000" w:themeColor="text1"/>
                  <w:sz w:val="24"/>
                  <w:szCs w:val="24"/>
                  <w:rPrChange w:id="2317" w:author="Admin" w:date="2017-09-29T10:15:00Z">
                    <w:rPr>
                      <w:rFonts w:cs="Times New Roman"/>
                      <w:color w:val="FF0000"/>
                      <w:sz w:val="24"/>
                      <w:szCs w:val="24"/>
                    </w:rPr>
                  </w:rPrChange>
                </w:rPr>
                <w:delText>chức danh</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B308106" w14:textId="77777777" w:rsidR="00341D4D" w:rsidRPr="00C17C1A" w:rsidRDefault="00341D4D" w:rsidP="00341D4D">
            <w:pPr>
              <w:spacing w:before="240"/>
              <w:jc w:val="center"/>
              <w:rPr>
                <w:rFonts w:cs="Times New Roman"/>
                <w:color w:val="000000" w:themeColor="text1"/>
                <w:sz w:val="24"/>
                <w:szCs w:val="24"/>
                <w:rPrChange w:id="2318" w:author="Admin" w:date="2017-09-29T10:15:00Z">
                  <w:rPr>
                    <w:rFonts w:cs="Times New Roman"/>
                    <w:color w:val="FF0000"/>
                    <w:sz w:val="24"/>
                    <w:szCs w:val="24"/>
                  </w:rPr>
                </w:rPrChange>
              </w:rPr>
            </w:pPr>
            <w:r w:rsidRPr="00C17C1A">
              <w:rPr>
                <w:rFonts w:cs="Times New Roman"/>
                <w:color w:val="000000" w:themeColor="text1"/>
                <w:sz w:val="24"/>
                <w:szCs w:val="24"/>
                <w:rPrChange w:id="2319" w:author="Admin" w:date="2017-09-29T10:15:00Z">
                  <w:rPr>
                    <w:rFonts w:cs="Times New Roman"/>
                    <w:color w:val="FF0000"/>
                    <w:sz w:val="24"/>
                    <w:szCs w:val="24"/>
                  </w:rPr>
                </w:rPrChange>
              </w:rPr>
              <w:t>Chọn một</w:t>
            </w:r>
          </w:p>
        </w:tc>
        <w:tc>
          <w:tcPr>
            <w:tcW w:w="810" w:type="dxa"/>
            <w:tcBorders>
              <w:top w:val="single" w:sz="4" w:space="0" w:color="000000"/>
              <w:left w:val="single" w:sz="4" w:space="0" w:color="000000"/>
              <w:bottom w:val="single" w:sz="4" w:space="0" w:color="000000"/>
              <w:right w:val="single" w:sz="4" w:space="0" w:color="000000"/>
            </w:tcBorders>
            <w:vAlign w:val="center"/>
          </w:tcPr>
          <w:p w14:paraId="4ED2881D" w14:textId="77777777" w:rsidR="00341D4D" w:rsidRPr="00C17C1A" w:rsidRDefault="00341D4D" w:rsidP="00341D4D">
            <w:pPr>
              <w:spacing w:before="240"/>
              <w:jc w:val="center"/>
              <w:rPr>
                <w:rFonts w:cs="Times New Roman"/>
                <w:color w:val="000000" w:themeColor="text1"/>
                <w:sz w:val="24"/>
                <w:szCs w:val="24"/>
                <w:rPrChange w:id="2320" w:author="Admin" w:date="2017-09-29T10:15: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DBC9E91" w14:textId="77777777" w:rsidR="00341D4D" w:rsidRPr="00C17C1A" w:rsidRDefault="00341D4D" w:rsidP="00341D4D">
            <w:pPr>
              <w:spacing w:before="240"/>
              <w:jc w:val="center"/>
              <w:rPr>
                <w:rFonts w:cs="Times New Roman"/>
                <w:color w:val="000000" w:themeColor="text1"/>
                <w:sz w:val="24"/>
                <w:szCs w:val="24"/>
                <w:rPrChange w:id="2321" w:author="Admin" w:date="2017-09-29T10:15:00Z">
                  <w:rPr>
                    <w:rFonts w:cs="Times New Roman"/>
                    <w:color w:val="FF0000"/>
                    <w:sz w:val="24"/>
                    <w:szCs w:val="24"/>
                  </w:rPr>
                </w:rPrChange>
              </w:rPr>
            </w:pPr>
            <w:r w:rsidRPr="00C17C1A">
              <w:rPr>
                <w:rFonts w:cs="Times New Roman"/>
                <w:color w:val="000000" w:themeColor="text1"/>
                <w:sz w:val="24"/>
                <w:szCs w:val="24"/>
                <w:rPrChange w:id="2322" w:author="Admin" w:date="2017-09-29T10:15:00Z">
                  <w:rPr>
                    <w:rFonts w:cs="Times New Roman"/>
                    <w:color w:val="FF0000"/>
                    <w:sz w:val="24"/>
                    <w:szCs w:val="24"/>
                  </w:rPr>
                </w:rPrChange>
              </w:rPr>
              <w:t>Có</w:t>
            </w:r>
          </w:p>
        </w:tc>
        <w:tc>
          <w:tcPr>
            <w:tcW w:w="1350" w:type="dxa"/>
            <w:tcBorders>
              <w:top w:val="single" w:sz="4" w:space="0" w:color="000000"/>
              <w:left w:val="single" w:sz="4" w:space="0" w:color="000000"/>
              <w:bottom w:val="single" w:sz="4" w:space="0" w:color="000000"/>
              <w:right w:val="single" w:sz="4" w:space="0" w:color="000000"/>
            </w:tcBorders>
            <w:vAlign w:val="center"/>
          </w:tcPr>
          <w:p w14:paraId="481C1F4E" w14:textId="77777777" w:rsidR="00341D4D" w:rsidRPr="00C17C1A" w:rsidRDefault="00341D4D" w:rsidP="00341D4D">
            <w:pPr>
              <w:spacing w:before="240"/>
              <w:jc w:val="left"/>
              <w:rPr>
                <w:rFonts w:cs="Times New Roman"/>
                <w:color w:val="000000" w:themeColor="text1"/>
                <w:sz w:val="24"/>
                <w:szCs w:val="24"/>
                <w:rPrChange w:id="2323" w:author="Admin" w:date="2017-09-29T10:15:00Z">
                  <w:rPr>
                    <w:rFonts w:cs="Times New Roman"/>
                    <w:color w:val="FF0000"/>
                    <w:sz w:val="24"/>
                    <w:szCs w:val="24"/>
                  </w:rPr>
                </w:rPrChange>
              </w:rPr>
            </w:pPr>
          </w:p>
        </w:tc>
      </w:tr>
      <w:tr w:rsidR="00341D4D" w:rsidRPr="00C17C1A" w14:paraId="093A3F25" w14:textId="77777777" w:rsidTr="00341D4D">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55B4D405" w14:textId="77777777" w:rsidR="00341D4D" w:rsidRPr="00C17C1A" w:rsidRDefault="00341D4D" w:rsidP="00341D4D">
            <w:pPr>
              <w:pStyle w:val="NoSpacing"/>
              <w:numPr>
                <w:ilvl w:val="0"/>
                <w:numId w:val="71"/>
              </w:numPr>
              <w:spacing w:before="240"/>
              <w:rPr>
                <w:color w:val="000000" w:themeColor="text1"/>
                <w:rPrChange w:id="2324" w:author="Admin" w:date="2017-09-29T10:15:00Z">
                  <w:rPr>
                    <w:color w:val="FF0000"/>
                  </w:rPr>
                </w:rPrChange>
              </w:rPr>
            </w:pPr>
          </w:p>
        </w:tc>
        <w:tc>
          <w:tcPr>
            <w:tcW w:w="1620" w:type="dxa"/>
            <w:tcBorders>
              <w:top w:val="single" w:sz="4" w:space="0" w:color="000000"/>
              <w:left w:val="single" w:sz="4" w:space="0" w:color="000000"/>
              <w:bottom w:val="single" w:sz="4" w:space="0" w:color="000000"/>
              <w:right w:val="single" w:sz="4" w:space="0" w:color="000000"/>
            </w:tcBorders>
            <w:vAlign w:val="center"/>
          </w:tcPr>
          <w:p w14:paraId="7526E7AA" w14:textId="0DD23E83" w:rsidR="00341D4D" w:rsidRPr="00C17C1A" w:rsidRDefault="00341D4D" w:rsidP="00341D4D">
            <w:pPr>
              <w:pStyle w:val="NoSpacing"/>
              <w:spacing w:before="240"/>
              <w:rPr>
                <w:color w:val="000000" w:themeColor="text1"/>
                <w:rPrChange w:id="2325" w:author="Admin" w:date="2017-09-29T10:15:00Z">
                  <w:rPr>
                    <w:color w:val="FF0000"/>
                  </w:rPr>
                </w:rPrChange>
              </w:rPr>
            </w:pPr>
            <w:r w:rsidRPr="00C17C1A">
              <w:rPr>
                <w:color w:val="000000" w:themeColor="text1"/>
                <w:rPrChange w:id="2326" w:author="Admin" w:date="2017-09-29T10:15:00Z">
                  <w:rPr>
                    <w:color w:val="FF0000"/>
                  </w:rPr>
                </w:rPrChange>
              </w:rPr>
              <w:t>Ghi chú</w:t>
            </w:r>
          </w:p>
        </w:tc>
        <w:tc>
          <w:tcPr>
            <w:tcW w:w="2880" w:type="dxa"/>
            <w:tcBorders>
              <w:top w:val="single" w:sz="4" w:space="0" w:color="000000"/>
              <w:left w:val="single" w:sz="4" w:space="0" w:color="000000"/>
              <w:bottom w:val="single" w:sz="4" w:space="0" w:color="000000"/>
              <w:right w:val="single" w:sz="4" w:space="0" w:color="000000"/>
            </w:tcBorders>
            <w:vAlign w:val="center"/>
          </w:tcPr>
          <w:p w14:paraId="709262C9" w14:textId="77777777" w:rsidR="00341D4D" w:rsidRPr="00C17C1A" w:rsidRDefault="00341D4D" w:rsidP="00341D4D">
            <w:pPr>
              <w:spacing w:before="240"/>
              <w:jc w:val="left"/>
              <w:rPr>
                <w:rFonts w:cs="Times New Roman"/>
                <w:color w:val="000000" w:themeColor="text1"/>
                <w:sz w:val="24"/>
                <w:szCs w:val="24"/>
                <w:rPrChange w:id="2327" w:author="Admin" w:date="2017-09-29T10:15:00Z">
                  <w:rPr>
                    <w:rFonts w:cs="Times New Roman"/>
                    <w:color w:val="FF0000"/>
                    <w:sz w:val="24"/>
                    <w:szCs w:val="24"/>
                  </w:rPr>
                </w:rPrChange>
              </w:rPr>
            </w:pPr>
            <w:r w:rsidRPr="00C17C1A">
              <w:rPr>
                <w:rFonts w:cs="Times New Roman"/>
                <w:color w:val="000000" w:themeColor="text1"/>
                <w:sz w:val="24"/>
                <w:szCs w:val="24"/>
                <w:rPrChange w:id="2328" w:author="Admin" w:date="2017-09-29T10:15:00Z">
                  <w:rPr>
                    <w:rFonts w:cs="Times New Roman"/>
                    <w:color w:val="FF0000"/>
                    <w:sz w:val="24"/>
                    <w:szCs w:val="24"/>
                  </w:rPr>
                </w:rPrChange>
              </w:rPr>
              <w:t>Ghi chú khác</w:t>
            </w:r>
          </w:p>
        </w:tc>
        <w:tc>
          <w:tcPr>
            <w:tcW w:w="990" w:type="dxa"/>
            <w:tcBorders>
              <w:top w:val="single" w:sz="4" w:space="0" w:color="000000"/>
              <w:left w:val="single" w:sz="4" w:space="0" w:color="000000"/>
              <w:bottom w:val="single" w:sz="4" w:space="0" w:color="000000"/>
              <w:right w:val="single" w:sz="4" w:space="0" w:color="000000"/>
            </w:tcBorders>
            <w:vAlign w:val="center"/>
          </w:tcPr>
          <w:p w14:paraId="3AE4A6F1" w14:textId="636DD90F" w:rsidR="00722114" w:rsidRPr="00C17C1A" w:rsidRDefault="00341D4D">
            <w:pPr>
              <w:spacing w:before="240"/>
              <w:jc w:val="center"/>
              <w:rPr>
                <w:rFonts w:cs="Times New Roman"/>
                <w:color w:val="000000" w:themeColor="text1"/>
                <w:sz w:val="24"/>
                <w:szCs w:val="24"/>
                <w:rPrChange w:id="2329" w:author="Admin" w:date="2017-09-29T10:15:00Z">
                  <w:rPr>
                    <w:rFonts w:cs="Times New Roman"/>
                    <w:color w:val="FF0000"/>
                    <w:sz w:val="24"/>
                    <w:szCs w:val="24"/>
                  </w:rPr>
                </w:rPrChange>
              </w:rPr>
            </w:pPr>
            <w:r w:rsidRPr="00C17C1A">
              <w:rPr>
                <w:rFonts w:cs="Times New Roman"/>
                <w:color w:val="000000" w:themeColor="text1"/>
                <w:sz w:val="24"/>
                <w:szCs w:val="24"/>
                <w:rPrChange w:id="2330" w:author="Admin" w:date="2017-09-29T10:15:00Z">
                  <w:rPr>
                    <w:rFonts w:cs="Times New Roman"/>
                    <w:color w:val="FF0000"/>
                    <w:sz w:val="24"/>
                    <w:szCs w:val="24"/>
                  </w:rPr>
                </w:rPrChange>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70E53102" w14:textId="77777777" w:rsidR="00341D4D" w:rsidRPr="00C17C1A" w:rsidRDefault="00341D4D" w:rsidP="00341D4D">
            <w:pPr>
              <w:spacing w:before="240"/>
              <w:jc w:val="center"/>
              <w:rPr>
                <w:rFonts w:cs="Times New Roman"/>
                <w:color w:val="000000" w:themeColor="text1"/>
                <w:sz w:val="24"/>
                <w:szCs w:val="24"/>
                <w:rPrChange w:id="2331" w:author="Admin" w:date="2017-09-29T10:15: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396022E" w14:textId="77777777" w:rsidR="00341D4D" w:rsidRPr="00C17C1A" w:rsidRDefault="00341D4D" w:rsidP="00341D4D">
            <w:pPr>
              <w:spacing w:before="240"/>
              <w:jc w:val="center"/>
              <w:rPr>
                <w:rFonts w:cs="Times New Roman"/>
                <w:color w:val="000000" w:themeColor="text1"/>
                <w:sz w:val="24"/>
                <w:szCs w:val="24"/>
                <w:rPrChange w:id="2332" w:author="Admin" w:date="2017-09-29T10:15:00Z">
                  <w:rPr>
                    <w:rFonts w:cs="Times New Roman"/>
                    <w:color w:val="FF0000"/>
                    <w:sz w:val="24"/>
                    <w:szCs w:val="24"/>
                  </w:rPr>
                </w:rPrChange>
              </w:rPr>
            </w:pPr>
            <w:r w:rsidRPr="00C17C1A">
              <w:rPr>
                <w:rFonts w:cs="Times New Roman"/>
                <w:color w:val="000000" w:themeColor="text1"/>
                <w:sz w:val="24"/>
                <w:szCs w:val="24"/>
                <w:rPrChange w:id="2333" w:author="Admin" w:date="2017-09-29T10:15:00Z">
                  <w:rPr>
                    <w:rFonts w:cs="Times New Roman"/>
                    <w:color w:val="FF0000"/>
                    <w:sz w:val="24"/>
                    <w:szCs w:val="24"/>
                  </w:rPr>
                </w:rPrChange>
              </w:rPr>
              <w:t>Không</w:t>
            </w:r>
          </w:p>
        </w:tc>
        <w:tc>
          <w:tcPr>
            <w:tcW w:w="1350" w:type="dxa"/>
            <w:tcBorders>
              <w:top w:val="single" w:sz="4" w:space="0" w:color="000000"/>
              <w:left w:val="single" w:sz="4" w:space="0" w:color="000000"/>
              <w:bottom w:val="single" w:sz="4" w:space="0" w:color="000000"/>
              <w:right w:val="single" w:sz="4" w:space="0" w:color="000000"/>
            </w:tcBorders>
            <w:vAlign w:val="center"/>
          </w:tcPr>
          <w:p w14:paraId="4CDE5A47" w14:textId="77777777" w:rsidR="00341D4D" w:rsidRPr="00C17C1A" w:rsidRDefault="00341D4D" w:rsidP="00341D4D">
            <w:pPr>
              <w:spacing w:before="240"/>
              <w:jc w:val="left"/>
              <w:rPr>
                <w:rFonts w:cs="Times New Roman"/>
                <w:color w:val="000000" w:themeColor="text1"/>
                <w:sz w:val="24"/>
                <w:szCs w:val="24"/>
                <w:rPrChange w:id="2334" w:author="Admin" w:date="2017-09-29T10:15:00Z">
                  <w:rPr>
                    <w:rFonts w:cs="Times New Roman"/>
                    <w:color w:val="FF0000"/>
                    <w:sz w:val="24"/>
                    <w:szCs w:val="24"/>
                  </w:rPr>
                </w:rPrChange>
              </w:rPr>
            </w:pPr>
          </w:p>
        </w:tc>
      </w:tr>
    </w:tbl>
    <w:p w14:paraId="1A9530C1" w14:textId="77777777" w:rsidR="00341D4D" w:rsidRPr="00C17C1A" w:rsidRDefault="00341D4D" w:rsidP="00341D4D">
      <w:pPr>
        <w:rPr>
          <w:rFonts w:cs="Times New Roman"/>
          <w:color w:val="000000" w:themeColor="text1"/>
          <w:sz w:val="24"/>
          <w:szCs w:val="24"/>
          <w:rPrChange w:id="2335" w:author="Admin" w:date="2017-09-29T10:15:00Z">
            <w:rPr>
              <w:rFonts w:cs="Times New Roman"/>
              <w:color w:val="FF0000"/>
              <w:sz w:val="24"/>
              <w:szCs w:val="24"/>
            </w:rPr>
          </w:rPrChange>
        </w:rPr>
      </w:pPr>
    </w:p>
    <w:p w14:paraId="687C2C6F" w14:textId="14DB9EFA" w:rsidR="00341D4D" w:rsidRDefault="00341D4D" w:rsidP="00341D4D">
      <w:pPr>
        <w:pStyle w:val="ListParagraph"/>
        <w:keepLines w:val="0"/>
        <w:spacing w:after="200" w:line="312" w:lineRule="auto"/>
        <w:ind w:left="540"/>
        <w:rPr>
          <w:ins w:id="2336" w:author="Admin" w:date="2017-09-29T10:22:00Z"/>
          <w:rFonts w:cs="Times New Roman"/>
          <w:b/>
          <w:color w:val="000000" w:themeColor="text1"/>
          <w:sz w:val="24"/>
          <w:szCs w:val="24"/>
        </w:rPr>
      </w:pPr>
      <w:r w:rsidRPr="00C17C1A">
        <w:rPr>
          <w:rFonts w:cs="Times New Roman"/>
          <w:b/>
          <w:color w:val="000000" w:themeColor="text1"/>
          <w:sz w:val="24"/>
          <w:szCs w:val="24"/>
          <w:rPrChange w:id="2337" w:author="Admin" w:date="2017-09-29T10:15:00Z">
            <w:rPr>
              <w:rFonts w:cs="Times New Roman"/>
              <w:b/>
              <w:color w:val="FF0000"/>
              <w:sz w:val="24"/>
              <w:szCs w:val="24"/>
            </w:rPr>
          </w:rPrChange>
        </w:rPr>
        <w:t>Mô tả thông tin:</w:t>
      </w:r>
    </w:p>
    <w:p w14:paraId="40988651" w14:textId="4E6EF116" w:rsidR="00C17C1A" w:rsidRDefault="00C17C1A" w:rsidP="009455EF">
      <w:pPr>
        <w:pStyle w:val="ListParagraph"/>
        <w:keepLines w:val="0"/>
        <w:numPr>
          <w:ilvl w:val="0"/>
          <w:numId w:val="4"/>
        </w:numPr>
        <w:spacing w:after="200" w:line="312" w:lineRule="auto"/>
        <w:ind w:left="450" w:hanging="450"/>
        <w:rPr>
          <w:ins w:id="2338" w:author="Admin" w:date="2017-09-29T10:24:00Z"/>
          <w:rFonts w:cs="Times New Roman"/>
          <w:color w:val="000000" w:themeColor="text1"/>
          <w:sz w:val="24"/>
          <w:szCs w:val="24"/>
        </w:rPr>
        <w:pPrChange w:id="2339" w:author="Admin" w:date="2017-09-29T10:24:00Z">
          <w:pPr>
            <w:pStyle w:val="ListParagraph"/>
            <w:keepLines w:val="0"/>
            <w:spacing w:after="200" w:line="312" w:lineRule="auto"/>
            <w:ind w:left="540"/>
          </w:pPr>
        </w:pPrChange>
      </w:pPr>
      <w:ins w:id="2340" w:author="Admin" w:date="2017-09-29T10:22:00Z">
        <w:r>
          <w:rPr>
            <w:rFonts w:cs="Times New Roman"/>
            <w:color w:val="000000" w:themeColor="text1"/>
            <w:sz w:val="24"/>
            <w:szCs w:val="24"/>
          </w:rPr>
          <w:t xml:space="preserve">Nhóm </w:t>
        </w:r>
        <w:r w:rsidRPr="00C17C1A">
          <w:rPr>
            <w:rFonts w:cs="Times New Roman"/>
            <w:color w:val="000000" w:themeColor="text1"/>
            <w:sz w:val="24"/>
            <w:szCs w:val="24"/>
            <w:rPrChange w:id="2341" w:author="Admin" w:date="2017-09-29T10:22:00Z">
              <w:rPr>
                <w:rFonts w:cs="Times New Roman"/>
                <w:b/>
                <w:color w:val="000000" w:themeColor="text1"/>
                <w:sz w:val="24"/>
                <w:szCs w:val="24"/>
              </w:rPr>
            </w:rPrChange>
          </w:rPr>
          <w:t>NV1</w:t>
        </w:r>
      </w:ins>
      <w:ins w:id="2342" w:author="Admin" w:date="2017-09-29T10:23:00Z">
        <w:r>
          <w:rPr>
            <w:rFonts w:cs="Times New Roman"/>
            <w:color w:val="000000" w:themeColor="text1"/>
            <w:sz w:val="24"/>
            <w:szCs w:val="24"/>
          </w:rPr>
          <w:t xml:space="preserve"> (profit): là nhóm hướng tới mục tiêu tăng doanh thu – lợi nhuận</w:t>
        </w:r>
      </w:ins>
    </w:p>
    <w:p w14:paraId="1123BAC7" w14:textId="4362739C" w:rsidR="009455EF" w:rsidRDefault="009455EF" w:rsidP="009455EF">
      <w:pPr>
        <w:pStyle w:val="ListParagraph"/>
        <w:keepLines w:val="0"/>
        <w:numPr>
          <w:ilvl w:val="0"/>
          <w:numId w:val="4"/>
        </w:numPr>
        <w:spacing w:after="200" w:line="312" w:lineRule="auto"/>
        <w:ind w:left="450" w:hanging="450"/>
        <w:rPr>
          <w:ins w:id="2343" w:author="Admin" w:date="2017-09-29T10:28:00Z"/>
          <w:rFonts w:cs="Times New Roman"/>
          <w:color w:val="000000" w:themeColor="text1"/>
          <w:sz w:val="24"/>
          <w:szCs w:val="24"/>
        </w:rPr>
        <w:pPrChange w:id="2344" w:author="Admin" w:date="2017-09-29T10:24:00Z">
          <w:pPr>
            <w:pStyle w:val="ListParagraph"/>
            <w:keepLines w:val="0"/>
            <w:spacing w:after="200" w:line="312" w:lineRule="auto"/>
            <w:ind w:left="540"/>
          </w:pPr>
        </w:pPrChange>
      </w:pPr>
      <w:ins w:id="2345" w:author="Admin" w:date="2017-09-29T10:24:00Z">
        <w:r>
          <w:rPr>
            <w:rFonts w:cs="Times New Roman"/>
            <w:color w:val="000000" w:themeColor="text1"/>
            <w:sz w:val="24"/>
            <w:szCs w:val="24"/>
          </w:rPr>
          <w:lastRenderedPageBreak/>
          <w:t>Nhóm NV2 (eff</w:t>
        </w:r>
      </w:ins>
      <w:ins w:id="2346" w:author="Admin" w:date="2017-09-29T10:25:00Z">
        <w:r>
          <w:rPr>
            <w:rFonts w:cs="Times New Roman"/>
            <w:color w:val="000000" w:themeColor="text1"/>
            <w:sz w:val="24"/>
            <w:szCs w:val="24"/>
          </w:rPr>
          <w:t xml:space="preserve">ective): là nhóm hướng tới giảm chi phí hay </w:t>
        </w:r>
      </w:ins>
      <w:ins w:id="2347" w:author="Admin" w:date="2017-09-29T10:26:00Z">
        <w:r>
          <w:rPr>
            <w:rFonts w:cs="Times New Roman"/>
            <w:color w:val="000000" w:themeColor="text1"/>
            <w:sz w:val="24"/>
            <w:szCs w:val="24"/>
          </w:rPr>
          <w:t>“phát triển các sản phẩm/dịch vụ tốt”</w:t>
        </w:r>
      </w:ins>
    </w:p>
    <w:p w14:paraId="32F9EEB4" w14:textId="76EE93C0" w:rsidR="009455EF" w:rsidRDefault="009455EF" w:rsidP="009455EF">
      <w:pPr>
        <w:pStyle w:val="ListParagraph"/>
        <w:keepLines w:val="0"/>
        <w:numPr>
          <w:ilvl w:val="0"/>
          <w:numId w:val="4"/>
        </w:numPr>
        <w:spacing w:after="200" w:line="312" w:lineRule="auto"/>
        <w:ind w:left="450" w:hanging="450"/>
        <w:rPr>
          <w:ins w:id="2348" w:author="Admin" w:date="2017-09-29T10:30:00Z"/>
          <w:rFonts w:cs="Times New Roman"/>
          <w:color w:val="000000" w:themeColor="text1"/>
          <w:sz w:val="24"/>
          <w:szCs w:val="24"/>
        </w:rPr>
        <w:pPrChange w:id="2349" w:author="Admin" w:date="2017-09-29T10:24:00Z">
          <w:pPr>
            <w:pStyle w:val="ListParagraph"/>
            <w:keepLines w:val="0"/>
            <w:spacing w:after="200" w:line="312" w:lineRule="auto"/>
            <w:ind w:left="540"/>
          </w:pPr>
        </w:pPrChange>
      </w:pPr>
      <w:ins w:id="2350" w:author="Admin" w:date="2017-09-29T10:28:00Z">
        <w:r>
          <w:rPr>
            <w:rFonts w:cs="Times New Roman"/>
            <w:color w:val="000000" w:themeColor="text1"/>
            <w:sz w:val="24"/>
            <w:szCs w:val="24"/>
          </w:rPr>
          <w:t>Nhóm NV3 (</w:t>
        </w:r>
      </w:ins>
      <w:ins w:id="2351" w:author="Admin" w:date="2017-09-29T10:29:00Z">
        <w:r>
          <w:rPr>
            <w:rFonts w:cs="Times New Roman"/>
            <w:color w:val="000000" w:themeColor="text1"/>
            <w:sz w:val="24"/>
            <w:szCs w:val="24"/>
          </w:rPr>
          <w:t>compliance): là nhóm hướng tới mục tiêu “thực hiện tốt, tuân thủ quy trình</w:t>
        </w:r>
      </w:ins>
      <w:ins w:id="2352" w:author="Admin" w:date="2017-09-29T10:30:00Z">
        <w:r>
          <w:rPr>
            <w:rFonts w:cs="Times New Roman"/>
            <w:color w:val="000000" w:themeColor="text1"/>
            <w:sz w:val="24"/>
            <w:szCs w:val="24"/>
          </w:rPr>
          <w:t>”</w:t>
        </w:r>
      </w:ins>
    </w:p>
    <w:p w14:paraId="39A713ED" w14:textId="38A78D22" w:rsidR="009455EF" w:rsidRPr="00C17C1A" w:rsidRDefault="009455EF" w:rsidP="009455EF">
      <w:pPr>
        <w:pStyle w:val="ListParagraph"/>
        <w:keepLines w:val="0"/>
        <w:numPr>
          <w:ilvl w:val="0"/>
          <w:numId w:val="4"/>
        </w:numPr>
        <w:spacing w:after="200" w:line="312" w:lineRule="auto"/>
        <w:ind w:left="450" w:hanging="450"/>
        <w:rPr>
          <w:rFonts w:cs="Times New Roman"/>
          <w:color w:val="000000" w:themeColor="text1"/>
          <w:sz w:val="24"/>
          <w:szCs w:val="24"/>
          <w:rPrChange w:id="2353" w:author="Admin" w:date="2017-09-29T10:22:00Z">
            <w:rPr>
              <w:rFonts w:cs="Times New Roman"/>
              <w:b/>
              <w:color w:val="FF0000"/>
              <w:sz w:val="24"/>
              <w:szCs w:val="24"/>
            </w:rPr>
          </w:rPrChange>
        </w:rPr>
        <w:pPrChange w:id="2354" w:author="Admin" w:date="2017-09-29T10:24:00Z">
          <w:pPr>
            <w:pStyle w:val="ListParagraph"/>
            <w:keepLines w:val="0"/>
            <w:spacing w:after="200" w:line="312" w:lineRule="auto"/>
            <w:ind w:left="540"/>
          </w:pPr>
        </w:pPrChange>
      </w:pPr>
      <w:ins w:id="2355" w:author="Admin" w:date="2017-09-29T10:30:00Z">
        <w:r>
          <w:rPr>
            <w:rFonts w:cs="Times New Roman"/>
            <w:color w:val="000000" w:themeColor="text1"/>
            <w:sz w:val="24"/>
            <w:szCs w:val="24"/>
          </w:rPr>
          <w:t xml:space="preserve">Nhóm NV4 (leader): Là nhóm lãnh đạo bao gồm các lãnh đạo chịu trách nhiệm cụ thể về mục tiêu tăng doanh thu, </w:t>
        </w:r>
      </w:ins>
      <w:ins w:id="2356" w:author="Admin" w:date="2017-09-29T10:31:00Z">
        <w:r>
          <w:rPr>
            <w:rFonts w:cs="Times New Roman"/>
            <w:color w:val="000000" w:themeColor="text1"/>
            <w:sz w:val="24"/>
            <w:szCs w:val="24"/>
          </w:rPr>
          <w:t>làm ra sản phẩm tốt, giảm chi phí.</w:t>
        </w:r>
      </w:ins>
    </w:p>
    <w:p w14:paraId="30011FC4" w14:textId="77777777" w:rsidR="00341D4D" w:rsidRPr="00C17C1A" w:rsidRDefault="00341D4D" w:rsidP="00CF6821">
      <w:pPr>
        <w:pStyle w:val="Heading3"/>
        <w:rPr>
          <w:rFonts w:cs="Times New Roman"/>
          <w:rPrChange w:id="2357" w:author="Admin" w:date="2017-09-29T10:15:00Z">
            <w:rPr>
              <w:color w:val="FF0000"/>
            </w:rPr>
          </w:rPrChange>
        </w:rPr>
      </w:pPr>
      <w:bookmarkStart w:id="2358" w:name="_Toc494461289"/>
      <w:r w:rsidRPr="00C17C1A">
        <w:rPr>
          <w:rFonts w:cs="Times New Roman"/>
          <w:rPrChange w:id="2359" w:author="Admin" w:date="2017-09-29T10:15:00Z">
            <w:rPr>
              <w:color w:val="FF0000"/>
            </w:rPr>
          </w:rPrChange>
        </w:rPr>
        <w:t>Thao tác chức năng</w:t>
      </w:r>
      <w:bookmarkEnd w:id="2358"/>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2700"/>
        <w:gridCol w:w="5490"/>
      </w:tblGrid>
      <w:tr w:rsidR="00374FAA" w:rsidRPr="00C17C1A" w14:paraId="1F41CBED" w14:textId="77777777" w:rsidTr="0035030B">
        <w:trPr>
          <w:trHeight w:val="364"/>
          <w:tblHeader/>
        </w:trPr>
        <w:tc>
          <w:tcPr>
            <w:tcW w:w="1170" w:type="dxa"/>
            <w:tcBorders>
              <w:top w:val="single" w:sz="4" w:space="0" w:color="000000"/>
              <w:left w:val="single" w:sz="4" w:space="0" w:color="000000"/>
              <w:bottom w:val="single" w:sz="4" w:space="0" w:color="000000"/>
              <w:right w:val="single" w:sz="4" w:space="0" w:color="000000"/>
            </w:tcBorders>
            <w:shd w:val="clear" w:color="auto" w:fill="BFBFBF"/>
          </w:tcPr>
          <w:p w14:paraId="2D33AE05" w14:textId="15E77CB5" w:rsidR="0035030B" w:rsidRPr="00C17C1A" w:rsidRDefault="0035030B" w:rsidP="00341D4D">
            <w:pPr>
              <w:spacing w:before="240"/>
              <w:jc w:val="center"/>
              <w:rPr>
                <w:rFonts w:cs="Times New Roman"/>
                <w:b/>
                <w:color w:val="000000" w:themeColor="text1"/>
                <w:sz w:val="24"/>
                <w:szCs w:val="24"/>
                <w:rPrChange w:id="2360" w:author="Admin" w:date="2017-09-29T10:15:00Z">
                  <w:rPr>
                    <w:rFonts w:cs="Times New Roman"/>
                    <w:b/>
                    <w:color w:val="FF0000"/>
                    <w:sz w:val="24"/>
                    <w:szCs w:val="24"/>
                  </w:rPr>
                </w:rPrChange>
              </w:rPr>
            </w:pPr>
            <w:r w:rsidRPr="00C17C1A">
              <w:rPr>
                <w:rFonts w:cs="Times New Roman"/>
                <w:b/>
                <w:color w:val="000000" w:themeColor="text1"/>
                <w:sz w:val="24"/>
                <w:szCs w:val="24"/>
                <w:rPrChange w:id="2361" w:author="Admin" w:date="2017-09-29T10:15:00Z">
                  <w:rPr>
                    <w:rFonts w:cs="Times New Roman"/>
                    <w:b/>
                    <w:color w:val="FF0000"/>
                    <w:sz w:val="24"/>
                    <w:szCs w:val="24"/>
                  </w:rPr>
                </w:rPrChange>
              </w:rPr>
              <w:t>STT</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1A2BA8F" w14:textId="3CD75DBB" w:rsidR="0035030B" w:rsidRPr="00C17C1A" w:rsidRDefault="0035030B" w:rsidP="00341D4D">
            <w:pPr>
              <w:spacing w:before="240"/>
              <w:jc w:val="center"/>
              <w:rPr>
                <w:rFonts w:cs="Times New Roman"/>
                <w:b/>
                <w:color w:val="000000" w:themeColor="text1"/>
                <w:sz w:val="24"/>
                <w:szCs w:val="24"/>
                <w:rPrChange w:id="2362" w:author="Admin" w:date="2017-09-29T10:15:00Z">
                  <w:rPr>
                    <w:rFonts w:cs="Times New Roman"/>
                    <w:b/>
                    <w:color w:val="FF0000"/>
                    <w:sz w:val="24"/>
                    <w:szCs w:val="24"/>
                  </w:rPr>
                </w:rPrChange>
              </w:rPr>
            </w:pPr>
            <w:r w:rsidRPr="00C17C1A">
              <w:rPr>
                <w:rFonts w:cs="Times New Roman"/>
                <w:b/>
                <w:color w:val="000000" w:themeColor="text1"/>
                <w:sz w:val="24"/>
                <w:szCs w:val="24"/>
                <w:rPrChange w:id="2363" w:author="Admin" w:date="2017-09-29T10:15:00Z">
                  <w:rPr>
                    <w:rFonts w:cs="Times New Roman"/>
                    <w:b/>
                    <w:color w:val="FF0000"/>
                    <w:sz w:val="24"/>
                    <w:szCs w:val="24"/>
                  </w:rPr>
                </w:rPrChange>
              </w:rPr>
              <w:t xml:space="preserve">Thao tác </w:t>
            </w:r>
          </w:p>
        </w:tc>
        <w:tc>
          <w:tcPr>
            <w:tcW w:w="54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ADBD9DD" w14:textId="77777777" w:rsidR="0035030B" w:rsidRPr="00C17C1A" w:rsidRDefault="0035030B" w:rsidP="00341D4D">
            <w:pPr>
              <w:spacing w:before="240"/>
              <w:jc w:val="center"/>
              <w:rPr>
                <w:rFonts w:cs="Times New Roman"/>
                <w:b/>
                <w:color w:val="000000" w:themeColor="text1"/>
                <w:sz w:val="24"/>
                <w:szCs w:val="24"/>
                <w:rPrChange w:id="2364" w:author="Admin" w:date="2017-09-29T10:15:00Z">
                  <w:rPr>
                    <w:rFonts w:cs="Times New Roman"/>
                    <w:b/>
                    <w:color w:val="FF0000"/>
                    <w:sz w:val="24"/>
                    <w:szCs w:val="24"/>
                  </w:rPr>
                </w:rPrChange>
              </w:rPr>
            </w:pPr>
            <w:r w:rsidRPr="00C17C1A">
              <w:rPr>
                <w:rFonts w:cs="Times New Roman"/>
                <w:b/>
                <w:color w:val="000000" w:themeColor="text1"/>
                <w:sz w:val="24"/>
                <w:szCs w:val="24"/>
                <w:rPrChange w:id="2365" w:author="Admin" w:date="2017-09-29T10:15:00Z">
                  <w:rPr>
                    <w:rFonts w:cs="Times New Roman"/>
                    <w:b/>
                    <w:color w:val="FF0000"/>
                    <w:sz w:val="24"/>
                    <w:szCs w:val="24"/>
                  </w:rPr>
                </w:rPrChange>
              </w:rPr>
              <w:t>Mô tả</w:t>
            </w:r>
          </w:p>
        </w:tc>
      </w:tr>
      <w:tr w:rsidR="00374FAA" w:rsidRPr="00C17C1A" w14:paraId="103E0DE7" w14:textId="77777777" w:rsidTr="0035030B">
        <w:trPr>
          <w:trHeight w:val="286"/>
        </w:trPr>
        <w:tc>
          <w:tcPr>
            <w:tcW w:w="1170" w:type="dxa"/>
            <w:tcBorders>
              <w:top w:val="single" w:sz="4" w:space="0" w:color="000000"/>
              <w:left w:val="single" w:sz="4" w:space="0" w:color="000000"/>
              <w:bottom w:val="single" w:sz="4" w:space="0" w:color="000000"/>
              <w:right w:val="single" w:sz="4" w:space="0" w:color="000000"/>
            </w:tcBorders>
            <w:vAlign w:val="center"/>
          </w:tcPr>
          <w:p w14:paraId="67F932AE" w14:textId="77777777" w:rsidR="0035030B" w:rsidRPr="00C17C1A" w:rsidRDefault="0035030B" w:rsidP="0035030B">
            <w:pPr>
              <w:pStyle w:val="ListParagraph"/>
              <w:numPr>
                <w:ilvl w:val="0"/>
                <w:numId w:val="72"/>
              </w:numPr>
              <w:spacing w:before="240"/>
              <w:rPr>
                <w:rFonts w:cs="Times New Roman"/>
                <w:color w:val="000000" w:themeColor="text1"/>
                <w:sz w:val="24"/>
                <w:szCs w:val="24"/>
                <w:rPrChange w:id="2366" w:author="Admin" w:date="2017-09-29T10:15:00Z">
                  <w:rPr>
                    <w:rFonts w:cs="Times New Roman"/>
                    <w:color w:val="FF0000"/>
                    <w:sz w:val="24"/>
                    <w:szCs w:val="24"/>
                  </w:rPr>
                </w:rPrChange>
              </w:rPr>
            </w:pP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3B689CC0" w14:textId="32A7BC8D" w:rsidR="0035030B" w:rsidRPr="00C17C1A" w:rsidRDefault="0035030B" w:rsidP="0035030B">
            <w:pPr>
              <w:spacing w:before="240"/>
              <w:rPr>
                <w:rFonts w:cs="Times New Roman"/>
                <w:b/>
                <w:color w:val="000000" w:themeColor="text1"/>
                <w:sz w:val="24"/>
                <w:szCs w:val="24"/>
                <w:rPrChange w:id="2367" w:author="Admin" w:date="2017-09-29T10:15:00Z">
                  <w:rPr>
                    <w:rFonts w:cs="Times New Roman"/>
                    <w:b/>
                    <w:color w:val="FF0000"/>
                    <w:sz w:val="24"/>
                    <w:szCs w:val="24"/>
                  </w:rPr>
                </w:rPrChange>
              </w:rPr>
            </w:pPr>
            <w:r w:rsidRPr="00C17C1A">
              <w:rPr>
                <w:rFonts w:cs="Times New Roman"/>
                <w:b/>
                <w:color w:val="000000" w:themeColor="text1"/>
                <w:sz w:val="24"/>
                <w:szCs w:val="24"/>
                <w:rPrChange w:id="2368" w:author="Admin" w:date="2017-09-29T10:15:00Z">
                  <w:rPr>
                    <w:rFonts w:cs="Times New Roman"/>
                    <w:b/>
                    <w:color w:val="FF0000"/>
                    <w:sz w:val="24"/>
                    <w:szCs w:val="24"/>
                  </w:rPr>
                </w:rPrChange>
              </w:rPr>
              <w:t>Thêm mới danh mục phân loại CB</w:t>
            </w:r>
          </w:p>
        </w:tc>
        <w:tc>
          <w:tcPr>
            <w:tcW w:w="5490" w:type="dxa"/>
            <w:tcBorders>
              <w:top w:val="single" w:sz="4" w:space="0" w:color="000000"/>
              <w:left w:val="single" w:sz="4" w:space="0" w:color="000000"/>
              <w:bottom w:val="single" w:sz="4" w:space="0" w:color="000000"/>
              <w:right w:val="single" w:sz="4" w:space="0" w:color="000000"/>
            </w:tcBorders>
            <w:vAlign w:val="center"/>
            <w:hideMark/>
          </w:tcPr>
          <w:p w14:paraId="25462D21" w14:textId="2ADFD951" w:rsidR="0035030B" w:rsidRPr="00C17C1A" w:rsidRDefault="0035030B" w:rsidP="0035030B">
            <w:pPr>
              <w:spacing w:before="240"/>
              <w:rPr>
                <w:rFonts w:cs="Times New Roman"/>
                <w:color w:val="000000" w:themeColor="text1"/>
                <w:sz w:val="24"/>
                <w:szCs w:val="24"/>
                <w:rPrChange w:id="2369" w:author="Admin" w:date="2017-09-29T10:15:00Z">
                  <w:rPr>
                    <w:rFonts w:cs="Times New Roman"/>
                    <w:color w:val="FF0000"/>
                    <w:sz w:val="24"/>
                    <w:szCs w:val="24"/>
                  </w:rPr>
                </w:rPrChange>
              </w:rPr>
            </w:pPr>
            <w:r w:rsidRPr="00C17C1A">
              <w:rPr>
                <w:rFonts w:cs="Times New Roman"/>
                <w:color w:val="000000" w:themeColor="text1"/>
                <w:sz w:val="24"/>
                <w:szCs w:val="24"/>
                <w:rPrChange w:id="2370" w:author="Admin" w:date="2017-09-29T10:15:00Z">
                  <w:rPr>
                    <w:rFonts w:cs="Times New Roman"/>
                    <w:color w:val="FF0000"/>
                    <w:sz w:val="24"/>
                    <w:szCs w:val="24"/>
                  </w:rPr>
                </w:rPrChange>
              </w:rPr>
              <w:t>Người dùng sử dụng chức năng này để "Thêm mới" một danh mục phân loại cán bộ</w:t>
            </w:r>
          </w:p>
        </w:tc>
      </w:tr>
      <w:tr w:rsidR="00374FAA" w:rsidRPr="00C17C1A" w14:paraId="5C203CDD" w14:textId="77777777" w:rsidTr="0035030B">
        <w:trPr>
          <w:trHeight w:val="286"/>
        </w:trPr>
        <w:tc>
          <w:tcPr>
            <w:tcW w:w="1170" w:type="dxa"/>
            <w:tcBorders>
              <w:top w:val="single" w:sz="4" w:space="0" w:color="000000"/>
              <w:left w:val="single" w:sz="4" w:space="0" w:color="000000"/>
              <w:bottom w:val="single" w:sz="4" w:space="0" w:color="000000"/>
              <w:right w:val="single" w:sz="4" w:space="0" w:color="000000"/>
            </w:tcBorders>
            <w:vAlign w:val="center"/>
          </w:tcPr>
          <w:p w14:paraId="2C23A62D" w14:textId="77777777" w:rsidR="0035030B" w:rsidRPr="00C17C1A" w:rsidRDefault="0035030B" w:rsidP="0035030B">
            <w:pPr>
              <w:pStyle w:val="ListParagraph"/>
              <w:numPr>
                <w:ilvl w:val="0"/>
                <w:numId w:val="72"/>
              </w:numPr>
              <w:spacing w:before="240"/>
              <w:rPr>
                <w:rFonts w:cs="Times New Roman"/>
                <w:color w:val="000000" w:themeColor="text1"/>
                <w:sz w:val="24"/>
                <w:szCs w:val="24"/>
                <w:rPrChange w:id="2371" w:author="Admin" w:date="2017-09-29T10:15:00Z">
                  <w:rPr>
                    <w:rFonts w:cs="Times New Roman"/>
                    <w:color w:val="FF0000"/>
                    <w:sz w:val="24"/>
                    <w:szCs w:val="24"/>
                  </w:rPr>
                </w:rPrChange>
              </w:rPr>
            </w:pP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45D168C9" w14:textId="5E1A25A9" w:rsidR="0035030B" w:rsidRPr="00C17C1A" w:rsidRDefault="0035030B" w:rsidP="00341D4D">
            <w:pPr>
              <w:spacing w:before="240"/>
              <w:rPr>
                <w:rFonts w:cs="Times New Roman"/>
                <w:b/>
                <w:color w:val="000000" w:themeColor="text1"/>
                <w:sz w:val="24"/>
                <w:szCs w:val="24"/>
                <w:rPrChange w:id="2372" w:author="Admin" w:date="2017-09-29T10:15:00Z">
                  <w:rPr>
                    <w:rFonts w:cs="Times New Roman"/>
                    <w:b/>
                    <w:color w:val="FF0000"/>
                    <w:sz w:val="24"/>
                    <w:szCs w:val="24"/>
                  </w:rPr>
                </w:rPrChange>
              </w:rPr>
            </w:pPr>
            <w:r w:rsidRPr="00C17C1A">
              <w:rPr>
                <w:rFonts w:cs="Times New Roman"/>
                <w:b/>
                <w:color w:val="000000" w:themeColor="text1"/>
                <w:sz w:val="24"/>
                <w:szCs w:val="24"/>
                <w:rPrChange w:id="2373" w:author="Admin" w:date="2017-09-29T10:15:00Z">
                  <w:rPr>
                    <w:rFonts w:cs="Times New Roman"/>
                    <w:b/>
                    <w:color w:val="FF0000"/>
                    <w:sz w:val="24"/>
                    <w:szCs w:val="24"/>
                  </w:rPr>
                </w:rPrChange>
              </w:rPr>
              <w:t>Lưu</w:t>
            </w:r>
          </w:p>
        </w:tc>
        <w:tc>
          <w:tcPr>
            <w:tcW w:w="5490" w:type="dxa"/>
            <w:tcBorders>
              <w:top w:val="single" w:sz="4" w:space="0" w:color="000000"/>
              <w:left w:val="single" w:sz="4" w:space="0" w:color="000000"/>
              <w:bottom w:val="single" w:sz="4" w:space="0" w:color="000000"/>
              <w:right w:val="single" w:sz="4" w:space="0" w:color="000000"/>
            </w:tcBorders>
            <w:vAlign w:val="center"/>
            <w:hideMark/>
          </w:tcPr>
          <w:p w14:paraId="0DADB5B3" w14:textId="77777777" w:rsidR="0035030B" w:rsidRPr="00C17C1A" w:rsidRDefault="0035030B" w:rsidP="00341D4D">
            <w:pPr>
              <w:spacing w:before="240"/>
              <w:rPr>
                <w:rFonts w:cs="Times New Roman"/>
                <w:color w:val="000000" w:themeColor="text1"/>
                <w:sz w:val="24"/>
                <w:szCs w:val="24"/>
                <w:rPrChange w:id="2374" w:author="Admin" w:date="2017-09-29T10:15:00Z">
                  <w:rPr>
                    <w:rFonts w:cs="Times New Roman"/>
                    <w:color w:val="FF0000"/>
                    <w:sz w:val="24"/>
                    <w:szCs w:val="24"/>
                  </w:rPr>
                </w:rPrChange>
              </w:rPr>
            </w:pPr>
            <w:r w:rsidRPr="00C17C1A">
              <w:rPr>
                <w:rFonts w:cs="Times New Roman"/>
                <w:color w:val="000000" w:themeColor="text1"/>
                <w:sz w:val="24"/>
                <w:szCs w:val="24"/>
                <w:rPrChange w:id="2375" w:author="Admin" w:date="2017-09-29T10:15:00Z">
                  <w:rPr>
                    <w:rFonts w:cs="Times New Roman"/>
                    <w:color w:val="FF0000"/>
                    <w:sz w:val="24"/>
                    <w:szCs w:val="24"/>
                  </w:rPr>
                </w:rPrChange>
              </w:rPr>
              <w:t>Người dùng sử dụng chức năng này để "Cập nhật" thông tin được "Thêm"/"Sửa" vào danh mục.</w:t>
            </w:r>
          </w:p>
        </w:tc>
      </w:tr>
      <w:tr w:rsidR="00374FAA" w:rsidRPr="00C17C1A" w14:paraId="6EDC1F9D" w14:textId="77777777" w:rsidTr="0035030B">
        <w:trPr>
          <w:trHeight w:val="286"/>
        </w:trPr>
        <w:tc>
          <w:tcPr>
            <w:tcW w:w="1170" w:type="dxa"/>
            <w:tcBorders>
              <w:top w:val="single" w:sz="4" w:space="0" w:color="000000"/>
              <w:left w:val="single" w:sz="4" w:space="0" w:color="000000"/>
              <w:bottom w:val="single" w:sz="4" w:space="0" w:color="000000"/>
              <w:right w:val="single" w:sz="4" w:space="0" w:color="000000"/>
            </w:tcBorders>
            <w:vAlign w:val="center"/>
          </w:tcPr>
          <w:p w14:paraId="2D89EE65" w14:textId="77777777" w:rsidR="0035030B" w:rsidRPr="00C17C1A" w:rsidRDefault="0035030B" w:rsidP="0035030B">
            <w:pPr>
              <w:pStyle w:val="ListParagraph"/>
              <w:numPr>
                <w:ilvl w:val="0"/>
                <w:numId w:val="72"/>
              </w:numPr>
              <w:spacing w:before="240"/>
              <w:rPr>
                <w:rFonts w:cs="Times New Roman"/>
                <w:color w:val="000000" w:themeColor="text1"/>
                <w:sz w:val="24"/>
                <w:szCs w:val="24"/>
                <w:rPrChange w:id="2376" w:author="Admin" w:date="2017-09-29T10:15:00Z">
                  <w:rPr>
                    <w:rFonts w:cs="Times New Roman"/>
                    <w:color w:val="FF0000"/>
                    <w:sz w:val="24"/>
                    <w:szCs w:val="24"/>
                  </w:rPr>
                </w:rPrChange>
              </w:rPr>
            </w:pPr>
          </w:p>
        </w:tc>
        <w:tc>
          <w:tcPr>
            <w:tcW w:w="2700" w:type="dxa"/>
            <w:tcBorders>
              <w:top w:val="single" w:sz="4" w:space="0" w:color="000000"/>
              <w:left w:val="single" w:sz="4" w:space="0" w:color="000000"/>
              <w:bottom w:val="single" w:sz="4" w:space="0" w:color="000000"/>
              <w:right w:val="single" w:sz="4" w:space="0" w:color="000000"/>
            </w:tcBorders>
            <w:vAlign w:val="center"/>
          </w:tcPr>
          <w:p w14:paraId="332731B0" w14:textId="6EAAE7C2" w:rsidR="0035030B" w:rsidRPr="00C17C1A" w:rsidRDefault="0035030B" w:rsidP="00341D4D">
            <w:pPr>
              <w:spacing w:before="240"/>
              <w:rPr>
                <w:rFonts w:cs="Times New Roman"/>
                <w:b/>
                <w:color w:val="000000" w:themeColor="text1"/>
                <w:sz w:val="24"/>
                <w:szCs w:val="24"/>
                <w:rPrChange w:id="2377" w:author="Admin" w:date="2017-09-29T10:15:00Z">
                  <w:rPr>
                    <w:rFonts w:cs="Times New Roman"/>
                    <w:b/>
                    <w:color w:val="FF0000"/>
                    <w:sz w:val="24"/>
                    <w:szCs w:val="24"/>
                  </w:rPr>
                </w:rPrChange>
              </w:rPr>
            </w:pPr>
            <w:r w:rsidRPr="00C17C1A">
              <w:rPr>
                <w:rFonts w:cs="Times New Roman"/>
                <w:b/>
                <w:color w:val="000000" w:themeColor="text1"/>
                <w:sz w:val="24"/>
                <w:szCs w:val="24"/>
                <w:rPrChange w:id="2378" w:author="Admin" w:date="2017-09-29T10:15:00Z">
                  <w:rPr>
                    <w:rFonts w:cs="Times New Roman"/>
                    <w:b/>
                    <w:color w:val="FF0000"/>
                    <w:sz w:val="24"/>
                    <w:szCs w:val="24"/>
                  </w:rPr>
                </w:rPrChange>
              </w:rPr>
              <w:t>Xóa</w:t>
            </w:r>
          </w:p>
        </w:tc>
        <w:tc>
          <w:tcPr>
            <w:tcW w:w="5490" w:type="dxa"/>
            <w:tcBorders>
              <w:top w:val="single" w:sz="4" w:space="0" w:color="000000"/>
              <w:left w:val="single" w:sz="4" w:space="0" w:color="000000"/>
              <w:bottom w:val="single" w:sz="4" w:space="0" w:color="000000"/>
              <w:right w:val="single" w:sz="4" w:space="0" w:color="000000"/>
            </w:tcBorders>
            <w:vAlign w:val="center"/>
          </w:tcPr>
          <w:p w14:paraId="01A9EC55" w14:textId="77777777" w:rsidR="0035030B" w:rsidRPr="00C17C1A" w:rsidRDefault="0035030B" w:rsidP="00341D4D">
            <w:pPr>
              <w:spacing w:before="240"/>
              <w:rPr>
                <w:rFonts w:cs="Times New Roman"/>
                <w:color w:val="000000" w:themeColor="text1"/>
                <w:sz w:val="24"/>
                <w:szCs w:val="24"/>
                <w:rPrChange w:id="2379" w:author="Admin" w:date="2017-09-29T10:15:00Z">
                  <w:rPr>
                    <w:rFonts w:cs="Times New Roman"/>
                    <w:color w:val="FF0000"/>
                    <w:sz w:val="24"/>
                    <w:szCs w:val="24"/>
                  </w:rPr>
                </w:rPrChange>
              </w:rPr>
            </w:pPr>
            <w:r w:rsidRPr="00C17C1A">
              <w:rPr>
                <w:rFonts w:cs="Times New Roman"/>
                <w:color w:val="000000" w:themeColor="text1"/>
                <w:sz w:val="24"/>
                <w:szCs w:val="24"/>
                <w:rPrChange w:id="2380" w:author="Admin" w:date="2017-09-29T10:15:00Z">
                  <w:rPr>
                    <w:rFonts w:cs="Times New Roman"/>
                    <w:color w:val="FF0000"/>
                    <w:sz w:val="24"/>
                    <w:szCs w:val="24"/>
                  </w:rPr>
                </w:rPrChange>
              </w:rPr>
              <w:t>Người dùng sử dụng chức năng này để chọn xóa 1 bản ghi danh mục. Chỉ xóa được bản ghi chưa sử dụng ở nghiệp vụ.</w:t>
            </w:r>
          </w:p>
        </w:tc>
      </w:tr>
      <w:tr w:rsidR="00374FAA" w:rsidRPr="00C17C1A" w14:paraId="6859D06C" w14:textId="77777777" w:rsidTr="0035030B">
        <w:trPr>
          <w:trHeight w:val="286"/>
        </w:trPr>
        <w:tc>
          <w:tcPr>
            <w:tcW w:w="1170" w:type="dxa"/>
            <w:tcBorders>
              <w:top w:val="single" w:sz="4" w:space="0" w:color="000000"/>
              <w:left w:val="single" w:sz="4" w:space="0" w:color="000000"/>
              <w:bottom w:val="single" w:sz="4" w:space="0" w:color="000000"/>
              <w:right w:val="single" w:sz="4" w:space="0" w:color="000000"/>
            </w:tcBorders>
            <w:vAlign w:val="center"/>
          </w:tcPr>
          <w:p w14:paraId="422EAEAB" w14:textId="77777777" w:rsidR="0035030B" w:rsidRPr="00C17C1A" w:rsidRDefault="0035030B" w:rsidP="0035030B">
            <w:pPr>
              <w:pStyle w:val="ListParagraph"/>
              <w:numPr>
                <w:ilvl w:val="0"/>
                <w:numId w:val="72"/>
              </w:numPr>
              <w:spacing w:before="240"/>
              <w:rPr>
                <w:rFonts w:cs="Times New Roman"/>
                <w:color w:val="000000" w:themeColor="text1"/>
                <w:sz w:val="24"/>
                <w:szCs w:val="24"/>
                <w:rPrChange w:id="2381" w:author="Admin" w:date="2017-09-29T10:15:00Z">
                  <w:rPr>
                    <w:rFonts w:cs="Times New Roman"/>
                    <w:color w:val="FF0000"/>
                    <w:sz w:val="24"/>
                    <w:szCs w:val="24"/>
                  </w:rPr>
                </w:rPrChange>
              </w:rPr>
            </w:pPr>
          </w:p>
        </w:tc>
        <w:tc>
          <w:tcPr>
            <w:tcW w:w="2700" w:type="dxa"/>
            <w:tcBorders>
              <w:top w:val="single" w:sz="4" w:space="0" w:color="000000"/>
              <w:left w:val="single" w:sz="4" w:space="0" w:color="000000"/>
              <w:bottom w:val="single" w:sz="4" w:space="0" w:color="000000"/>
              <w:right w:val="single" w:sz="4" w:space="0" w:color="000000"/>
            </w:tcBorders>
            <w:vAlign w:val="center"/>
          </w:tcPr>
          <w:p w14:paraId="11954974" w14:textId="1F8B6858" w:rsidR="0035030B" w:rsidRPr="00C17C1A" w:rsidRDefault="0035030B" w:rsidP="00341D4D">
            <w:pPr>
              <w:spacing w:before="240"/>
              <w:rPr>
                <w:rFonts w:cs="Times New Roman"/>
                <w:b/>
                <w:color w:val="000000" w:themeColor="text1"/>
                <w:sz w:val="24"/>
                <w:szCs w:val="24"/>
                <w:rPrChange w:id="2382" w:author="Admin" w:date="2017-09-29T10:15:00Z">
                  <w:rPr>
                    <w:rFonts w:cs="Times New Roman"/>
                    <w:b/>
                    <w:color w:val="FF0000"/>
                    <w:sz w:val="24"/>
                    <w:szCs w:val="24"/>
                  </w:rPr>
                </w:rPrChange>
              </w:rPr>
            </w:pPr>
            <w:r w:rsidRPr="00C17C1A">
              <w:rPr>
                <w:rFonts w:cs="Times New Roman"/>
                <w:b/>
                <w:color w:val="000000" w:themeColor="text1"/>
                <w:sz w:val="24"/>
                <w:szCs w:val="24"/>
                <w:rPrChange w:id="2383" w:author="Admin" w:date="2017-09-29T10:15:00Z">
                  <w:rPr>
                    <w:rFonts w:cs="Times New Roman"/>
                    <w:b/>
                    <w:color w:val="FF0000"/>
                    <w:sz w:val="24"/>
                    <w:szCs w:val="24"/>
                  </w:rPr>
                </w:rPrChange>
              </w:rPr>
              <w:t>Xuất excel</w:t>
            </w:r>
          </w:p>
        </w:tc>
        <w:tc>
          <w:tcPr>
            <w:tcW w:w="5490" w:type="dxa"/>
            <w:tcBorders>
              <w:top w:val="single" w:sz="4" w:space="0" w:color="000000"/>
              <w:left w:val="single" w:sz="4" w:space="0" w:color="000000"/>
              <w:bottom w:val="single" w:sz="4" w:space="0" w:color="000000"/>
              <w:right w:val="single" w:sz="4" w:space="0" w:color="000000"/>
            </w:tcBorders>
            <w:vAlign w:val="center"/>
          </w:tcPr>
          <w:p w14:paraId="272F9AFE" w14:textId="4BE6E57D" w:rsidR="0035030B" w:rsidRPr="00C17C1A" w:rsidRDefault="0035030B" w:rsidP="0035030B">
            <w:pPr>
              <w:spacing w:before="240"/>
              <w:rPr>
                <w:rFonts w:cs="Times New Roman"/>
                <w:color w:val="000000" w:themeColor="text1"/>
                <w:sz w:val="24"/>
                <w:szCs w:val="24"/>
                <w:rPrChange w:id="2384" w:author="Admin" w:date="2017-09-29T10:15:00Z">
                  <w:rPr>
                    <w:rFonts w:cs="Times New Roman"/>
                    <w:color w:val="FF0000"/>
                    <w:sz w:val="24"/>
                    <w:szCs w:val="24"/>
                  </w:rPr>
                </w:rPrChange>
              </w:rPr>
            </w:pPr>
            <w:r w:rsidRPr="00C17C1A">
              <w:rPr>
                <w:rFonts w:cs="Times New Roman"/>
                <w:color w:val="000000" w:themeColor="text1"/>
                <w:sz w:val="24"/>
                <w:szCs w:val="24"/>
                <w:rPrChange w:id="2385" w:author="Admin" w:date="2017-09-29T10:15:00Z">
                  <w:rPr>
                    <w:rFonts w:cs="Times New Roman"/>
                    <w:color w:val="FF0000"/>
                    <w:sz w:val="24"/>
                    <w:szCs w:val="24"/>
                  </w:rPr>
                </w:rPrChange>
              </w:rPr>
              <w:t>Người dùng sử dụng chức năng này để xuất ra file excel danh mục CB</w:t>
            </w:r>
          </w:p>
        </w:tc>
      </w:tr>
    </w:tbl>
    <w:p w14:paraId="4D60A7AE" w14:textId="77777777" w:rsidR="00341D4D" w:rsidRPr="00121FCF" w:rsidRDefault="00341D4D" w:rsidP="00121FCF"/>
    <w:p w14:paraId="0E67526E" w14:textId="3A4E25D4" w:rsidR="00912C60" w:rsidRDefault="00993515" w:rsidP="00854964">
      <w:pPr>
        <w:pStyle w:val="Heading2"/>
      </w:pPr>
      <w:bookmarkStart w:id="2386" w:name="_Toc480259771"/>
      <w:bookmarkStart w:id="2387" w:name="_Toc480259774"/>
      <w:bookmarkStart w:id="2388" w:name="_Toc494461290"/>
      <w:ins w:id="2389" w:author="Admin" w:date="2017-09-18T10:25:00Z">
        <w:r>
          <w:t>Thiết lập MTCV</w:t>
        </w:r>
      </w:ins>
      <w:del w:id="2390" w:author="Admin" w:date="2017-09-18T10:25:00Z">
        <w:r w:rsidR="00422D3B" w:rsidDel="00993515">
          <w:delText>Thiết lập</w:delText>
        </w:r>
        <w:r w:rsidR="00912C60" w:rsidDel="00993515">
          <w:delText xml:space="preserve"> mô tả công việc</w:delText>
        </w:r>
      </w:del>
      <w:bookmarkEnd w:id="2386"/>
      <w:r w:rsidR="00422D3B">
        <w:t xml:space="preserve"> cho </w:t>
      </w:r>
      <w:r w:rsidR="00AA7529">
        <w:t>vị trí chức danh</w:t>
      </w:r>
      <w:ins w:id="2391" w:author="Admin" w:date="2017-09-18T10:25:00Z">
        <w:r>
          <w:t xml:space="preserve"> và gán bản MTCV cho công ty.</w:t>
        </w:r>
      </w:ins>
      <w:bookmarkEnd w:id="2388"/>
    </w:p>
    <w:p w14:paraId="3DBFADA2" w14:textId="7F3F9FB8" w:rsidR="005B6666" w:rsidRDefault="005B6666" w:rsidP="00714D4C">
      <w:pPr>
        <w:pStyle w:val="Heading3"/>
        <w:rPr>
          <w:ins w:id="2392" w:author="Admin" w:date="2017-09-29T10:35:00Z"/>
        </w:rPr>
      </w:pPr>
      <w:bookmarkStart w:id="2393" w:name="_Toc494461291"/>
      <w:ins w:id="2394" w:author="Admin" w:date="2017-09-29T10:35:00Z">
        <w:r>
          <w:t>Thiết lập mô tả công việc</w:t>
        </w:r>
        <w:bookmarkEnd w:id="2393"/>
      </w:ins>
    </w:p>
    <w:p w14:paraId="2CD20C8B" w14:textId="138A5A87" w:rsidR="00912C60" w:rsidRPr="00835288" w:rsidRDefault="00912C60" w:rsidP="005B6666">
      <w:pPr>
        <w:pStyle w:val="Heading4"/>
        <w:pPrChange w:id="2395" w:author="Admin" w:date="2017-09-29T10:35:00Z">
          <w:pPr>
            <w:pStyle w:val="Heading3"/>
          </w:pPr>
        </w:pPrChange>
      </w:pPr>
      <w:r w:rsidRPr="00835288">
        <w:t>Mục đích, ý nghĩa</w:t>
      </w:r>
    </w:p>
    <w:p w14:paraId="11380E62" w14:textId="0044A23F" w:rsidR="00912C60" w:rsidRDefault="00912C60" w:rsidP="00912C60">
      <w:pPr>
        <w:pStyle w:val="ListParagraph"/>
        <w:numPr>
          <w:ilvl w:val="0"/>
          <w:numId w:val="4"/>
        </w:numPr>
        <w:spacing w:line="312" w:lineRule="auto"/>
        <w:ind w:left="426" w:hanging="426"/>
        <w:rPr>
          <w:rFonts w:cs="Times New Roman"/>
          <w:sz w:val="24"/>
          <w:szCs w:val="24"/>
        </w:rPr>
      </w:pPr>
      <w:r>
        <w:rPr>
          <w:rFonts w:cs="Times New Roman"/>
          <w:sz w:val="24"/>
          <w:szCs w:val="24"/>
        </w:rPr>
        <w:t xml:space="preserve">Mô tả công việc cho </w:t>
      </w:r>
      <w:r w:rsidR="00AA7529">
        <w:rPr>
          <w:rFonts w:cs="Times New Roman"/>
          <w:sz w:val="24"/>
          <w:szCs w:val="24"/>
        </w:rPr>
        <w:t>vị trí chức danh</w:t>
      </w:r>
      <w:r>
        <w:rPr>
          <w:rFonts w:cs="Times New Roman"/>
          <w:sz w:val="24"/>
          <w:szCs w:val="24"/>
        </w:rPr>
        <w:t>.</w:t>
      </w:r>
    </w:p>
    <w:p w14:paraId="2E8C8FEF" w14:textId="58906535" w:rsidR="00912C60" w:rsidRPr="00835288" w:rsidRDefault="00912C60" w:rsidP="00912C60">
      <w:pPr>
        <w:pStyle w:val="ListParagraph"/>
        <w:numPr>
          <w:ilvl w:val="0"/>
          <w:numId w:val="4"/>
        </w:numPr>
        <w:spacing w:line="312" w:lineRule="auto"/>
        <w:ind w:left="426" w:hanging="426"/>
        <w:rPr>
          <w:rFonts w:cs="Times New Roman"/>
          <w:sz w:val="24"/>
          <w:szCs w:val="24"/>
        </w:rPr>
      </w:pPr>
      <w:r>
        <w:rPr>
          <w:rFonts w:cs="Times New Roman"/>
          <w:sz w:val="24"/>
          <w:szCs w:val="24"/>
        </w:rPr>
        <w:t xml:space="preserve">Các bản ghi mô tả công việc thành công sẽ hiển thị ở chức năng </w:t>
      </w:r>
      <w:r w:rsidR="00422D3B">
        <w:rPr>
          <w:rFonts w:cs="Times New Roman"/>
          <w:sz w:val="24"/>
          <w:szCs w:val="24"/>
        </w:rPr>
        <w:t>Đề xuất</w:t>
      </w:r>
      <w:r>
        <w:rPr>
          <w:rFonts w:cs="Times New Roman"/>
          <w:sz w:val="24"/>
          <w:szCs w:val="24"/>
        </w:rPr>
        <w:t xml:space="preserve"> tuyển dụng </w:t>
      </w:r>
      <w:r w:rsidR="00422D3B">
        <w:rPr>
          <w:rFonts w:cs="Times New Roman"/>
          <w:sz w:val="24"/>
          <w:szCs w:val="24"/>
        </w:rPr>
        <w:t xml:space="preserve">và Kế hoạch </w:t>
      </w:r>
      <w:del w:id="2396" w:author="Admin" w:date="2017-09-29T10:37:00Z">
        <w:r w:rsidR="00422D3B" w:rsidDel="005B6666">
          <w:rPr>
            <w:rFonts w:cs="Times New Roman"/>
            <w:sz w:val="24"/>
            <w:szCs w:val="24"/>
          </w:rPr>
          <w:delText xml:space="preserve">triển khai </w:delText>
        </w:r>
      </w:del>
      <w:r w:rsidR="00422D3B">
        <w:rPr>
          <w:rFonts w:cs="Times New Roman"/>
          <w:sz w:val="24"/>
          <w:szCs w:val="24"/>
        </w:rPr>
        <w:t>tuyển dụng</w:t>
      </w:r>
      <w:ins w:id="2397" w:author="Admin" w:date="2017-09-29T10:37:00Z">
        <w:r w:rsidR="005B6666">
          <w:rPr>
            <w:rFonts w:cs="Times New Roman"/>
            <w:sz w:val="24"/>
            <w:szCs w:val="24"/>
          </w:rPr>
          <w:t xml:space="preserve"> chi tiết</w:t>
        </w:r>
      </w:ins>
      <w:r w:rsidR="00422D3B">
        <w:rPr>
          <w:rFonts w:cs="Times New Roman"/>
          <w:sz w:val="24"/>
          <w:szCs w:val="24"/>
        </w:rPr>
        <w:t>.</w:t>
      </w:r>
    </w:p>
    <w:p w14:paraId="617A7E7E" w14:textId="77777777" w:rsidR="00912C60" w:rsidRDefault="00912C60" w:rsidP="005B6666">
      <w:pPr>
        <w:pStyle w:val="Heading4"/>
        <w:pPrChange w:id="2398" w:author="Admin" w:date="2017-09-29T10:35:00Z">
          <w:pPr>
            <w:pStyle w:val="Heading3"/>
          </w:pPr>
        </w:pPrChange>
      </w:pPr>
      <w:r>
        <w:t>Đặc tả tình huống nghiệp vụ</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912C60" w14:paraId="17DACB93"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3538A3B" w14:textId="77777777" w:rsidR="00912C60" w:rsidRDefault="00912C60" w:rsidP="00896B3B">
            <w:pPr>
              <w:snapToGrid w:val="0"/>
              <w:spacing w:before="120" w:line="276" w:lineRule="auto"/>
              <w:rPr>
                <w:rFonts w:cs="Times New Roman"/>
                <w:sz w:val="26"/>
                <w:szCs w:val="26"/>
              </w:rPr>
            </w:pPr>
            <w:r>
              <w:rPr>
                <w:rFonts w:cs="Times New Roman"/>
                <w:b/>
                <w:bCs/>
                <w:szCs w:val="26"/>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EAC6D6" w14:textId="7CEC5115" w:rsidR="00912C60" w:rsidRPr="00441A67" w:rsidRDefault="00912C60" w:rsidP="00DC7D77">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khai</w:t>
            </w:r>
            <w:r w:rsidR="00DC7D77">
              <w:rPr>
                <w:sz w:val="24"/>
                <w:szCs w:val="24"/>
              </w:rPr>
              <w:t xml:space="preserve"> báo mô tả công việc cho </w:t>
            </w:r>
            <w:r w:rsidR="00AA7529">
              <w:rPr>
                <w:sz w:val="24"/>
                <w:szCs w:val="24"/>
              </w:rPr>
              <w:t>vị trí chức danh</w:t>
            </w:r>
          </w:p>
        </w:tc>
      </w:tr>
      <w:tr w:rsidR="00912C60" w14:paraId="30804D98"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FC072FC" w14:textId="77777777" w:rsidR="00912C60" w:rsidRDefault="00912C60" w:rsidP="00896B3B">
            <w:pPr>
              <w:snapToGrid w:val="0"/>
              <w:spacing w:before="120" w:line="276" w:lineRule="auto"/>
              <w:rPr>
                <w:rFonts w:cs="Times New Roman"/>
                <w:szCs w:val="26"/>
              </w:rPr>
            </w:pPr>
            <w:r>
              <w:rPr>
                <w:rFonts w:cs="Times New Roman"/>
                <w:b/>
                <w:bCs/>
                <w:szCs w:val="26"/>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5080A4F" w14:textId="3EFDEEA1" w:rsidR="00912C60" w:rsidRPr="00441A67" w:rsidRDefault="00912C60" w:rsidP="00DC7D77">
            <w:pPr>
              <w:pStyle w:val="AutoNumDescription"/>
              <w:spacing w:after="0" w:line="276" w:lineRule="auto"/>
              <w:rPr>
                <w:sz w:val="24"/>
                <w:szCs w:val="24"/>
              </w:rPr>
            </w:pPr>
            <w:r>
              <w:rPr>
                <w:sz w:val="24"/>
                <w:szCs w:val="24"/>
              </w:rPr>
              <w:t xml:space="preserve">Người sử dụng khai báo mô tả công việc cho </w:t>
            </w:r>
            <w:r w:rsidR="00AA7529">
              <w:rPr>
                <w:sz w:val="24"/>
                <w:szCs w:val="24"/>
              </w:rPr>
              <w:t>vị trí chức danh</w:t>
            </w:r>
            <w:r w:rsidR="00DC7D77">
              <w:rPr>
                <w:sz w:val="24"/>
                <w:szCs w:val="24"/>
              </w:rPr>
              <w:t xml:space="preserve">, thông tin </w:t>
            </w:r>
            <w:r w:rsidR="00AA7529">
              <w:rPr>
                <w:sz w:val="24"/>
                <w:szCs w:val="24"/>
              </w:rPr>
              <w:t>vị trí chức danh</w:t>
            </w:r>
            <w:r w:rsidR="00DC7D77">
              <w:rPr>
                <w:sz w:val="24"/>
                <w:szCs w:val="24"/>
              </w:rPr>
              <w:t xml:space="preserve"> công việc là căn cứ để mapping khi thực hiện công tác tuyển dụng.</w:t>
            </w:r>
          </w:p>
        </w:tc>
      </w:tr>
      <w:tr w:rsidR="00912C60" w:rsidRPr="00980BD4" w14:paraId="2F3BFAEA"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52D9257" w14:textId="77777777" w:rsidR="00912C60" w:rsidRDefault="00912C60" w:rsidP="00896B3B">
            <w:pPr>
              <w:snapToGrid w:val="0"/>
              <w:spacing w:before="120" w:line="276" w:lineRule="auto"/>
              <w:rPr>
                <w:rFonts w:cs="Times New Roman"/>
                <w:szCs w:val="26"/>
              </w:rPr>
            </w:pPr>
            <w:r>
              <w:rPr>
                <w:rFonts w:cs="Times New Roman"/>
                <w:b/>
                <w:bCs/>
                <w:szCs w:val="26"/>
              </w:rPr>
              <w:lastRenderedPageBreak/>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053F072" w14:textId="77777777" w:rsidR="00912C60" w:rsidRPr="00441A67" w:rsidRDefault="00912C60" w:rsidP="00896B3B">
            <w:pPr>
              <w:spacing w:before="240"/>
              <w:rPr>
                <w:rFonts w:cs="Times New Roman"/>
                <w:sz w:val="24"/>
                <w:szCs w:val="24"/>
              </w:rPr>
            </w:pPr>
            <w:r>
              <w:rPr>
                <w:rFonts w:cs="Times New Roman"/>
                <w:sz w:val="24"/>
                <w:szCs w:val="24"/>
              </w:rPr>
              <w:t>N/A</w:t>
            </w:r>
          </w:p>
        </w:tc>
      </w:tr>
      <w:tr w:rsidR="00912C60" w14:paraId="4BEB94B2"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B15B103" w14:textId="77777777" w:rsidR="00912C60" w:rsidRDefault="00912C60" w:rsidP="00896B3B">
            <w:pPr>
              <w:snapToGrid w:val="0"/>
              <w:spacing w:before="120" w:line="276" w:lineRule="auto"/>
              <w:rPr>
                <w:rFonts w:cs="Times New Roman"/>
                <w:szCs w:val="26"/>
              </w:rPr>
            </w:pPr>
            <w:r>
              <w:rPr>
                <w:rFonts w:cs="Times New Roman"/>
                <w:b/>
                <w:bCs/>
                <w:szCs w:val="26"/>
              </w:rPr>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A348552" w14:textId="77777777" w:rsidR="00912C60" w:rsidRPr="00964392" w:rsidRDefault="00912C60" w:rsidP="00896B3B">
            <w:pPr>
              <w:snapToGrid w:val="0"/>
              <w:spacing w:before="120" w:line="276" w:lineRule="auto"/>
              <w:rPr>
                <w:rFonts w:cs="Times New Roman"/>
                <w:sz w:val="24"/>
                <w:szCs w:val="24"/>
              </w:rPr>
            </w:pPr>
            <w:r>
              <w:rPr>
                <w:rFonts w:cs="Times New Roman"/>
                <w:sz w:val="24"/>
                <w:szCs w:val="24"/>
              </w:rPr>
              <w:t>N/A</w:t>
            </w:r>
          </w:p>
        </w:tc>
      </w:tr>
      <w:tr w:rsidR="00912C60" w14:paraId="6373CB6B"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27B45EE3" w14:textId="77777777" w:rsidR="00912C60" w:rsidRDefault="00912C60" w:rsidP="00896B3B">
            <w:pPr>
              <w:snapToGrid w:val="0"/>
              <w:spacing w:before="120" w:line="276" w:lineRule="auto"/>
              <w:rPr>
                <w:rFonts w:cs="Times New Roman"/>
                <w:b/>
                <w:bCs/>
                <w:szCs w:val="26"/>
              </w:rPr>
            </w:pPr>
            <w:r>
              <w:rPr>
                <w:rFonts w:cs="Times New Roman"/>
                <w:b/>
                <w:bCs/>
                <w:szCs w:val="26"/>
              </w:rPr>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DA8E55C" w14:textId="74DF7681" w:rsidR="00912C60" w:rsidRPr="00964392" w:rsidRDefault="00912C60" w:rsidP="00DC7D77">
            <w:pPr>
              <w:snapToGrid w:val="0"/>
              <w:spacing w:before="120" w:line="276" w:lineRule="auto"/>
              <w:rPr>
                <w:rFonts w:cs="Times New Roman"/>
                <w:sz w:val="24"/>
                <w:szCs w:val="24"/>
              </w:rPr>
            </w:pPr>
            <w:r>
              <w:rPr>
                <w:rFonts w:cs="Times New Roman"/>
                <w:sz w:val="24"/>
                <w:szCs w:val="24"/>
              </w:rPr>
              <w:t>Bản</w:t>
            </w:r>
            <w:r w:rsidR="00DC7D77">
              <w:rPr>
                <w:rFonts w:cs="Times New Roman"/>
                <w:sz w:val="24"/>
                <w:szCs w:val="24"/>
              </w:rPr>
              <w:t xml:space="preserve"> ghi mô tả công việc cho </w:t>
            </w:r>
            <w:r w:rsidR="00AA7529">
              <w:rPr>
                <w:rFonts w:cs="Times New Roman"/>
                <w:sz w:val="24"/>
                <w:szCs w:val="24"/>
              </w:rPr>
              <w:t>vị trí chức danh</w:t>
            </w:r>
            <w:r>
              <w:rPr>
                <w:rFonts w:cs="Times New Roman"/>
                <w:sz w:val="24"/>
                <w:szCs w:val="24"/>
              </w:rPr>
              <w:t xml:space="preserve"> sẽ hiển thị ở chức năng Khai báo yêu cầu tuyển dụng.</w:t>
            </w:r>
          </w:p>
        </w:tc>
      </w:tr>
    </w:tbl>
    <w:p w14:paraId="6C4FAF45" w14:textId="77777777" w:rsidR="00912C60" w:rsidRDefault="00912C60" w:rsidP="005B6666">
      <w:pPr>
        <w:pStyle w:val="Heading4"/>
        <w:pPrChange w:id="2399" w:author="Admin" w:date="2017-09-29T10:35:00Z">
          <w:pPr>
            <w:pStyle w:val="Heading3"/>
          </w:pPr>
        </w:pPrChange>
      </w:pPr>
      <w:r>
        <w:lastRenderedPageBreak/>
        <w:t>Màn hình giao diện</w:t>
      </w:r>
    </w:p>
    <w:p w14:paraId="4803DD62" w14:textId="28B4515F" w:rsidR="00912C60" w:rsidRPr="00305CF5" w:rsidRDefault="00772992" w:rsidP="00912C60">
      <w:ins w:id="2400" w:author="Admin" w:date="2017-09-18T10:14:00Z">
        <w:r w:rsidRPr="00772992">
          <w:rPr>
            <w:noProof/>
          </w:rPr>
          <w:drawing>
            <wp:inline distT="0" distB="0" distL="0" distR="0" wp14:anchorId="46157F58" wp14:editId="6D9570AB">
              <wp:extent cx="5737860" cy="7581900"/>
              <wp:effectExtent l="0" t="0" r="0" b="0"/>
              <wp:docPr id="32" name="Picture 32" descr="C:\Users\Admin\AppData\Local\Temp\flaBFE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flaBFE1.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7581900"/>
                      </a:xfrm>
                      <a:prstGeom prst="rect">
                        <a:avLst/>
                      </a:prstGeom>
                      <a:noFill/>
                      <a:ln>
                        <a:noFill/>
                      </a:ln>
                    </pic:spPr>
                  </pic:pic>
                </a:graphicData>
              </a:graphic>
            </wp:inline>
          </w:drawing>
        </w:r>
      </w:ins>
      <w:del w:id="2401" w:author="Admin" w:date="2017-09-18T10:14:00Z">
        <w:r w:rsidR="00852651" w:rsidRPr="00852651" w:rsidDel="00772992">
          <w:rPr>
            <w:noProof/>
          </w:rPr>
          <w:drawing>
            <wp:inline distT="0" distB="0" distL="0" distR="0" wp14:anchorId="58EAD947" wp14:editId="28A26C6D">
              <wp:extent cx="5943600" cy="5648621"/>
              <wp:effectExtent l="0" t="0" r="0" b="9525"/>
              <wp:docPr id="29" name="Picture 29" descr="C:\Users\admin\AppData\Local\Temp\fla243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fla2435.tmp\Snap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648621"/>
                      </a:xfrm>
                      <a:prstGeom prst="rect">
                        <a:avLst/>
                      </a:prstGeom>
                      <a:noFill/>
                      <a:ln>
                        <a:noFill/>
                      </a:ln>
                    </pic:spPr>
                  </pic:pic>
                </a:graphicData>
              </a:graphic>
            </wp:inline>
          </w:drawing>
        </w:r>
      </w:del>
    </w:p>
    <w:p w14:paraId="5E133447" w14:textId="02F17FFF" w:rsidR="00772992" w:rsidRDefault="00772992" w:rsidP="00D72ACD">
      <w:pPr>
        <w:pStyle w:val="AutoNumDescription"/>
        <w:rPr>
          <w:ins w:id="2402" w:author="Admin" w:date="2017-09-18T10:19:00Z"/>
          <w:b/>
          <w:sz w:val="24"/>
          <w:szCs w:val="24"/>
        </w:rPr>
      </w:pPr>
      <w:ins w:id="2403" w:author="Admin" w:date="2017-09-18T10:14:00Z">
        <w:r>
          <w:rPr>
            <w:b/>
            <w:sz w:val="24"/>
            <w:szCs w:val="24"/>
          </w:rPr>
          <w:t>Màn hình hiển thị danh sách các bản ghi Mô tả công việc</w:t>
        </w:r>
      </w:ins>
    </w:p>
    <w:p w14:paraId="05C814FC" w14:textId="0F2DE193" w:rsidR="00772992" w:rsidRDefault="00772992" w:rsidP="00D72ACD">
      <w:pPr>
        <w:pStyle w:val="AutoNumDescription"/>
        <w:rPr>
          <w:ins w:id="2404" w:author="Admin" w:date="2017-09-18T10:14:00Z"/>
          <w:b/>
          <w:sz w:val="24"/>
          <w:szCs w:val="24"/>
        </w:rPr>
      </w:pPr>
      <w:ins w:id="2405" w:author="Admin" w:date="2017-09-18T10:19:00Z">
        <w:r w:rsidRPr="00772992">
          <w:rPr>
            <w:b/>
            <w:noProof/>
            <w:sz w:val="24"/>
            <w:szCs w:val="24"/>
          </w:rPr>
          <w:lastRenderedPageBreak/>
          <w:drawing>
            <wp:inline distT="0" distB="0" distL="0" distR="0" wp14:anchorId="09DB0421" wp14:editId="184662A1">
              <wp:extent cx="5943600" cy="2724150"/>
              <wp:effectExtent l="0" t="0" r="0" b="0"/>
              <wp:docPr id="33" name="Picture 33" descr="C:\Users\Admin\AppData\Local\Temp\fla526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fla526A.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ins>
    </w:p>
    <w:p w14:paraId="6F51FDB8" w14:textId="3C0D1CB6" w:rsidR="00D72ACD" w:rsidRDefault="00D72ACD" w:rsidP="00D72ACD">
      <w:pPr>
        <w:pStyle w:val="AutoNumDescription"/>
        <w:rPr>
          <w:b/>
          <w:sz w:val="24"/>
          <w:szCs w:val="24"/>
        </w:rPr>
      </w:pPr>
      <w:r w:rsidRPr="00D72ACD">
        <w:rPr>
          <w:b/>
          <w:sz w:val="24"/>
          <w:szCs w:val="24"/>
        </w:rPr>
        <w:t xml:space="preserve">Nội dung: </w:t>
      </w:r>
    </w:p>
    <w:p w14:paraId="7DF63595" w14:textId="39791689" w:rsidR="00D72ACD" w:rsidRPr="00D72ACD" w:rsidDel="0079719B" w:rsidRDefault="00D72ACD" w:rsidP="00D72ACD">
      <w:pPr>
        <w:pStyle w:val="CommentText"/>
        <w:numPr>
          <w:ilvl w:val="0"/>
          <w:numId w:val="4"/>
        </w:numPr>
        <w:rPr>
          <w:del w:id="2406" w:author="Admin" w:date="2017-09-18T09:57:00Z"/>
          <w:color w:val="FF0000"/>
          <w:sz w:val="24"/>
          <w:szCs w:val="24"/>
        </w:rPr>
      </w:pPr>
      <w:del w:id="2407" w:author="Admin" w:date="2017-09-18T09:57:00Z">
        <w:r w:rsidRPr="00D72ACD" w:rsidDel="0079719B">
          <w:rPr>
            <w:color w:val="FF0000"/>
            <w:sz w:val="24"/>
            <w:szCs w:val="24"/>
          </w:rPr>
          <w:delText>Bỏ đơn vị/phòng ban</w:delText>
        </w:r>
      </w:del>
    </w:p>
    <w:p w14:paraId="6972A3A4" w14:textId="7729BE73" w:rsidR="00D72ACD" w:rsidRPr="00D72ACD" w:rsidRDefault="00D72ACD" w:rsidP="00D72ACD">
      <w:pPr>
        <w:pStyle w:val="CommentText"/>
        <w:numPr>
          <w:ilvl w:val="0"/>
          <w:numId w:val="4"/>
        </w:numPr>
        <w:rPr>
          <w:color w:val="FF0000"/>
          <w:sz w:val="24"/>
          <w:szCs w:val="24"/>
        </w:rPr>
      </w:pPr>
      <w:r w:rsidRPr="00D72ACD">
        <w:rPr>
          <w:color w:val="FF0000"/>
          <w:sz w:val="24"/>
          <w:szCs w:val="24"/>
        </w:rPr>
        <w:t>Nhiệm vụ công việc và thẩm quyền thiết kế dạng lưới được nhiều bản ghi trong tài liệu</w:t>
      </w:r>
      <w:r w:rsidR="000A5CAE">
        <w:rPr>
          <w:color w:val="FF0000"/>
          <w:sz w:val="24"/>
          <w:szCs w:val="24"/>
        </w:rPr>
        <w:t>.</w:t>
      </w:r>
    </w:p>
    <w:p w14:paraId="6DFCB6FF" w14:textId="423E556B" w:rsidR="00D72ACD" w:rsidRPr="00D72ACD" w:rsidRDefault="00D72ACD" w:rsidP="00D72ACD">
      <w:pPr>
        <w:pStyle w:val="CommentText"/>
        <w:numPr>
          <w:ilvl w:val="0"/>
          <w:numId w:val="4"/>
        </w:numPr>
        <w:rPr>
          <w:color w:val="FF0000"/>
          <w:sz w:val="24"/>
          <w:szCs w:val="24"/>
        </w:rPr>
      </w:pPr>
      <w:r w:rsidRPr="00D72ACD">
        <w:rPr>
          <w:color w:val="FF0000"/>
          <w:sz w:val="24"/>
          <w:szCs w:val="24"/>
        </w:rPr>
        <w:t>Mục Báo cáo cho: hiển thị lên chức danh để chọn</w:t>
      </w:r>
      <w:r w:rsidR="00280E53">
        <w:rPr>
          <w:color w:val="FF0000"/>
          <w:sz w:val="24"/>
          <w:szCs w:val="24"/>
        </w:rPr>
        <w:t>.</w:t>
      </w:r>
    </w:p>
    <w:p w14:paraId="5750C10E" w14:textId="71E4BDCB" w:rsidR="00912C60" w:rsidRPr="005F5764" w:rsidRDefault="00912C60" w:rsidP="005B6666">
      <w:pPr>
        <w:pStyle w:val="Heading4"/>
        <w:pPrChange w:id="2408" w:author="Admin" w:date="2017-09-29T10:35:00Z">
          <w:pPr>
            <w:pStyle w:val="Heading3"/>
          </w:pPr>
        </w:pPrChange>
      </w:pPr>
      <w:r>
        <w:t>Mô tả các trường thông tin trên màn hình</w:t>
      </w:r>
    </w:p>
    <w:tbl>
      <w:tblPr>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1543"/>
        <w:gridCol w:w="2700"/>
        <w:gridCol w:w="990"/>
        <w:gridCol w:w="947"/>
        <w:gridCol w:w="973"/>
        <w:gridCol w:w="1413"/>
        <w:tblGridChange w:id="2409">
          <w:tblGrid>
            <w:gridCol w:w="797"/>
            <w:gridCol w:w="1543"/>
            <w:gridCol w:w="2700"/>
            <w:gridCol w:w="990"/>
            <w:gridCol w:w="947"/>
            <w:gridCol w:w="973"/>
            <w:gridCol w:w="1413"/>
          </w:tblGrid>
        </w:tblGridChange>
      </w:tblGrid>
      <w:tr w:rsidR="00912C60" w:rsidRPr="00835288" w14:paraId="50D38499" w14:textId="77777777" w:rsidTr="00AD3C61">
        <w:trPr>
          <w:trHeight w:val="364"/>
          <w:tblHeader/>
        </w:trPr>
        <w:tc>
          <w:tcPr>
            <w:tcW w:w="79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00B28BA" w14:textId="77777777" w:rsidR="00912C60" w:rsidRPr="00835288" w:rsidRDefault="00912C60" w:rsidP="00896B3B">
            <w:pPr>
              <w:spacing w:before="240"/>
              <w:jc w:val="center"/>
              <w:rPr>
                <w:rFonts w:cs="Times New Roman"/>
                <w:b/>
                <w:sz w:val="24"/>
                <w:szCs w:val="24"/>
              </w:rPr>
            </w:pPr>
            <w:r>
              <w:rPr>
                <w:rFonts w:cs="Times New Roman"/>
                <w:b/>
                <w:sz w:val="24"/>
                <w:szCs w:val="24"/>
              </w:rPr>
              <w:t>STT</w:t>
            </w:r>
          </w:p>
        </w:tc>
        <w:tc>
          <w:tcPr>
            <w:tcW w:w="154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7263DF6"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Tên 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123F0C3"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AD86659"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Kiểu dữ liệu</w:t>
            </w:r>
          </w:p>
        </w:tc>
        <w:tc>
          <w:tcPr>
            <w:tcW w:w="94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ADB2166" w14:textId="77777777" w:rsidR="00912C60" w:rsidRPr="00835288" w:rsidRDefault="00912C60" w:rsidP="00896B3B">
            <w:pPr>
              <w:spacing w:before="240"/>
              <w:jc w:val="center"/>
              <w:rPr>
                <w:rFonts w:cs="Times New Roman"/>
                <w:b/>
                <w:sz w:val="24"/>
                <w:szCs w:val="24"/>
              </w:rPr>
            </w:pPr>
            <w:r>
              <w:rPr>
                <w:rFonts w:cs="Times New Roman"/>
                <w:b/>
                <w:sz w:val="24"/>
                <w:szCs w:val="24"/>
              </w:rPr>
              <w:t>Độ dài</w:t>
            </w:r>
          </w:p>
        </w:tc>
        <w:tc>
          <w:tcPr>
            <w:tcW w:w="97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39D2152"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Bắt buộc</w:t>
            </w:r>
          </w:p>
        </w:tc>
        <w:tc>
          <w:tcPr>
            <w:tcW w:w="141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E140368"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Ghi chú</w:t>
            </w:r>
          </w:p>
        </w:tc>
      </w:tr>
      <w:tr w:rsidR="000575CE" w:rsidRPr="00835288" w14:paraId="392359E1" w14:textId="77777777" w:rsidTr="000575CE">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410" w:author="Admin" w:date="2017-09-29T11:28:00Z">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485"/>
          <w:trPrChange w:id="2411" w:author="Admin" w:date="2017-09-29T11:28:00Z">
            <w:trPr>
              <w:trHeight w:val="346"/>
            </w:trPr>
          </w:trPrChange>
        </w:trPr>
        <w:tc>
          <w:tcPr>
            <w:tcW w:w="9363" w:type="dxa"/>
            <w:gridSpan w:val="7"/>
            <w:tcBorders>
              <w:top w:val="single" w:sz="4" w:space="0" w:color="000000"/>
              <w:left w:val="single" w:sz="4" w:space="0" w:color="000000"/>
              <w:bottom w:val="single" w:sz="4" w:space="0" w:color="000000"/>
              <w:right w:val="single" w:sz="4" w:space="0" w:color="000000"/>
            </w:tcBorders>
            <w:vAlign w:val="center"/>
            <w:tcPrChange w:id="2412" w:author="Admin" w:date="2017-09-29T11:28:00Z">
              <w:tcPr>
                <w:tcW w:w="9363" w:type="dxa"/>
                <w:gridSpan w:val="7"/>
                <w:tcBorders>
                  <w:top w:val="single" w:sz="4" w:space="0" w:color="000000"/>
                  <w:left w:val="single" w:sz="4" w:space="0" w:color="000000"/>
                  <w:bottom w:val="single" w:sz="4" w:space="0" w:color="000000"/>
                  <w:right w:val="single" w:sz="4" w:space="0" w:color="000000"/>
                </w:tcBorders>
                <w:vAlign w:val="center"/>
              </w:tcPr>
            </w:tcPrChange>
          </w:tcPr>
          <w:p w14:paraId="2A9521C1" w14:textId="77777777" w:rsidR="000575CE" w:rsidRPr="00E736E1" w:rsidRDefault="000575CE" w:rsidP="00896B3B">
            <w:pPr>
              <w:spacing w:after="0" w:line="26" w:lineRule="atLeast"/>
              <w:jc w:val="left"/>
              <w:rPr>
                <w:rFonts w:cs="Times New Roman"/>
                <w:color w:val="FF0000"/>
                <w:sz w:val="24"/>
                <w:szCs w:val="24"/>
                <w:rPrChange w:id="2413" w:author="Admin" w:date="2017-09-29T11:31:00Z">
                  <w:rPr>
                    <w:rFonts w:cs="Times New Roman"/>
                    <w:color w:val="000000"/>
                    <w:sz w:val="24"/>
                    <w:szCs w:val="24"/>
                  </w:rPr>
                </w:rPrChange>
              </w:rPr>
            </w:pPr>
            <w:del w:id="2414" w:author="Admin" w:date="2017-09-29T11:09:00Z">
              <w:r w:rsidRPr="00E736E1" w:rsidDel="00832F4E">
                <w:rPr>
                  <w:rFonts w:cs="Times New Roman"/>
                  <w:color w:val="FF0000"/>
                  <w:sz w:val="24"/>
                  <w:szCs w:val="24"/>
                  <w:rPrChange w:id="2415" w:author="Admin" w:date="2017-09-29T11:31:00Z">
                    <w:rPr>
                      <w:rFonts w:cs="Times New Roman"/>
                      <w:color w:val="000000"/>
                      <w:sz w:val="24"/>
                      <w:szCs w:val="24"/>
                    </w:rPr>
                  </w:rPrChange>
                </w:rPr>
                <w:delText>Tên vị trí chức danh</w:delText>
              </w:r>
            </w:del>
          </w:p>
          <w:p w14:paraId="18118DA9" w14:textId="74743EAB" w:rsidR="000575CE" w:rsidRPr="00E736E1" w:rsidDel="000575CE" w:rsidRDefault="000575CE" w:rsidP="00AD3C61">
            <w:pPr>
              <w:spacing w:after="0" w:line="26" w:lineRule="atLeast"/>
              <w:jc w:val="left"/>
              <w:rPr>
                <w:del w:id="2416" w:author="Admin" w:date="2017-09-29T11:28:00Z"/>
                <w:rFonts w:cs="Times New Roman"/>
                <w:color w:val="FF0000"/>
                <w:sz w:val="24"/>
                <w:szCs w:val="24"/>
                <w:rPrChange w:id="2417" w:author="Admin" w:date="2017-09-29T11:31:00Z">
                  <w:rPr>
                    <w:del w:id="2418" w:author="Admin" w:date="2017-09-29T11:28:00Z"/>
                    <w:rFonts w:cs="Times New Roman"/>
                    <w:color w:val="000000"/>
                    <w:sz w:val="24"/>
                    <w:szCs w:val="24"/>
                  </w:rPr>
                </w:rPrChange>
              </w:rPr>
            </w:pPr>
            <w:del w:id="2419" w:author="Admin" w:date="2017-09-29T11:09:00Z">
              <w:r w:rsidRPr="00E736E1" w:rsidDel="00832F4E">
                <w:rPr>
                  <w:rFonts w:cs="Times New Roman"/>
                  <w:color w:val="FF0000"/>
                  <w:sz w:val="24"/>
                  <w:szCs w:val="24"/>
                  <w:rPrChange w:id="2420" w:author="Admin" w:date="2017-09-29T11:31:00Z">
                    <w:rPr>
                      <w:rFonts w:cs="Times New Roman"/>
                      <w:color w:val="000000"/>
                      <w:sz w:val="24"/>
                      <w:szCs w:val="24"/>
                    </w:rPr>
                  </w:rPrChange>
                </w:rPr>
                <w:delText>Chọn trong danh sách hiển thị tham chiếu từ danh mục vị trí chức danh</w:delText>
              </w:r>
            </w:del>
          </w:p>
          <w:p w14:paraId="55EB8DBA" w14:textId="539E1FF6" w:rsidR="000575CE" w:rsidRPr="000575CE" w:rsidDel="000575CE" w:rsidRDefault="000575CE" w:rsidP="000575CE">
            <w:pPr>
              <w:spacing w:before="240"/>
              <w:jc w:val="left"/>
              <w:rPr>
                <w:del w:id="2421" w:author="Admin" w:date="2017-09-29T11:28:00Z"/>
                <w:rFonts w:cs="Times New Roman"/>
                <w:b/>
                <w:sz w:val="24"/>
                <w:szCs w:val="24"/>
                <w:rPrChange w:id="2422" w:author="Admin" w:date="2017-09-29T11:28:00Z">
                  <w:rPr>
                    <w:del w:id="2423" w:author="Admin" w:date="2017-09-29T11:28:00Z"/>
                    <w:rFonts w:cs="Times New Roman"/>
                    <w:sz w:val="24"/>
                    <w:szCs w:val="24"/>
                  </w:rPr>
                </w:rPrChange>
              </w:rPr>
              <w:pPrChange w:id="2424" w:author="Admin" w:date="2017-09-29T11:28:00Z">
                <w:pPr>
                  <w:spacing w:before="240"/>
                  <w:jc w:val="center"/>
                </w:pPr>
              </w:pPrChange>
            </w:pPr>
            <w:ins w:id="2425" w:author="Admin" w:date="2017-09-29T11:28:00Z">
              <w:r w:rsidRPr="00E736E1">
                <w:rPr>
                  <w:rFonts w:cs="Times New Roman"/>
                  <w:b/>
                  <w:color w:val="FF0000"/>
                  <w:sz w:val="24"/>
                  <w:szCs w:val="24"/>
                  <w:rPrChange w:id="2426" w:author="Admin" w:date="2017-09-29T11:31:00Z">
                    <w:rPr>
                      <w:rFonts w:cs="Times New Roman"/>
                      <w:sz w:val="24"/>
                      <w:szCs w:val="24"/>
                    </w:rPr>
                  </w:rPrChange>
                </w:rPr>
                <w:t>Thông tin về bản Mô tả công việc</w:t>
              </w:r>
            </w:ins>
            <w:del w:id="2427" w:author="Admin" w:date="2017-09-29T11:09:00Z">
              <w:r w:rsidRPr="000575CE" w:rsidDel="00832F4E">
                <w:rPr>
                  <w:rFonts w:cs="Times New Roman"/>
                  <w:b/>
                  <w:sz w:val="24"/>
                  <w:szCs w:val="24"/>
                  <w:rPrChange w:id="2428" w:author="Admin" w:date="2017-09-29T11:28:00Z">
                    <w:rPr>
                      <w:rFonts w:cs="Times New Roman"/>
                      <w:sz w:val="24"/>
                      <w:szCs w:val="24"/>
                    </w:rPr>
                  </w:rPrChange>
                </w:rPr>
                <w:delText>Danh sách</w:delText>
              </w:r>
            </w:del>
          </w:p>
          <w:p w14:paraId="1DAE0C87" w14:textId="0C348554" w:rsidR="000575CE" w:rsidRPr="00835288" w:rsidRDefault="000575CE" w:rsidP="000575CE">
            <w:pPr>
              <w:spacing w:after="0" w:line="26" w:lineRule="atLeast"/>
              <w:jc w:val="left"/>
              <w:rPr>
                <w:rFonts w:cs="Times New Roman"/>
                <w:sz w:val="24"/>
                <w:szCs w:val="24"/>
              </w:rPr>
              <w:pPrChange w:id="2429" w:author="Admin" w:date="2017-09-29T11:28:00Z">
                <w:pPr>
                  <w:spacing w:before="240"/>
                  <w:jc w:val="left"/>
                </w:pPr>
              </w:pPrChange>
            </w:pPr>
            <w:del w:id="2430" w:author="Admin" w:date="2017-09-29T11:09:00Z">
              <w:r w:rsidRPr="00835288" w:rsidDel="00832F4E">
                <w:rPr>
                  <w:rFonts w:cs="Times New Roman"/>
                  <w:sz w:val="24"/>
                  <w:szCs w:val="24"/>
                </w:rPr>
                <w:delText>Có</w:delText>
              </w:r>
            </w:del>
          </w:p>
        </w:tc>
      </w:tr>
      <w:tr w:rsidR="000575CE" w:rsidRPr="00835288" w14:paraId="62C08AB9" w14:textId="77777777" w:rsidTr="00832F4E">
        <w:trPr>
          <w:trHeight w:val="346"/>
          <w:ins w:id="2431" w:author="Admin" w:date="2017-09-29T11:27:00Z"/>
        </w:trPr>
        <w:tc>
          <w:tcPr>
            <w:tcW w:w="797" w:type="dxa"/>
            <w:tcBorders>
              <w:top w:val="single" w:sz="4" w:space="0" w:color="000000"/>
              <w:left w:val="single" w:sz="4" w:space="0" w:color="000000"/>
              <w:bottom w:val="single" w:sz="4" w:space="0" w:color="000000"/>
              <w:right w:val="single" w:sz="4" w:space="0" w:color="000000"/>
            </w:tcBorders>
            <w:vAlign w:val="center"/>
          </w:tcPr>
          <w:p w14:paraId="5D878B65" w14:textId="77777777" w:rsidR="000575CE" w:rsidRPr="006E5882" w:rsidRDefault="000575CE" w:rsidP="00742467">
            <w:pPr>
              <w:pStyle w:val="ListParagraph"/>
              <w:numPr>
                <w:ilvl w:val="0"/>
                <w:numId w:val="40"/>
              </w:numPr>
              <w:spacing w:after="0" w:line="26" w:lineRule="atLeast"/>
              <w:jc w:val="center"/>
              <w:rPr>
                <w:ins w:id="2432" w:author="Admin" w:date="2017-09-29T11:27:00Z"/>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33FB93E2" w14:textId="14A1F59B" w:rsidR="000575CE" w:rsidRDefault="000575CE" w:rsidP="00896B3B">
            <w:pPr>
              <w:spacing w:after="0" w:line="26" w:lineRule="atLeast"/>
              <w:jc w:val="left"/>
              <w:rPr>
                <w:ins w:id="2433" w:author="Admin" w:date="2017-09-29T11:27:00Z"/>
                <w:rFonts w:cs="Times New Roman"/>
                <w:color w:val="000000"/>
                <w:sz w:val="24"/>
                <w:szCs w:val="24"/>
              </w:rPr>
            </w:pPr>
            <w:ins w:id="2434" w:author="Admin" w:date="2017-09-29T11:27:00Z">
              <w:r>
                <w:rPr>
                  <w:rFonts w:cs="Times New Roman"/>
                  <w:color w:val="000000"/>
                  <w:sz w:val="24"/>
                  <w:szCs w:val="24"/>
                </w:rPr>
                <w:t>Mã số CV</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5565180C" w14:textId="6A561D0B" w:rsidR="000575CE" w:rsidDel="00832F4E" w:rsidRDefault="000575CE" w:rsidP="000575CE">
            <w:pPr>
              <w:spacing w:after="0" w:line="26" w:lineRule="atLeast"/>
              <w:jc w:val="left"/>
              <w:rPr>
                <w:ins w:id="2435" w:author="Admin" w:date="2017-09-29T11:27:00Z"/>
                <w:rFonts w:cs="Times New Roman"/>
                <w:color w:val="000000"/>
                <w:sz w:val="24"/>
                <w:szCs w:val="24"/>
              </w:rPr>
              <w:pPrChange w:id="2436" w:author="Admin" w:date="2017-09-29T11:30:00Z">
                <w:pPr>
                  <w:spacing w:after="0" w:line="26" w:lineRule="atLeast"/>
                  <w:jc w:val="left"/>
                </w:pPr>
              </w:pPrChange>
            </w:pPr>
            <w:ins w:id="2437" w:author="Admin" w:date="2017-09-29T11:29:00Z">
              <w:r>
                <w:rPr>
                  <w:rFonts w:cs="Times New Roman"/>
                  <w:color w:val="000000"/>
                  <w:sz w:val="24"/>
                  <w:szCs w:val="24"/>
                </w:rPr>
                <w:t xml:space="preserve">Mã số CV </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2258611F" w14:textId="42A2C94E" w:rsidR="000575CE" w:rsidDel="00832F4E" w:rsidRDefault="000575CE" w:rsidP="00896B3B">
            <w:pPr>
              <w:spacing w:before="240"/>
              <w:jc w:val="center"/>
              <w:rPr>
                <w:ins w:id="2438" w:author="Admin" w:date="2017-09-29T11:27:00Z"/>
                <w:rFonts w:cs="Times New Roman"/>
                <w:sz w:val="24"/>
                <w:szCs w:val="24"/>
              </w:rPr>
            </w:pPr>
            <w:ins w:id="2439" w:author="Admin" w:date="2017-09-29T11:30:00Z">
              <w:r>
                <w:rPr>
                  <w:rFonts w:cs="Times New Roman"/>
                  <w:sz w:val="24"/>
                  <w:szCs w:val="24"/>
                </w:rPr>
                <w:t>Ký tự</w:t>
              </w:r>
            </w:ins>
          </w:p>
        </w:tc>
        <w:tc>
          <w:tcPr>
            <w:tcW w:w="947" w:type="dxa"/>
            <w:tcBorders>
              <w:top w:val="single" w:sz="4" w:space="0" w:color="000000"/>
              <w:left w:val="single" w:sz="4" w:space="0" w:color="000000"/>
              <w:bottom w:val="single" w:sz="4" w:space="0" w:color="000000"/>
              <w:right w:val="single" w:sz="4" w:space="0" w:color="000000"/>
            </w:tcBorders>
            <w:vAlign w:val="center"/>
          </w:tcPr>
          <w:p w14:paraId="3392B728" w14:textId="77777777" w:rsidR="000575CE" w:rsidRPr="00835288" w:rsidRDefault="000575CE" w:rsidP="00896B3B">
            <w:pPr>
              <w:spacing w:before="240"/>
              <w:jc w:val="center"/>
              <w:rPr>
                <w:ins w:id="2440" w:author="Admin" w:date="2017-09-29T11:27:00Z"/>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1E894BA8" w14:textId="16C94FE8" w:rsidR="000575CE" w:rsidRPr="00835288" w:rsidDel="00832F4E" w:rsidRDefault="000575CE" w:rsidP="00896B3B">
            <w:pPr>
              <w:spacing w:before="240"/>
              <w:jc w:val="center"/>
              <w:rPr>
                <w:ins w:id="2441" w:author="Admin" w:date="2017-09-29T11:27:00Z"/>
                <w:rFonts w:cs="Times New Roman"/>
                <w:sz w:val="24"/>
                <w:szCs w:val="24"/>
              </w:rPr>
            </w:pPr>
            <w:ins w:id="2442" w:author="Admin" w:date="2017-09-29T11:30:00Z">
              <w:r>
                <w:rPr>
                  <w:rFonts w:cs="Times New Roman"/>
                  <w:sz w:val="24"/>
                  <w:szCs w:val="24"/>
                </w:rPr>
                <w:t>Không</w:t>
              </w:r>
            </w:ins>
          </w:p>
        </w:tc>
        <w:tc>
          <w:tcPr>
            <w:tcW w:w="1413" w:type="dxa"/>
            <w:tcBorders>
              <w:top w:val="single" w:sz="4" w:space="0" w:color="000000"/>
              <w:left w:val="single" w:sz="4" w:space="0" w:color="000000"/>
              <w:bottom w:val="single" w:sz="4" w:space="0" w:color="000000"/>
              <w:right w:val="single" w:sz="4" w:space="0" w:color="000000"/>
            </w:tcBorders>
            <w:vAlign w:val="center"/>
          </w:tcPr>
          <w:p w14:paraId="14282282" w14:textId="77777777" w:rsidR="000575CE" w:rsidRPr="00835288" w:rsidRDefault="000575CE" w:rsidP="00896B3B">
            <w:pPr>
              <w:spacing w:before="240"/>
              <w:jc w:val="left"/>
              <w:rPr>
                <w:ins w:id="2443" w:author="Admin" w:date="2017-09-29T11:27:00Z"/>
                <w:rFonts w:cs="Times New Roman"/>
                <w:sz w:val="24"/>
                <w:szCs w:val="24"/>
              </w:rPr>
            </w:pPr>
          </w:p>
        </w:tc>
      </w:tr>
      <w:tr w:rsidR="000575CE" w:rsidRPr="00835288" w14:paraId="3AAF379E" w14:textId="77777777" w:rsidTr="00832F4E">
        <w:trPr>
          <w:trHeight w:val="346"/>
          <w:ins w:id="2444" w:author="Admin" w:date="2017-09-29T11:09:00Z"/>
        </w:trPr>
        <w:tc>
          <w:tcPr>
            <w:tcW w:w="797" w:type="dxa"/>
            <w:tcBorders>
              <w:top w:val="single" w:sz="4" w:space="0" w:color="000000"/>
              <w:left w:val="single" w:sz="4" w:space="0" w:color="000000"/>
              <w:bottom w:val="single" w:sz="4" w:space="0" w:color="000000"/>
              <w:right w:val="single" w:sz="4" w:space="0" w:color="000000"/>
            </w:tcBorders>
            <w:vAlign w:val="center"/>
          </w:tcPr>
          <w:p w14:paraId="15393981" w14:textId="77777777" w:rsidR="000575CE" w:rsidRPr="006E5882" w:rsidRDefault="000575CE" w:rsidP="000575CE">
            <w:pPr>
              <w:pStyle w:val="ListParagraph"/>
              <w:numPr>
                <w:ilvl w:val="0"/>
                <w:numId w:val="40"/>
              </w:numPr>
              <w:spacing w:after="0" w:line="26" w:lineRule="atLeast"/>
              <w:jc w:val="center"/>
              <w:rPr>
                <w:ins w:id="2445" w:author="Admin" w:date="2017-09-29T11:09:00Z"/>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4F5FC1FC" w14:textId="39A096CA" w:rsidR="000575CE" w:rsidDel="00832F4E" w:rsidRDefault="000575CE" w:rsidP="000575CE">
            <w:pPr>
              <w:spacing w:after="0" w:line="26" w:lineRule="atLeast"/>
              <w:jc w:val="left"/>
              <w:rPr>
                <w:ins w:id="2446" w:author="Admin" w:date="2017-09-29T11:09:00Z"/>
                <w:rFonts w:cs="Times New Roman"/>
                <w:color w:val="000000"/>
                <w:sz w:val="24"/>
                <w:szCs w:val="24"/>
              </w:rPr>
            </w:pPr>
            <w:ins w:id="2447" w:author="Admin" w:date="2017-09-29T11:26:00Z">
              <w:r>
                <w:rPr>
                  <w:rFonts w:cs="Times New Roman"/>
                  <w:color w:val="000000"/>
                  <w:sz w:val="24"/>
                  <w:szCs w:val="24"/>
                </w:rPr>
                <w:t>Ngày ban hành</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27A1BC43" w14:textId="1B2135E9" w:rsidR="000575CE" w:rsidDel="00832F4E" w:rsidRDefault="000575CE" w:rsidP="000575CE">
            <w:pPr>
              <w:spacing w:after="0" w:line="26" w:lineRule="atLeast"/>
              <w:jc w:val="left"/>
              <w:rPr>
                <w:ins w:id="2448" w:author="Admin" w:date="2017-09-29T11:09:00Z"/>
                <w:rFonts w:cs="Times New Roman"/>
                <w:color w:val="000000"/>
                <w:sz w:val="24"/>
                <w:szCs w:val="24"/>
              </w:rPr>
            </w:pPr>
            <w:ins w:id="2449" w:author="Admin" w:date="2017-09-29T11:30:00Z">
              <w:r>
                <w:rPr>
                  <w:rFonts w:cs="Times New Roman"/>
                  <w:color w:val="000000"/>
                  <w:sz w:val="24"/>
                  <w:szCs w:val="24"/>
                </w:rPr>
                <w:t>Ngày ban hành</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02C01668" w14:textId="2EBCDC74" w:rsidR="000575CE" w:rsidDel="00832F4E" w:rsidRDefault="000575CE" w:rsidP="000575CE">
            <w:pPr>
              <w:spacing w:before="240"/>
              <w:jc w:val="center"/>
              <w:rPr>
                <w:ins w:id="2450" w:author="Admin" w:date="2017-09-29T11:09:00Z"/>
                <w:rFonts w:cs="Times New Roman"/>
                <w:sz w:val="24"/>
                <w:szCs w:val="24"/>
              </w:rPr>
            </w:pPr>
            <w:ins w:id="2451" w:author="Admin" w:date="2017-09-29T11:30:00Z">
              <w:r>
                <w:rPr>
                  <w:rFonts w:cs="Times New Roman"/>
                  <w:sz w:val="24"/>
                  <w:szCs w:val="24"/>
                </w:rPr>
                <w:t>Ngày tháng</w:t>
              </w:r>
            </w:ins>
          </w:p>
        </w:tc>
        <w:tc>
          <w:tcPr>
            <w:tcW w:w="947" w:type="dxa"/>
            <w:tcBorders>
              <w:top w:val="single" w:sz="4" w:space="0" w:color="000000"/>
              <w:left w:val="single" w:sz="4" w:space="0" w:color="000000"/>
              <w:bottom w:val="single" w:sz="4" w:space="0" w:color="000000"/>
              <w:right w:val="single" w:sz="4" w:space="0" w:color="000000"/>
            </w:tcBorders>
            <w:vAlign w:val="center"/>
          </w:tcPr>
          <w:p w14:paraId="1E2852E0" w14:textId="77777777" w:rsidR="000575CE" w:rsidRPr="00835288" w:rsidRDefault="000575CE" w:rsidP="000575CE">
            <w:pPr>
              <w:spacing w:before="240"/>
              <w:jc w:val="center"/>
              <w:rPr>
                <w:ins w:id="2452" w:author="Admin" w:date="2017-09-29T11:09:00Z"/>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0C000C9C" w14:textId="6AB0E89C" w:rsidR="000575CE" w:rsidRPr="00835288" w:rsidDel="00832F4E" w:rsidRDefault="000575CE" w:rsidP="000575CE">
            <w:pPr>
              <w:spacing w:before="240"/>
              <w:jc w:val="center"/>
              <w:rPr>
                <w:ins w:id="2453" w:author="Admin" w:date="2017-09-29T11:09:00Z"/>
                <w:rFonts w:cs="Times New Roman"/>
                <w:sz w:val="24"/>
                <w:szCs w:val="24"/>
              </w:rPr>
            </w:pPr>
            <w:ins w:id="2454" w:author="Admin" w:date="2017-09-29T11:30:00Z">
              <w:r>
                <w:rPr>
                  <w:rFonts w:cs="Times New Roman"/>
                  <w:sz w:val="24"/>
                  <w:szCs w:val="24"/>
                </w:rPr>
                <w:t>Không</w:t>
              </w:r>
            </w:ins>
          </w:p>
        </w:tc>
        <w:tc>
          <w:tcPr>
            <w:tcW w:w="1413" w:type="dxa"/>
            <w:tcBorders>
              <w:top w:val="single" w:sz="4" w:space="0" w:color="000000"/>
              <w:left w:val="single" w:sz="4" w:space="0" w:color="000000"/>
              <w:bottom w:val="single" w:sz="4" w:space="0" w:color="000000"/>
              <w:right w:val="single" w:sz="4" w:space="0" w:color="000000"/>
            </w:tcBorders>
            <w:vAlign w:val="center"/>
          </w:tcPr>
          <w:p w14:paraId="78F06DBF" w14:textId="77777777" w:rsidR="000575CE" w:rsidRPr="00835288" w:rsidRDefault="000575CE" w:rsidP="000575CE">
            <w:pPr>
              <w:spacing w:before="240"/>
              <w:jc w:val="left"/>
              <w:rPr>
                <w:ins w:id="2455" w:author="Admin" w:date="2017-09-29T11:09:00Z"/>
                <w:rFonts w:cs="Times New Roman"/>
                <w:sz w:val="24"/>
                <w:szCs w:val="24"/>
              </w:rPr>
            </w:pPr>
          </w:p>
        </w:tc>
      </w:tr>
      <w:tr w:rsidR="000575CE" w:rsidRPr="00835288" w14:paraId="190D6311" w14:textId="77777777" w:rsidTr="00FB52F6">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456" w:author="Admin" w:date="2017-09-29T11:30:00Z">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346"/>
          <w:ins w:id="2457" w:author="Admin" w:date="2017-09-29T11:09:00Z"/>
          <w:trPrChange w:id="2458" w:author="Admin" w:date="2017-09-29T11:30:00Z">
            <w:trPr>
              <w:trHeight w:val="346"/>
            </w:trPr>
          </w:trPrChange>
        </w:trPr>
        <w:tc>
          <w:tcPr>
            <w:tcW w:w="797" w:type="dxa"/>
            <w:tcBorders>
              <w:top w:val="single" w:sz="4" w:space="0" w:color="000000"/>
              <w:left w:val="single" w:sz="4" w:space="0" w:color="000000"/>
              <w:bottom w:val="single" w:sz="4" w:space="0" w:color="000000"/>
              <w:right w:val="single" w:sz="4" w:space="0" w:color="000000"/>
            </w:tcBorders>
            <w:vAlign w:val="center"/>
            <w:tcPrChange w:id="2459" w:author="Admin" w:date="2017-09-29T11:30: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0D113444" w14:textId="77777777" w:rsidR="000575CE" w:rsidRPr="006E5882" w:rsidRDefault="000575CE" w:rsidP="000575CE">
            <w:pPr>
              <w:pStyle w:val="ListParagraph"/>
              <w:numPr>
                <w:ilvl w:val="0"/>
                <w:numId w:val="40"/>
              </w:numPr>
              <w:spacing w:after="0" w:line="26" w:lineRule="atLeast"/>
              <w:jc w:val="center"/>
              <w:rPr>
                <w:ins w:id="2460" w:author="Admin" w:date="2017-09-29T11:09:00Z"/>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Change w:id="2461" w:author="Admin" w:date="2017-09-29T11:30:00Z">
              <w:tcPr>
                <w:tcW w:w="1543" w:type="dxa"/>
                <w:tcBorders>
                  <w:top w:val="single" w:sz="4" w:space="0" w:color="000000"/>
                  <w:left w:val="single" w:sz="4" w:space="0" w:color="000000"/>
                  <w:bottom w:val="single" w:sz="4" w:space="0" w:color="000000"/>
                  <w:right w:val="single" w:sz="4" w:space="0" w:color="000000"/>
                </w:tcBorders>
                <w:vAlign w:val="center"/>
              </w:tcPr>
            </w:tcPrChange>
          </w:tcPr>
          <w:p w14:paraId="680ED37E" w14:textId="5346F2D5" w:rsidR="000575CE" w:rsidDel="00832F4E" w:rsidRDefault="000575CE" w:rsidP="000575CE">
            <w:pPr>
              <w:spacing w:after="0" w:line="26" w:lineRule="atLeast"/>
              <w:jc w:val="left"/>
              <w:rPr>
                <w:ins w:id="2462" w:author="Admin" w:date="2017-09-29T11:09:00Z"/>
                <w:rFonts w:cs="Times New Roman"/>
                <w:color w:val="000000"/>
                <w:sz w:val="24"/>
                <w:szCs w:val="24"/>
              </w:rPr>
            </w:pPr>
            <w:ins w:id="2463" w:author="Admin" w:date="2017-09-29T11:26:00Z">
              <w:r>
                <w:rPr>
                  <w:rFonts w:cs="Times New Roman"/>
                  <w:color w:val="000000"/>
                  <w:sz w:val="24"/>
                  <w:szCs w:val="24"/>
                </w:rPr>
                <w:t>Ngày sửa đổi</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464" w:author="Admin" w:date="2017-09-29T11:30: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1BD46ADB" w14:textId="641DDBAC" w:rsidR="000575CE" w:rsidDel="00832F4E" w:rsidRDefault="000575CE" w:rsidP="000575CE">
            <w:pPr>
              <w:spacing w:after="0" w:line="26" w:lineRule="atLeast"/>
              <w:jc w:val="left"/>
              <w:rPr>
                <w:ins w:id="2465" w:author="Admin" w:date="2017-09-29T11:09:00Z"/>
                <w:rFonts w:cs="Times New Roman"/>
                <w:color w:val="000000"/>
                <w:sz w:val="24"/>
                <w:szCs w:val="24"/>
              </w:rPr>
            </w:pPr>
            <w:ins w:id="2466" w:author="Admin" w:date="2017-09-29T11:30:00Z">
              <w:r>
                <w:rPr>
                  <w:rFonts w:cs="Times New Roman"/>
                  <w:color w:val="000000"/>
                  <w:sz w:val="24"/>
                  <w:szCs w:val="24"/>
                </w:rPr>
                <w:t>Ngày sửa đổi</w:t>
              </w:r>
            </w:ins>
          </w:p>
        </w:tc>
        <w:tc>
          <w:tcPr>
            <w:tcW w:w="990" w:type="dxa"/>
            <w:tcBorders>
              <w:top w:val="single" w:sz="4" w:space="0" w:color="000000"/>
              <w:left w:val="single" w:sz="4" w:space="0" w:color="000000"/>
              <w:bottom w:val="single" w:sz="4" w:space="0" w:color="000000"/>
              <w:right w:val="single" w:sz="4" w:space="0" w:color="000000"/>
            </w:tcBorders>
            <w:vAlign w:val="center"/>
            <w:tcPrChange w:id="2467" w:author="Admin" w:date="2017-09-29T11:30: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3F14247B" w14:textId="537FC85A" w:rsidR="000575CE" w:rsidDel="00832F4E" w:rsidRDefault="000575CE" w:rsidP="000575CE">
            <w:pPr>
              <w:spacing w:before="240"/>
              <w:jc w:val="center"/>
              <w:rPr>
                <w:ins w:id="2468" w:author="Admin" w:date="2017-09-29T11:09:00Z"/>
                <w:rFonts w:cs="Times New Roman"/>
                <w:sz w:val="24"/>
                <w:szCs w:val="24"/>
              </w:rPr>
            </w:pPr>
            <w:ins w:id="2469" w:author="Admin" w:date="2017-09-29T11:30:00Z">
              <w:r>
                <w:rPr>
                  <w:rFonts w:cs="Times New Roman"/>
                  <w:sz w:val="24"/>
                  <w:szCs w:val="24"/>
                </w:rPr>
                <w:t>Ngày tháng</w:t>
              </w:r>
            </w:ins>
          </w:p>
        </w:tc>
        <w:tc>
          <w:tcPr>
            <w:tcW w:w="947" w:type="dxa"/>
            <w:tcBorders>
              <w:top w:val="single" w:sz="4" w:space="0" w:color="000000"/>
              <w:left w:val="single" w:sz="4" w:space="0" w:color="000000"/>
              <w:bottom w:val="single" w:sz="4" w:space="0" w:color="000000"/>
              <w:right w:val="single" w:sz="4" w:space="0" w:color="000000"/>
            </w:tcBorders>
            <w:vAlign w:val="center"/>
            <w:tcPrChange w:id="2470" w:author="Admin" w:date="2017-09-29T11:30:00Z">
              <w:tcPr>
                <w:tcW w:w="947" w:type="dxa"/>
                <w:tcBorders>
                  <w:top w:val="single" w:sz="4" w:space="0" w:color="000000"/>
                  <w:left w:val="single" w:sz="4" w:space="0" w:color="000000"/>
                  <w:bottom w:val="single" w:sz="4" w:space="0" w:color="000000"/>
                  <w:right w:val="single" w:sz="4" w:space="0" w:color="000000"/>
                </w:tcBorders>
                <w:vAlign w:val="center"/>
              </w:tcPr>
            </w:tcPrChange>
          </w:tcPr>
          <w:p w14:paraId="02C8631F" w14:textId="77777777" w:rsidR="000575CE" w:rsidRPr="00835288" w:rsidRDefault="000575CE" w:rsidP="000575CE">
            <w:pPr>
              <w:spacing w:before="240"/>
              <w:jc w:val="center"/>
              <w:rPr>
                <w:ins w:id="2471" w:author="Admin" w:date="2017-09-29T11:09:00Z"/>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Change w:id="2472" w:author="Admin" w:date="2017-09-29T11:30:00Z">
              <w:tcPr>
                <w:tcW w:w="973" w:type="dxa"/>
                <w:tcBorders>
                  <w:top w:val="single" w:sz="4" w:space="0" w:color="000000"/>
                  <w:left w:val="single" w:sz="4" w:space="0" w:color="000000"/>
                  <w:bottom w:val="single" w:sz="4" w:space="0" w:color="000000"/>
                  <w:right w:val="single" w:sz="4" w:space="0" w:color="000000"/>
                </w:tcBorders>
                <w:vAlign w:val="center"/>
              </w:tcPr>
            </w:tcPrChange>
          </w:tcPr>
          <w:p w14:paraId="5C8F46F8" w14:textId="75762A41" w:rsidR="000575CE" w:rsidRPr="00835288" w:rsidDel="00832F4E" w:rsidRDefault="000575CE" w:rsidP="000575CE">
            <w:pPr>
              <w:spacing w:before="240"/>
              <w:jc w:val="center"/>
              <w:rPr>
                <w:ins w:id="2473" w:author="Admin" w:date="2017-09-29T11:09:00Z"/>
                <w:rFonts w:cs="Times New Roman"/>
                <w:sz w:val="24"/>
                <w:szCs w:val="24"/>
              </w:rPr>
            </w:pPr>
            <w:ins w:id="2474" w:author="Admin" w:date="2017-09-29T11:30:00Z">
              <w:r w:rsidRPr="00FD6DC3">
                <w:rPr>
                  <w:rFonts w:cs="Times New Roman"/>
                  <w:sz w:val="24"/>
                  <w:szCs w:val="24"/>
                </w:rPr>
                <w:t>Không</w:t>
              </w:r>
            </w:ins>
          </w:p>
        </w:tc>
        <w:tc>
          <w:tcPr>
            <w:tcW w:w="1413" w:type="dxa"/>
            <w:tcBorders>
              <w:top w:val="single" w:sz="4" w:space="0" w:color="000000"/>
              <w:left w:val="single" w:sz="4" w:space="0" w:color="000000"/>
              <w:bottom w:val="single" w:sz="4" w:space="0" w:color="000000"/>
              <w:right w:val="single" w:sz="4" w:space="0" w:color="000000"/>
            </w:tcBorders>
            <w:vAlign w:val="center"/>
            <w:tcPrChange w:id="2475" w:author="Admin" w:date="2017-09-29T11:30:00Z">
              <w:tcPr>
                <w:tcW w:w="1413" w:type="dxa"/>
                <w:tcBorders>
                  <w:top w:val="single" w:sz="4" w:space="0" w:color="000000"/>
                  <w:left w:val="single" w:sz="4" w:space="0" w:color="000000"/>
                  <w:bottom w:val="single" w:sz="4" w:space="0" w:color="000000"/>
                  <w:right w:val="single" w:sz="4" w:space="0" w:color="000000"/>
                </w:tcBorders>
                <w:vAlign w:val="center"/>
              </w:tcPr>
            </w:tcPrChange>
          </w:tcPr>
          <w:p w14:paraId="7FA28676" w14:textId="77777777" w:rsidR="000575CE" w:rsidRPr="00835288" w:rsidRDefault="000575CE" w:rsidP="000575CE">
            <w:pPr>
              <w:spacing w:before="240"/>
              <w:jc w:val="left"/>
              <w:rPr>
                <w:ins w:id="2476" w:author="Admin" w:date="2017-09-29T11:09:00Z"/>
                <w:rFonts w:cs="Times New Roman"/>
                <w:sz w:val="24"/>
                <w:szCs w:val="24"/>
              </w:rPr>
            </w:pPr>
          </w:p>
        </w:tc>
      </w:tr>
      <w:tr w:rsidR="000575CE" w:rsidRPr="00835288" w14:paraId="047D1233" w14:textId="77777777" w:rsidTr="00FB52F6">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477" w:author="Admin" w:date="2017-09-29T11:30:00Z">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346"/>
          <w:ins w:id="2478" w:author="Admin" w:date="2017-09-29T11:09:00Z"/>
          <w:trPrChange w:id="2479" w:author="Admin" w:date="2017-09-29T11:30:00Z">
            <w:trPr>
              <w:trHeight w:val="346"/>
            </w:trPr>
          </w:trPrChange>
        </w:trPr>
        <w:tc>
          <w:tcPr>
            <w:tcW w:w="797" w:type="dxa"/>
            <w:tcBorders>
              <w:top w:val="single" w:sz="4" w:space="0" w:color="000000"/>
              <w:left w:val="single" w:sz="4" w:space="0" w:color="000000"/>
              <w:bottom w:val="single" w:sz="4" w:space="0" w:color="000000"/>
              <w:right w:val="single" w:sz="4" w:space="0" w:color="000000"/>
            </w:tcBorders>
            <w:vAlign w:val="center"/>
            <w:tcPrChange w:id="2480" w:author="Admin" w:date="2017-09-29T11:30: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2B3E142B" w14:textId="77777777" w:rsidR="000575CE" w:rsidRPr="006E5882" w:rsidRDefault="000575CE" w:rsidP="000575CE">
            <w:pPr>
              <w:pStyle w:val="ListParagraph"/>
              <w:numPr>
                <w:ilvl w:val="0"/>
                <w:numId w:val="40"/>
              </w:numPr>
              <w:spacing w:after="0" w:line="26" w:lineRule="atLeast"/>
              <w:jc w:val="center"/>
              <w:rPr>
                <w:ins w:id="2481" w:author="Admin" w:date="2017-09-29T11:09:00Z"/>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Change w:id="2482" w:author="Admin" w:date="2017-09-29T11:30:00Z">
              <w:tcPr>
                <w:tcW w:w="1543" w:type="dxa"/>
                <w:tcBorders>
                  <w:top w:val="single" w:sz="4" w:space="0" w:color="000000"/>
                  <w:left w:val="single" w:sz="4" w:space="0" w:color="000000"/>
                  <w:bottom w:val="single" w:sz="4" w:space="0" w:color="000000"/>
                  <w:right w:val="single" w:sz="4" w:space="0" w:color="000000"/>
                </w:tcBorders>
                <w:vAlign w:val="center"/>
              </w:tcPr>
            </w:tcPrChange>
          </w:tcPr>
          <w:p w14:paraId="07987BAF" w14:textId="68082758" w:rsidR="000575CE" w:rsidDel="00832F4E" w:rsidRDefault="000575CE" w:rsidP="000575CE">
            <w:pPr>
              <w:spacing w:after="0" w:line="26" w:lineRule="atLeast"/>
              <w:jc w:val="left"/>
              <w:rPr>
                <w:ins w:id="2483" w:author="Admin" w:date="2017-09-29T11:09:00Z"/>
                <w:rFonts w:cs="Times New Roman"/>
                <w:color w:val="000000"/>
                <w:sz w:val="24"/>
                <w:szCs w:val="24"/>
              </w:rPr>
            </w:pPr>
            <w:ins w:id="2484" w:author="Admin" w:date="2017-09-29T11:26:00Z">
              <w:r>
                <w:rPr>
                  <w:rFonts w:cs="Times New Roman"/>
                  <w:color w:val="000000"/>
                  <w:sz w:val="24"/>
                  <w:szCs w:val="24"/>
                </w:rPr>
                <w:t>Người soạn thảo</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485" w:author="Admin" w:date="2017-09-29T11:30: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7FCD95AD" w14:textId="68813FE1" w:rsidR="000575CE" w:rsidDel="00832F4E" w:rsidRDefault="000575CE" w:rsidP="000575CE">
            <w:pPr>
              <w:spacing w:after="0" w:line="26" w:lineRule="atLeast"/>
              <w:jc w:val="left"/>
              <w:rPr>
                <w:ins w:id="2486" w:author="Admin" w:date="2017-09-29T11:09:00Z"/>
                <w:rFonts w:cs="Times New Roman"/>
                <w:color w:val="000000"/>
                <w:sz w:val="24"/>
                <w:szCs w:val="24"/>
              </w:rPr>
            </w:pPr>
            <w:ins w:id="2487" w:author="Admin" w:date="2017-09-29T11:30:00Z">
              <w:r>
                <w:rPr>
                  <w:rFonts w:cs="Times New Roman"/>
                  <w:color w:val="000000"/>
                  <w:sz w:val="24"/>
                  <w:szCs w:val="24"/>
                </w:rPr>
                <w:t>Người soạn thảo</w:t>
              </w:r>
            </w:ins>
          </w:p>
        </w:tc>
        <w:tc>
          <w:tcPr>
            <w:tcW w:w="990" w:type="dxa"/>
            <w:tcBorders>
              <w:top w:val="single" w:sz="4" w:space="0" w:color="000000"/>
              <w:left w:val="single" w:sz="4" w:space="0" w:color="000000"/>
              <w:bottom w:val="single" w:sz="4" w:space="0" w:color="000000"/>
              <w:right w:val="single" w:sz="4" w:space="0" w:color="000000"/>
            </w:tcBorders>
            <w:vAlign w:val="center"/>
            <w:tcPrChange w:id="2488" w:author="Admin" w:date="2017-09-29T11:30: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0CF41B64" w14:textId="0D5FB03E" w:rsidR="000575CE" w:rsidDel="00832F4E" w:rsidRDefault="000575CE" w:rsidP="000575CE">
            <w:pPr>
              <w:spacing w:before="240"/>
              <w:jc w:val="center"/>
              <w:rPr>
                <w:ins w:id="2489" w:author="Admin" w:date="2017-09-29T11:09:00Z"/>
                <w:rFonts w:cs="Times New Roman"/>
                <w:sz w:val="24"/>
                <w:szCs w:val="24"/>
              </w:rPr>
            </w:pPr>
            <w:ins w:id="2490" w:author="Admin" w:date="2017-09-29T11:30:00Z">
              <w:r>
                <w:rPr>
                  <w:rFonts w:cs="Times New Roman"/>
                  <w:sz w:val="24"/>
                  <w:szCs w:val="24"/>
                </w:rPr>
                <w:t>Ký tự</w:t>
              </w:r>
            </w:ins>
          </w:p>
        </w:tc>
        <w:tc>
          <w:tcPr>
            <w:tcW w:w="947" w:type="dxa"/>
            <w:tcBorders>
              <w:top w:val="single" w:sz="4" w:space="0" w:color="000000"/>
              <w:left w:val="single" w:sz="4" w:space="0" w:color="000000"/>
              <w:bottom w:val="single" w:sz="4" w:space="0" w:color="000000"/>
              <w:right w:val="single" w:sz="4" w:space="0" w:color="000000"/>
            </w:tcBorders>
            <w:vAlign w:val="center"/>
            <w:tcPrChange w:id="2491" w:author="Admin" w:date="2017-09-29T11:30:00Z">
              <w:tcPr>
                <w:tcW w:w="947" w:type="dxa"/>
                <w:tcBorders>
                  <w:top w:val="single" w:sz="4" w:space="0" w:color="000000"/>
                  <w:left w:val="single" w:sz="4" w:space="0" w:color="000000"/>
                  <w:bottom w:val="single" w:sz="4" w:space="0" w:color="000000"/>
                  <w:right w:val="single" w:sz="4" w:space="0" w:color="000000"/>
                </w:tcBorders>
                <w:vAlign w:val="center"/>
              </w:tcPr>
            </w:tcPrChange>
          </w:tcPr>
          <w:p w14:paraId="0BCB8374" w14:textId="77777777" w:rsidR="000575CE" w:rsidRPr="00835288" w:rsidRDefault="000575CE" w:rsidP="000575CE">
            <w:pPr>
              <w:spacing w:before="240"/>
              <w:jc w:val="center"/>
              <w:rPr>
                <w:ins w:id="2492" w:author="Admin" w:date="2017-09-29T11:09:00Z"/>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Change w:id="2493" w:author="Admin" w:date="2017-09-29T11:30:00Z">
              <w:tcPr>
                <w:tcW w:w="973" w:type="dxa"/>
                <w:tcBorders>
                  <w:top w:val="single" w:sz="4" w:space="0" w:color="000000"/>
                  <w:left w:val="single" w:sz="4" w:space="0" w:color="000000"/>
                  <w:bottom w:val="single" w:sz="4" w:space="0" w:color="000000"/>
                  <w:right w:val="single" w:sz="4" w:space="0" w:color="000000"/>
                </w:tcBorders>
                <w:vAlign w:val="center"/>
              </w:tcPr>
            </w:tcPrChange>
          </w:tcPr>
          <w:p w14:paraId="197EAE7E" w14:textId="513FFF4A" w:rsidR="000575CE" w:rsidRPr="00835288" w:rsidDel="00832F4E" w:rsidRDefault="000575CE" w:rsidP="000575CE">
            <w:pPr>
              <w:spacing w:before="240"/>
              <w:jc w:val="center"/>
              <w:rPr>
                <w:ins w:id="2494" w:author="Admin" w:date="2017-09-29T11:09:00Z"/>
                <w:rFonts w:cs="Times New Roman"/>
                <w:sz w:val="24"/>
                <w:szCs w:val="24"/>
              </w:rPr>
            </w:pPr>
            <w:ins w:id="2495" w:author="Admin" w:date="2017-09-29T11:30:00Z">
              <w:r w:rsidRPr="00FD6DC3">
                <w:rPr>
                  <w:rFonts w:cs="Times New Roman"/>
                  <w:sz w:val="24"/>
                  <w:szCs w:val="24"/>
                </w:rPr>
                <w:t>Không</w:t>
              </w:r>
            </w:ins>
          </w:p>
        </w:tc>
        <w:tc>
          <w:tcPr>
            <w:tcW w:w="1413" w:type="dxa"/>
            <w:tcBorders>
              <w:top w:val="single" w:sz="4" w:space="0" w:color="000000"/>
              <w:left w:val="single" w:sz="4" w:space="0" w:color="000000"/>
              <w:bottom w:val="single" w:sz="4" w:space="0" w:color="000000"/>
              <w:right w:val="single" w:sz="4" w:space="0" w:color="000000"/>
            </w:tcBorders>
            <w:vAlign w:val="center"/>
            <w:tcPrChange w:id="2496" w:author="Admin" w:date="2017-09-29T11:30:00Z">
              <w:tcPr>
                <w:tcW w:w="1413" w:type="dxa"/>
                <w:tcBorders>
                  <w:top w:val="single" w:sz="4" w:space="0" w:color="000000"/>
                  <w:left w:val="single" w:sz="4" w:space="0" w:color="000000"/>
                  <w:bottom w:val="single" w:sz="4" w:space="0" w:color="000000"/>
                  <w:right w:val="single" w:sz="4" w:space="0" w:color="000000"/>
                </w:tcBorders>
                <w:vAlign w:val="center"/>
              </w:tcPr>
            </w:tcPrChange>
          </w:tcPr>
          <w:p w14:paraId="2BF8D7D7" w14:textId="77777777" w:rsidR="000575CE" w:rsidRPr="00835288" w:rsidRDefault="000575CE" w:rsidP="000575CE">
            <w:pPr>
              <w:spacing w:before="240"/>
              <w:jc w:val="left"/>
              <w:rPr>
                <w:ins w:id="2497" w:author="Admin" w:date="2017-09-29T11:09:00Z"/>
                <w:rFonts w:cs="Times New Roman"/>
                <w:sz w:val="24"/>
                <w:szCs w:val="24"/>
              </w:rPr>
            </w:pPr>
          </w:p>
        </w:tc>
      </w:tr>
      <w:tr w:rsidR="000575CE" w:rsidRPr="00835288" w14:paraId="6ED5AEA5" w14:textId="77777777" w:rsidTr="00FB52F6">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498" w:author="Admin" w:date="2017-09-29T11:30:00Z">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346"/>
          <w:ins w:id="2499" w:author="Admin" w:date="2017-09-29T11:09:00Z"/>
          <w:trPrChange w:id="2500" w:author="Admin" w:date="2017-09-29T11:30:00Z">
            <w:trPr>
              <w:trHeight w:val="346"/>
            </w:trPr>
          </w:trPrChange>
        </w:trPr>
        <w:tc>
          <w:tcPr>
            <w:tcW w:w="797" w:type="dxa"/>
            <w:tcBorders>
              <w:top w:val="single" w:sz="4" w:space="0" w:color="000000"/>
              <w:left w:val="single" w:sz="4" w:space="0" w:color="000000"/>
              <w:bottom w:val="single" w:sz="4" w:space="0" w:color="000000"/>
              <w:right w:val="single" w:sz="4" w:space="0" w:color="000000"/>
            </w:tcBorders>
            <w:vAlign w:val="center"/>
            <w:tcPrChange w:id="2501" w:author="Admin" w:date="2017-09-29T11:30: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6D54ECF1" w14:textId="77777777" w:rsidR="000575CE" w:rsidRPr="006E5882" w:rsidRDefault="000575CE" w:rsidP="000575CE">
            <w:pPr>
              <w:pStyle w:val="ListParagraph"/>
              <w:numPr>
                <w:ilvl w:val="0"/>
                <w:numId w:val="40"/>
              </w:numPr>
              <w:spacing w:after="0" w:line="26" w:lineRule="atLeast"/>
              <w:jc w:val="center"/>
              <w:rPr>
                <w:ins w:id="2502" w:author="Admin" w:date="2017-09-29T11:09:00Z"/>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Change w:id="2503" w:author="Admin" w:date="2017-09-29T11:30:00Z">
              <w:tcPr>
                <w:tcW w:w="1543" w:type="dxa"/>
                <w:tcBorders>
                  <w:top w:val="single" w:sz="4" w:space="0" w:color="000000"/>
                  <w:left w:val="single" w:sz="4" w:space="0" w:color="000000"/>
                  <w:bottom w:val="single" w:sz="4" w:space="0" w:color="000000"/>
                  <w:right w:val="single" w:sz="4" w:space="0" w:color="000000"/>
                </w:tcBorders>
                <w:vAlign w:val="center"/>
              </w:tcPr>
            </w:tcPrChange>
          </w:tcPr>
          <w:p w14:paraId="6E12D601" w14:textId="6CBA3085" w:rsidR="000575CE" w:rsidRDefault="000575CE" w:rsidP="000575CE">
            <w:pPr>
              <w:spacing w:after="0" w:line="26" w:lineRule="atLeast"/>
              <w:jc w:val="left"/>
              <w:rPr>
                <w:ins w:id="2504" w:author="Admin" w:date="2017-09-29T11:09:00Z"/>
                <w:rFonts w:cs="Times New Roman"/>
                <w:color w:val="000000"/>
                <w:sz w:val="24"/>
                <w:szCs w:val="24"/>
              </w:rPr>
            </w:pPr>
            <w:ins w:id="2505" w:author="Admin" w:date="2017-09-29T11:26:00Z">
              <w:r>
                <w:rPr>
                  <w:rFonts w:cs="Times New Roman"/>
                  <w:color w:val="000000"/>
                  <w:sz w:val="24"/>
                  <w:szCs w:val="24"/>
                </w:rPr>
                <w:t>Người phê duyệt</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506" w:author="Admin" w:date="2017-09-29T11:30: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63A8D953" w14:textId="52FE9D22" w:rsidR="000575CE" w:rsidRDefault="000575CE" w:rsidP="000575CE">
            <w:pPr>
              <w:spacing w:after="0" w:line="26" w:lineRule="atLeast"/>
              <w:jc w:val="left"/>
              <w:rPr>
                <w:ins w:id="2507" w:author="Admin" w:date="2017-09-29T11:09:00Z"/>
                <w:rFonts w:cs="Times New Roman"/>
                <w:color w:val="000000"/>
                <w:sz w:val="24"/>
                <w:szCs w:val="24"/>
              </w:rPr>
            </w:pPr>
            <w:ins w:id="2508" w:author="Admin" w:date="2017-09-29T11:30:00Z">
              <w:r>
                <w:rPr>
                  <w:rFonts w:cs="Times New Roman"/>
                  <w:color w:val="000000"/>
                  <w:sz w:val="24"/>
                  <w:szCs w:val="24"/>
                </w:rPr>
                <w:t>Người phê duyệt</w:t>
              </w:r>
              <w:r>
                <w:rPr>
                  <w:rFonts w:cs="Times New Roman"/>
                  <w:color w:val="000000"/>
                  <w:sz w:val="24"/>
                  <w:szCs w:val="24"/>
                </w:rPr>
                <w:t xml:space="preserve"> bản MTCV</w:t>
              </w:r>
            </w:ins>
          </w:p>
        </w:tc>
        <w:tc>
          <w:tcPr>
            <w:tcW w:w="990" w:type="dxa"/>
            <w:tcBorders>
              <w:top w:val="single" w:sz="4" w:space="0" w:color="000000"/>
              <w:left w:val="single" w:sz="4" w:space="0" w:color="000000"/>
              <w:bottom w:val="single" w:sz="4" w:space="0" w:color="000000"/>
              <w:right w:val="single" w:sz="4" w:space="0" w:color="000000"/>
            </w:tcBorders>
            <w:vAlign w:val="center"/>
            <w:tcPrChange w:id="2509" w:author="Admin" w:date="2017-09-29T11:30: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5FA633D2" w14:textId="392E99ED" w:rsidR="000575CE" w:rsidRDefault="000575CE" w:rsidP="000575CE">
            <w:pPr>
              <w:spacing w:before="240"/>
              <w:jc w:val="center"/>
              <w:rPr>
                <w:ins w:id="2510" w:author="Admin" w:date="2017-09-29T11:09:00Z"/>
                <w:rFonts w:cs="Times New Roman"/>
                <w:sz w:val="24"/>
                <w:szCs w:val="24"/>
              </w:rPr>
            </w:pPr>
            <w:ins w:id="2511" w:author="Admin" w:date="2017-09-29T11:30:00Z">
              <w:r>
                <w:rPr>
                  <w:rFonts w:cs="Times New Roman"/>
                  <w:sz w:val="24"/>
                  <w:szCs w:val="24"/>
                </w:rPr>
                <w:t>Ký tự</w:t>
              </w:r>
            </w:ins>
          </w:p>
        </w:tc>
        <w:tc>
          <w:tcPr>
            <w:tcW w:w="947" w:type="dxa"/>
            <w:tcBorders>
              <w:top w:val="single" w:sz="4" w:space="0" w:color="000000"/>
              <w:left w:val="single" w:sz="4" w:space="0" w:color="000000"/>
              <w:bottom w:val="single" w:sz="4" w:space="0" w:color="000000"/>
              <w:right w:val="single" w:sz="4" w:space="0" w:color="000000"/>
            </w:tcBorders>
            <w:vAlign w:val="center"/>
            <w:tcPrChange w:id="2512" w:author="Admin" w:date="2017-09-29T11:30:00Z">
              <w:tcPr>
                <w:tcW w:w="947" w:type="dxa"/>
                <w:tcBorders>
                  <w:top w:val="single" w:sz="4" w:space="0" w:color="000000"/>
                  <w:left w:val="single" w:sz="4" w:space="0" w:color="000000"/>
                  <w:bottom w:val="single" w:sz="4" w:space="0" w:color="000000"/>
                  <w:right w:val="single" w:sz="4" w:space="0" w:color="000000"/>
                </w:tcBorders>
                <w:vAlign w:val="center"/>
              </w:tcPr>
            </w:tcPrChange>
          </w:tcPr>
          <w:p w14:paraId="061EE3FF" w14:textId="77777777" w:rsidR="000575CE" w:rsidRPr="00835288" w:rsidRDefault="000575CE" w:rsidP="000575CE">
            <w:pPr>
              <w:spacing w:before="240"/>
              <w:jc w:val="center"/>
              <w:rPr>
                <w:ins w:id="2513" w:author="Admin" w:date="2017-09-29T11:09:00Z"/>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Change w:id="2514" w:author="Admin" w:date="2017-09-29T11:30:00Z">
              <w:tcPr>
                <w:tcW w:w="973" w:type="dxa"/>
                <w:tcBorders>
                  <w:top w:val="single" w:sz="4" w:space="0" w:color="000000"/>
                  <w:left w:val="single" w:sz="4" w:space="0" w:color="000000"/>
                  <w:bottom w:val="single" w:sz="4" w:space="0" w:color="000000"/>
                  <w:right w:val="single" w:sz="4" w:space="0" w:color="000000"/>
                </w:tcBorders>
                <w:vAlign w:val="center"/>
              </w:tcPr>
            </w:tcPrChange>
          </w:tcPr>
          <w:p w14:paraId="6A1D65E8" w14:textId="1F31A781" w:rsidR="000575CE" w:rsidRPr="00835288" w:rsidRDefault="000575CE" w:rsidP="000575CE">
            <w:pPr>
              <w:spacing w:before="240"/>
              <w:jc w:val="center"/>
              <w:rPr>
                <w:ins w:id="2515" w:author="Admin" w:date="2017-09-29T11:09:00Z"/>
                <w:rFonts w:cs="Times New Roman"/>
                <w:sz w:val="24"/>
                <w:szCs w:val="24"/>
              </w:rPr>
            </w:pPr>
            <w:ins w:id="2516" w:author="Admin" w:date="2017-09-29T11:30:00Z">
              <w:r w:rsidRPr="00FD6DC3">
                <w:rPr>
                  <w:rFonts w:cs="Times New Roman"/>
                  <w:sz w:val="24"/>
                  <w:szCs w:val="24"/>
                </w:rPr>
                <w:t>Không</w:t>
              </w:r>
            </w:ins>
          </w:p>
        </w:tc>
        <w:tc>
          <w:tcPr>
            <w:tcW w:w="1413" w:type="dxa"/>
            <w:tcBorders>
              <w:top w:val="single" w:sz="4" w:space="0" w:color="000000"/>
              <w:left w:val="single" w:sz="4" w:space="0" w:color="000000"/>
              <w:bottom w:val="single" w:sz="4" w:space="0" w:color="000000"/>
              <w:right w:val="single" w:sz="4" w:space="0" w:color="000000"/>
            </w:tcBorders>
            <w:vAlign w:val="center"/>
            <w:tcPrChange w:id="2517" w:author="Admin" w:date="2017-09-29T11:30:00Z">
              <w:tcPr>
                <w:tcW w:w="1413" w:type="dxa"/>
                <w:tcBorders>
                  <w:top w:val="single" w:sz="4" w:space="0" w:color="000000"/>
                  <w:left w:val="single" w:sz="4" w:space="0" w:color="000000"/>
                  <w:bottom w:val="single" w:sz="4" w:space="0" w:color="000000"/>
                  <w:right w:val="single" w:sz="4" w:space="0" w:color="000000"/>
                </w:tcBorders>
                <w:vAlign w:val="center"/>
              </w:tcPr>
            </w:tcPrChange>
          </w:tcPr>
          <w:p w14:paraId="04DB5EEF" w14:textId="77777777" w:rsidR="000575CE" w:rsidRPr="00835288" w:rsidRDefault="000575CE" w:rsidP="000575CE">
            <w:pPr>
              <w:spacing w:before="240"/>
              <w:jc w:val="left"/>
              <w:rPr>
                <w:ins w:id="2518" w:author="Admin" w:date="2017-09-29T11:09:00Z"/>
                <w:rFonts w:cs="Times New Roman"/>
                <w:sz w:val="24"/>
                <w:szCs w:val="24"/>
              </w:rPr>
            </w:pPr>
          </w:p>
        </w:tc>
      </w:tr>
      <w:tr w:rsidR="000575CE" w:rsidRPr="00835288" w14:paraId="432A65EA" w14:textId="77777777" w:rsidTr="005940AF">
        <w:trPr>
          <w:trHeight w:val="346"/>
          <w:ins w:id="2519" w:author="Admin" w:date="2017-09-29T11:26:00Z"/>
        </w:trPr>
        <w:tc>
          <w:tcPr>
            <w:tcW w:w="9363" w:type="dxa"/>
            <w:gridSpan w:val="7"/>
            <w:tcBorders>
              <w:top w:val="single" w:sz="4" w:space="0" w:color="000000"/>
              <w:left w:val="single" w:sz="4" w:space="0" w:color="000000"/>
              <w:bottom w:val="single" w:sz="4" w:space="0" w:color="000000"/>
              <w:right w:val="single" w:sz="4" w:space="0" w:color="000000"/>
            </w:tcBorders>
            <w:vAlign w:val="center"/>
          </w:tcPr>
          <w:p w14:paraId="7366A08E" w14:textId="5C4B2AB5" w:rsidR="000575CE" w:rsidRPr="000575CE" w:rsidRDefault="000575CE" w:rsidP="000575CE">
            <w:pPr>
              <w:spacing w:before="240"/>
              <w:jc w:val="left"/>
              <w:rPr>
                <w:ins w:id="2520" w:author="Admin" w:date="2017-09-29T11:26:00Z"/>
                <w:rFonts w:cs="Times New Roman"/>
                <w:b/>
                <w:i/>
                <w:sz w:val="24"/>
                <w:szCs w:val="24"/>
                <w:rPrChange w:id="2521" w:author="Admin" w:date="2017-09-29T11:27:00Z">
                  <w:rPr>
                    <w:ins w:id="2522" w:author="Admin" w:date="2017-09-29T11:26:00Z"/>
                    <w:rFonts w:cs="Times New Roman"/>
                    <w:sz w:val="24"/>
                    <w:szCs w:val="24"/>
                  </w:rPr>
                </w:rPrChange>
              </w:rPr>
            </w:pPr>
            <w:ins w:id="2523" w:author="Admin" w:date="2017-09-29T11:27:00Z">
              <w:r w:rsidRPr="000575CE">
                <w:rPr>
                  <w:rFonts w:cs="Times New Roman"/>
                  <w:b/>
                  <w:i/>
                  <w:sz w:val="24"/>
                  <w:szCs w:val="24"/>
                  <w:rPrChange w:id="2524" w:author="Admin" w:date="2017-09-29T11:27:00Z">
                    <w:rPr>
                      <w:rFonts w:cs="Times New Roman"/>
                      <w:sz w:val="24"/>
                      <w:szCs w:val="24"/>
                    </w:rPr>
                  </w:rPrChange>
                </w:rPr>
                <w:t>Thông tin chung về vị trí</w:t>
              </w:r>
            </w:ins>
          </w:p>
        </w:tc>
      </w:tr>
      <w:tr w:rsidR="000575CE" w:rsidRPr="00835288" w14:paraId="1074B156" w14:textId="77777777" w:rsidTr="00AD3C61">
        <w:trPr>
          <w:trHeight w:val="346"/>
          <w:ins w:id="2525" w:author="Admin" w:date="2017-09-29T11:09:00Z"/>
        </w:trPr>
        <w:tc>
          <w:tcPr>
            <w:tcW w:w="797" w:type="dxa"/>
            <w:tcBorders>
              <w:top w:val="single" w:sz="4" w:space="0" w:color="000000"/>
              <w:left w:val="single" w:sz="4" w:space="0" w:color="000000"/>
              <w:bottom w:val="single" w:sz="4" w:space="0" w:color="000000"/>
              <w:right w:val="single" w:sz="4" w:space="0" w:color="000000"/>
            </w:tcBorders>
            <w:vAlign w:val="center"/>
          </w:tcPr>
          <w:p w14:paraId="727B673E" w14:textId="77777777" w:rsidR="000575CE" w:rsidRPr="006E5882" w:rsidRDefault="000575CE" w:rsidP="000575CE">
            <w:pPr>
              <w:pStyle w:val="ListParagraph"/>
              <w:numPr>
                <w:ilvl w:val="0"/>
                <w:numId w:val="40"/>
              </w:numPr>
              <w:spacing w:after="0" w:line="26" w:lineRule="atLeast"/>
              <w:jc w:val="center"/>
              <w:rPr>
                <w:ins w:id="2526" w:author="Admin" w:date="2017-09-29T11:09:00Z"/>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0334B248" w14:textId="640855F4" w:rsidR="000575CE" w:rsidRDefault="000575CE" w:rsidP="000575CE">
            <w:pPr>
              <w:spacing w:after="0" w:line="26" w:lineRule="atLeast"/>
              <w:jc w:val="left"/>
              <w:rPr>
                <w:ins w:id="2527" w:author="Admin" w:date="2017-09-29T11:09:00Z"/>
                <w:rFonts w:cs="Times New Roman"/>
                <w:color w:val="000000"/>
                <w:sz w:val="24"/>
                <w:szCs w:val="24"/>
              </w:rPr>
            </w:pPr>
            <w:ins w:id="2528" w:author="Admin" w:date="2017-09-29T11:09:00Z">
              <w:r>
                <w:rPr>
                  <w:rFonts w:cs="Times New Roman"/>
                  <w:color w:val="000000"/>
                  <w:sz w:val="24"/>
                  <w:szCs w:val="24"/>
                </w:rPr>
                <w:t>Tên vị trí chức danh</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17A83845" w14:textId="2ED652E6" w:rsidR="000575CE" w:rsidRDefault="000575CE" w:rsidP="000575CE">
            <w:pPr>
              <w:spacing w:after="0" w:line="26" w:lineRule="atLeast"/>
              <w:jc w:val="left"/>
              <w:rPr>
                <w:ins w:id="2529" w:author="Admin" w:date="2017-09-29T11:09:00Z"/>
                <w:rFonts w:cs="Times New Roman"/>
                <w:color w:val="000000"/>
                <w:sz w:val="24"/>
                <w:szCs w:val="24"/>
              </w:rPr>
            </w:pPr>
            <w:ins w:id="2530" w:author="Admin" w:date="2017-09-29T11:09:00Z">
              <w:r>
                <w:rPr>
                  <w:rFonts w:cs="Times New Roman"/>
                  <w:color w:val="000000"/>
                  <w:sz w:val="24"/>
                  <w:szCs w:val="24"/>
                </w:rPr>
                <w:t>Chọn trong danh sách hiển thị tham chiếu từ danh mục vị trí chức danh</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2B8366D1" w14:textId="6F371E03" w:rsidR="000575CE" w:rsidRDefault="000575CE" w:rsidP="000575CE">
            <w:pPr>
              <w:spacing w:before="240"/>
              <w:jc w:val="center"/>
              <w:rPr>
                <w:ins w:id="2531" w:author="Admin" w:date="2017-09-29T11:09:00Z"/>
                <w:rFonts w:cs="Times New Roman"/>
                <w:sz w:val="24"/>
                <w:szCs w:val="24"/>
              </w:rPr>
            </w:pPr>
            <w:ins w:id="2532" w:author="Admin" w:date="2017-09-29T11:09:00Z">
              <w:r>
                <w:rPr>
                  <w:rFonts w:cs="Times New Roman"/>
                  <w:sz w:val="24"/>
                  <w:szCs w:val="24"/>
                </w:rPr>
                <w:t>Danh sách</w:t>
              </w:r>
            </w:ins>
          </w:p>
        </w:tc>
        <w:tc>
          <w:tcPr>
            <w:tcW w:w="947" w:type="dxa"/>
            <w:tcBorders>
              <w:top w:val="single" w:sz="4" w:space="0" w:color="000000"/>
              <w:left w:val="single" w:sz="4" w:space="0" w:color="000000"/>
              <w:bottom w:val="single" w:sz="4" w:space="0" w:color="000000"/>
              <w:right w:val="single" w:sz="4" w:space="0" w:color="000000"/>
            </w:tcBorders>
            <w:vAlign w:val="center"/>
          </w:tcPr>
          <w:p w14:paraId="6B0C2FCC" w14:textId="77777777" w:rsidR="000575CE" w:rsidRPr="00835288" w:rsidRDefault="000575CE" w:rsidP="000575CE">
            <w:pPr>
              <w:spacing w:before="240"/>
              <w:jc w:val="center"/>
              <w:rPr>
                <w:ins w:id="2533" w:author="Admin" w:date="2017-09-29T11:09:00Z"/>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4D929713" w14:textId="30875ED7" w:rsidR="000575CE" w:rsidRPr="00835288" w:rsidRDefault="000575CE" w:rsidP="000575CE">
            <w:pPr>
              <w:spacing w:before="240"/>
              <w:jc w:val="center"/>
              <w:rPr>
                <w:ins w:id="2534" w:author="Admin" w:date="2017-09-29T11:09:00Z"/>
                <w:rFonts w:cs="Times New Roman"/>
                <w:sz w:val="24"/>
                <w:szCs w:val="24"/>
              </w:rPr>
            </w:pPr>
            <w:ins w:id="2535" w:author="Admin" w:date="2017-09-29T11:09:00Z">
              <w:r w:rsidRPr="00835288">
                <w:rPr>
                  <w:rFonts w:cs="Times New Roman"/>
                  <w:sz w:val="24"/>
                  <w:szCs w:val="24"/>
                </w:rPr>
                <w:t>Có</w:t>
              </w:r>
            </w:ins>
          </w:p>
        </w:tc>
        <w:tc>
          <w:tcPr>
            <w:tcW w:w="1413" w:type="dxa"/>
            <w:tcBorders>
              <w:top w:val="single" w:sz="4" w:space="0" w:color="000000"/>
              <w:left w:val="single" w:sz="4" w:space="0" w:color="000000"/>
              <w:bottom w:val="single" w:sz="4" w:space="0" w:color="000000"/>
              <w:right w:val="single" w:sz="4" w:space="0" w:color="000000"/>
            </w:tcBorders>
            <w:vAlign w:val="center"/>
          </w:tcPr>
          <w:p w14:paraId="0BBA9862" w14:textId="77777777" w:rsidR="000575CE" w:rsidRPr="00835288" w:rsidRDefault="000575CE" w:rsidP="000575CE">
            <w:pPr>
              <w:spacing w:before="240"/>
              <w:jc w:val="left"/>
              <w:rPr>
                <w:ins w:id="2536" w:author="Admin" w:date="2017-09-29T11:09:00Z"/>
                <w:rFonts w:cs="Times New Roman"/>
                <w:sz w:val="24"/>
                <w:szCs w:val="24"/>
              </w:rPr>
            </w:pPr>
          </w:p>
        </w:tc>
      </w:tr>
      <w:tr w:rsidR="000575CE" w:rsidRPr="00835288" w14:paraId="5D3F9B68" w14:textId="77777777" w:rsidTr="00AD3C61">
        <w:trPr>
          <w:trHeight w:val="346"/>
        </w:trPr>
        <w:tc>
          <w:tcPr>
            <w:tcW w:w="797" w:type="dxa"/>
            <w:tcBorders>
              <w:top w:val="single" w:sz="4" w:space="0" w:color="000000"/>
              <w:left w:val="single" w:sz="4" w:space="0" w:color="000000"/>
              <w:bottom w:val="single" w:sz="4" w:space="0" w:color="000000"/>
              <w:right w:val="single" w:sz="4" w:space="0" w:color="000000"/>
            </w:tcBorders>
            <w:vAlign w:val="center"/>
          </w:tcPr>
          <w:p w14:paraId="249C5A2D"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1D3C3057" w14:textId="06F333A0"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Mục đích công việc</w:t>
            </w:r>
          </w:p>
        </w:tc>
        <w:tc>
          <w:tcPr>
            <w:tcW w:w="2700" w:type="dxa"/>
            <w:tcBorders>
              <w:top w:val="single" w:sz="4" w:space="0" w:color="000000"/>
              <w:left w:val="single" w:sz="4" w:space="0" w:color="000000"/>
              <w:bottom w:val="single" w:sz="4" w:space="0" w:color="000000"/>
              <w:right w:val="single" w:sz="4" w:space="0" w:color="000000"/>
            </w:tcBorders>
            <w:vAlign w:val="center"/>
          </w:tcPr>
          <w:p w14:paraId="291731BA" w14:textId="0A11670C"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Nêu tóm tắt chung về mục đích công việc</w:t>
            </w:r>
          </w:p>
        </w:tc>
        <w:tc>
          <w:tcPr>
            <w:tcW w:w="990" w:type="dxa"/>
            <w:tcBorders>
              <w:top w:val="single" w:sz="4" w:space="0" w:color="000000"/>
              <w:left w:val="single" w:sz="4" w:space="0" w:color="000000"/>
              <w:bottom w:val="single" w:sz="4" w:space="0" w:color="000000"/>
              <w:right w:val="single" w:sz="4" w:space="0" w:color="000000"/>
            </w:tcBorders>
            <w:vAlign w:val="center"/>
          </w:tcPr>
          <w:p w14:paraId="79DB8848" w14:textId="660393C9" w:rsidR="000575CE" w:rsidRDefault="000575CE" w:rsidP="000575CE">
            <w:pPr>
              <w:spacing w:before="240"/>
              <w:jc w:val="center"/>
              <w:rPr>
                <w:rFonts w:cs="Times New Roman"/>
                <w:sz w:val="24"/>
                <w:szCs w:val="24"/>
              </w:rPr>
            </w:pPr>
            <w:r>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76081895"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2FA3F1A8" w14:textId="3200B1A2" w:rsidR="000575CE" w:rsidRDefault="000575CE" w:rsidP="000575CE">
            <w:pPr>
              <w:spacing w:before="240"/>
              <w:jc w:val="center"/>
              <w:rPr>
                <w:rFonts w:cs="Times New Roman"/>
                <w:sz w:val="24"/>
                <w:szCs w:val="24"/>
              </w:rPr>
            </w:pPr>
            <w:r>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3F7A98AB" w14:textId="77777777" w:rsidR="000575CE" w:rsidRPr="00835288" w:rsidRDefault="000575CE" w:rsidP="000575CE">
            <w:pPr>
              <w:spacing w:before="240"/>
              <w:jc w:val="left"/>
              <w:rPr>
                <w:rFonts w:cs="Times New Roman"/>
                <w:sz w:val="24"/>
                <w:szCs w:val="24"/>
              </w:rPr>
            </w:pPr>
          </w:p>
        </w:tc>
      </w:tr>
      <w:tr w:rsidR="000575CE" w:rsidRPr="00835288" w14:paraId="230674FE" w14:textId="77777777" w:rsidTr="00A461D4">
        <w:trPr>
          <w:trHeight w:val="346"/>
        </w:trPr>
        <w:tc>
          <w:tcPr>
            <w:tcW w:w="9363" w:type="dxa"/>
            <w:gridSpan w:val="7"/>
            <w:tcBorders>
              <w:top w:val="single" w:sz="4" w:space="0" w:color="000000"/>
              <w:left w:val="single" w:sz="4" w:space="0" w:color="000000"/>
              <w:bottom w:val="single" w:sz="4" w:space="0" w:color="000000"/>
              <w:right w:val="single" w:sz="4" w:space="0" w:color="000000"/>
            </w:tcBorders>
            <w:vAlign w:val="center"/>
          </w:tcPr>
          <w:p w14:paraId="24E291F7" w14:textId="282C80CA" w:rsidR="000575CE" w:rsidRPr="00A461D4" w:rsidRDefault="000575CE" w:rsidP="000575CE">
            <w:pPr>
              <w:spacing w:before="240"/>
              <w:jc w:val="left"/>
              <w:rPr>
                <w:rFonts w:cs="Times New Roman"/>
                <w:b/>
                <w:i/>
                <w:sz w:val="24"/>
                <w:szCs w:val="24"/>
              </w:rPr>
            </w:pPr>
            <w:r w:rsidRPr="00A461D4">
              <w:rPr>
                <w:rFonts w:cs="Times New Roman"/>
                <w:b/>
                <w:i/>
                <w:sz w:val="24"/>
                <w:szCs w:val="24"/>
              </w:rPr>
              <w:t>Nhiệm vụ</w:t>
            </w:r>
          </w:p>
        </w:tc>
      </w:tr>
      <w:tr w:rsidR="000575CE" w:rsidRPr="00835288" w14:paraId="74E3DB0C" w14:textId="77777777" w:rsidTr="00A461D4">
        <w:trPr>
          <w:trHeight w:val="346"/>
        </w:trPr>
        <w:tc>
          <w:tcPr>
            <w:tcW w:w="797" w:type="dxa"/>
            <w:tcBorders>
              <w:top w:val="single" w:sz="4" w:space="0" w:color="000000"/>
              <w:left w:val="single" w:sz="4" w:space="0" w:color="000000"/>
              <w:bottom w:val="single" w:sz="4" w:space="0" w:color="000000"/>
              <w:right w:val="single" w:sz="4" w:space="0" w:color="000000"/>
            </w:tcBorders>
            <w:vAlign w:val="center"/>
          </w:tcPr>
          <w:p w14:paraId="6DE1EF44"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0FA4E590" w14:textId="5B00A700"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STT</w:t>
            </w:r>
          </w:p>
        </w:tc>
        <w:tc>
          <w:tcPr>
            <w:tcW w:w="2700" w:type="dxa"/>
            <w:tcBorders>
              <w:top w:val="single" w:sz="4" w:space="0" w:color="000000"/>
              <w:left w:val="single" w:sz="4" w:space="0" w:color="000000"/>
              <w:bottom w:val="single" w:sz="4" w:space="0" w:color="000000"/>
              <w:right w:val="single" w:sz="4" w:space="0" w:color="000000"/>
            </w:tcBorders>
            <w:vAlign w:val="center"/>
          </w:tcPr>
          <w:p w14:paraId="4407817B" w14:textId="2D227C50"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STT của nhiệm vụ công việc</w:t>
            </w:r>
          </w:p>
        </w:tc>
        <w:tc>
          <w:tcPr>
            <w:tcW w:w="990" w:type="dxa"/>
            <w:tcBorders>
              <w:top w:val="single" w:sz="4" w:space="0" w:color="000000"/>
              <w:left w:val="single" w:sz="4" w:space="0" w:color="000000"/>
              <w:bottom w:val="single" w:sz="4" w:space="0" w:color="000000"/>
              <w:right w:val="single" w:sz="4" w:space="0" w:color="000000"/>
            </w:tcBorders>
            <w:vAlign w:val="center"/>
          </w:tcPr>
          <w:p w14:paraId="6EFF200D" w14:textId="26C98DFA" w:rsidR="000575CE" w:rsidRDefault="000575CE" w:rsidP="000575CE">
            <w:pPr>
              <w:spacing w:before="240"/>
              <w:jc w:val="center"/>
              <w:rPr>
                <w:rFonts w:cs="Times New Roman"/>
                <w:sz w:val="24"/>
                <w:szCs w:val="24"/>
              </w:rPr>
            </w:pPr>
            <w:r>
              <w:rPr>
                <w:rFonts w:cs="Times New Roman"/>
                <w:sz w:val="24"/>
                <w:szCs w:val="24"/>
              </w:rPr>
              <w:t>Số</w:t>
            </w:r>
          </w:p>
        </w:tc>
        <w:tc>
          <w:tcPr>
            <w:tcW w:w="947" w:type="dxa"/>
            <w:tcBorders>
              <w:top w:val="single" w:sz="4" w:space="0" w:color="000000"/>
              <w:left w:val="single" w:sz="4" w:space="0" w:color="000000"/>
              <w:bottom w:val="single" w:sz="4" w:space="0" w:color="000000"/>
              <w:right w:val="single" w:sz="4" w:space="0" w:color="000000"/>
            </w:tcBorders>
            <w:vAlign w:val="center"/>
          </w:tcPr>
          <w:p w14:paraId="4C7D80CB"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05C2BF25" w14:textId="3122756B" w:rsidR="000575CE" w:rsidRDefault="000575CE" w:rsidP="000575CE">
            <w:pPr>
              <w:spacing w:before="240"/>
              <w:jc w:val="center"/>
              <w:rPr>
                <w:rFonts w:cs="Times New Roman"/>
                <w:sz w:val="24"/>
                <w:szCs w:val="24"/>
              </w:rPr>
            </w:pPr>
            <w:r>
              <w:rPr>
                <w:rFonts w:cs="Times New Roman"/>
                <w:sz w:val="24"/>
                <w:szCs w:val="24"/>
              </w:rPr>
              <w:t>Có</w:t>
            </w:r>
          </w:p>
        </w:tc>
        <w:tc>
          <w:tcPr>
            <w:tcW w:w="1413" w:type="dxa"/>
            <w:vMerge w:val="restart"/>
            <w:tcBorders>
              <w:top w:val="single" w:sz="4" w:space="0" w:color="000000"/>
              <w:left w:val="single" w:sz="4" w:space="0" w:color="000000"/>
              <w:right w:val="single" w:sz="4" w:space="0" w:color="000000"/>
            </w:tcBorders>
            <w:vAlign w:val="center"/>
          </w:tcPr>
          <w:p w14:paraId="1B2BA84A" w14:textId="480CE7D9" w:rsidR="000575CE" w:rsidRPr="00835288" w:rsidRDefault="000575CE" w:rsidP="000575CE">
            <w:pPr>
              <w:spacing w:before="240"/>
              <w:jc w:val="left"/>
              <w:rPr>
                <w:rFonts w:cs="Times New Roman"/>
                <w:sz w:val="24"/>
                <w:szCs w:val="24"/>
              </w:rPr>
            </w:pPr>
            <w:r w:rsidRPr="00683753">
              <w:rPr>
                <w:rFonts w:cs="Times New Roman"/>
                <w:color w:val="FF0000"/>
                <w:sz w:val="24"/>
                <w:szCs w:val="24"/>
              </w:rPr>
              <w:t>Thiết kế theo dạng lưới để nhập được nhiều bản ghi</w:t>
            </w:r>
          </w:p>
        </w:tc>
      </w:tr>
      <w:tr w:rsidR="000575CE" w:rsidRPr="00835288" w14:paraId="29BDDEA0" w14:textId="77777777" w:rsidTr="00A461D4">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1C3BE77B"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412C0BE3" w14:textId="74360757" w:rsidR="000575CE" w:rsidRPr="00835288" w:rsidRDefault="000575CE" w:rsidP="000575CE">
            <w:pPr>
              <w:spacing w:after="0" w:line="26" w:lineRule="atLeast"/>
              <w:jc w:val="left"/>
              <w:rPr>
                <w:rFonts w:cs="Times New Roman"/>
                <w:color w:val="000000"/>
                <w:sz w:val="24"/>
                <w:szCs w:val="24"/>
              </w:rPr>
            </w:pPr>
            <w:r>
              <w:rPr>
                <w:rFonts w:cs="Times New Roman"/>
                <w:color w:val="000000"/>
                <w:sz w:val="24"/>
                <w:szCs w:val="24"/>
              </w:rPr>
              <w:t>Nhiệm vụ công việc</w:t>
            </w:r>
          </w:p>
        </w:tc>
        <w:tc>
          <w:tcPr>
            <w:tcW w:w="2700" w:type="dxa"/>
            <w:tcBorders>
              <w:top w:val="single" w:sz="4" w:space="0" w:color="000000"/>
              <w:left w:val="single" w:sz="4" w:space="0" w:color="000000"/>
              <w:bottom w:val="single" w:sz="4" w:space="0" w:color="000000"/>
              <w:right w:val="single" w:sz="4" w:space="0" w:color="000000"/>
            </w:tcBorders>
            <w:vAlign w:val="center"/>
          </w:tcPr>
          <w:p w14:paraId="51D0D1C4" w14:textId="14C8C70A" w:rsidR="000575CE" w:rsidRPr="00835288" w:rsidRDefault="000575CE" w:rsidP="000575CE">
            <w:pPr>
              <w:spacing w:after="0" w:line="26" w:lineRule="atLeast"/>
              <w:jc w:val="left"/>
              <w:rPr>
                <w:rFonts w:cs="Times New Roman"/>
                <w:color w:val="000000"/>
                <w:sz w:val="24"/>
                <w:szCs w:val="24"/>
              </w:rPr>
            </w:pPr>
            <w:r>
              <w:rPr>
                <w:rFonts w:cs="Times New Roman"/>
                <w:color w:val="000000"/>
                <w:sz w:val="24"/>
                <w:szCs w:val="24"/>
              </w:rPr>
              <w:t>Mô tả công việc của vị trí chức danh</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530C1EEC" w14:textId="77777777" w:rsidR="000575CE" w:rsidRPr="00835288" w:rsidRDefault="000575CE" w:rsidP="000575CE">
            <w:pPr>
              <w:spacing w:before="240"/>
              <w:jc w:val="center"/>
              <w:rPr>
                <w:rFonts w:cs="Times New Roman"/>
                <w:sz w:val="24"/>
                <w:szCs w:val="24"/>
              </w:rPr>
            </w:pPr>
            <w:r>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130B31F5"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2F883EE6" w14:textId="77777777" w:rsidR="000575CE" w:rsidRPr="00835288" w:rsidRDefault="000575CE" w:rsidP="000575CE">
            <w:pPr>
              <w:spacing w:before="240"/>
              <w:jc w:val="center"/>
              <w:rPr>
                <w:rFonts w:cs="Times New Roman"/>
                <w:sz w:val="24"/>
                <w:szCs w:val="24"/>
              </w:rPr>
            </w:pPr>
            <w:r w:rsidRPr="00835288">
              <w:rPr>
                <w:rFonts w:cs="Times New Roman"/>
                <w:sz w:val="24"/>
                <w:szCs w:val="24"/>
              </w:rPr>
              <w:t>Có</w:t>
            </w:r>
          </w:p>
        </w:tc>
        <w:tc>
          <w:tcPr>
            <w:tcW w:w="1413" w:type="dxa"/>
            <w:vMerge/>
            <w:tcBorders>
              <w:left w:val="single" w:sz="4" w:space="0" w:color="000000"/>
              <w:right w:val="single" w:sz="4" w:space="0" w:color="000000"/>
            </w:tcBorders>
            <w:vAlign w:val="center"/>
          </w:tcPr>
          <w:p w14:paraId="18E1CE8E" w14:textId="02E360ED" w:rsidR="000575CE" w:rsidRPr="00835288" w:rsidRDefault="000575CE" w:rsidP="000575CE">
            <w:pPr>
              <w:spacing w:before="240"/>
              <w:jc w:val="left"/>
              <w:rPr>
                <w:rFonts w:cs="Times New Roman"/>
                <w:sz w:val="24"/>
                <w:szCs w:val="24"/>
              </w:rPr>
            </w:pPr>
          </w:p>
        </w:tc>
      </w:tr>
      <w:tr w:rsidR="000575CE" w:rsidRPr="00835288" w14:paraId="52AB1ACA" w14:textId="77777777" w:rsidTr="00A461D4">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00F4399E"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34530877" w14:textId="26A026AA"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 xml:space="preserve">Thẩm quyền </w:t>
            </w:r>
          </w:p>
        </w:tc>
        <w:tc>
          <w:tcPr>
            <w:tcW w:w="2700" w:type="dxa"/>
            <w:tcBorders>
              <w:top w:val="single" w:sz="4" w:space="0" w:color="000000"/>
              <w:left w:val="single" w:sz="4" w:space="0" w:color="000000"/>
              <w:bottom w:val="single" w:sz="4" w:space="0" w:color="000000"/>
              <w:right w:val="single" w:sz="4" w:space="0" w:color="000000"/>
            </w:tcBorders>
            <w:vAlign w:val="center"/>
          </w:tcPr>
          <w:p w14:paraId="70787B32" w14:textId="0FCDF02F"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Mô tả thẩm quyền của vị trí 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591B1AD2" w14:textId="798DFB05" w:rsidR="000575CE" w:rsidRDefault="000575CE" w:rsidP="000575CE">
            <w:pPr>
              <w:spacing w:before="240"/>
              <w:jc w:val="center"/>
              <w:rPr>
                <w:rFonts w:cs="Times New Roman"/>
                <w:sz w:val="24"/>
                <w:szCs w:val="24"/>
              </w:rPr>
            </w:pPr>
            <w:r>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7FE0D0DD"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6EB9A1AC" w14:textId="1324059C" w:rsidR="000575CE" w:rsidRPr="00835288" w:rsidRDefault="000575CE" w:rsidP="000575CE">
            <w:pPr>
              <w:spacing w:before="240"/>
              <w:jc w:val="center"/>
              <w:rPr>
                <w:rFonts w:cs="Times New Roman"/>
                <w:sz w:val="24"/>
                <w:szCs w:val="24"/>
              </w:rPr>
            </w:pPr>
            <w:r>
              <w:rPr>
                <w:rFonts w:cs="Times New Roman"/>
                <w:sz w:val="24"/>
                <w:szCs w:val="24"/>
              </w:rPr>
              <w:t>Có</w:t>
            </w:r>
          </w:p>
        </w:tc>
        <w:tc>
          <w:tcPr>
            <w:tcW w:w="1413" w:type="dxa"/>
            <w:vMerge/>
            <w:tcBorders>
              <w:left w:val="single" w:sz="4" w:space="0" w:color="000000"/>
              <w:right w:val="single" w:sz="4" w:space="0" w:color="000000"/>
            </w:tcBorders>
            <w:vAlign w:val="center"/>
          </w:tcPr>
          <w:p w14:paraId="627C3932" w14:textId="77777777" w:rsidR="000575CE" w:rsidRPr="00835288" w:rsidRDefault="000575CE" w:rsidP="000575CE">
            <w:pPr>
              <w:spacing w:before="240"/>
              <w:jc w:val="left"/>
              <w:rPr>
                <w:rFonts w:cs="Times New Roman"/>
                <w:sz w:val="24"/>
                <w:szCs w:val="24"/>
              </w:rPr>
            </w:pPr>
          </w:p>
        </w:tc>
      </w:tr>
      <w:tr w:rsidR="000575CE" w:rsidRPr="00835288" w14:paraId="5CDB4BC6" w14:textId="77777777" w:rsidTr="00A461D4">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58FD6C26"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0D2AC207" w14:textId="7030E96C"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Mục tiêu/kết quả cần đạt được</w:t>
            </w:r>
          </w:p>
        </w:tc>
        <w:tc>
          <w:tcPr>
            <w:tcW w:w="2700" w:type="dxa"/>
            <w:tcBorders>
              <w:top w:val="single" w:sz="4" w:space="0" w:color="000000"/>
              <w:left w:val="single" w:sz="4" w:space="0" w:color="000000"/>
              <w:bottom w:val="single" w:sz="4" w:space="0" w:color="000000"/>
              <w:right w:val="single" w:sz="4" w:space="0" w:color="000000"/>
            </w:tcBorders>
            <w:vAlign w:val="center"/>
          </w:tcPr>
          <w:p w14:paraId="3C624050" w14:textId="45127F12"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Nhập mục tiêu/kết quả theo từng nhiệm vụ công việc của vị trí chức danh</w:t>
            </w:r>
          </w:p>
        </w:tc>
        <w:tc>
          <w:tcPr>
            <w:tcW w:w="990" w:type="dxa"/>
            <w:tcBorders>
              <w:top w:val="single" w:sz="4" w:space="0" w:color="000000"/>
              <w:left w:val="single" w:sz="4" w:space="0" w:color="000000"/>
              <w:bottom w:val="single" w:sz="4" w:space="0" w:color="000000"/>
              <w:right w:val="single" w:sz="4" w:space="0" w:color="000000"/>
            </w:tcBorders>
            <w:vAlign w:val="center"/>
          </w:tcPr>
          <w:p w14:paraId="204A18A1" w14:textId="1BB60742" w:rsidR="000575CE" w:rsidRDefault="000575CE" w:rsidP="000575CE">
            <w:pPr>
              <w:spacing w:before="240"/>
              <w:jc w:val="center"/>
              <w:rPr>
                <w:rFonts w:cs="Times New Roman"/>
                <w:sz w:val="24"/>
                <w:szCs w:val="24"/>
              </w:rPr>
            </w:pPr>
            <w:r>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559F8A9D"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649596BA" w14:textId="7D81B142" w:rsidR="000575CE" w:rsidRDefault="000575CE" w:rsidP="000575CE">
            <w:pPr>
              <w:spacing w:before="240"/>
              <w:jc w:val="center"/>
              <w:rPr>
                <w:rFonts w:cs="Times New Roman"/>
                <w:sz w:val="24"/>
                <w:szCs w:val="24"/>
              </w:rPr>
            </w:pPr>
            <w:r>
              <w:rPr>
                <w:rFonts w:cs="Times New Roman"/>
                <w:sz w:val="24"/>
                <w:szCs w:val="24"/>
              </w:rPr>
              <w:t>Không</w:t>
            </w:r>
          </w:p>
        </w:tc>
        <w:tc>
          <w:tcPr>
            <w:tcW w:w="1413" w:type="dxa"/>
            <w:vMerge/>
            <w:tcBorders>
              <w:left w:val="single" w:sz="4" w:space="0" w:color="000000"/>
              <w:bottom w:val="single" w:sz="4" w:space="0" w:color="000000"/>
              <w:right w:val="single" w:sz="4" w:space="0" w:color="000000"/>
            </w:tcBorders>
            <w:vAlign w:val="center"/>
          </w:tcPr>
          <w:p w14:paraId="59C45AC6" w14:textId="77777777" w:rsidR="000575CE" w:rsidRPr="00835288" w:rsidRDefault="000575CE" w:rsidP="000575CE">
            <w:pPr>
              <w:spacing w:before="240"/>
              <w:jc w:val="left"/>
              <w:rPr>
                <w:rFonts w:cs="Times New Roman"/>
                <w:sz w:val="24"/>
                <w:szCs w:val="24"/>
              </w:rPr>
            </w:pPr>
          </w:p>
        </w:tc>
      </w:tr>
      <w:tr w:rsidR="000575CE" w:rsidRPr="00835288" w14:paraId="53F39AF2" w14:textId="77777777" w:rsidTr="00896B3B">
        <w:trPr>
          <w:trHeight w:val="286"/>
        </w:trPr>
        <w:tc>
          <w:tcPr>
            <w:tcW w:w="9363" w:type="dxa"/>
            <w:gridSpan w:val="7"/>
            <w:tcBorders>
              <w:top w:val="single" w:sz="4" w:space="0" w:color="000000"/>
              <w:left w:val="single" w:sz="4" w:space="0" w:color="000000"/>
              <w:bottom w:val="single" w:sz="4" w:space="0" w:color="000000"/>
              <w:right w:val="single" w:sz="4" w:space="0" w:color="000000"/>
            </w:tcBorders>
            <w:vAlign w:val="center"/>
          </w:tcPr>
          <w:p w14:paraId="2613781C" w14:textId="035F520E" w:rsidR="000575CE" w:rsidRPr="00AD3C61" w:rsidRDefault="000575CE" w:rsidP="000575CE">
            <w:pPr>
              <w:spacing w:before="240"/>
              <w:jc w:val="left"/>
              <w:rPr>
                <w:rFonts w:cs="Times New Roman"/>
                <w:b/>
                <w:sz w:val="24"/>
                <w:szCs w:val="24"/>
              </w:rPr>
            </w:pPr>
            <w:r w:rsidRPr="00AD3C61">
              <w:rPr>
                <w:rFonts w:cs="Times New Roman"/>
                <w:b/>
                <w:color w:val="000000"/>
                <w:sz w:val="24"/>
                <w:szCs w:val="24"/>
              </w:rPr>
              <w:t>Quan hệ công việc</w:t>
            </w:r>
          </w:p>
        </w:tc>
      </w:tr>
      <w:tr w:rsidR="000575CE" w:rsidRPr="00835288" w14:paraId="4484775B" w14:textId="77777777" w:rsidTr="00AD3C61">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2C0A6066"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2520E706" w14:textId="5A751307"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Báo cáo cho</w:t>
            </w:r>
          </w:p>
        </w:tc>
        <w:tc>
          <w:tcPr>
            <w:tcW w:w="2700" w:type="dxa"/>
            <w:tcBorders>
              <w:top w:val="single" w:sz="4" w:space="0" w:color="000000"/>
              <w:left w:val="single" w:sz="4" w:space="0" w:color="000000"/>
              <w:bottom w:val="single" w:sz="4" w:space="0" w:color="000000"/>
              <w:right w:val="single" w:sz="4" w:space="0" w:color="000000"/>
            </w:tcBorders>
            <w:vAlign w:val="center"/>
          </w:tcPr>
          <w:p w14:paraId="7A4B8CF8" w14:textId="1B75E615"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 xml:space="preserve">Công việc báo cáo cho cấp nào. </w:t>
            </w:r>
            <w:r w:rsidRPr="00683753">
              <w:rPr>
                <w:rFonts w:cs="Times New Roman"/>
                <w:color w:val="FF0000"/>
                <w:sz w:val="24"/>
                <w:szCs w:val="24"/>
              </w:rPr>
              <w:t>Hiển thị danh sách để chọn chức danh cần báo cáo</w:t>
            </w:r>
          </w:p>
        </w:tc>
        <w:tc>
          <w:tcPr>
            <w:tcW w:w="990" w:type="dxa"/>
            <w:tcBorders>
              <w:top w:val="single" w:sz="4" w:space="0" w:color="000000"/>
              <w:left w:val="single" w:sz="4" w:space="0" w:color="000000"/>
              <w:bottom w:val="single" w:sz="4" w:space="0" w:color="000000"/>
              <w:right w:val="single" w:sz="4" w:space="0" w:color="000000"/>
            </w:tcBorders>
            <w:vAlign w:val="center"/>
          </w:tcPr>
          <w:p w14:paraId="3F6C0459" w14:textId="7DE35EF2" w:rsidR="000575CE" w:rsidRDefault="000575CE" w:rsidP="000575CE">
            <w:pPr>
              <w:spacing w:before="240"/>
              <w:jc w:val="center"/>
              <w:rPr>
                <w:rFonts w:cs="Times New Roman"/>
                <w:sz w:val="24"/>
                <w:szCs w:val="24"/>
              </w:rPr>
            </w:pPr>
            <w:r>
              <w:rPr>
                <w:rFonts w:cs="Times New Roman"/>
                <w:sz w:val="24"/>
                <w:szCs w:val="24"/>
              </w:rPr>
              <w:t>Danh sách</w:t>
            </w:r>
          </w:p>
        </w:tc>
        <w:tc>
          <w:tcPr>
            <w:tcW w:w="947" w:type="dxa"/>
            <w:tcBorders>
              <w:top w:val="single" w:sz="4" w:space="0" w:color="000000"/>
              <w:left w:val="single" w:sz="4" w:space="0" w:color="000000"/>
              <w:bottom w:val="single" w:sz="4" w:space="0" w:color="000000"/>
              <w:right w:val="single" w:sz="4" w:space="0" w:color="000000"/>
            </w:tcBorders>
            <w:vAlign w:val="center"/>
          </w:tcPr>
          <w:p w14:paraId="2DEFA6B8"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5DDBB942" w14:textId="1889D833" w:rsidR="000575CE" w:rsidRPr="00835288" w:rsidRDefault="000575CE" w:rsidP="000575CE">
            <w:pPr>
              <w:spacing w:before="240"/>
              <w:jc w:val="center"/>
              <w:rPr>
                <w:rFonts w:cs="Times New Roman"/>
                <w:sz w:val="24"/>
                <w:szCs w:val="24"/>
              </w:rPr>
            </w:pPr>
            <w:r>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515EFFB4" w14:textId="77777777" w:rsidR="000575CE" w:rsidRPr="00835288" w:rsidRDefault="000575CE" w:rsidP="000575CE">
            <w:pPr>
              <w:spacing w:before="240"/>
              <w:jc w:val="left"/>
              <w:rPr>
                <w:rFonts w:cs="Times New Roman"/>
                <w:sz w:val="24"/>
                <w:szCs w:val="24"/>
              </w:rPr>
            </w:pPr>
          </w:p>
        </w:tc>
      </w:tr>
      <w:tr w:rsidR="000575CE" w:rsidRPr="00835288" w14:paraId="7F15A8ED" w14:textId="77777777" w:rsidTr="00B31F8E">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537" w:author="Admin" w:date="2017-09-29T11:07:00Z">
            <w:tblPrEx>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trPrChange w:id="2538" w:author="Admin" w:date="2017-09-29T11:07:00Z">
            <w:trPr>
              <w:trHeight w:val="286"/>
            </w:trPr>
          </w:trPrChange>
        </w:trPr>
        <w:tc>
          <w:tcPr>
            <w:tcW w:w="797" w:type="dxa"/>
            <w:tcBorders>
              <w:top w:val="single" w:sz="4" w:space="0" w:color="000000"/>
              <w:left w:val="single" w:sz="4" w:space="0" w:color="000000"/>
              <w:bottom w:val="single" w:sz="4" w:space="0" w:color="000000"/>
              <w:right w:val="single" w:sz="4" w:space="0" w:color="000000"/>
            </w:tcBorders>
            <w:vAlign w:val="center"/>
            <w:tcPrChange w:id="2539" w:author="Admin" w:date="2017-09-29T11:07: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722C4DD6"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Change w:id="2540" w:author="Admin" w:date="2017-09-29T11:07:00Z">
              <w:tcPr>
                <w:tcW w:w="1543" w:type="dxa"/>
                <w:tcBorders>
                  <w:top w:val="single" w:sz="4" w:space="0" w:color="000000"/>
                  <w:left w:val="single" w:sz="4" w:space="0" w:color="000000"/>
                  <w:bottom w:val="single" w:sz="4" w:space="0" w:color="000000"/>
                  <w:right w:val="single" w:sz="4" w:space="0" w:color="000000"/>
                </w:tcBorders>
                <w:vAlign w:val="center"/>
              </w:tcPr>
            </w:tcPrChange>
          </w:tcPr>
          <w:p w14:paraId="28B310A4" w14:textId="3245EE90"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Quan hệ bên trong</w:t>
            </w:r>
          </w:p>
        </w:tc>
        <w:tc>
          <w:tcPr>
            <w:tcW w:w="2700" w:type="dxa"/>
            <w:tcBorders>
              <w:top w:val="single" w:sz="4" w:space="0" w:color="000000"/>
              <w:left w:val="single" w:sz="4" w:space="0" w:color="000000"/>
              <w:bottom w:val="single" w:sz="4" w:space="0" w:color="000000"/>
              <w:right w:val="single" w:sz="4" w:space="0" w:color="000000"/>
            </w:tcBorders>
            <w:vAlign w:val="center"/>
            <w:tcPrChange w:id="2541" w:author="Admin" w:date="2017-09-29T11:07: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78922DD4" w14:textId="6319A721" w:rsidR="000575CE" w:rsidRDefault="000575CE" w:rsidP="000575CE">
            <w:pPr>
              <w:spacing w:after="0" w:line="26" w:lineRule="atLeast"/>
              <w:jc w:val="left"/>
              <w:rPr>
                <w:rFonts w:cs="Times New Roman"/>
                <w:color w:val="000000"/>
                <w:sz w:val="24"/>
                <w:szCs w:val="24"/>
              </w:rPr>
            </w:pPr>
            <w:del w:id="2542" w:author="Admin" w:date="2017-09-18T10:08:00Z">
              <w:r w:rsidDel="00311299">
                <w:rPr>
                  <w:rFonts w:cs="Times New Roman"/>
                  <w:color w:val="000000"/>
                  <w:sz w:val="24"/>
                  <w:szCs w:val="24"/>
                </w:rPr>
                <w:delText>Quan hệ bên trong của vị trí chức danh</w:delText>
              </w:r>
            </w:del>
            <w:ins w:id="2543" w:author="Admin" w:date="2017-09-18T10:08:00Z">
              <w:r>
                <w:rPr>
                  <w:rFonts w:cs="Times New Roman"/>
                  <w:color w:val="000000"/>
                  <w:sz w:val="24"/>
                  <w:szCs w:val="24"/>
                </w:rPr>
                <w:t>Hiển thị cơ cấu tổ chức để người dùng chọn các phòng ban có mối quan hệ với công việc</w:t>
              </w:r>
            </w:ins>
          </w:p>
        </w:tc>
        <w:tc>
          <w:tcPr>
            <w:tcW w:w="990" w:type="dxa"/>
            <w:tcBorders>
              <w:top w:val="single" w:sz="4" w:space="0" w:color="000000"/>
              <w:left w:val="single" w:sz="4" w:space="0" w:color="000000"/>
              <w:bottom w:val="single" w:sz="4" w:space="0" w:color="000000"/>
              <w:right w:val="single" w:sz="4" w:space="0" w:color="000000"/>
            </w:tcBorders>
            <w:vAlign w:val="center"/>
            <w:tcPrChange w:id="2544" w:author="Admin" w:date="2017-09-29T11:07:00Z">
              <w:tcPr>
                <w:tcW w:w="990" w:type="dxa"/>
                <w:tcBorders>
                  <w:top w:val="single" w:sz="4" w:space="0" w:color="000000"/>
                  <w:left w:val="single" w:sz="4" w:space="0" w:color="000000"/>
                  <w:bottom w:val="single" w:sz="4" w:space="0" w:color="000000"/>
                  <w:right w:val="single" w:sz="4" w:space="0" w:color="000000"/>
                </w:tcBorders>
              </w:tcPr>
            </w:tcPrChange>
          </w:tcPr>
          <w:p w14:paraId="1AF51E72" w14:textId="29511DA1" w:rsidR="000575CE" w:rsidRDefault="000575CE" w:rsidP="000575CE">
            <w:pPr>
              <w:spacing w:before="240"/>
              <w:jc w:val="center"/>
              <w:rPr>
                <w:rFonts w:cs="Times New Roman"/>
                <w:sz w:val="24"/>
                <w:szCs w:val="24"/>
              </w:rPr>
            </w:pPr>
            <w:del w:id="2545" w:author="Admin" w:date="2017-09-18T10:09:00Z">
              <w:r w:rsidRPr="00EF33D8" w:rsidDel="00311299">
                <w:rPr>
                  <w:rFonts w:cs="Times New Roman"/>
                  <w:sz w:val="24"/>
                  <w:szCs w:val="24"/>
                </w:rPr>
                <w:delText>Ký tự</w:delText>
              </w:r>
            </w:del>
            <w:ins w:id="2546" w:author="Admin" w:date="2017-09-18T10:09:00Z">
              <w:r>
                <w:rPr>
                  <w:rFonts w:cs="Times New Roman"/>
                  <w:sz w:val="24"/>
                  <w:szCs w:val="24"/>
                </w:rPr>
                <w:t>Tích chọn</w:t>
              </w:r>
            </w:ins>
          </w:p>
        </w:tc>
        <w:tc>
          <w:tcPr>
            <w:tcW w:w="947" w:type="dxa"/>
            <w:tcBorders>
              <w:top w:val="single" w:sz="4" w:space="0" w:color="000000"/>
              <w:left w:val="single" w:sz="4" w:space="0" w:color="000000"/>
              <w:bottom w:val="single" w:sz="4" w:space="0" w:color="000000"/>
              <w:right w:val="single" w:sz="4" w:space="0" w:color="000000"/>
            </w:tcBorders>
            <w:vAlign w:val="center"/>
            <w:tcPrChange w:id="2547" w:author="Admin" w:date="2017-09-29T11:07:00Z">
              <w:tcPr>
                <w:tcW w:w="947" w:type="dxa"/>
                <w:tcBorders>
                  <w:top w:val="single" w:sz="4" w:space="0" w:color="000000"/>
                  <w:left w:val="single" w:sz="4" w:space="0" w:color="000000"/>
                  <w:bottom w:val="single" w:sz="4" w:space="0" w:color="000000"/>
                  <w:right w:val="single" w:sz="4" w:space="0" w:color="000000"/>
                </w:tcBorders>
                <w:vAlign w:val="center"/>
              </w:tcPr>
            </w:tcPrChange>
          </w:tcPr>
          <w:p w14:paraId="489DBBC7"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Change w:id="2548" w:author="Admin" w:date="2017-09-29T11:07:00Z">
              <w:tcPr>
                <w:tcW w:w="973" w:type="dxa"/>
                <w:tcBorders>
                  <w:top w:val="single" w:sz="4" w:space="0" w:color="000000"/>
                  <w:left w:val="single" w:sz="4" w:space="0" w:color="000000"/>
                  <w:bottom w:val="single" w:sz="4" w:space="0" w:color="000000"/>
                  <w:right w:val="single" w:sz="4" w:space="0" w:color="000000"/>
                </w:tcBorders>
              </w:tcPr>
            </w:tcPrChange>
          </w:tcPr>
          <w:p w14:paraId="66399C41" w14:textId="22D71A76" w:rsidR="000575CE" w:rsidRPr="00835288" w:rsidRDefault="000575CE" w:rsidP="000575CE">
            <w:pPr>
              <w:spacing w:before="240"/>
              <w:jc w:val="center"/>
              <w:rPr>
                <w:rFonts w:cs="Times New Roman"/>
                <w:sz w:val="24"/>
                <w:szCs w:val="24"/>
              </w:rPr>
            </w:pPr>
            <w:r w:rsidRPr="0039007C">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Change w:id="2549" w:author="Admin" w:date="2017-09-29T11:07:00Z">
              <w:tcPr>
                <w:tcW w:w="1413" w:type="dxa"/>
                <w:tcBorders>
                  <w:top w:val="single" w:sz="4" w:space="0" w:color="000000"/>
                  <w:left w:val="single" w:sz="4" w:space="0" w:color="000000"/>
                  <w:bottom w:val="single" w:sz="4" w:space="0" w:color="000000"/>
                  <w:right w:val="single" w:sz="4" w:space="0" w:color="000000"/>
                </w:tcBorders>
                <w:vAlign w:val="center"/>
              </w:tcPr>
            </w:tcPrChange>
          </w:tcPr>
          <w:p w14:paraId="4B2C5715" w14:textId="6D47C782" w:rsidR="000575CE" w:rsidRPr="00835288" w:rsidRDefault="000575CE" w:rsidP="000575CE">
            <w:pPr>
              <w:spacing w:before="240"/>
              <w:jc w:val="left"/>
              <w:rPr>
                <w:rFonts w:cs="Times New Roman"/>
                <w:sz w:val="24"/>
                <w:szCs w:val="24"/>
              </w:rPr>
            </w:pPr>
            <w:ins w:id="2550" w:author="Admin" w:date="2017-09-29T11:06:00Z">
              <w:r w:rsidRPr="00832F4E">
                <w:rPr>
                  <w:rFonts w:cs="Times New Roman"/>
                  <w:color w:val="FF0000"/>
                  <w:sz w:val="24"/>
                  <w:szCs w:val="24"/>
                  <w:rPrChange w:id="2551" w:author="Admin" w:date="2017-09-29T11:07:00Z">
                    <w:rPr>
                      <w:rFonts w:cs="Times New Roman"/>
                      <w:sz w:val="24"/>
                      <w:szCs w:val="24"/>
                    </w:rPr>
                  </w:rPrChange>
                </w:rPr>
                <w:t>Khi gán cho các công ty, hiển thị SĐTC của cty để người dùng chọn sửa được TT này</w:t>
              </w:r>
            </w:ins>
          </w:p>
        </w:tc>
      </w:tr>
      <w:tr w:rsidR="000575CE" w:rsidRPr="00835288" w14:paraId="38BF219A" w14:textId="77777777" w:rsidTr="00896B3B">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4375B15D"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152208D7" w14:textId="434CA45D"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Quan hệ bên ngoài</w:t>
            </w:r>
          </w:p>
        </w:tc>
        <w:tc>
          <w:tcPr>
            <w:tcW w:w="2700" w:type="dxa"/>
            <w:tcBorders>
              <w:top w:val="single" w:sz="4" w:space="0" w:color="000000"/>
              <w:left w:val="single" w:sz="4" w:space="0" w:color="000000"/>
              <w:bottom w:val="single" w:sz="4" w:space="0" w:color="000000"/>
              <w:right w:val="single" w:sz="4" w:space="0" w:color="000000"/>
            </w:tcBorders>
            <w:vAlign w:val="center"/>
          </w:tcPr>
          <w:p w14:paraId="55B9E198" w14:textId="6416C6B6" w:rsidR="000575CE" w:rsidRDefault="000575CE" w:rsidP="000575CE">
            <w:pPr>
              <w:spacing w:after="0" w:line="26" w:lineRule="atLeast"/>
              <w:jc w:val="left"/>
              <w:rPr>
                <w:rFonts w:cs="Times New Roman"/>
                <w:color w:val="000000"/>
                <w:sz w:val="24"/>
                <w:szCs w:val="24"/>
              </w:rPr>
            </w:pPr>
            <w:r>
              <w:rPr>
                <w:rFonts w:cs="Times New Roman"/>
                <w:color w:val="000000"/>
                <w:sz w:val="24"/>
                <w:szCs w:val="24"/>
              </w:rPr>
              <w:t>Quan hệ bên ngoài của vị trí chức danh</w:t>
            </w:r>
          </w:p>
        </w:tc>
        <w:tc>
          <w:tcPr>
            <w:tcW w:w="990" w:type="dxa"/>
            <w:tcBorders>
              <w:top w:val="single" w:sz="4" w:space="0" w:color="000000"/>
              <w:left w:val="single" w:sz="4" w:space="0" w:color="000000"/>
              <w:bottom w:val="single" w:sz="4" w:space="0" w:color="000000"/>
              <w:right w:val="single" w:sz="4" w:space="0" w:color="000000"/>
            </w:tcBorders>
          </w:tcPr>
          <w:p w14:paraId="5710549E" w14:textId="5DFECB2F" w:rsidR="000575CE" w:rsidRDefault="000575CE" w:rsidP="000575CE">
            <w:pPr>
              <w:spacing w:before="240"/>
              <w:jc w:val="center"/>
              <w:rPr>
                <w:rFonts w:cs="Times New Roman"/>
                <w:sz w:val="24"/>
                <w:szCs w:val="24"/>
              </w:rPr>
            </w:pPr>
            <w:r w:rsidRPr="00EF33D8">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288B076B"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
          <w:p w14:paraId="78A85B6D" w14:textId="311ED6A1" w:rsidR="000575CE" w:rsidRPr="00835288" w:rsidRDefault="000575CE" w:rsidP="000575CE">
            <w:pPr>
              <w:spacing w:before="240"/>
              <w:jc w:val="center"/>
              <w:rPr>
                <w:rFonts w:cs="Times New Roman"/>
                <w:sz w:val="24"/>
                <w:szCs w:val="24"/>
              </w:rPr>
            </w:pPr>
            <w:r w:rsidRPr="0039007C">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6DC85058" w14:textId="77777777" w:rsidR="000575CE" w:rsidRPr="00835288" w:rsidRDefault="000575CE" w:rsidP="000575CE">
            <w:pPr>
              <w:spacing w:before="240"/>
              <w:jc w:val="left"/>
              <w:rPr>
                <w:rFonts w:cs="Times New Roman"/>
                <w:sz w:val="24"/>
                <w:szCs w:val="24"/>
              </w:rPr>
            </w:pPr>
          </w:p>
        </w:tc>
      </w:tr>
      <w:tr w:rsidR="000575CE" w:rsidRPr="00835288" w14:paraId="34E083A0" w14:textId="77777777" w:rsidTr="00896B3B">
        <w:trPr>
          <w:trHeight w:val="286"/>
        </w:trPr>
        <w:tc>
          <w:tcPr>
            <w:tcW w:w="9363" w:type="dxa"/>
            <w:gridSpan w:val="7"/>
            <w:tcBorders>
              <w:top w:val="single" w:sz="4" w:space="0" w:color="000000"/>
              <w:left w:val="single" w:sz="4" w:space="0" w:color="000000"/>
              <w:bottom w:val="single" w:sz="4" w:space="0" w:color="000000"/>
              <w:right w:val="single" w:sz="4" w:space="0" w:color="000000"/>
            </w:tcBorders>
            <w:vAlign w:val="center"/>
          </w:tcPr>
          <w:p w14:paraId="5A241257" w14:textId="0EB71C86" w:rsidR="000575CE" w:rsidRPr="00AD3C61" w:rsidRDefault="000575CE" w:rsidP="000575CE">
            <w:pPr>
              <w:spacing w:before="240"/>
              <w:jc w:val="left"/>
              <w:rPr>
                <w:rFonts w:cs="Times New Roman"/>
                <w:b/>
                <w:sz w:val="24"/>
                <w:szCs w:val="24"/>
              </w:rPr>
            </w:pPr>
            <w:r w:rsidRPr="00AD3C61">
              <w:rPr>
                <w:rFonts w:cs="Times New Roman"/>
                <w:b/>
                <w:sz w:val="24"/>
                <w:szCs w:val="24"/>
              </w:rPr>
              <w:t>Các tiêu chuẩn và yêu cầu</w:t>
            </w:r>
          </w:p>
        </w:tc>
      </w:tr>
      <w:tr w:rsidR="000575CE" w:rsidRPr="00835288" w14:paraId="3E83FBA3" w14:textId="77777777" w:rsidTr="00896B3B">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18AFBD26"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28F8152D" w14:textId="6A30F8C7" w:rsidR="000575CE" w:rsidRDefault="000575CE" w:rsidP="000575CE">
            <w:pPr>
              <w:spacing w:after="0" w:line="26" w:lineRule="atLeast"/>
              <w:jc w:val="left"/>
              <w:rPr>
                <w:rFonts w:cs="Times New Roman"/>
                <w:color w:val="000000"/>
                <w:sz w:val="24"/>
                <w:szCs w:val="24"/>
              </w:rPr>
            </w:pPr>
            <w:del w:id="2552" w:author="Admin" w:date="2017-09-18T09:59:00Z">
              <w:r w:rsidDel="00102804">
                <w:rPr>
                  <w:rFonts w:cs="Times New Roman"/>
                  <w:color w:val="000000"/>
                  <w:sz w:val="24"/>
                  <w:szCs w:val="24"/>
                </w:rPr>
                <w:delText>Bằng cấp tối thiểu</w:delText>
              </w:r>
            </w:del>
            <w:ins w:id="2553" w:author="Admin" w:date="2017-09-18T09:59:00Z">
              <w:r>
                <w:rPr>
                  <w:rFonts w:cs="Times New Roman"/>
                  <w:color w:val="000000"/>
                  <w:sz w:val="24"/>
                  <w:szCs w:val="24"/>
                </w:rPr>
                <w:t>Nhóm năng lực</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505125EE" w14:textId="4B453054" w:rsidR="000575CE" w:rsidRDefault="000575CE" w:rsidP="000575CE">
            <w:pPr>
              <w:spacing w:after="0" w:line="26" w:lineRule="atLeast"/>
              <w:jc w:val="left"/>
              <w:rPr>
                <w:rFonts w:cs="Times New Roman"/>
                <w:color w:val="000000"/>
                <w:sz w:val="24"/>
                <w:szCs w:val="24"/>
              </w:rPr>
            </w:pPr>
            <w:del w:id="2554" w:author="Admin" w:date="2017-09-18T10:04:00Z">
              <w:r w:rsidDel="00311299">
                <w:rPr>
                  <w:rFonts w:cs="Times New Roman"/>
                  <w:color w:val="000000"/>
                  <w:sz w:val="24"/>
                  <w:szCs w:val="24"/>
                </w:rPr>
                <w:delText>Nhập bằng cấp tối thiểu cho vị trí chức danh</w:delText>
              </w:r>
            </w:del>
            <w:ins w:id="2555" w:author="Admin" w:date="2017-09-18T10:04:00Z">
              <w:r>
                <w:rPr>
                  <w:rFonts w:cs="Times New Roman"/>
                  <w:color w:val="000000"/>
                  <w:sz w:val="24"/>
                  <w:szCs w:val="24"/>
                </w:rPr>
                <w:t xml:space="preserve">Hiển thị nhóm năng lực theo chức danh theo chức năng </w:t>
              </w:r>
            </w:ins>
            <w:ins w:id="2556" w:author="Admin" w:date="2017-09-18T10:05:00Z">
              <w:r>
                <w:rPr>
                  <w:rFonts w:cs="Times New Roman"/>
                  <w:color w:val="000000"/>
                  <w:sz w:val="24"/>
                  <w:szCs w:val="24"/>
                </w:rPr>
                <w:t>“</w:t>
              </w:r>
            </w:ins>
            <w:ins w:id="2557" w:author="Admin" w:date="2017-09-18T10:04:00Z">
              <w:r>
                <w:rPr>
                  <w:rFonts w:cs="Times New Roman"/>
                  <w:color w:val="000000"/>
                  <w:sz w:val="24"/>
                  <w:szCs w:val="24"/>
                </w:rPr>
                <w:t>hệ thống năng lực</w:t>
              </w:r>
            </w:ins>
            <w:ins w:id="2558" w:author="Admin" w:date="2017-09-18T10:05:00Z">
              <w:r>
                <w:rPr>
                  <w:rFonts w:cs="Times New Roman"/>
                  <w:color w:val="000000"/>
                  <w:sz w:val="24"/>
                  <w:szCs w:val="24"/>
                </w:rPr>
                <w:t>” đã gán cho chức danh</w:t>
              </w:r>
            </w:ins>
          </w:p>
        </w:tc>
        <w:tc>
          <w:tcPr>
            <w:tcW w:w="990" w:type="dxa"/>
            <w:tcBorders>
              <w:top w:val="single" w:sz="4" w:space="0" w:color="000000"/>
              <w:left w:val="single" w:sz="4" w:space="0" w:color="000000"/>
              <w:bottom w:val="single" w:sz="4" w:space="0" w:color="000000"/>
              <w:right w:val="single" w:sz="4" w:space="0" w:color="000000"/>
            </w:tcBorders>
          </w:tcPr>
          <w:p w14:paraId="5428F958" w14:textId="151D5DD5" w:rsidR="000575CE" w:rsidRDefault="000575CE" w:rsidP="000575CE">
            <w:pPr>
              <w:spacing w:before="240"/>
              <w:jc w:val="center"/>
              <w:rPr>
                <w:rFonts w:cs="Times New Roman"/>
                <w:sz w:val="24"/>
                <w:szCs w:val="24"/>
              </w:rPr>
            </w:pPr>
            <w:r w:rsidRPr="00316E74">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42F295A9"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
          <w:p w14:paraId="6F64556D" w14:textId="5C871FC7" w:rsidR="000575CE" w:rsidRPr="00835288" w:rsidRDefault="000575CE" w:rsidP="000575CE">
            <w:pPr>
              <w:spacing w:before="240"/>
              <w:jc w:val="center"/>
              <w:rPr>
                <w:rFonts w:cs="Times New Roman"/>
                <w:sz w:val="24"/>
                <w:szCs w:val="24"/>
              </w:rPr>
            </w:pPr>
            <w:r w:rsidRPr="001631F1">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772E190D" w14:textId="77777777" w:rsidR="000575CE" w:rsidRPr="00835288" w:rsidRDefault="000575CE" w:rsidP="000575CE">
            <w:pPr>
              <w:spacing w:before="240"/>
              <w:jc w:val="left"/>
              <w:rPr>
                <w:rFonts w:cs="Times New Roman"/>
                <w:sz w:val="24"/>
                <w:szCs w:val="24"/>
              </w:rPr>
            </w:pPr>
          </w:p>
        </w:tc>
      </w:tr>
      <w:tr w:rsidR="000575CE" w:rsidRPr="00835288" w14:paraId="7325755C" w14:textId="77777777" w:rsidTr="00896B3B">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1A3C6831"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1A75E077" w14:textId="2CF76963" w:rsidR="000575CE" w:rsidRDefault="000575CE" w:rsidP="000575CE">
            <w:pPr>
              <w:spacing w:after="0" w:line="26" w:lineRule="atLeast"/>
              <w:jc w:val="left"/>
              <w:rPr>
                <w:rFonts w:cs="Times New Roman"/>
                <w:color w:val="000000"/>
                <w:sz w:val="24"/>
                <w:szCs w:val="24"/>
              </w:rPr>
            </w:pPr>
            <w:del w:id="2559" w:author="Admin" w:date="2017-09-18T09:59:00Z">
              <w:r w:rsidDel="00102804">
                <w:rPr>
                  <w:rFonts w:cs="Times New Roman"/>
                  <w:color w:val="000000"/>
                  <w:sz w:val="24"/>
                  <w:szCs w:val="24"/>
                </w:rPr>
                <w:delText>Kiến thức chuyên môn cần thiết</w:delText>
              </w:r>
            </w:del>
            <w:ins w:id="2560" w:author="Admin" w:date="2017-09-18T09:59:00Z">
              <w:r>
                <w:rPr>
                  <w:rFonts w:cs="Times New Roman"/>
                  <w:color w:val="000000"/>
                  <w:sz w:val="24"/>
                  <w:szCs w:val="24"/>
                </w:rPr>
                <w:t>Năng lực</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373105B4" w14:textId="5F74D3F6" w:rsidR="000575CE" w:rsidRDefault="000575CE" w:rsidP="000575CE">
            <w:pPr>
              <w:spacing w:after="0" w:line="26" w:lineRule="atLeast"/>
              <w:jc w:val="left"/>
              <w:rPr>
                <w:rFonts w:cs="Times New Roman"/>
                <w:color w:val="000000"/>
                <w:sz w:val="24"/>
                <w:szCs w:val="24"/>
              </w:rPr>
            </w:pPr>
            <w:ins w:id="2561" w:author="Admin" w:date="2017-09-18T10:05:00Z">
              <w:r>
                <w:rPr>
                  <w:rFonts w:cs="Times New Roman"/>
                  <w:color w:val="000000"/>
                  <w:sz w:val="24"/>
                  <w:szCs w:val="24"/>
                </w:rPr>
                <w:t>Hiển thị năng lực theo chức danh theo chức năng “hệ thống năng lực” đã gán cho chức danh</w:t>
              </w:r>
            </w:ins>
            <w:del w:id="2562" w:author="Admin" w:date="2017-09-18T10:05:00Z">
              <w:r w:rsidDel="00311299">
                <w:rPr>
                  <w:rFonts w:cs="Times New Roman"/>
                  <w:color w:val="000000"/>
                  <w:sz w:val="24"/>
                  <w:szCs w:val="24"/>
                </w:rPr>
                <w:delText>Nhập kiến thức chuyên môn cần thiết vị trí chức danh</w:delText>
              </w:r>
            </w:del>
          </w:p>
        </w:tc>
        <w:tc>
          <w:tcPr>
            <w:tcW w:w="990" w:type="dxa"/>
            <w:tcBorders>
              <w:top w:val="single" w:sz="4" w:space="0" w:color="000000"/>
              <w:left w:val="single" w:sz="4" w:space="0" w:color="000000"/>
              <w:bottom w:val="single" w:sz="4" w:space="0" w:color="000000"/>
              <w:right w:val="single" w:sz="4" w:space="0" w:color="000000"/>
            </w:tcBorders>
          </w:tcPr>
          <w:p w14:paraId="6EB4A760" w14:textId="22A57651" w:rsidR="000575CE" w:rsidRDefault="000575CE" w:rsidP="000575CE">
            <w:pPr>
              <w:spacing w:before="240"/>
              <w:jc w:val="center"/>
              <w:rPr>
                <w:rFonts w:cs="Times New Roman"/>
                <w:sz w:val="24"/>
                <w:szCs w:val="24"/>
              </w:rPr>
            </w:pPr>
            <w:r w:rsidRPr="00316E74">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2385F7AD"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
          <w:p w14:paraId="657B6D9B" w14:textId="46DB0875" w:rsidR="000575CE" w:rsidRPr="00835288" w:rsidRDefault="000575CE" w:rsidP="000575CE">
            <w:pPr>
              <w:spacing w:before="240"/>
              <w:jc w:val="center"/>
              <w:rPr>
                <w:rFonts w:cs="Times New Roman"/>
                <w:sz w:val="24"/>
                <w:szCs w:val="24"/>
              </w:rPr>
            </w:pPr>
            <w:r w:rsidRPr="001631F1">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4B28B145" w14:textId="77777777" w:rsidR="000575CE" w:rsidRPr="00835288" w:rsidRDefault="000575CE" w:rsidP="000575CE">
            <w:pPr>
              <w:spacing w:before="240"/>
              <w:jc w:val="left"/>
              <w:rPr>
                <w:rFonts w:cs="Times New Roman"/>
                <w:sz w:val="24"/>
                <w:szCs w:val="24"/>
              </w:rPr>
            </w:pPr>
          </w:p>
        </w:tc>
      </w:tr>
      <w:tr w:rsidR="000575CE" w:rsidRPr="00835288" w14:paraId="7EBFD4CC" w14:textId="77777777" w:rsidTr="00896B3B">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0922CC89" w14:textId="77777777" w:rsidR="000575CE" w:rsidRPr="006E5882" w:rsidRDefault="000575CE" w:rsidP="000575CE">
            <w:pPr>
              <w:pStyle w:val="ListParagraph"/>
              <w:numPr>
                <w:ilvl w:val="0"/>
                <w:numId w:val="40"/>
              </w:numPr>
              <w:spacing w:after="0" w:line="26" w:lineRule="atLeast"/>
              <w:jc w:val="center"/>
              <w:rPr>
                <w:rFonts w:cs="Times New Roman"/>
                <w:color w:val="000000"/>
                <w:sz w:val="24"/>
                <w:szCs w:val="24"/>
              </w:rPr>
            </w:pPr>
          </w:p>
        </w:tc>
        <w:tc>
          <w:tcPr>
            <w:tcW w:w="1543" w:type="dxa"/>
            <w:tcBorders>
              <w:top w:val="single" w:sz="4" w:space="0" w:color="000000"/>
              <w:left w:val="single" w:sz="4" w:space="0" w:color="000000"/>
              <w:bottom w:val="single" w:sz="4" w:space="0" w:color="000000"/>
              <w:right w:val="single" w:sz="4" w:space="0" w:color="000000"/>
            </w:tcBorders>
            <w:vAlign w:val="center"/>
          </w:tcPr>
          <w:p w14:paraId="170D615E" w14:textId="21151AA4" w:rsidR="000575CE" w:rsidRDefault="000575CE" w:rsidP="000575CE">
            <w:pPr>
              <w:spacing w:after="0" w:line="26" w:lineRule="atLeast"/>
              <w:jc w:val="left"/>
              <w:rPr>
                <w:rFonts w:cs="Times New Roman"/>
                <w:color w:val="000000"/>
                <w:sz w:val="24"/>
                <w:szCs w:val="24"/>
              </w:rPr>
            </w:pPr>
            <w:del w:id="2563" w:author="Admin" w:date="2017-09-18T09:59:00Z">
              <w:r w:rsidDel="00102804">
                <w:rPr>
                  <w:rFonts w:cs="Times New Roman"/>
                  <w:color w:val="000000"/>
                  <w:sz w:val="24"/>
                  <w:szCs w:val="24"/>
                </w:rPr>
                <w:delText>Kỹ năng cần biết</w:delText>
              </w:r>
            </w:del>
            <w:ins w:id="2564" w:author="Admin" w:date="2017-09-18T10:00:00Z">
              <w:r>
                <w:rPr>
                  <w:rFonts w:cs="Times New Roman"/>
                  <w:color w:val="000000"/>
                  <w:sz w:val="24"/>
                  <w:szCs w:val="24"/>
                </w:rPr>
                <w:t>Mức năng lực</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775D0317" w14:textId="4A63AB9C" w:rsidR="000575CE" w:rsidRDefault="000575CE" w:rsidP="000575CE">
            <w:pPr>
              <w:spacing w:after="0" w:line="26" w:lineRule="atLeast"/>
              <w:jc w:val="left"/>
              <w:rPr>
                <w:rFonts w:cs="Times New Roman"/>
                <w:color w:val="000000"/>
                <w:sz w:val="24"/>
                <w:szCs w:val="24"/>
              </w:rPr>
            </w:pPr>
            <w:ins w:id="2565" w:author="Admin" w:date="2017-09-18T10:05:00Z">
              <w:r>
                <w:rPr>
                  <w:rFonts w:cs="Times New Roman"/>
                  <w:color w:val="000000"/>
                  <w:sz w:val="24"/>
                  <w:szCs w:val="24"/>
                </w:rPr>
                <w:t>Hiển thị mức năng lực theo chức danh theo chức năng “hệ thống năng lực” đã gán cho chức danh</w:t>
              </w:r>
            </w:ins>
            <w:del w:id="2566" w:author="Admin" w:date="2017-09-18T10:05:00Z">
              <w:r w:rsidDel="00311299">
                <w:rPr>
                  <w:rFonts w:cs="Times New Roman"/>
                  <w:color w:val="000000"/>
                  <w:sz w:val="24"/>
                  <w:szCs w:val="24"/>
                </w:rPr>
                <w:delText>Nhập kỹ năng cần biết vị trí chức danh</w:delText>
              </w:r>
            </w:del>
          </w:p>
        </w:tc>
        <w:tc>
          <w:tcPr>
            <w:tcW w:w="990" w:type="dxa"/>
            <w:tcBorders>
              <w:top w:val="single" w:sz="4" w:space="0" w:color="000000"/>
              <w:left w:val="single" w:sz="4" w:space="0" w:color="000000"/>
              <w:bottom w:val="single" w:sz="4" w:space="0" w:color="000000"/>
              <w:right w:val="single" w:sz="4" w:space="0" w:color="000000"/>
            </w:tcBorders>
          </w:tcPr>
          <w:p w14:paraId="464C83E7" w14:textId="40B8D545" w:rsidR="000575CE" w:rsidRDefault="000575CE" w:rsidP="000575CE">
            <w:pPr>
              <w:spacing w:before="240"/>
              <w:jc w:val="center"/>
              <w:rPr>
                <w:rFonts w:cs="Times New Roman"/>
                <w:sz w:val="24"/>
                <w:szCs w:val="24"/>
              </w:rPr>
            </w:pPr>
            <w:r w:rsidRPr="00316E74">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006CFE6D"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tcPr>
          <w:p w14:paraId="70695657" w14:textId="5BE0514F" w:rsidR="000575CE" w:rsidRPr="00835288" w:rsidRDefault="000575CE" w:rsidP="000575CE">
            <w:pPr>
              <w:spacing w:before="240"/>
              <w:jc w:val="center"/>
              <w:rPr>
                <w:rFonts w:cs="Times New Roman"/>
                <w:sz w:val="24"/>
                <w:szCs w:val="24"/>
              </w:rPr>
            </w:pPr>
            <w:r w:rsidRPr="001631F1">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14223109" w14:textId="77777777" w:rsidR="000575CE" w:rsidRPr="00835288" w:rsidRDefault="000575CE" w:rsidP="000575CE">
            <w:pPr>
              <w:spacing w:before="240"/>
              <w:jc w:val="left"/>
              <w:rPr>
                <w:rFonts w:cs="Times New Roman"/>
                <w:sz w:val="24"/>
                <w:szCs w:val="24"/>
              </w:rPr>
            </w:pPr>
          </w:p>
        </w:tc>
      </w:tr>
      <w:tr w:rsidR="000575CE" w:rsidRPr="00835288" w14:paraId="65B1DB66" w14:textId="77777777" w:rsidTr="00AD3C61">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5F124220" w14:textId="77777777" w:rsidR="000575CE" w:rsidRDefault="000575CE" w:rsidP="000575CE">
            <w:pPr>
              <w:pStyle w:val="NoSpacing"/>
              <w:numPr>
                <w:ilvl w:val="0"/>
                <w:numId w:val="40"/>
              </w:numPr>
              <w:spacing w:before="240"/>
              <w:jc w:val="center"/>
            </w:pPr>
          </w:p>
        </w:tc>
        <w:tc>
          <w:tcPr>
            <w:tcW w:w="1543" w:type="dxa"/>
            <w:tcBorders>
              <w:top w:val="single" w:sz="4" w:space="0" w:color="000000"/>
              <w:left w:val="single" w:sz="4" w:space="0" w:color="000000"/>
              <w:bottom w:val="single" w:sz="4" w:space="0" w:color="000000"/>
              <w:right w:val="single" w:sz="4" w:space="0" w:color="000000"/>
            </w:tcBorders>
            <w:vAlign w:val="center"/>
          </w:tcPr>
          <w:p w14:paraId="5A7FBEA2" w14:textId="224745A0" w:rsidR="000575CE" w:rsidRDefault="000575CE" w:rsidP="000575CE">
            <w:pPr>
              <w:pStyle w:val="NoSpacing"/>
              <w:spacing w:before="240"/>
            </w:pPr>
            <w:del w:id="2567" w:author="Admin" w:date="2017-09-18T10:00:00Z">
              <w:r w:rsidDel="00102804">
                <w:delText>Kinh nghiệm</w:delText>
              </w:r>
            </w:del>
            <w:ins w:id="2568" w:author="Admin" w:date="2017-09-18T10:00:00Z">
              <w:r>
                <w:t>Mô tả</w:t>
              </w:r>
            </w:ins>
            <w:r>
              <w:t xml:space="preserve"> </w:t>
            </w:r>
          </w:p>
        </w:tc>
        <w:tc>
          <w:tcPr>
            <w:tcW w:w="2700" w:type="dxa"/>
            <w:tcBorders>
              <w:top w:val="single" w:sz="4" w:space="0" w:color="000000"/>
              <w:left w:val="single" w:sz="4" w:space="0" w:color="000000"/>
              <w:bottom w:val="single" w:sz="4" w:space="0" w:color="000000"/>
              <w:right w:val="single" w:sz="4" w:space="0" w:color="000000"/>
            </w:tcBorders>
            <w:vAlign w:val="center"/>
          </w:tcPr>
          <w:p w14:paraId="71C1341A" w14:textId="688DA244" w:rsidR="000575CE" w:rsidRDefault="000575CE" w:rsidP="000575CE">
            <w:pPr>
              <w:spacing w:before="240"/>
              <w:jc w:val="left"/>
              <w:rPr>
                <w:rFonts w:cs="Times New Roman"/>
                <w:sz w:val="24"/>
                <w:szCs w:val="24"/>
              </w:rPr>
            </w:pPr>
            <w:del w:id="2569" w:author="Admin" w:date="2017-09-18T10:05:00Z">
              <w:r w:rsidDel="00311299">
                <w:rPr>
                  <w:rFonts w:cs="Times New Roman"/>
                  <w:sz w:val="24"/>
                  <w:szCs w:val="24"/>
                </w:rPr>
                <w:delText>Số năm kinh nghiệm tối thiểu</w:delText>
              </w:r>
            </w:del>
            <w:ins w:id="2570" w:author="Admin" w:date="2017-09-18T10:05:00Z">
              <w:r>
                <w:rPr>
                  <w:rFonts w:cs="Times New Roman"/>
                  <w:sz w:val="24"/>
                  <w:szCs w:val="24"/>
                </w:rPr>
                <w:t>Hiển thị mô tả năng lực của chức danh</w:t>
              </w:r>
            </w:ins>
            <w:r>
              <w:rPr>
                <w:rFonts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1BF8AED3" w14:textId="34E32E13" w:rsidR="000575CE" w:rsidRDefault="000575CE" w:rsidP="000575CE">
            <w:pPr>
              <w:spacing w:before="240"/>
              <w:jc w:val="center"/>
              <w:rPr>
                <w:rFonts w:cs="Times New Roman"/>
                <w:sz w:val="24"/>
                <w:szCs w:val="24"/>
              </w:rPr>
            </w:pPr>
            <w:r>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2E57A55A" w14:textId="77777777" w:rsidR="000575CE"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736F3938" w14:textId="77777777" w:rsidR="000575CE" w:rsidRDefault="000575CE" w:rsidP="000575CE">
            <w:pPr>
              <w:spacing w:before="240"/>
              <w:jc w:val="center"/>
              <w:rPr>
                <w:rFonts w:cs="Times New Roman"/>
                <w:sz w:val="24"/>
                <w:szCs w:val="24"/>
              </w:rPr>
            </w:pPr>
            <w:r>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0CF31D25" w14:textId="77777777" w:rsidR="000575CE" w:rsidRPr="00835288" w:rsidRDefault="000575CE" w:rsidP="000575CE">
            <w:pPr>
              <w:spacing w:before="240"/>
              <w:jc w:val="left"/>
              <w:rPr>
                <w:rFonts w:cs="Times New Roman"/>
                <w:sz w:val="24"/>
                <w:szCs w:val="24"/>
              </w:rPr>
            </w:pPr>
          </w:p>
        </w:tc>
      </w:tr>
      <w:tr w:rsidR="000575CE" w:rsidRPr="00835288" w14:paraId="7F0D0054" w14:textId="77777777" w:rsidTr="00AD3C61">
        <w:trPr>
          <w:trHeight w:val="286"/>
        </w:trPr>
        <w:tc>
          <w:tcPr>
            <w:tcW w:w="797" w:type="dxa"/>
            <w:tcBorders>
              <w:top w:val="single" w:sz="4" w:space="0" w:color="000000"/>
              <w:left w:val="single" w:sz="4" w:space="0" w:color="000000"/>
              <w:bottom w:val="single" w:sz="4" w:space="0" w:color="000000"/>
              <w:right w:val="single" w:sz="4" w:space="0" w:color="000000"/>
            </w:tcBorders>
            <w:vAlign w:val="center"/>
          </w:tcPr>
          <w:p w14:paraId="2549E62F" w14:textId="77777777" w:rsidR="000575CE" w:rsidRDefault="000575CE" w:rsidP="000575CE">
            <w:pPr>
              <w:pStyle w:val="NoSpacing"/>
              <w:numPr>
                <w:ilvl w:val="0"/>
                <w:numId w:val="40"/>
              </w:numPr>
              <w:spacing w:before="240"/>
              <w:jc w:val="center"/>
            </w:pPr>
          </w:p>
        </w:tc>
        <w:tc>
          <w:tcPr>
            <w:tcW w:w="1543" w:type="dxa"/>
            <w:tcBorders>
              <w:top w:val="single" w:sz="4" w:space="0" w:color="000000"/>
              <w:left w:val="single" w:sz="4" w:space="0" w:color="000000"/>
              <w:bottom w:val="single" w:sz="4" w:space="0" w:color="000000"/>
              <w:right w:val="single" w:sz="4" w:space="0" w:color="000000"/>
            </w:tcBorders>
            <w:vAlign w:val="center"/>
          </w:tcPr>
          <w:p w14:paraId="1F106DBF" w14:textId="77777777" w:rsidR="000575CE" w:rsidRDefault="000575CE" w:rsidP="000575CE">
            <w:pPr>
              <w:pStyle w:val="NoSpacing"/>
              <w:spacing w:before="240"/>
            </w:pPr>
            <w:r>
              <w:t>Yêu cầu khác</w:t>
            </w:r>
          </w:p>
        </w:tc>
        <w:tc>
          <w:tcPr>
            <w:tcW w:w="2700" w:type="dxa"/>
            <w:tcBorders>
              <w:top w:val="single" w:sz="4" w:space="0" w:color="000000"/>
              <w:left w:val="single" w:sz="4" w:space="0" w:color="000000"/>
              <w:bottom w:val="single" w:sz="4" w:space="0" w:color="000000"/>
              <w:right w:val="single" w:sz="4" w:space="0" w:color="000000"/>
            </w:tcBorders>
            <w:vAlign w:val="center"/>
          </w:tcPr>
          <w:p w14:paraId="544EF59A" w14:textId="2FC396DD" w:rsidR="000575CE" w:rsidRPr="00835288" w:rsidRDefault="000575CE" w:rsidP="000575CE">
            <w:pPr>
              <w:spacing w:after="0" w:line="26" w:lineRule="atLeast"/>
              <w:jc w:val="left"/>
              <w:rPr>
                <w:rFonts w:cs="Times New Roman"/>
                <w:color w:val="000000"/>
                <w:sz w:val="24"/>
                <w:szCs w:val="24"/>
              </w:rPr>
            </w:pPr>
            <w:del w:id="2571" w:author="Admin" w:date="2017-09-18T10:00:00Z">
              <w:r w:rsidDel="00102804">
                <w:rPr>
                  <w:rFonts w:cs="Times New Roman"/>
                  <w:color w:val="000000"/>
                  <w:sz w:val="24"/>
                  <w:szCs w:val="24"/>
                </w:rPr>
                <w:delText>Yêu cầu khác của vị trí</w:delText>
              </w:r>
            </w:del>
            <w:ins w:id="2572" w:author="Admin" w:date="2017-09-18T10:00:00Z">
              <w:r>
                <w:rPr>
                  <w:rFonts w:cs="Times New Roman"/>
                  <w:color w:val="000000"/>
                  <w:sz w:val="24"/>
                  <w:szCs w:val="24"/>
                </w:rPr>
                <w:t xml:space="preserve">Trường hợp </w:t>
              </w:r>
            </w:ins>
            <w:ins w:id="2573" w:author="Admin" w:date="2017-09-18T10:02:00Z">
              <w:r>
                <w:rPr>
                  <w:rFonts w:cs="Times New Roman"/>
                  <w:color w:val="000000"/>
                  <w:sz w:val="24"/>
                  <w:szCs w:val="24"/>
                </w:rPr>
                <w:t>đã khai báo hệ thống năng lực thì hệ thống tự động hiển thị theo hệ thống năng lực theo chức danh. Còn nếu chức khai báo các tiêu chuẩn và yêu cầu ở phần này</w:t>
              </w:r>
            </w:ins>
            <w:r>
              <w:rPr>
                <w:rFonts w:cs="Times New Roman"/>
                <w:color w:val="000000"/>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7430FE24" w14:textId="77777777" w:rsidR="000575CE" w:rsidRPr="00835288" w:rsidRDefault="000575CE" w:rsidP="000575CE">
            <w:pPr>
              <w:spacing w:before="240"/>
              <w:jc w:val="center"/>
              <w:rPr>
                <w:rFonts w:cs="Times New Roman"/>
                <w:sz w:val="24"/>
                <w:szCs w:val="24"/>
              </w:rPr>
            </w:pPr>
            <w:r>
              <w:rPr>
                <w:rFonts w:cs="Times New Roman"/>
                <w:sz w:val="24"/>
                <w:szCs w:val="24"/>
              </w:rPr>
              <w:t>Ký tự</w:t>
            </w:r>
          </w:p>
        </w:tc>
        <w:tc>
          <w:tcPr>
            <w:tcW w:w="947" w:type="dxa"/>
            <w:tcBorders>
              <w:top w:val="single" w:sz="4" w:space="0" w:color="000000"/>
              <w:left w:val="single" w:sz="4" w:space="0" w:color="000000"/>
              <w:bottom w:val="single" w:sz="4" w:space="0" w:color="000000"/>
              <w:right w:val="single" w:sz="4" w:space="0" w:color="000000"/>
            </w:tcBorders>
            <w:vAlign w:val="center"/>
          </w:tcPr>
          <w:p w14:paraId="1692AC2F" w14:textId="77777777" w:rsidR="000575CE" w:rsidRPr="00835288" w:rsidRDefault="000575CE" w:rsidP="000575CE">
            <w:pPr>
              <w:spacing w:before="240"/>
              <w:jc w:val="center"/>
              <w:rPr>
                <w:rFonts w:cs="Times New Roman"/>
                <w:sz w:val="24"/>
                <w:szCs w:val="24"/>
              </w:rPr>
            </w:pPr>
          </w:p>
        </w:tc>
        <w:tc>
          <w:tcPr>
            <w:tcW w:w="973" w:type="dxa"/>
            <w:tcBorders>
              <w:top w:val="single" w:sz="4" w:space="0" w:color="000000"/>
              <w:left w:val="single" w:sz="4" w:space="0" w:color="000000"/>
              <w:bottom w:val="single" w:sz="4" w:space="0" w:color="000000"/>
              <w:right w:val="single" w:sz="4" w:space="0" w:color="000000"/>
            </w:tcBorders>
            <w:vAlign w:val="center"/>
          </w:tcPr>
          <w:p w14:paraId="13E4395B" w14:textId="77777777" w:rsidR="000575CE" w:rsidRPr="00835288" w:rsidRDefault="000575CE" w:rsidP="000575CE">
            <w:pPr>
              <w:spacing w:before="240"/>
              <w:jc w:val="center"/>
              <w:rPr>
                <w:rFonts w:cs="Times New Roman"/>
                <w:sz w:val="24"/>
                <w:szCs w:val="24"/>
              </w:rPr>
            </w:pPr>
            <w:r w:rsidRPr="00835288">
              <w:rPr>
                <w:rFonts w:cs="Times New Roman"/>
                <w:sz w:val="24"/>
                <w:szCs w:val="24"/>
              </w:rPr>
              <w:t>Không</w:t>
            </w:r>
          </w:p>
        </w:tc>
        <w:tc>
          <w:tcPr>
            <w:tcW w:w="1413" w:type="dxa"/>
            <w:tcBorders>
              <w:top w:val="single" w:sz="4" w:space="0" w:color="000000"/>
              <w:left w:val="single" w:sz="4" w:space="0" w:color="000000"/>
              <w:bottom w:val="single" w:sz="4" w:space="0" w:color="000000"/>
              <w:right w:val="single" w:sz="4" w:space="0" w:color="000000"/>
            </w:tcBorders>
            <w:vAlign w:val="center"/>
          </w:tcPr>
          <w:p w14:paraId="357906F7" w14:textId="77777777" w:rsidR="000575CE" w:rsidRPr="00835288" w:rsidRDefault="000575CE" w:rsidP="000575CE">
            <w:pPr>
              <w:spacing w:before="240"/>
              <w:jc w:val="left"/>
              <w:rPr>
                <w:rFonts w:cs="Times New Roman"/>
                <w:sz w:val="24"/>
                <w:szCs w:val="24"/>
              </w:rPr>
            </w:pPr>
          </w:p>
        </w:tc>
      </w:tr>
    </w:tbl>
    <w:p w14:paraId="28F8B306" w14:textId="77777777" w:rsidR="00912C60" w:rsidRPr="004908C7" w:rsidRDefault="00912C60" w:rsidP="005B6666">
      <w:pPr>
        <w:pStyle w:val="Heading4"/>
        <w:pPrChange w:id="2574" w:author="Admin" w:date="2017-09-29T10:36:00Z">
          <w:pPr>
            <w:pStyle w:val="Heading3"/>
          </w:pPr>
        </w:pPrChange>
      </w:pPr>
      <w:r>
        <w:t>Thao tác chức năng</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9"/>
        <w:gridCol w:w="2416"/>
        <w:gridCol w:w="6176"/>
      </w:tblGrid>
      <w:tr w:rsidR="00912C60" w:rsidRPr="00835288" w14:paraId="0CA0B815" w14:textId="77777777" w:rsidTr="00896B3B">
        <w:trPr>
          <w:trHeight w:val="364"/>
          <w:tblHeader/>
        </w:trPr>
        <w:tc>
          <w:tcPr>
            <w:tcW w:w="76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7F8BBB4" w14:textId="77777777" w:rsidR="00912C60" w:rsidRPr="00835288" w:rsidRDefault="00912C60" w:rsidP="00896B3B">
            <w:pPr>
              <w:spacing w:before="240"/>
              <w:jc w:val="center"/>
              <w:rPr>
                <w:rFonts w:cs="Times New Roman"/>
                <w:b/>
                <w:sz w:val="24"/>
                <w:szCs w:val="24"/>
              </w:rPr>
            </w:pPr>
            <w:r>
              <w:rPr>
                <w:rFonts w:cs="Times New Roman"/>
                <w:b/>
                <w:sz w:val="24"/>
                <w:szCs w:val="24"/>
              </w:rPr>
              <w:t xml:space="preserve">Bước </w:t>
            </w:r>
          </w:p>
        </w:tc>
        <w:tc>
          <w:tcPr>
            <w:tcW w:w="241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C45D004"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 xml:space="preserve">Thao tác </w:t>
            </w:r>
          </w:p>
        </w:tc>
        <w:tc>
          <w:tcPr>
            <w:tcW w:w="617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D4A0B50" w14:textId="77777777" w:rsidR="00912C60" w:rsidRPr="00835288" w:rsidRDefault="00912C60" w:rsidP="00896B3B">
            <w:pPr>
              <w:spacing w:before="240"/>
              <w:jc w:val="center"/>
              <w:rPr>
                <w:rFonts w:cs="Times New Roman"/>
                <w:b/>
                <w:sz w:val="24"/>
                <w:szCs w:val="24"/>
              </w:rPr>
            </w:pPr>
            <w:r w:rsidRPr="00835288">
              <w:rPr>
                <w:rFonts w:cs="Times New Roman"/>
                <w:b/>
                <w:sz w:val="24"/>
                <w:szCs w:val="24"/>
              </w:rPr>
              <w:t>Mô tả</w:t>
            </w:r>
          </w:p>
        </w:tc>
      </w:tr>
      <w:tr w:rsidR="00912C60" w:rsidRPr="00835288" w14:paraId="7013DE54"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0CC2C411" w14:textId="77777777" w:rsidR="00912C60" w:rsidRPr="00ED567B" w:rsidRDefault="00912C60" w:rsidP="00742467">
            <w:pPr>
              <w:pStyle w:val="ListParagraph"/>
              <w:numPr>
                <w:ilvl w:val="0"/>
                <w:numId w:val="41"/>
              </w:numPr>
              <w:spacing w:after="0" w:line="26" w:lineRule="atLeast"/>
              <w:jc w:val="center"/>
              <w:rPr>
                <w:rFonts w:cs="Times New Roman"/>
                <w:color w:val="000000"/>
                <w:sz w:val="24"/>
                <w:szCs w:val="24"/>
              </w:rPr>
            </w:pPr>
          </w:p>
        </w:tc>
        <w:tc>
          <w:tcPr>
            <w:tcW w:w="2416" w:type="dxa"/>
            <w:tcBorders>
              <w:top w:val="single" w:sz="4" w:space="0" w:color="000000"/>
              <w:left w:val="single" w:sz="4" w:space="0" w:color="000000"/>
              <w:bottom w:val="single" w:sz="4" w:space="0" w:color="000000"/>
              <w:right w:val="single" w:sz="4" w:space="0" w:color="000000"/>
            </w:tcBorders>
            <w:vAlign w:val="center"/>
            <w:hideMark/>
          </w:tcPr>
          <w:p w14:paraId="26E869C3" w14:textId="77777777" w:rsidR="00912C60" w:rsidRPr="00835288" w:rsidRDefault="00912C60" w:rsidP="00896B3B">
            <w:pPr>
              <w:spacing w:before="240"/>
              <w:jc w:val="left"/>
              <w:rPr>
                <w:rFonts w:cs="Times New Roman"/>
                <w:b/>
                <w:sz w:val="24"/>
                <w:szCs w:val="24"/>
              </w:rPr>
            </w:pPr>
            <w:r>
              <w:rPr>
                <w:rFonts w:cs="Times New Roman"/>
                <w:b/>
                <w:sz w:val="24"/>
                <w:szCs w:val="24"/>
              </w:rPr>
              <w:t>Thêm mới bản ghi mô tả công việc cho vị trí chức danh</w:t>
            </w:r>
          </w:p>
        </w:tc>
        <w:tc>
          <w:tcPr>
            <w:tcW w:w="6176" w:type="dxa"/>
            <w:tcBorders>
              <w:top w:val="single" w:sz="4" w:space="0" w:color="000000"/>
              <w:left w:val="single" w:sz="4" w:space="0" w:color="000000"/>
              <w:bottom w:val="single" w:sz="4" w:space="0" w:color="000000"/>
              <w:right w:val="single" w:sz="4" w:space="0" w:color="000000"/>
            </w:tcBorders>
            <w:vAlign w:val="center"/>
            <w:hideMark/>
          </w:tcPr>
          <w:p w14:paraId="3D2E3069" w14:textId="77777777" w:rsidR="00912C60" w:rsidRDefault="00912C60" w:rsidP="00896B3B">
            <w:pPr>
              <w:spacing w:before="240"/>
              <w:jc w:val="left"/>
              <w:rPr>
                <w:rFonts w:cs="Times New Roman"/>
                <w:sz w:val="24"/>
                <w:szCs w:val="24"/>
              </w:rPr>
            </w:pPr>
            <w:r w:rsidRPr="00835288">
              <w:rPr>
                <w:rFonts w:cs="Times New Roman"/>
                <w:sz w:val="24"/>
                <w:szCs w:val="24"/>
              </w:rPr>
              <w:t>Người dùng sử</w:t>
            </w:r>
            <w:r>
              <w:rPr>
                <w:rFonts w:cs="Times New Roman"/>
                <w:sz w:val="24"/>
                <w:szCs w:val="24"/>
              </w:rPr>
              <w:t xml:space="preserve"> dụng chức năng này để "Khai báo</w:t>
            </w:r>
            <w:r w:rsidRPr="00835288">
              <w:rPr>
                <w:rFonts w:cs="Times New Roman"/>
                <w:sz w:val="24"/>
                <w:szCs w:val="24"/>
              </w:rPr>
              <w:t xml:space="preserve">" </w:t>
            </w:r>
            <w:r>
              <w:rPr>
                <w:rFonts w:cs="Times New Roman"/>
                <w:sz w:val="24"/>
                <w:szCs w:val="24"/>
              </w:rPr>
              <w:t>mô tả công việc cho vị trí chức danh</w:t>
            </w:r>
          </w:p>
          <w:p w14:paraId="30040C6E" w14:textId="77777777" w:rsidR="00912C60" w:rsidRDefault="00912C60" w:rsidP="00896B3B">
            <w:pPr>
              <w:pStyle w:val="NoSpacing"/>
              <w:spacing w:before="240"/>
            </w:pPr>
            <w:r>
              <w:t>Các thông tin thêm mới gồm: Chức danh, Mô tả công việc, Yêu cầu kinh nghiệm/chuyên môn, Yêu cầu kỹ năng, Yêu cầu khác, Ghi chú.</w:t>
            </w:r>
          </w:p>
          <w:p w14:paraId="265D9B19" w14:textId="77777777" w:rsidR="00912C60" w:rsidRPr="00835288" w:rsidRDefault="00912C60" w:rsidP="00896B3B">
            <w:pPr>
              <w:spacing w:before="240"/>
              <w:jc w:val="left"/>
              <w:rPr>
                <w:rFonts w:cs="Times New Roman"/>
                <w:sz w:val="24"/>
                <w:szCs w:val="24"/>
              </w:rPr>
            </w:pPr>
            <w:r>
              <w:rPr>
                <w:rFonts w:cs="Times New Roman"/>
                <w:sz w:val="24"/>
                <w:szCs w:val="24"/>
              </w:rPr>
              <w:t>Bản ghi thêm mới thành công sẽ hiển thị ở lưới dữ liệu</w:t>
            </w:r>
          </w:p>
        </w:tc>
      </w:tr>
      <w:tr w:rsidR="00912C60" w:rsidRPr="00835288" w14:paraId="4285BEEB"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45452AF6" w14:textId="77777777" w:rsidR="00912C60" w:rsidRPr="00ED567B" w:rsidRDefault="00912C60" w:rsidP="00742467">
            <w:pPr>
              <w:pStyle w:val="ListParagraph"/>
              <w:numPr>
                <w:ilvl w:val="0"/>
                <w:numId w:val="41"/>
              </w:numPr>
              <w:spacing w:after="0" w:line="26" w:lineRule="atLeast"/>
              <w:jc w:val="center"/>
              <w:rPr>
                <w:rFonts w:cs="Times New Roman"/>
                <w:color w:val="000000"/>
                <w:sz w:val="24"/>
                <w:szCs w:val="24"/>
              </w:rPr>
            </w:pPr>
          </w:p>
        </w:tc>
        <w:tc>
          <w:tcPr>
            <w:tcW w:w="2416" w:type="dxa"/>
            <w:tcBorders>
              <w:top w:val="single" w:sz="4" w:space="0" w:color="000000"/>
              <w:left w:val="single" w:sz="4" w:space="0" w:color="000000"/>
              <w:bottom w:val="single" w:sz="4" w:space="0" w:color="000000"/>
              <w:right w:val="single" w:sz="4" w:space="0" w:color="000000"/>
            </w:tcBorders>
            <w:vAlign w:val="center"/>
            <w:hideMark/>
          </w:tcPr>
          <w:p w14:paraId="098DEF52" w14:textId="77777777" w:rsidR="00912C60" w:rsidRPr="00835288" w:rsidRDefault="00912C60" w:rsidP="00896B3B">
            <w:pPr>
              <w:spacing w:before="240"/>
              <w:jc w:val="left"/>
              <w:rPr>
                <w:rFonts w:cs="Times New Roman"/>
                <w:b/>
                <w:sz w:val="24"/>
                <w:szCs w:val="24"/>
              </w:rPr>
            </w:pPr>
            <w:r w:rsidRPr="00835288">
              <w:rPr>
                <w:rFonts w:cs="Times New Roman"/>
                <w:b/>
                <w:sz w:val="24"/>
                <w:szCs w:val="24"/>
              </w:rPr>
              <w:t>Lưu</w:t>
            </w:r>
          </w:p>
        </w:tc>
        <w:tc>
          <w:tcPr>
            <w:tcW w:w="6176" w:type="dxa"/>
            <w:tcBorders>
              <w:top w:val="single" w:sz="4" w:space="0" w:color="000000"/>
              <w:left w:val="single" w:sz="4" w:space="0" w:color="000000"/>
              <w:bottom w:val="single" w:sz="4" w:space="0" w:color="000000"/>
              <w:right w:val="single" w:sz="4" w:space="0" w:color="000000"/>
            </w:tcBorders>
            <w:vAlign w:val="center"/>
            <w:hideMark/>
          </w:tcPr>
          <w:p w14:paraId="2522C900" w14:textId="77777777" w:rsidR="00912C60" w:rsidRPr="00835288" w:rsidRDefault="00912C60" w:rsidP="00896B3B">
            <w:pPr>
              <w:spacing w:before="240"/>
              <w:jc w:val="left"/>
              <w:rPr>
                <w:rFonts w:cs="Times New Roman"/>
                <w:sz w:val="24"/>
                <w:szCs w:val="24"/>
              </w:rPr>
            </w:pPr>
            <w:r w:rsidRPr="00835288">
              <w:rPr>
                <w:rFonts w:cs="Times New Roman"/>
                <w:sz w:val="24"/>
                <w:szCs w:val="24"/>
              </w:rPr>
              <w:t>Người dùng sử dụng chức năng này để "</w:t>
            </w:r>
            <w:r>
              <w:rPr>
                <w:rFonts w:cs="Times New Roman"/>
                <w:sz w:val="24"/>
                <w:szCs w:val="24"/>
              </w:rPr>
              <w:t>Lưu</w:t>
            </w:r>
            <w:r w:rsidRPr="00835288">
              <w:rPr>
                <w:rFonts w:cs="Times New Roman"/>
                <w:sz w:val="24"/>
                <w:szCs w:val="24"/>
              </w:rPr>
              <w:t>" thông tin được "Thêm"/"Sửa" vào danh mục.</w:t>
            </w:r>
          </w:p>
        </w:tc>
      </w:tr>
      <w:tr w:rsidR="00912C60" w:rsidRPr="00835288" w14:paraId="33015A09"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1FFA26DF" w14:textId="77777777" w:rsidR="00912C60" w:rsidRPr="00ED567B" w:rsidRDefault="00912C60" w:rsidP="00742467">
            <w:pPr>
              <w:pStyle w:val="ListParagraph"/>
              <w:numPr>
                <w:ilvl w:val="0"/>
                <w:numId w:val="41"/>
              </w:numPr>
              <w:spacing w:after="0" w:line="26" w:lineRule="atLeast"/>
              <w:jc w:val="center"/>
              <w:rPr>
                <w:rFonts w:cs="Times New Roman"/>
                <w:color w:val="000000"/>
                <w:sz w:val="24"/>
                <w:szCs w:val="24"/>
              </w:rPr>
            </w:pPr>
          </w:p>
        </w:tc>
        <w:tc>
          <w:tcPr>
            <w:tcW w:w="2416" w:type="dxa"/>
            <w:tcBorders>
              <w:top w:val="single" w:sz="4" w:space="0" w:color="000000"/>
              <w:left w:val="single" w:sz="4" w:space="0" w:color="000000"/>
              <w:bottom w:val="single" w:sz="4" w:space="0" w:color="000000"/>
              <w:right w:val="single" w:sz="4" w:space="0" w:color="000000"/>
            </w:tcBorders>
            <w:vAlign w:val="center"/>
          </w:tcPr>
          <w:p w14:paraId="5AB20942" w14:textId="77777777" w:rsidR="00912C60" w:rsidRPr="00835288" w:rsidRDefault="00912C60" w:rsidP="00896B3B">
            <w:pPr>
              <w:spacing w:before="240"/>
              <w:jc w:val="left"/>
              <w:rPr>
                <w:rFonts w:cs="Times New Roman"/>
                <w:b/>
                <w:sz w:val="24"/>
                <w:szCs w:val="24"/>
              </w:rPr>
            </w:pPr>
            <w:r>
              <w:rPr>
                <w:rFonts w:cs="Times New Roman"/>
                <w:b/>
                <w:sz w:val="24"/>
                <w:szCs w:val="24"/>
              </w:rPr>
              <w:t>Xóa</w:t>
            </w:r>
          </w:p>
        </w:tc>
        <w:tc>
          <w:tcPr>
            <w:tcW w:w="6176" w:type="dxa"/>
            <w:tcBorders>
              <w:top w:val="single" w:sz="4" w:space="0" w:color="000000"/>
              <w:left w:val="single" w:sz="4" w:space="0" w:color="000000"/>
              <w:bottom w:val="single" w:sz="4" w:space="0" w:color="000000"/>
              <w:right w:val="single" w:sz="4" w:space="0" w:color="000000"/>
            </w:tcBorders>
            <w:vAlign w:val="center"/>
          </w:tcPr>
          <w:p w14:paraId="7B1A176B" w14:textId="77777777" w:rsidR="00912C60" w:rsidRPr="00835288" w:rsidRDefault="00912C60" w:rsidP="00896B3B">
            <w:pPr>
              <w:spacing w:before="240"/>
              <w:jc w:val="left"/>
              <w:rPr>
                <w:rFonts w:cs="Times New Roman"/>
                <w:sz w:val="24"/>
                <w:szCs w:val="24"/>
              </w:rPr>
            </w:pPr>
            <w:r>
              <w:rPr>
                <w:rFonts w:cs="Times New Roman"/>
                <w:sz w:val="24"/>
                <w:szCs w:val="24"/>
              </w:rPr>
              <w:t>Sử dụng chức năng này để chọn một bản ghi Mô tả công việc để xóa bản ghi</w:t>
            </w:r>
          </w:p>
        </w:tc>
      </w:tr>
      <w:tr w:rsidR="00912C60" w:rsidRPr="00835288" w14:paraId="32B63BF8"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55E7CFFA" w14:textId="77777777" w:rsidR="00912C60" w:rsidRPr="00ED567B" w:rsidRDefault="00912C60" w:rsidP="00742467">
            <w:pPr>
              <w:pStyle w:val="ListParagraph"/>
              <w:numPr>
                <w:ilvl w:val="0"/>
                <w:numId w:val="41"/>
              </w:numPr>
              <w:spacing w:after="0" w:line="26" w:lineRule="atLeast"/>
              <w:jc w:val="center"/>
              <w:rPr>
                <w:rFonts w:cs="Times New Roman"/>
                <w:color w:val="000000"/>
                <w:sz w:val="24"/>
                <w:szCs w:val="24"/>
              </w:rPr>
            </w:pPr>
          </w:p>
        </w:tc>
        <w:tc>
          <w:tcPr>
            <w:tcW w:w="2416" w:type="dxa"/>
            <w:tcBorders>
              <w:top w:val="single" w:sz="4" w:space="0" w:color="000000"/>
              <w:left w:val="single" w:sz="4" w:space="0" w:color="000000"/>
              <w:bottom w:val="single" w:sz="4" w:space="0" w:color="000000"/>
              <w:right w:val="single" w:sz="4" w:space="0" w:color="000000"/>
            </w:tcBorders>
            <w:vAlign w:val="center"/>
          </w:tcPr>
          <w:p w14:paraId="39229950" w14:textId="77777777" w:rsidR="00912C60" w:rsidRPr="00835288" w:rsidRDefault="00912C60" w:rsidP="00896B3B">
            <w:pPr>
              <w:spacing w:before="240"/>
              <w:jc w:val="left"/>
              <w:rPr>
                <w:rFonts w:cs="Times New Roman"/>
                <w:b/>
                <w:sz w:val="24"/>
                <w:szCs w:val="24"/>
              </w:rPr>
            </w:pPr>
            <w:r>
              <w:rPr>
                <w:rFonts w:cs="Times New Roman"/>
                <w:b/>
                <w:sz w:val="24"/>
                <w:szCs w:val="24"/>
              </w:rPr>
              <w:t>Import</w:t>
            </w:r>
          </w:p>
        </w:tc>
        <w:tc>
          <w:tcPr>
            <w:tcW w:w="6176" w:type="dxa"/>
            <w:tcBorders>
              <w:top w:val="single" w:sz="4" w:space="0" w:color="000000"/>
              <w:left w:val="single" w:sz="4" w:space="0" w:color="000000"/>
              <w:bottom w:val="single" w:sz="4" w:space="0" w:color="000000"/>
              <w:right w:val="single" w:sz="4" w:space="0" w:color="000000"/>
            </w:tcBorders>
            <w:vAlign w:val="center"/>
          </w:tcPr>
          <w:p w14:paraId="7F6076B0" w14:textId="77777777" w:rsidR="00912C60" w:rsidRPr="00835288" w:rsidRDefault="00912C60" w:rsidP="00896B3B">
            <w:pPr>
              <w:spacing w:before="240"/>
              <w:jc w:val="left"/>
              <w:rPr>
                <w:rFonts w:cs="Times New Roman"/>
                <w:sz w:val="24"/>
                <w:szCs w:val="24"/>
              </w:rPr>
            </w:pPr>
            <w:r>
              <w:rPr>
                <w:rFonts w:cs="Times New Roman"/>
                <w:sz w:val="24"/>
                <w:szCs w:val="24"/>
              </w:rPr>
              <w:t>Người dùng sử dụng chức năng này để xuất ra template file mẫu và nhập dữ liệu để import thông tin mô tả công việc cho vị trí chức danh.</w:t>
            </w:r>
          </w:p>
        </w:tc>
      </w:tr>
      <w:tr w:rsidR="00772992" w:rsidRPr="00835288" w14:paraId="4F085DF8" w14:textId="77777777" w:rsidTr="00896B3B">
        <w:trPr>
          <w:trHeight w:val="286"/>
          <w:ins w:id="2575" w:author="Admin" w:date="2017-09-18T10:19:00Z"/>
        </w:trPr>
        <w:tc>
          <w:tcPr>
            <w:tcW w:w="769" w:type="dxa"/>
            <w:tcBorders>
              <w:top w:val="single" w:sz="4" w:space="0" w:color="000000"/>
              <w:left w:val="single" w:sz="4" w:space="0" w:color="000000"/>
              <w:bottom w:val="single" w:sz="4" w:space="0" w:color="000000"/>
              <w:right w:val="single" w:sz="4" w:space="0" w:color="000000"/>
            </w:tcBorders>
            <w:vAlign w:val="center"/>
          </w:tcPr>
          <w:p w14:paraId="73C9ED4B" w14:textId="77777777" w:rsidR="00772992" w:rsidRPr="00ED567B" w:rsidRDefault="00772992" w:rsidP="00742467">
            <w:pPr>
              <w:pStyle w:val="ListParagraph"/>
              <w:numPr>
                <w:ilvl w:val="0"/>
                <w:numId w:val="41"/>
              </w:numPr>
              <w:spacing w:after="0" w:line="26" w:lineRule="atLeast"/>
              <w:jc w:val="center"/>
              <w:rPr>
                <w:ins w:id="2576" w:author="Admin" w:date="2017-09-18T10:19:00Z"/>
                <w:rFonts w:cs="Times New Roman"/>
                <w:color w:val="000000"/>
                <w:sz w:val="24"/>
                <w:szCs w:val="24"/>
              </w:rPr>
            </w:pPr>
          </w:p>
        </w:tc>
        <w:tc>
          <w:tcPr>
            <w:tcW w:w="2416" w:type="dxa"/>
            <w:tcBorders>
              <w:top w:val="single" w:sz="4" w:space="0" w:color="000000"/>
              <w:left w:val="single" w:sz="4" w:space="0" w:color="000000"/>
              <w:bottom w:val="single" w:sz="4" w:space="0" w:color="000000"/>
              <w:right w:val="single" w:sz="4" w:space="0" w:color="000000"/>
            </w:tcBorders>
            <w:vAlign w:val="center"/>
          </w:tcPr>
          <w:p w14:paraId="24A14A2A" w14:textId="3FBC02F0" w:rsidR="00772992" w:rsidRDefault="00772992" w:rsidP="00896B3B">
            <w:pPr>
              <w:spacing w:before="240"/>
              <w:jc w:val="left"/>
              <w:rPr>
                <w:ins w:id="2577" w:author="Admin" w:date="2017-09-18T10:19:00Z"/>
                <w:rFonts w:cs="Times New Roman"/>
                <w:b/>
                <w:sz w:val="24"/>
                <w:szCs w:val="24"/>
              </w:rPr>
            </w:pPr>
            <w:ins w:id="2578" w:author="Admin" w:date="2017-09-18T10:19:00Z">
              <w:r>
                <w:rPr>
                  <w:rFonts w:cs="Times New Roman"/>
                  <w:b/>
                  <w:sz w:val="24"/>
                  <w:szCs w:val="24"/>
                </w:rPr>
                <w:t>In</w:t>
              </w:r>
            </w:ins>
          </w:p>
        </w:tc>
        <w:tc>
          <w:tcPr>
            <w:tcW w:w="6176" w:type="dxa"/>
            <w:tcBorders>
              <w:top w:val="single" w:sz="4" w:space="0" w:color="000000"/>
              <w:left w:val="single" w:sz="4" w:space="0" w:color="000000"/>
              <w:bottom w:val="single" w:sz="4" w:space="0" w:color="000000"/>
              <w:right w:val="single" w:sz="4" w:space="0" w:color="000000"/>
            </w:tcBorders>
            <w:vAlign w:val="center"/>
          </w:tcPr>
          <w:p w14:paraId="5AA6E0BB" w14:textId="2DF64951" w:rsidR="00772992" w:rsidRDefault="00772992">
            <w:pPr>
              <w:spacing w:before="240"/>
              <w:jc w:val="left"/>
              <w:rPr>
                <w:ins w:id="2579" w:author="Admin" w:date="2017-09-18T10:19:00Z"/>
                <w:rFonts w:cs="Times New Roman"/>
                <w:sz w:val="24"/>
                <w:szCs w:val="24"/>
              </w:rPr>
            </w:pPr>
            <w:ins w:id="2580" w:author="Admin" w:date="2017-09-18T10:19:00Z">
              <w:r>
                <w:rPr>
                  <w:rFonts w:cs="Times New Roman"/>
                  <w:sz w:val="24"/>
                  <w:szCs w:val="24"/>
                </w:rPr>
                <w:t>Người dùng hiển thị chức năng này để</w:t>
              </w:r>
              <w:r w:rsidR="00E127BC">
                <w:rPr>
                  <w:rFonts w:cs="Times New Roman"/>
                  <w:sz w:val="24"/>
                  <w:szCs w:val="24"/>
                </w:rPr>
                <w:t xml:space="preserve"> chọn 1 bản ghi mô tả công việc và in ra file </w:t>
              </w:r>
            </w:ins>
            <w:ins w:id="2581" w:author="Admin" w:date="2017-09-18T10:21:00Z">
              <w:r w:rsidR="0048433A">
                <w:rPr>
                  <w:rFonts w:cs="Times New Roman"/>
                  <w:sz w:val="24"/>
                  <w:szCs w:val="24"/>
                </w:rPr>
                <w:t>excel</w:t>
              </w:r>
            </w:ins>
            <w:ins w:id="2582" w:author="Admin" w:date="2017-09-18T10:19:00Z">
              <w:r w:rsidR="00E127BC">
                <w:rPr>
                  <w:rFonts w:cs="Times New Roman"/>
                  <w:sz w:val="24"/>
                  <w:szCs w:val="24"/>
                </w:rPr>
                <w:t xml:space="preserve"> theo mẫu Mô tả công việc</w:t>
              </w:r>
            </w:ins>
            <w:ins w:id="2583" w:author="Admin" w:date="2017-09-18T10:22:00Z">
              <w:r w:rsidR="0048433A">
                <w:rPr>
                  <w:rFonts w:cs="Times New Roman"/>
                  <w:sz w:val="24"/>
                  <w:szCs w:val="24"/>
                </w:rPr>
                <w:t xml:space="preserve"> </w:t>
              </w:r>
            </w:ins>
            <w:ins w:id="2584" w:author="Admin" w:date="2017-09-18T10:24:00Z">
              <w:r w:rsidR="00E736E1">
                <w:rPr>
                  <w:rFonts w:cs="Times New Roman"/>
                  <w:sz w:val="24"/>
                  <w:szCs w:val="24"/>
                </w:rPr>
                <w:object w:dxaOrig="1516" w:dyaOrig="987" w14:anchorId="7375541F">
                  <v:shape id="_x0000_i1032" type="#_x0000_t75" style="width:75.6pt;height:49.2pt" o:ole="">
                    <v:imagedata r:id="rId34" o:title=""/>
                  </v:shape>
                  <o:OLEObject Type="Embed" ProgID="Excel.Sheet.12" ShapeID="_x0000_i1032" DrawAspect="Icon" ObjectID="_1568203233" r:id="rId35"/>
                </w:object>
              </w:r>
            </w:ins>
          </w:p>
        </w:tc>
      </w:tr>
      <w:tr w:rsidR="00912C60" w:rsidRPr="00835288" w14:paraId="56FDC0CB"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142760A7" w14:textId="77777777" w:rsidR="00912C60" w:rsidRPr="00ED567B" w:rsidRDefault="00912C60" w:rsidP="00742467">
            <w:pPr>
              <w:pStyle w:val="ListParagraph"/>
              <w:numPr>
                <w:ilvl w:val="0"/>
                <w:numId w:val="41"/>
              </w:numPr>
              <w:spacing w:after="0" w:line="26" w:lineRule="atLeast"/>
              <w:jc w:val="center"/>
              <w:rPr>
                <w:rFonts w:cs="Times New Roman"/>
                <w:color w:val="000000"/>
                <w:sz w:val="24"/>
                <w:szCs w:val="24"/>
              </w:rPr>
            </w:pPr>
          </w:p>
        </w:tc>
        <w:tc>
          <w:tcPr>
            <w:tcW w:w="2416" w:type="dxa"/>
            <w:tcBorders>
              <w:top w:val="single" w:sz="4" w:space="0" w:color="000000"/>
              <w:left w:val="single" w:sz="4" w:space="0" w:color="000000"/>
              <w:bottom w:val="single" w:sz="4" w:space="0" w:color="000000"/>
              <w:right w:val="single" w:sz="4" w:space="0" w:color="000000"/>
            </w:tcBorders>
            <w:vAlign w:val="center"/>
          </w:tcPr>
          <w:p w14:paraId="45B3AC0D" w14:textId="77777777" w:rsidR="00912C60" w:rsidRPr="00835288" w:rsidRDefault="00912C60" w:rsidP="00896B3B">
            <w:pPr>
              <w:spacing w:before="240"/>
              <w:jc w:val="left"/>
              <w:rPr>
                <w:rFonts w:cs="Times New Roman"/>
                <w:b/>
                <w:sz w:val="24"/>
                <w:szCs w:val="24"/>
              </w:rPr>
            </w:pPr>
            <w:r>
              <w:rPr>
                <w:rFonts w:cs="Times New Roman"/>
                <w:b/>
                <w:sz w:val="24"/>
                <w:szCs w:val="24"/>
              </w:rPr>
              <w:t>Xuất excel</w:t>
            </w:r>
          </w:p>
        </w:tc>
        <w:tc>
          <w:tcPr>
            <w:tcW w:w="6176" w:type="dxa"/>
            <w:tcBorders>
              <w:top w:val="single" w:sz="4" w:space="0" w:color="000000"/>
              <w:left w:val="single" w:sz="4" w:space="0" w:color="000000"/>
              <w:bottom w:val="single" w:sz="4" w:space="0" w:color="000000"/>
              <w:right w:val="single" w:sz="4" w:space="0" w:color="000000"/>
            </w:tcBorders>
            <w:vAlign w:val="center"/>
          </w:tcPr>
          <w:p w14:paraId="18DC5035" w14:textId="77777777" w:rsidR="00912C60" w:rsidRPr="00835288" w:rsidRDefault="00912C60" w:rsidP="00896B3B">
            <w:pPr>
              <w:spacing w:before="240"/>
              <w:jc w:val="left"/>
              <w:rPr>
                <w:rFonts w:cs="Times New Roman"/>
                <w:sz w:val="24"/>
                <w:szCs w:val="24"/>
              </w:rPr>
            </w:pPr>
            <w:r>
              <w:rPr>
                <w:rFonts w:cs="Times New Roman"/>
                <w:sz w:val="24"/>
                <w:szCs w:val="24"/>
              </w:rPr>
              <w:t>Người dùng sử dụng chức năng này để xuất dữ liệu ra file excel</w:t>
            </w:r>
          </w:p>
        </w:tc>
      </w:tr>
    </w:tbl>
    <w:p w14:paraId="31E73DFA" w14:textId="59B4C631" w:rsidR="00993515" w:rsidRPr="00835288" w:rsidRDefault="00993515" w:rsidP="00993515">
      <w:pPr>
        <w:pStyle w:val="Heading3"/>
        <w:rPr>
          <w:ins w:id="2585" w:author="Admin" w:date="2017-09-18T10:25:00Z"/>
        </w:rPr>
      </w:pPr>
      <w:bookmarkStart w:id="2586" w:name="_Toc494461292"/>
      <w:ins w:id="2587" w:author="Admin" w:date="2017-09-18T10:25:00Z">
        <w:r>
          <w:t xml:space="preserve">Gán vị trí </w:t>
        </w:r>
      </w:ins>
      <w:ins w:id="2588" w:author="Admin" w:date="2017-09-18T10:32:00Z">
        <w:r w:rsidR="008F027A">
          <w:t>MTCV</w:t>
        </w:r>
      </w:ins>
      <w:ins w:id="2589" w:author="Admin" w:date="2017-09-18T10:25:00Z">
        <w:r>
          <w:t xml:space="preserve"> sử dụng cho mỗi đơn vị</w:t>
        </w:r>
        <w:bookmarkEnd w:id="2586"/>
      </w:ins>
    </w:p>
    <w:p w14:paraId="0F417DA2" w14:textId="77777777" w:rsidR="00993515" w:rsidRPr="00835288" w:rsidRDefault="00993515" w:rsidP="00993515">
      <w:pPr>
        <w:pStyle w:val="Heading4"/>
        <w:rPr>
          <w:ins w:id="2590" w:author="Admin" w:date="2017-09-18T10:25:00Z"/>
        </w:rPr>
      </w:pPr>
      <w:ins w:id="2591" w:author="Admin" w:date="2017-09-18T10:25:00Z">
        <w:r w:rsidRPr="00835288">
          <w:t>Mục đích, ý nghĩa</w:t>
        </w:r>
      </w:ins>
    </w:p>
    <w:p w14:paraId="5E7D7336" w14:textId="3EE5A4B6" w:rsidR="00993515" w:rsidRDefault="00993515" w:rsidP="00993515">
      <w:pPr>
        <w:pStyle w:val="NoSpacing"/>
        <w:numPr>
          <w:ilvl w:val="0"/>
          <w:numId w:val="5"/>
        </w:numPr>
        <w:spacing w:before="120" w:after="120" w:line="276" w:lineRule="auto"/>
        <w:ind w:left="360"/>
        <w:jc w:val="both"/>
        <w:rPr>
          <w:ins w:id="2592" w:author="Admin" w:date="2017-09-18T10:25:00Z"/>
        </w:rPr>
      </w:pPr>
      <w:ins w:id="2593" w:author="Admin" w:date="2017-09-18T10:25:00Z">
        <w:r w:rsidRPr="00835288">
          <w:t xml:space="preserve">Tính năng này cho phép </w:t>
        </w:r>
        <w:r>
          <w:t xml:space="preserve">gán </w:t>
        </w:r>
      </w:ins>
      <w:ins w:id="2594" w:author="Admin" w:date="2017-09-18T10:26:00Z">
        <w:r w:rsidR="00590F6B">
          <w:t>bản MTCV</w:t>
        </w:r>
      </w:ins>
      <w:ins w:id="2595" w:author="Admin" w:date="2017-09-18T10:25:00Z">
        <w:r>
          <w:t xml:space="preserve"> sử dụng cho mỗi đơn vị/phòng ban</w:t>
        </w:r>
      </w:ins>
      <w:ins w:id="2596" w:author="Admin" w:date="2017-09-18T10:26:00Z">
        <w:r w:rsidR="00590F6B">
          <w:t xml:space="preserve"> của các công ty thành viên</w:t>
        </w:r>
      </w:ins>
    </w:p>
    <w:p w14:paraId="0DB9C3C6" w14:textId="77777777" w:rsidR="00993515" w:rsidRDefault="00993515" w:rsidP="00993515">
      <w:pPr>
        <w:pStyle w:val="Heading4"/>
        <w:rPr>
          <w:ins w:id="2597" w:author="Admin" w:date="2017-09-18T10:25:00Z"/>
        </w:rPr>
      </w:pPr>
      <w:ins w:id="2598" w:author="Admin" w:date="2017-09-18T10:25:00Z">
        <w:r>
          <w:t>Đặc tả tình huống nghiệp vụ</w:t>
        </w:r>
      </w:ins>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93515" w14:paraId="295B8C81" w14:textId="77777777" w:rsidTr="007E636D">
        <w:trPr>
          <w:ins w:id="2599" w:author="Admin" w:date="2017-09-18T10:25: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A983EA6" w14:textId="77777777" w:rsidR="00993515" w:rsidRDefault="00993515" w:rsidP="007E636D">
            <w:pPr>
              <w:snapToGrid w:val="0"/>
              <w:spacing w:before="120" w:line="276" w:lineRule="auto"/>
              <w:rPr>
                <w:ins w:id="2600" w:author="Admin" w:date="2017-09-18T10:25:00Z"/>
                <w:rFonts w:cs="Times New Roman"/>
                <w:sz w:val="26"/>
                <w:szCs w:val="26"/>
              </w:rPr>
            </w:pPr>
            <w:ins w:id="2601" w:author="Admin" w:date="2017-09-18T10:25:00Z">
              <w:r>
                <w:rPr>
                  <w:rFonts w:cs="Times New Roman"/>
                  <w:b/>
                  <w:bCs/>
                  <w:szCs w:val="26"/>
                </w:rPr>
                <w:t>Mô tả yêu cầu</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A8373B" w14:textId="5A6293A6" w:rsidR="00993515" w:rsidRPr="00441A67" w:rsidRDefault="00993515">
            <w:pPr>
              <w:snapToGrid w:val="0"/>
              <w:spacing w:before="120" w:line="276" w:lineRule="auto"/>
              <w:ind w:left="54"/>
              <w:rPr>
                <w:ins w:id="2602" w:author="Admin" w:date="2017-09-18T10:25:00Z"/>
                <w:rFonts w:ascii="Verdana" w:hAnsi="Verdana" w:cstheme="minorBidi"/>
                <w:sz w:val="24"/>
                <w:szCs w:val="24"/>
              </w:rPr>
            </w:pPr>
            <w:ins w:id="2603" w:author="Admin" w:date="2017-09-18T10:25:00Z">
              <w:r w:rsidRPr="00441A67">
                <w:rPr>
                  <w:sz w:val="24"/>
                  <w:szCs w:val="24"/>
                </w:rPr>
                <w:t xml:space="preserve">Người </w:t>
              </w:r>
              <w:r>
                <w:rPr>
                  <w:sz w:val="24"/>
                  <w:szCs w:val="24"/>
                </w:rPr>
                <w:t xml:space="preserve">sử dụng đăng nhập vào hệ thống </w:t>
              </w:r>
            </w:ins>
            <w:ins w:id="2604" w:author="Admin" w:date="2017-09-18T10:27:00Z">
              <w:r w:rsidR="00590F6B">
                <w:rPr>
                  <w:sz w:val="24"/>
                  <w:szCs w:val="24"/>
                </w:rPr>
                <w:t>gán bản MTCV cho các đơn vị/phòng ban ở các công ty.</w:t>
              </w:r>
            </w:ins>
          </w:p>
        </w:tc>
      </w:tr>
      <w:tr w:rsidR="00993515" w14:paraId="6DF3097A" w14:textId="77777777" w:rsidTr="007E636D">
        <w:trPr>
          <w:ins w:id="2605" w:author="Admin" w:date="2017-09-18T10:25: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82A01F0" w14:textId="77777777" w:rsidR="00993515" w:rsidRDefault="00993515" w:rsidP="007E636D">
            <w:pPr>
              <w:snapToGrid w:val="0"/>
              <w:spacing w:before="120" w:line="276" w:lineRule="auto"/>
              <w:rPr>
                <w:ins w:id="2606" w:author="Admin" w:date="2017-09-18T10:25:00Z"/>
                <w:rFonts w:cs="Times New Roman"/>
                <w:szCs w:val="26"/>
              </w:rPr>
            </w:pPr>
            <w:ins w:id="2607" w:author="Admin" w:date="2017-09-18T10:25:00Z">
              <w:r>
                <w:rPr>
                  <w:rFonts w:cs="Times New Roman"/>
                  <w:b/>
                  <w:bCs/>
                  <w:szCs w:val="26"/>
                </w:rPr>
                <w:t>Dòng sự kiện chính</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7D76965" w14:textId="4C1939DC" w:rsidR="00993515" w:rsidRPr="00441A67" w:rsidRDefault="00590F6B" w:rsidP="007E636D">
            <w:pPr>
              <w:pStyle w:val="AutoNumDescription"/>
              <w:spacing w:after="0" w:line="276" w:lineRule="auto"/>
              <w:rPr>
                <w:ins w:id="2608" w:author="Admin" w:date="2017-09-18T10:25:00Z"/>
                <w:sz w:val="24"/>
                <w:szCs w:val="24"/>
              </w:rPr>
            </w:pPr>
            <w:ins w:id="2609" w:author="Admin" w:date="2017-09-18T10:28:00Z">
              <w:r>
                <w:rPr>
                  <w:sz w:val="24"/>
                  <w:szCs w:val="24"/>
                </w:rPr>
                <w:t>N/A</w:t>
              </w:r>
            </w:ins>
          </w:p>
        </w:tc>
      </w:tr>
      <w:tr w:rsidR="00993515" w:rsidRPr="00980BD4" w14:paraId="4E89720A" w14:textId="77777777" w:rsidTr="007E636D">
        <w:trPr>
          <w:ins w:id="2610" w:author="Admin" w:date="2017-09-18T10:25: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FBF7998" w14:textId="77777777" w:rsidR="00993515" w:rsidRDefault="00993515" w:rsidP="007E636D">
            <w:pPr>
              <w:snapToGrid w:val="0"/>
              <w:spacing w:before="120" w:line="276" w:lineRule="auto"/>
              <w:rPr>
                <w:ins w:id="2611" w:author="Admin" w:date="2017-09-18T10:25:00Z"/>
                <w:rFonts w:cs="Times New Roman"/>
                <w:szCs w:val="26"/>
              </w:rPr>
            </w:pPr>
            <w:ins w:id="2612" w:author="Admin" w:date="2017-09-18T10:25:00Z">
              <w:r>
                <w:rPr>
                  <w:rFonts w:cs="Times New Roman"/>
                  <w:b/>
                  <w:bCs/>
                  <w:szCs w:val="26"/>
                </w:rPr>
                <w:t>Dòng sự kiện phụ</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FA881D5" w14:textId="2EEACDF4" w:rsidR="00993515" w:rsidRPr="00590F6B" w:rsidRDefault="00590F6B" w:rsidP="007E636D">
            <w:pPr>
              <w:spacing w:before="240"/>
              <w:rPr>
                <w:ins w:id="2613" w:author="Admin" w:date="2017-09-18T10:25:00Z"/>
                <w:rFonts w:cs="Times New Roman"/>
                <w:b/>
                <w:sz w:val="24"/>
                <w:szCs w:val="24"/>
                <w:rPrChange w:id="2614" w:author="Admin" w:date="2017-09-18T10:28:00Z">
                  <w:rPr>
                    <w:ins w:id="2615" w:author="Admin" w:date="2017-09-18T10:25:00Z"/>
                    <w:rFonts w:cs="Times New Roman"/>
                    <w:sz w:val="24"/>
                    <w:szCs w:val="24"/>
                  </w:rPr>
                </w:rPrChange>
              </w:rPr>
            </w:pPr>
            <w:ins w:id="2616" w:author="Admin" w:date="2017-09-18T10:28:00Z">
              <w:r>
                <w:rPr>
                  <w:sz w:val="24"/>
                  <w:szCs w:val="24"/>
                </w:rPr>
                <w:t>N/A</w:t>
              </w:r>
            </w:ins>
          </w:p>
        </w:tc>
      </w:tr>
      <w:tr w:rsidR="00993515" w14:paraId="7113B450" w14:textId="77777777" w:rsidTr="007E636D">
        <w:trPr>
          <w:ins w:id="2617" w:author="Admin" w:date="2017-09-18T10:25: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9E8C32D" w14:textId="77777777" w:rsidR="00993515" w:rsidRDefault="00993515" w:rsidP="007E636D">
            <w:pPr>
              <w:snapToGrid w:val="0"/>
              <w:spacing w:before="120" w:line="276" w:lineRule="auto"/>
              <w:rPr>
                <w:ins w:id="2618" w:author="Admin" w:date="2017-09-18T10:25:00Z"/>
                <w:rFonts w:cs="Times New Roman"/>
                <w:szCs w:val="26"/>
              </w:rPr>
            </w:pPr>
            <w:ins w:id="2619" w:author="Admin" w:date="2017-09-18T10:25:00Z">
              <w:r>
                <w:rPr>
                  <w:rFonts w:cs="Times New Roman"/>
                  <w:b/>
                  <w:bCs/>
                  <w:szCs w:val="26"/>
                </w:rPr>
                <w:t xml:space="preserve">Yêu cầu đặc biệt </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1944B25" w14:textId="656529FE" w:rsidR="00993515" w:rsidRPr="00964392" w:rsidRDefault="00993515">
            <w:pPr>
              <w:snapToGrid w:val="0"/>
              <w:spacing w:before="120" w:line="276" w:lineRule="auto"/>
              <w:rPr>
                <w:ins w:id="2620" w:author="Admin" w:date="2017-09-18T10:25:00Z"/>
                <w:rFonts w:cs="Times New Roman"/>
                <w:sz w:val="24"/>
                <w:szCs w:val="24"/>
              </w:rPr>
            </w:pPr>
            <w:ins w:id="2621" w:author="Admin" w:date="2017-09-18T10:25:00Z">
              <w:r>
                <w:rPr>
                  <w:rFonts w:cs="Times New Roman"/>
                  <w:sz w:val="24"/>
                  <w:szCs w:val="24"/>
                </w:rPr>
                <w:t>Vị trí</w:t>
              </w:r>
              <w:r w:rsidR="00590F6B">
                <w:rPr>
                  <w:rFonts w:cs="Times New Roman"/>
                  <w:sz w:val="24"/>
                  <w:szCs w:val="24"/>
                </w:rPr>
                <w:t xml:space="preserve"> MTCV đã được sử dụng ở chức năng sử dụng ở nghiệp vụ thì không được xóa.</w:t>
              </w:r>
              <w:r>
                <w:rPr>
                  <w:rFonts w:cs="Times New Roman"/>
                  <w:sz w:val="24"/>
                  <w:szCs w:val="24"/>
                </w:rPr>
                <w:t xml:space="preserve"> </w:t>
              </w:r>
            </w:ins>
          </w:p>
        </w:tc>
      </w:tr>
      <w:tr w:rsidR="00993515" w14:paraId="6D0ABC65" w14:textId="77777777" w:rsidTr="007E636D">
        <w:trPr>
          <w:ins w:id="2622" w:author="Admin" w:date="2017-09-18T10:25: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1BF95428" w14:textId="77777777" w:rsidR="00993515" w:rsidRDefault="00993515" w:rsidP="007E636D">
            <w:pPr>
              <w:snapToGrid w:val="0"/>
              <w:spacing w:before="120" w:line="276" w:lineRule="auto"/>
              <w:rPr>
                <w:ins w:id="2623" w:author="Admin" w:date="2017-09-18T10:25:00Z"/>
                <w:rFonts w:cs="Times New Roman"/>
                <w:b/>
                <w:bCs/>
                <w:szCs w:val="26"/>
              </w:rPr>
            </w:pPr>
            <w:ins w:id="2624" w:author="Admin" w:date="2017-09-18T10:25:00Z">
              <w:r>
                <w:rPr>
                  <w:rFonts w:cs="Times New Roman"/>
                  <w:b/>
                  <w:bCs/>
                  <w:szCs w:val="26"/>
                </w:rPr>
                <w:t>Các ràng buộc</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71E3602" w14:textId="684C0B7E" w:rsidR="00993515" w:rsidRPr="00964392" w:rsidRDefault="00590F6B" w:rsidP="007E636D">
            <w:pPr>
              <w:snapToGrid w:val="0"/>
              <w:spacing w:before="120" w:line="276" w:lineRule="auto"/>
              <w:rPr>
                <w:ins w:id="2625" w:author="Admin" w:date="2017-09-18T10:25:00Z"/>
                <w:rFonts w:cs="Times New Roman"/>
                <w:sz w:val="24"/>
                <w:szCs w:val="24"/>
              </w:rPr>
            </w:pPr>
            <w:ins w:id="2626" w:author="Admin" w:date="2017-09-18T10:29:00Z">
              <w:r>
                <w:rPr>
                  <w:rFonts w:cs="Times New Roman"/>
                  <w:sz w:val="24"/>
                  <w:szCs w:val="24"/>
                </w:rPr>
                <w:t>Bản ghi MTCV được gán cho đơn vị/ph</w:t>
              </w:r>
              <w:r w:rsidR="008F027A">
                <w:rPr>
                  <w:rFonts w:cs="Times New Roman"/>
                  <w:sz w:val="24"/>
                  <w:szCs w:val="24"/>
                </w:rPr>
                <w:t>òng ban sẽ hiển thị ở chức năng khai báo yêu cầu tuyển dụng ở module Tuyển dụng.</w:t>
              </w:r>
            </w:ins>
          </w:p>
        </w:tc>
      </w:tr>
    </w:tbl>
    <w:p w14:paraId="4FEA6E72" w14:textId="77777777" w:rsidR="00993515" w:rsidRDefault="00993515" w:rsidP="00993515">
      <w:pPr>
        <w:rPr>
          <w:ins w:id="2627" w:author="Admin" w:date="2017-09-18T10:25:00Z"/>
        </w:rPr>
      </w:pPr>
    </w:p>
    <w:p w14:paraId="6F9BD9B6" w14:textId="77777777" w:rsidR="00993515" w:rsidRDefault="00993515" w:rsidP="00993515">
      <w:pPr>
        <w:pStyle w:val="Heading4"/>
        <w:rPr>
          <w:ins w:id="2628" w:author="Admin" w:date="2017-09-18T10:25:00Z"/>
        </w:rPr>
      </w:pPr>
      <w:ins w:id="2629" w:author="Admin" w:date="2017-09-18T10:25:00Z">
        <w:r>
          <w:lastRenderedPageBreak/>
          <w:t>Màn hình giao diện</w:t>
        </w:r>
      </w:ins>
    </w:p>
    <w:p w14:paraId="48FC1433" w14:textId="34D11005" w:rsidR="00993515" w:rsidRDefault="00993515" w:rsidP="00993515">
      <w:pPr>
        <w:rPr>
          <w:ins w:id="2630" w:author="Admin" w:date="2017-09-18T10:25:00Z"/>
        </w:rPr>
      </w:pPr>
      <w:ins w:id="2631" w:author="Admin" w:date="2017-09-18T10:25:00Z">
        <w:r w:rsidRPr="005F09B5">
          <w:rPr>
            <w:rFonts w:cs="Times New Roman"/>
            <w:snapToGrid w:val="0"/>
            <w:color w:val="000000"/>
            <w:w w:val="0"/>
            <w:sz w:val="0"/>
            <w:szCs w:val="0"/>
            <w:u w:color="000000"/>
            <w:bdr w:val="none" w:sz="0" w:space="0" w:color="000000"/>
            <w:shd w:val="clear" w:color="000000" w:fill="000000"/>
            <w:lang w:val="x-none" w:eastAsia="x-none" w:bidi="x-none"/>
          </w:rPr>
          <w:t xml:space="preserve"> </w:t>
        </w:r>
      </w:ins>
      <w:ins w:id="2632" w:author="Admin" w:date="2017-09-18T10:32:00Z">
        <w:r w:rsidR="008F027A" w:rsidRPr="008F027A">
          <w:rPr>
            <w:rFonts w:cs="Times New Roman"/>
            <w:noProof/>
            <w:snapToGrid w:val="0"/>
            <w:color w:val="000000"/>
            <w:w w:val="0"/>
            <w:sz w:val="0"/>
            <w:szCs w:val="0"/>
            <w:u w:color="000000"/>
            <w:bdr w:val="none" w:sz="0" w:space="0" w:color="000000"/>
            <w:shd w:val="clear" w:color="000000" w:fill="000000"/>
          </w:rPr>
          <w:drawing>
            <wp:inline distT="0" distB="0" distL="0" distR="0" wp14:anchorId="787BA770" wp14:editId="2D295264">
              <wp:extent cx="5943600" cy="3202835"/>
              <wp:effectExtent l="0" t="0" r="0" b="0"/>
              <wp:docPr id="35" name="Picture 35" descr="C:\Users\Admin\AppData\Local\Temp\fla369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fla369C.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2835"/>
                      </a:xfrm>
                      <a:prstGeom prst="rect">
                        <a:avLst/>
                      </a:prstGeom>
                      <a:noFill/>
                      <a:ln>
                        <a:noFill/>
                      </a:ln>
                    </pic:spPr>
                  </pic:pic>
                </a:graphicData>
              </a:graphic>
            </wp:inline>
          </w:drawing>
        </w:r>
      </w:ins>
    </w:p>
    <w:p w14:paraId="099FD6C0" w14:textId="77777777" w:rsidR="00993515" w:rsidRDefault="00993515" w:rsidP="00993515">
      <w:pPr>
        <w:pStyle w:val="Heading4"/>
        <w:rPr>
          <w:ins w:id="2633" w:author="Admin" w:date="2017-09-18T10:25:00Z"/>
        </w:rPr>
      </w:pPr>
      <w:ins w:id="2634" w:author="Admin" w:date="2017-09-18T10:25:00Z">
        <w:r>
          <w:t>Mô tả các trường thông tin trên màn hình</w:t>
        </w:r>
      </w:ins>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2635" w:author="Admin" w:date="2017-09-18T10:41:00Z">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720"/>
        <w:gridCol w:w="1800"/>
        <w:gridCol w:w="2700"/>
        <w:gridCol w:w="990"/>
        <w:gridCol w:w="900"/>
        <w:gridCol w:w="900"/>
        <w:gridCol w:w="1350"/>
        <w:tblGridChange w:id="2636">
          <w:tblGrid>
            <w:gridCol w:w="720"/>
            <w:gridCol w:w="1800"/>
            <w:gridCol w:w="2610"/>
            <w:gridCol w:w="990"/>
            <w:gridCol w:w="900"/>
            <w:gridCol w:w="900"/>
            <w:gridCol w:w="90"/>
            <w:gridCol w:w="1350"/>
          </w:tblGrid>
        </w:tblGridChange>
      </w:tblGrid>
      <w:tr w:rsidR="005565BB" w:rsidRPr="00835288" w14:paraId="22378A7F" w14:textId="77777777" w:rsidTr="0027128A">
        <w:trPr>
          <w:trHeight w:val="590"/>
          <w:tblHeader/>
          <w:ins w:id="2637" w:author="Admin" w:date="2017-09-18T10:25:00Z"/>
          <w:trPrChange w:id="2638" w:author="Admin" w:date="2017-09-18T10:41:00Z">
            <w:trPr>
              <w:trHeight w:val="590"/>
              <w:tblHeader/>
            </w:trPr>
          </w:trPrChange>
        </w:trPr>
        <w:tc>
          <w:tcPr>
            <w:tcW w:w="72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639" w:author="Admin" w:date="2017-09-18T10:41:00Z">
              <w:tcPr>
                <w:tcW w:w="720"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4B9D1C07" w14:textId="10D8ED44" w:rsidR="005565BB" w:rsidRPr="00835288" w:rsidRDefault="0027128A" w:rsidP="007E636D">
            <w:pPr>
              <w:spacing w:before="240"/>
              <w:jc w:val="center"/>
              <w:rPr>
                <w:ins w:id="2640" w:author="Admin" w:date="2017-09-18T10:39:00Z"/>
                <w:rFonts w:cs="Times New Roman"/>
                <w:b/>
                <w:sz w:val="24"/>
                <w:szCs w:val="24"/>
              </w:rPr>
            </w:pPr>
            <w:r>
              <w:rPr>
                <w:rFonts w:cs="Times New Roman"/>
                <w:b/>
                <w:sz w:val="24"/>
                <w:szCs w:val="24"/>
              </w:rPr>
              <w:t>STT</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641" w:author="Admin" w:date="2017-09-18T10:41:00Z">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BB610F0" w14:textId="732E2061" w:rsidR="005565BB" w:rsidRPr="00835288" w:rsidRDefault="005565BB" w:rsidP="007E636D">
            <w:pPr>
              <w:spacing w:before="240"/>
              <w:jc w:val="center"/>
              <w:rPr>
                <w:ins w:id="2642" w:author="Admin" w:date="2017-09-18T10:25:00Z"/>
                <w:rFonts w:cs="Times New Roman"/>
                <w:b/>
                <w:sz w:val="24"/>
                <w:szCs w:val="24"/>
              </w:rPr>
            </w:pPr>
            <w:r w:rsidRPr="00835288">
              <w:rPr>
                <w:rFonts w:cs="Times New Roman"/>
                <w:b/>
                <w:sz w:val="24"/>
                <w:szCs w:val="24"/>
              </w:rPr>
              <w:t>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643" w:author="Admin" w:date="2017-09-18T10:41:00Z">
              <w:tcPr>
                <w:tcW w:w="26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2B4AE96" w14:textId="77777777" w:rsidR="005565BB" w:rsidRPr="00835288" w:rsidRDefault="005565BB" w:rsidP="007E636D">
            <w:pPr>
              <w:spacing w:before="240"/>
              <w:jc w:val="center"/>
              <w:rPr>
                <w:ins w:id="2644" w:author="Admin" w:date="2017-09-18T10:25:00Z"/>
                <w:rFonts w:cs="Times New Roman"/>
                <w:b/>
                <w:sz w:val="24"/>
                <w:szCs w:val="24"/>
              </w:rPr>
            </w:pPr>
            <w:ins w:id="2645" w:author="Admin" w:date="2017-09-18T10:25:00Z">
              <w:r w:rsidRPr="00835288">
                <w:rPr>
                  <w:rFonts w:cs="Times New Roman"/>
                  <w:b/>
                  <w:sz w:val="24"/>
                  <w:szCs w:val="24"/>
                </w:rPr>
                <w:t>Mô tả</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646" w:author="Admin" w:date="2017-09-18T10:41:00Z">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89AA3CF" w14:textId="77777777" w:rsidR="005565BB" w:rsidRPr="00835288" w:rsidRDefault="005565BB" w:rsidP="007E636D">
            <w:pPr>
              <w:spacing w:before="240"/>
              <w:jc w:val="center"/>
              <w:rPr>
                <w:ins w:id="2647" w:author="Admin" w:date="2017-09-18T10:25:00Z"/>
                <w:rFonts w:cs="Times New Roman"/>
                <w:b/>
                <w:sz w:val="24"/>
                <w:szCs w:val="24"/>
              </w:rPr>
            </w:pPr>
            <w:ins w:id="2648" w:author="Admin" w:date="2017-09-18T10:25:00Z">
              <w:r>
                <w:rPr>
                  <w:rFonts w:cs="Times New Roman"/>
                  <w:b/>
                  <w:sz w:val="24"/>
                  <w:szCs w:val="24"/>
                </w:rPr>
                <w:t>Kiểu dữ liệu</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649" w:author="Admin" w:date="2017-09-18T10:41:00Z">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7F8B04A7" w14:textId="77777777" w:rsidR="005565BB" w:rsidRPr="00835288" w:rsidRDefault="005565BB" w:rsidP="007E636D">
            <w:pPr>
              <w:spacing w:before="240"/>
              <w:jc w:val="center"/>
              <w:rPr>
                <w:ins w:id="2650" w:author="Admin" w:date="2017-09-18T10:25:00Z"/>
                <w:rFonts w:cs="Times New Roman"/>
                <w:b/>
                <w:sz w:val="24"/>
                <w:szCs w:val="24"/>
              </w:rPr>
            </w:pPr>
            <w:ins w:id="2651" w:author="Admin" w:date="2017-09-18T10:25:00Z">
              <w:r>
                <w:rPr>
                  <w:rFonts w:cs="Times New Roman"/>
                  <w:b/>
                  <w:sz w:val="24"/>
                  <w:szCs w:val="24"/>
                </w:rPr>
                <w:t>Độ dài</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2652" w:author="Admin" w:date="2017-09-18T10:41:00Z">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133E6D50" w14:textId="77777777" w:rsidR="005565BB" w:rsidRPr="00835288" w:rsidRDefault="005565BB" w:rsidP="007E636D">
            <w:pPr>
              <w:spacing w:before="240"/>
              <w:jc w:val="center"/>
              <w:rPr>
                <w:ins w:id="2653" w:author="Admin" w:date="2017-09-18T10:25:00Z"/>
                <w:rFonts w:cs="Times New Roman"/>
                <w:b/>
                <w:sz w:val="24"/>
                <w:szCs w:val="24"/>
              </w:rPr>
            </w:pPr>
            <w:ins w:id="2654" w:author="Admin" w:date="2017-09-18T10:25:00Z">
              <w:r w:rsidRPr="00835288">
                <w:rPr>
                  <w:rFonts w:cs="Times New Roman"/>
                  <w:b/>
                  <w:sz w:val="24"/>
                  <w:szCs w:val="24"/>
                </w:rPr>
                <w:t>Bắt buộc</w:t>
              </w:r>
            </w:ins>
          </w:p>
        </w:tc>
        <w:tc>
          <w:tcPr>
            <w:tcW w:w="13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2655" w:author="Admin" w:date="2017-09-18T10:41:00Z">
              <w:tcPr>
                <w:tcW w:w="144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CF4463D" w14:textId="77777777" w:rsidR="005565BB" w:rsidRPr="00835288" w:rsidRDefault="005565BB" w:rsidP="007E636D">
            <w:pPr>
              <w:spacing w:before="240"/>
              <w:jc w:val="center"/>
              <w:rPr>
                <w:ins w:id="2656" w:author="Admin" w:date="2017-09-18T10:25:00Z"/>
                <w:rFonts w:cs="Times New Roman"/>
                <w:b/>
                <w:sz w:val="24"/>
                <w:szCs w:val="24"/>
              </w:rPr>
            </w:pPr>
            <w:ins w:id="2657" w:author="Admin" w:date="2017-09-18T10:25:00Z">
              <w:r w:rsidRPr="00835288">
                <w:rPr>
                  <w:rFonts w:cs="Times New Roman"/>
                  <w:b/>
                  <w:sz w:val="24"/>
                  <w:szCs w:val="24"/>
                </w:rPr>
                <w:t>Ghi chú</w:t>
              </w:r>
            </w:ins>
          </w:p>
        </w:tc>
      </w:tr>
      <w:tr w:rsidR="005565BB" w:rsidRPr="00835288" w14:paraId="7DB70823" w14:textId="77777777" w:rsidTr="0027128A">
        <w:trPr>
          <w:trHeight w:val="346"/>
          <w:ins w:id="2658" w:author="Admin" w:date="2017-09-18T10:25:00Z"/>
          <w:trPrChange w:id="2659" w:author="Admin" w:date="2017-09-18T10:41:00Z">
            <w:trPr>
              <w:trHeight w:val="346"/>
            </w:trPr>
          </w:trPrChange>
        </w:trPr>
        <w:tc>
          <w:tcPr>
            <w:tcW w:w="720" w:type="dxa"/>
            <w:tcBorders>
              <w:top w:val="single" w:sz="4" w:space="0" w:color="000000"/>
              <w:left w:val="single" w:sz="4" w:space="0" w:color="000000"/>
              <w:bottom w:val="single" w:sz="4" w:space="0" w:color="000000"/>
              <w:right w:val="single" w:sz="4" w:space="0" w:color="000000"/>
            </w:tcBorders>
            <w:vAlign w:val="center"/>
            <w:tcPrChange w:id="2660" w:author="Admin" w:date="2017-09-18T10:41:00Z">
              <w:tcPr>
                <w:tcW w:w="720" w:type="dxa"/>
                <w:tcBorders>
                  <w:top w:val="single" w:sz="4" w:space="0" w:color="000000"/>
                  <w:left w:val="single" w:sz="4" w:space="0" w:color="000000"/>
                  <w:bottom w:val="single" w:sz="4" w:space="0" w:color="000000"/>
                  <w:right w:val="single" w:sz="4" w:space="0" w:color="000000"/>
                </w:tcBorders>
              </w:tcPr>
            </w:tcPrChange>
          </w:tcPr>
          <w:p w14:paraId="40E5792B" w14:textId="77777777" w:rsidR="005565BB" w:rsidRPr="0027128A" w:rsidRDefault="005565BB">
            <w:pPr>
              <w:pStyle w:val="ListParagraph"/>
              <w:numPr>
                <w:ilvl w:val="0"/>
                <w:numId w:val="76"/>
              </w:numPr>
              <w:spacing w:after="0" w:line="26" w:lineRule="atLeast"/>
              <w:jc w:val="left"/>
              <w:rPr>
                <w:ins w:id="2661" w:author="Admin" w:date="2017-09-18T10:39:00Z"/>
                <w:rFonts w:cs="Times New Roman"/>
                <w:color w:val="000000"/>
                <w:sz w:val="24"/>
                <w:szCs w:val="24"/>
                <w:rPrChange w:id="2662" w:author="Admin" w:date="2017-09-18T10:40:00Z">
                  <w:rPr>
                    <w:ins w:id="2663" w:author="Admin" w:date="2017-09-18T10:39:00Z"/>
                  </w:rPr>
                </w:rPrChange>
              </w:rPr>
              <w:pPrChange w:id="2664" w:author="Admin" w:date="2017-09-18T10:40:00Z">
                <w:pPr>
                  <w:spacing w:after="0" w:line="26" w:lineRule="atLeast"/>
                  <w:jc w:val="left"/>
                </w:pPr>
              </w:pPrChange>
            </w:pPr>
          </w:p>
        </w:tc>
        <w:tc>
          <w:tcPr>
            <w:tcW w:w="1800" w:type="dxa"/>
            <w:tcBorders>
              <w:top w:val="single" w:sz="4" w:space="0" w:color="000000"/>
              <w:left w:val="single" w:sz="4" w:space="0" w:color="000000"/>
              <w:bottom w:val="single" w:sz="4" w:space="0" w:color="000000"/>
              <w:right w:val="single" w:sz="4" w:space="0" w:color="000000"/>
            </w:tcBorders>
            <w:vAlign w:val="center"/>
            <w:tcPrChange w:id="2665" w:author="Admin" w:date="2017-09-18T10:4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0406B261" w14:textId="65491CDF" w:rsidR="005565BB" w:rsidRPr="00835288" w:rsidRDefault="005565BB" w:rsidP="007E636D">
            <w:pPr>
              <w:spacing w:after="0" w:line="26" w:lineRule="atLeast"/>
              <w:jc w:val="left"/>
              <w:rPr>
                <w:ins w:id="2666" w:author="Admin" w:date="2017-09-18T10:25:00Z"/>
                <w:rFonts w:cs="Times New Roman"/>
                <w:color w:val="000000"/>
                <w:sz w:val="24"/>
                <w:szCs w:val="24"/>
              </w:rPr>
            </w:pPr>
            <w:ins w:id="2667" w:author="Admin" w:date="2017-09-18T10:25:00Z">
              <w:r>
                <w:rPr>
                  <w:rFonts w:cs="Times New Roman"/>
                  <w:color w:val="000000"/>
                  <w:sz w:val="24"/>
                  <w:szCs w:val="24"/>
                </w:rPr>
                <w:t>Đơn vị</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668" w:author="Admin" w:date="2017-09-18T10:41:00Z">
              <w:tcPr>
                <w:tcW w:w="2610" w:type="dxa"/>
                <w:tcBorders>
                  <w:top w:val="single" w:sz="4" w:space="0" w:color="000000"/>
                  <w:left w:val="single" w:sz="4" w:space="0" w:color="000000"/>
                  <w:bottom w:val="single" w:sz="4" w:space="0" w:color="000000"/>
                  <w:right w:val="single" w:sz="4" w:space="0" w:color="000000"/>
                </w:tcBorders>
                <w:vAlign w:val="center"/>
              </w:tcPr>
            </w:tcPrChange>
          </w:tcPr>
          <w:p w14:paraId="0FF5DA21" w14:textId="77777777" w:rsidR="005565BB" w:rsidRPr="00835288" w:rsidRDefault="005565BB" w:rsidP="007E636D">
            <w:pPr>
              <w:spacing w:after="0" w:line="26" w:lineRule="atLeast"/>
              <w:jc w:val="left"/>
              <w:rPr>
                <w:ins w:id="2669" w:author="Admin" w:date="2017-09-18T10:25:00Z"/>
                <w:rFonts w:cs="Times New Roman"/>
                <w:color w:val="000000"/>
                <w:sz w:val="24"/>
                <w:szCs w:val="24"/>
              </w:rPr>
            </w:pPr>
            <w:ins w:id="2670" w:author="Admin" w:date="2017-09-18T10:25:00Z">
              <w:r>
                <w:rPr>
                  <w:rFonts w:cs="Times New Roman"/>
                  <w:color w:val="000000"/>
                  <w:sz w:val="24"/>
                  <w:szCs w:val="24"/>
                </w:rPr>
                <w:t>Chọn đơn vị để gán chức danh cho phòng ban</w:t>
              </w:r>
            </w:ins>
          </w:p>
        </w:tc>
        <w:tc>
          <w:tcPr>
            <w:tcW w:w="990" w:type="dxa"/>
            <w:tcBorders>
              <w:top w:val="single" w:sz="4" w:space="0" w:color="000000"/>
              <w:left w:val="single" w:sz="4" w:space="0" w:color="000000"/>
              <w:bottom w:val="single" w:sz="4" w:space="0" w:color="000000"/>
              <w:right w:val="single" w:sz="4" w:space="0" w:color="000000"/>
            </w:tcBorders>
            <w:vAlign w:val="center"/>
            <w:tcPrChange w:id="2671" w:author="Admin" w:date="2017-09-18T10:41: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65BDE1E1" w14:textId="77777777" w:rsidR="005565BB" w:rsidRPr="00835288" w:rsidRDefault="005565BB" w:rsidP="007E636D">
            <w:pPr>
              <w:spacing w:before="240"/>
              <w:jc w:val="center"/>
              <w:rPr>
                <w:ins w:id="2672" w:author="Admin" w:date="2017-09-18T10:25:00Z"/>
                <w:rFonts w:cs="Times New Roman"/>
                <w:sz w:val="24"/>
                <w:szCs w:val="24"/>
              </w:rPr>
            </w:pPr>
            <w:ins w:id="2673" w:author="Admin" w:date="2017-09-18T10:25:00Z">
              <w:r>
                <w:rPr>
                  <w:rFonts w:cs="Times New Roman"/>
                  <w:sz w:val="24"/>
                  <w:szCs w:val="24"/>
                </w:rPr>
                <w:t>Tích chọn</w:t>
              </w:r>
            </w:ins>
          </w:p>
        </w:tc>
        <w:tc>
          <w:tcPr>
            <w:tcW w:w="900" w:type="dxa"/>
            <w:tcBorders>
              <w:top w:val="single" w:sz="4" w:space="0" w:color="000000"/>
              <w:left w:val="single" w:sz="4" w:space="0" w:color="000000"/>
              <w:bottom w:val="single" w:sz="4" w:space="0" w:color="000000"/>
              <w:right w:val="single" w:sz="4" w:space="0" w:color="000000"/>
            </w:tcBorders>
            <w:vAlign w:val="center"/>
            <w:tcPrChange w:id="2674" w:author="Admin" w:date="2017-09-18T10:4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408F4FED" w14:textId="77777777" w:rsidR="005565BB" w:rsidRPr="00835288" w:rsidRDefault="005565BB" w:rsidP="007E636D">
            <w:pPr>
              <w:spacing w:before="240"/>
              <w:jc w:val="center"/>
              <w:rPr>
                <w:ins w:id="2675" w:author="Admin" w:date="2017-09-18T10:25: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2676" w:author="Admin" w:date="2017-09-18T10:41:00Z">
              <w:tcPr>
                <w:tcW w:w="990" w:type="dxa"/>
                <w:gridSpan w:val="2"/>
                <w:tcBorders>
                  <w:top w:val="single" w:sz="4" w:space="0" w:color="000000"/>
                  <w:left w:val="single" w:sz="4" w:space="0" w:color="000000"/>
                  <w:bottom w:val="single" w:sz="4" w:space="0" w:color="000000"/>
                  <w:right w:val="single" w:sz="4" w:space="0" w:color="000000"/>
                </w:tcBorders>
                <w:vAlign w:val="center"/>
              </w:tcPr>
            </w:tcPrChange>
          </w:tcPr>
          <w:p w14:paraId="54FA131C" w14:textId="77777777" w:rsidR="005565BB" w:rsidRPr="00835288" w:rsidRDefault="005565BB" w:rsidP="007E636D">
            <w:pPr>
              <w:spacing w:before="240"/>
              <w:jc w:val="center"/>
              <w:rPr>
                <w:ins w:id="2677" w:author="Admin" w:date="2017-09-18T10:25:00Z"/>
                <w:rFonts w:cs="Times New Roman"/>
                <w:sz w:val="24"/>
                <w:szCs w:val="24"/>
              </w:rPr>
            </w:pPr>
            <w:ins w:id="2678" w:author="Admin" w:date="2017-09-18T10:25:00Z">
              <w:r>
                <w:rPr>
                  <w:rFonts w:cs="Times New Roman"/>
                  <w:sz w:val="24"/>
                  <w:szCs w:val="24"/>
                </w:rPr>
                <w:t>Có</w:t>
              </w:r>
            </w:ins>
          </w:p>
        </w:tc>
        <w:tc>
          <w:tcPr>
            <w:tcW w:w="1350" w:type="dxa"/>
            <w:tcBorders>
              <w:top w:val="single" w:sz="4" w:space="0" w:color="000000"/>
              <w:left w:val="single" w:sz="4" w:space="0" w:color="000000"/>
              <w:bottom w:val="single" w:sz="4" w:space="0" w:color="000000"/>
              <w:right w:val="single" w:sz="4" w:space="0" w:color="000000"/>
            </w:tcBorders>
            <w:vAlign w:val="center"/>
            <w:tcPrChange w:id="2679" w:author="Admin" w:date="2017-09-18T10:41:00Z">
              <w:tcPr>
                <w:tcW w:w="1350" w:type="dxa"/>
                <w:tcBorders>
                  <w:top w:val="single" w:sz="4" w:space="0" w:color="000000"/>
                  <w:left w:val="single" w:sz="4" w:space="0" w:color="000000"/>
                  <w:bottom w:val="single" w:sz="4" w:space="0" w:color="000000"/>
                  <w:right w:val="single" w:sz="4" w:space="0" w:color="000000"/>
                </w:tcBorders>
                <w:vAlign w:val="center"/>
              </w:tcPr>
            </w:tcPrChange>
          </w:tcPr>
          <w:p w14:paraId="18BBF51D" w14:textId="77777777" w:rsidR="005565BB" w:rsidRPr="00835288" w:rsidRDefault="005565BB" w:rsidP="007E636D">
            <w:pPr>
              <w:spacing w:before="240"/>
              <w:jc w:val="left"/>
              <w:rPr>
                <w:ins w:id="2680" w:author="Admin" w:date="2017-09-18T10:25:00Z"/>
                <w:rFonts w:cs="Times New Roman"/>
                <w:sz w:val="24"/>
                <w:szCs w:val="24"/>
              </w:rPr>
            </w:pPr>
          </w:p>
        </w:tc>
      </w:tr>
      <w:tr w:rsidR="005565BB" w:rsidRPr="00835288" w14:paraId="6EB4FCE1" w14:textId="77777777" w:rsidTr="0027128A">
        <w:trPr>
          <w:trHeight w:val="346"/>
          <w:ins w:id="2681" w:author="Admin" w:date="2017-09-18T10:25:00Z"/>
          <w:trPrChange w:id="2682" w:author="Admin" w:date="2017-09-18T10:41:00Z">
            <w:trPr>
              <w:trHeight w:val="346"/>
            </w:trPr>
          </w:trPrChange>
        </w:trPr>
        <w:tc>
          <w:tcPr>
            <w:tcW w:w="720" w:type="dxa"/>
            <w:tcBorders>
              <w:top w:val="single" w:sz="4" w:space="0" w:color="000000"/>
              <w:left w:val="single" w:sz="4" w:space="0" w:color="000000"/>
              <w:bottom w:val="single" w:sz="4" w:space="0" w:color="000000"/>
              <w:right w:val="single" w:sz="4" w:space="0" w:color="000000"/>
            </w:tcBorders>
            <w:vAlign w:val="center"/>
            <w:tcPrChange w:id="2683" w:author="Admin" w:date="2017-09-18T10:41:00Z">
              <w:tcPr>
                <w:tcW w:w="720" w:type="dxa"/>
                <w:tcBorders>
                  <w:top w:val="single" w:sz="4" w:space="0" w:color="000000"/>
                  <w:left w:val="single" w:sz="4" w:space="0" w:color="000000"/>
                  <w:bottom w:val="single" w:sz="4" w:space="0" w:color="000000"/>
                  <w:right w:val="single" w:sz="4" w:space="0" w:color="000000"/>
                </w:tcBorders>
              </w:tcPr>
            </w:tcPrChange>
          </w:tcPr>
          <w:p w14:paraId="737903E6" w14:textId="77777777" w:rsidR="005565BB" w:rsidRPr="0027128A" w:rsidRDefault="005565BB">
            <w:pPr>
              <w:pStyle w:val="ListParagraph"/>
              <w:numPr>
                <w:ilvl w:val="0"/>
                <w:numId w:val="76"/>
              </w:numPr>
              <w:spacing w:after="0" w:line="26" w:lineRule="atLeast"/>
              <w:jc w:val="left"/>
              <w:rPr>
                <w:ins w:id="2684" w:author="Admin" w:date="2017-09-18T10:39:00Z"/>
                <w:rFonts w:cs="Times New Roman"/>
                <w:color w:val="000000"/>
                <w:sz w:val="24"/>
                <w:szCs w:val="24"/>
                <w:rPrChange w:id="2685" w:author="Admin" w:date="2017-09-18T10:40:00Z">
                  <w:rPr>
                    <w:ins w:id="2686" w:author="Admin" w:date="2017-09-18T10:39:00Z"/>
                  </w:rPr>
                </w:rPrChange>
              </w:rPr>
              <w:pPrChange w:id="2687" w:author="Admin" w:date="2017-09-18T10:40:00Z">
                <w:pPr>
                  <w:spacing w:after="0" w:line="26" w:lineRule="atLeast"/>
                  <w:jc w:val="left"/>
                </w:pPr>
              </w:pPrChange>
            </w:pPr>
          </w:p>
        </w:tc>
        <w:tc>
          <w:tcPr>
            <w:tcW w:w="1800" w:type="dxa"/>
            <w:tcBorders>
              <w:top w:val="single" w:sz="4" w:space="0" w:color="000000"/>
              <w:left w:val="single" w:sz="4" w:space="0" w:color="000000"/>
              <w:bottom w:val="single" w:sz="4" w:space="0" w:color="000000"/>
              <w:right w:val="single" w:sz="4" w:space="0" w:color="000000"/>
            </w:tcBorders>
            <w:vAlign w:val="center"/>
            <w:tcPrChange w:id="2688" w:author="Admin" w:date="2017-09-18T10:4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73851869" w14:textId="45F75711" w:rsidR="005565BB" w:rsidRPr="00835288" w:rsidRDefault="00C21406" w:rsidP="007E636D">
            <w:pPr>
              <w:spacing w:after="0" w:line="26" w:lineRule="atLeast"/>
              <w:jc w:val="left"/>
              <w:rPr>
                <w:ins w:id="2689" w:author="Admin" w:date="2017-09-18T10:25:00Z"/>
                <w:rFonts w:cs="Times New Roman"/>
                <w:color w:val="000000"/>
                <w:sz w:val="24"/>
                <w:szCs w:val="24"/>
              </w:rPr>
            </w:pPr>
            <w:ins w:id="2690" w:author="Admin" w:date="2017-09-18T10:25:00Z">
              <w:r>
                <w:rPr>
                  <w:rFonts w:cs="Times New Roman"/>
                  <w:color w:val="000000"/>
                  <w:sz w:val="24"/>
                  <w:szCs w:val="24"/>
                </w:rPr>
                <w:t>V</w:t>
              </w:r>
              <w:r w:rsidR="005565BB">
                <w:rPr>
                  <w:rFonts w:cs="Times New Roman"/>
                  <w:color w:val="000000"/>
                  <w:sz w:val="24"/>
                  <w:szCs w:val="24"/>
                </w:rPr>
                <w:t>ị trí chức danh</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691" w:author="Admin" w:date="2017-09-18T10:41:00Z">
              <w:tcPr>
                <w:tcW w:w="2610" w:type="dxa"/>
                <w:tcBorders>
                  <w:top w:val="single" w:sz="4" w:space="0" w:color="000000"/>
                  <w:left w:val="single" w:sz="4" w:space="0" w:color="000000"/>
                  <w:bottom w:val="single" w:sz="4" w:space="0" w:color="000000"/>
                  <w:right w:val="single" w:sz="4" w:space="0" w:color="000000"/>
                </w:tcBorders>
                <w:vAlign w:val="center"/>
              </w:tcPr>
            </w:tcPrChange>
          </w:tcPr>
          <w:p w14:paraId="5406576C" w14:textId="3D342692" w:rsidR="005565BB" w:rsidRPr="00835288" w:rsidRDefault="00C21406" w:rsidP="007E636D">
            <w:pPr>
              <w:spacing w:after="0" w:line="26" w:lineRule="atLeast"/>
              <w:jc w:val="left"/>
              <w:rPr>
                <w:ins w:id="2692" w:author="Admin" w:date="2017-09-18T10:25:00Z"/>
                <w:rFonts w:cs="Times New Roman"/>
                <w:color w:val="000000"/>
                <w:sz w:val="24"/>
                <w:szCs w:val="24"/>
              </w:rPr>
            </w:pPr>
            <w:ins w:id="2693" w:author="Admin" w:date="2017-09-18T10:52:00Z">
              <w:r>
                <w:rPr>
                  <w:rFonts w:cs="Times New Roman"/>
                  <w:color w:val="000000"/>
                  <w:sz w:val="24"/>
                  <w:szCs w:val="24"/>
                </w:rPr>
                <w:t>Vị trí chức danh MTCV</w:t>
              </w:r>
            </w:ins>
          </w:p>
        </w:tc>
        <w:tc>
          <w:tcPr>
            <w:tcW w:w="990" w:type="dxa"/>
            <w:tcBorders>
              <w:top w:val="single" w:sz="4" w:space="0" w:color="000000"/>
              <w:left w:val="single" w:sz="4" w:space="0" w:color="000000"/>
              <w:bottom w:val="single" w:sz="4" w:space="0" w:color="000000"/>
              <w:right w:val="single" w:sz="4" w:space="0" w:color="000000"/>
            </w:tcBorders>
            <w:vAlign w:val="center"/>
            <w:tcPrChange w:id="2694" w:author="Admin" w:date="2017-09-18T10:41: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1254BE00" w14:textId="77777777" w:rsidR="005565BB" w:rsidRDefault="005565BB" w:rsidP="007E636D">
            <w:pPr>
              <w:spacing w:before="240"/>
              <w:jc w:val="center"/>
              <w:rPr>
                <w:ins w:id="2695" w:author="Admin" w:date="2017-09-18T10:25:00Z"/>
                <w:rFonts w:cs="Times New Roman"/>
                <w:sz w:val="24"/>
                <w:szCs w:val="24"/>
              </w:rPr>
            </w:pPr>
            <w:ins w:id="2696" w:author="Admin" w:date="2017-09-18T10:25:00Z">
              <w:r>
                <w:rPr>
                  <w:rFonts w:cs="Times New Roman"/>
                  <w:sz w:val="24"/>
                  <w:szCs w:val="24"/>
                </w:rPr>
                <w:t>Ký tự</w:t>
              </w:r>
            </w:ins>
          </w:p>
        </w:tc>
        <w:tc>
          <w:tcPr>
            <w:tcW w:w="900" w:type="dxa"/>
            <w:tcBorders>
              <w:top w:val="single" w:sz="4" w:space="0" w:color="000000"/>
              <w:left w:val="single" w:sz="4" w:space="0" w:color="000000"/>
              <w:bottom w:val="single" w:sz="4" w:space="0" w:color="000000"/>
              <w:right w:val="single" w:sz="4" w:space="0" w:color="000000"/>
            </w:tcBorders>
            <w:vAlign w:val="center"/>
            <w:tcPrChange w:id="2697" w:author="Admin" w:date="2017-09-18T10:4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5809D1D4" w14:textId="77777777" w:rsidR="005565BB" w:rsidRDefault="005565BB" w:rsidP="007E636D">
            <w:pPr>
              <w:spacing w:before="240"/>
              <w:jc w:val="center"/>
              <w:rPr>
                <w:ins w:id="2698" w:author="Admin" w:date="2017-09-18T10:25: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2699" w:author="Admin" w:date="2017-09-18T10:41:00Z">
              <w:tcPr>
                <w:tcW w:w="990" w:type="dxa"/>
                <w:gridSpan w:val="2"/>
                <w:tcBorders>
                  <w:top w:val="single" w:sz="4" w:space="0" w:color="000000"/>
                  <w:left w:val="single" w:sz="4" w:space="0" w:color="000000"/>
                  <w:bottom w:val="single" w:sz="4" w:space="0" w:color="000000"/>
                  <w:right w:val="single" w:sz="4" w:space="0" w:color="000000"/>
                </w:tcBorders>
                <w:vAlign w:val="center"/>
              </w:tcPr>
            </w:tcPrChange>
          </w:tcPr>
          <w:p w14:paraId="0BC384F7" w14:textId="77777777" w:rsidR="005565BB" w:rsidRPr="00835288" w:rsidRDefault="005565BB" w:rsidP="007E636D">
            <w:pPr>
              <w:spacing w:before="240"/>
              <w:jc w:val="center"/>
              <w:rPr>
                <w:ins w:id="2700" w:author="Admin" w:date="2017-09-18T10:25:00Z"/>
                <w:rFonts w:cs="Times New Roman"/>
                <w:sz w:val="24"/>
                <w:szCs w:val="24"/>
              </w:rPr>
            </w:pPr>
            <w:ins w:id="2701" w:author="Admin" w:date="2017-09-18T10:25:00Z">
              <w:r w:rsidRPr="00835288">
                <w:rPr>
                  <w:rFonts w:cs="Times New Roman"/>
                  <w:sz w:val="24"/>
                  <w:szCs w:val="24"/>
                </w:rPr>
                <w:t>Có</w:t>
              </w:r>
            </w:ins>
          </w:p>
        </w:tc>
        <w:tc>
          <w:tcPr>
            <w:tcW w:w="1350" w:type="dxa"/>
            <w:tcBorders>
              <w:top w:val="single" w:sz="4" w:space="0" w:color="000000"/>
              <w:left w:val="single" w:sz="4" w:space="0" w:color="000000"/>
              <w:bottom w:val="single" w:sz="4" w:space="0" w:color="000000"/>
              <w:right w:val="single" w:sz="4" w:space="0" w:color="000000"/>
            </w:tcBorders>
            <w:vAlign w:val="center"/>
            <w:tcPrChange w:id="2702" w:author="Admin" w:date="2017-09-18T10:41:00Z">
              <w:tcPr>
                <w:tcW w:w="1350" w:type="dxa"/>
                <w:tcBorders>
                  <w:top w:val="single" w:sz="4" w:space="0" w:color="000000"/>
                  <w:left w:val="single" w:sz="4" w:space="0" w:color="000000"/>
                  <w:bottom w:val="single" w:sz="4" w:space="0" w:color="000000"/>
                  <w:right w:val="single" w:sz="4" w:space="0" w:color="000000"/>
                </w:tcBorders>
                <w:vAlign w:val="center"/>
              </w:tcPr>
            </w:tcPrChange>
          </w:tcPr>
          <w:p w14:paraId="66D0AE20" w14:textId="77777777" w:rsidR="005565BB" w:rsidRPr="00835288" w:rsidRDefault="005565BB" w:rsidP="007E636D">
            <w:pPr>
              <w:spacing w:before="240"/>
              <w:jc w:val="left"/>
              <w:rPr>
                <w:ins w:id="2703" w:author="Admin" w:date="2017-09-18T10:25:00Z"/>
                <w:rFonts w:cs="Times New Roman"/>
                <w:sz w:val="24"/>
                <w:szCs w:val="24"/>
              </w:rPr>
            </w:pPr>
          </w:p>
        </w:tc>
      </w:tr>
      <w:tr w:rsidR="005565BB" w:rsidRPr="00835288" w14:paraId="7AA6B90C" w14:textId="77777777" w:rsidTr="0027128A">
        <w:trPr>
          <w:trHeight w:val="286"/>
          <w:ins w:id="2704" w:author="Admin" w:date="2017-09-18T10:25:00Z"/>
          <w:trPrChange w:id="2705" w:author="Admin" w:date="2017-09-18T10:41:00Z">
            <w:trPr>
              <w:trHeight w:val="286"/>
            </w:trPr>
          </w:trPrChange>
        </w:trPr>
        <w:tc>
          <w:tcPr>
            <w:tcW w:w="720" w:type="dxa"/>
            <w:tcBorders>
              <w:top w:val="single" w:sz="4" w:space="0" w:color="000000"/>
              <w:left w:val="single" w:sz="4" w:space="0" w:color="000000"/>
              <w:bottom w:val="single" w:sz="4" w:space="0" w:color="000000"/>
              <w:right w:val="single" w:sz="4" w:space="0" w:color="000000"/>
            </w:tcBorders>
            <w:vAlign w:val="center"/>
            <w:tcPrChange w:id="2706" w:author="Admin" w:date="2017-09-18T10:41:00Z">
              <w:tcPr>
                <w:tcW w:w="720" w:type="dxa"/>
                <w:tcBorders>
                  <w:top w:val="single" w:sz="4" w:space="0" w:color="000000"/>
                  <w:left w:val="single" w:sz="4" w:space="0" w:color="000000"/>
                  <w:bottom w:val="single" w:sz="4" w:space="0" w:color="000000"/>
                  <w:right w:val="single" w:sz="4" w:space="0" w:color="000000"/>
                </w:tcBorders>
              </w:tcPr>
            </w:tcPrChange>
          </w:tcPr>
          <w:p w14:paraId="440A88B5" w14:textId="77777777" w:rsidR="005565BB" w:rsidRPr="0027128A" w:rsidRDefault="005565BB">
            <w:pPr>
              <w:pStyle w:val="ListParagraph"/>
              <w:numPr>
                <w:ilvl w:val="0"/>
                <w:numId w:val="76"/>
              </w:numPr>
              <w:spacing w:after="0" w:line="26" w:lineRule="atLeast"/>
              <w:jc w:val="left"/>
              <w:rPr>
                <w:ins w:id="2707" w:author="Admin" w:date="2017-09-18T10:39:00Z"/>
                <w:rFonts w:cs="Times New Roman"/>
                <w:color w:val="000000"/>
                <w:sz w:val="24"/>
                <w:szCs w:val="24"/>
                <w:rPrChange w:id="2708" w:author="Admin" w:date="2017-09-18T10:40:00Z">
                  <w:rPr>
                    <w:ins w:id="2709" w:author="Admin" w:date="2017-09-18T10:39:00Z"/>
                  </w:rPr>
                </w:rPrChange>
              </w:rPr>
              <w:pPrChange w:id="2710" w:author="Admin" w:date="2017-09-18T10:40:00Z">
                <w:pPr>
                  <w:spacing w:after="0" w:line="26" w:lineRule="atLeast"/>
                  <w:jc w:val="left"/>
                </w:pPr>
              </w:pPrChange>
            </w:pPr>
          </w:p>
        </w:tc>
        <w:tc>
          <w:tcPr>
            <w:tcW w:w="1800" w:type="dxa"/>
            <w:tcBorders>
              <w:top w:val="single" w:sz="4" w:space="0" w:color="000000"/>
              <w:left w:val="single" w:sz="4" w:space="0" w:color="000000"/>
              <w:bottom w:val="single" w:sz="4" w:space="0" w:color="000000"/>
              <w:right w:val="single" w:sz="4" w:space="0" w:color="000000"/>
            </w:tcBorders>
            <w:vAlign w:val="center"/>
            <w:hideMark/>
            <w:tcPrChange w:id="2711" w:author="Admin" w:date="2017-09-18T10:41:00Z">
              <w:tcPr>
                <w:tcW w:w="1800" w:type="dxa"/>
                <w:tcBorders>
                  <w:top w:val="single" w:sz="4" w:space="0" w:color="000000"/>
                  <w:left w:val="single" w:sz="4" w:space="0" w:color="000000"/>
                  <w:bottom w:val="single" w:sz="4" w:space="0" w:color="000000"/>
                  <w:right w:val="single" w:sz="4" w:space="0" w:color="000000"/>
                </w:tcBorders>
                <w:vAlign w:val="center"/>
                <w:hideMark/>
              </w:tcPr>
            </w:tcPrChange>
          </w:tcPr>
          <w:p w14:paraId="7751338A" w14:textId="06A82AD7" w:rsidR="005565BB" w:rsidRPr="00835288" w:rsidRDefault="00C21406" w:rsidP="007E636D">
            <w:pPr>
              <w:spacing w:after="0" w:line="26" w:lineRule="atLeast"/>
              <w:jc w:val="left"/>
              <w:rPr>
                <w:ins w:id="2712" w:author="Admin" w:date="2017-09-18T10:25:00Z"/>
                <w:rFonts w:cs="Times New Roman"/>
                <w:color w:val="000000"/>
                <w:sz w:val="24"/>
                <w:szCs w:val="24"/>
              </w:rPr>
            </w:pPr>
            <w:ins w:id="2713" w:author="Admin" w:date="2017-09-18T10:52:00Z">
              <w:r>
                <w:rPr>
                  <w:rFonts w:cs="Times New Roman"/>
                  <w:color w:val="000000"/>
                  <w:sz w:val="24"/>
                  <w:szCs w:val="24"/>
                </w:rPr>
                <w:t>Mục đích công việc</w:t>
              </w:r>
            </w:ins>
          </w:p>
        </w:tc>
        <w:tc>
          <w:tcPr>
            <w:tcW w:w="2700" w:type="dxa"/>
            <w:tcBorders>
              <w:top w:val="single" w:sz="4" w:space="0" w:color="000000"/>
              <w:left w:val="single" w:sz="4" w:space="0" w:color="000000"/>
              <w:bottom w:val="single" w:sz="4" w:space="0" w:color="000000"/>
              <w:right w:val="single" w:sz="4" w:space="0" w:color="000000"/>
            </w:tcBorders>
            <w:vAlign w:val="center"/>
            <w:tcPrChange w:id="2714" w:author="Admin" w:date="2017-09-18T10:41:00Z">
              <w:tcPr>
                <w:tcW w:w="2610" w:type="dxa"/>
                <w:tcBorders>
                  <w:top w:val="single" w:sz="4" w:space="0" w:color="000000"/>
                  <w:left w:val="single" w:sz="4" w:space="0" w:color="000000"/>
                  <w:bottom w:val="single" w:sz="4" w:space="0" w:color="000000"/>
                  <w:right w:val="single" w:sz="4" w:space="0" w:color="000000"/>
                </w:tcBorders>
                <w:vAlign w:val="center"/>
              </w:tcPr>
            </w:tcPrChange>
          </w:tcPr>
          <w:p w14:paraId="0133375D" w14:textId="6DCF24B2" w:rsidR="005565BB" w:rsidRPr="00835288" w:rsidRDefault="00C21406" w:rsidP="007E636D">
            <w:pPr>
              <w:spacing w:after="0" w:line="26" w:lineRule="atLeast"/>
              <w:jc w:val="left"/>
              <w:rPr>
                <w:ins w:id="2715" w:author="Admin" w:date="2017-09-18T10:25:00Z"/>
                <w:rFonts w:cs="Times New Roman"/>
                <w:color w:val="000000"/>
                <w:sz w:val="24"/>
                <w:szCs w:val="24"/>
              </w:rPr>
            </w:pPr>
            <w:ins w:id="2716" w:author="Admin" w:date="2017-09-18T10:52:00Z">
              <w:r>
                <w:rPr>
                  <w:rFonts w:cs="Times New Roman"/>
                  <w:color w:val="000000"/>
                  <w:sz w:val="24"/>
                  <w:szCs w:val="24"/>
                </w:rPr>
                <w:t xml:space="preserve">Mục đích công việc </w:t>
              </w:r>
            </w:ins>
          </w:p>
        </w:tc>
        <w:tc>
          <w:tcPr>
            <w:tcW w:w="990" w:type="dxa"/>
            <w:tcBorders>
              <w:top w:val="single" w:sz="4" w:space="0" w:color="000000"/>
              <w:left w:val="single" w:sz="4" w:space="0" w:color="000000"/>
              <w:bottom w:val="single" w:sz="4" w:space="0" w:color="000000"/>
              <w:right w:val="single" w:sz="4" w:space="0" w:color="000000"/>
            </w:tcBorders>
            <w:vAlign w:val="center"/>
            <w:hideMark/>
            <w:tcPrChange w:id="2717" w:author="Admin" w:date="2017-09-18T10:41:00Z">
              <w:tcPr>
                <w:tcW w:w="990" w:type="dxa"/>
                <w:tcBorders>
                  <w:top w:val="single" w:sz="4" w:space="0" w:color="000000"/>
                  <w:left w:val="single" w:sz="4" w:space="0" w:color="000000"/>
                  <w:bottom w:val="single" w:sz="4" w:space="0" w:color="000000"/>
                  <w:right w:val="single" w:sz="4" w:space="0" w:color="000000"/>
                </w:tcBorders>
                <w:vAlign w:val="center"/>
                <w:hideMark/>
              </w:tcPr>
            </w:tcPrChange>
          </w:tcPr>
          <w:p w14:paraId="24DF9293" w14:textId="77777777" w:rsidR="005565BB" w:rsidRPr="00835288" w:rsidRDefault="005565BB" w:rsidP="007E636D">
            <w:pPr>
              <w:spacing w:before="240"/>
              <w:jc w:val="center"/>
              <w:rPr>
                <w:ins w:id="2718" w:author="Admin" w:date="2017-09-18T10:25:00Z"/>
                <w:rFonts w:cs="Times New Roman"/>
                <w:sz w:val="24"/>
                <w:szCs w:val="24"/>
              </w:rPr>
            </w:pPr>
            <w:ins w:id="2719" w:author="Admin" w:date="2017-09-18T10:25:00Z">
              <w:r>
                <w:rPr>
                  <w:rFonts w:cs="Times New Roman"/>
                  <w:sz w:val="24"/>
                  <w:szCs w:val="24"/>
                </w:rPr>
                <w:t>Ký tự</w:t>
              </w:r>
            </w:ins>
          </w:p>
        </w:tc>
        <w:tc>
          <w:tcPr>
            <w:tcW w:w="900" w:type="dxa"/>
            <w:tcBorders>
              <w:top w:val="single" w:sz="4" w:space="0" w:color="000000"/>
              <w:left w:val="single" w:sz="4" w:space="0" w:color="000000"/>
              <w:bottom w:val="single" w:sz="4" w:space="0" w:color="000000"/>
              <w:right w:val="single" w:sz="4" w:space="0" w:color="000000"/>
            </w:tcBorders>
            <w:vAlign w:val="center"/>
            <w:tcPrChange w:id="2720" w:author="Admin" w:date="2017-09-18T10:4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3006D630" w14:textId="77777777" w:rsidR="005565BB" w:rsidRDefault="005565BB" w:rsidP="007E636D">
            <w:pPr>
              <w:jc w:val="center"/>
              <w:rPr>
                <w:ins w:id="2721" w:author="Admin" w:date="2017-09-18T10:25:00Z"/>
              </w:rPr>
            </w:pPr>
          </w:p>
        </w:tc>
        <w:tc>
          <w:tcPr>
            <w:tcW w:w="900" w:type="dxa"/>
            <w:tcBorders>
              <w:top w:val="single" w:sz="4" w:space="0" w:color="000000"/>
              <w:left w:val="single" w:sz="4" w:space="0" w:color="000000"/>
              <w:bottom w:val="single" w:sz="4" w:space="0" w:color="000000"/>
              <w:right w:val="single" w:sz="4" w:space="0" w:color="000000"/>
            </w:tcBorders>
            <w:vAlign w:val="center"/>
            <w:tcPrChange w:id="2722" w:author="Admin" w:date="2017-09-18T10:41:00Z">
              <w:tcPr>
                <w:tcW w:w="990" w:type="dxa"/>
                <w:gridSpan w:val="2"/>
                <w:tcBorders>
                  <w:top w:val="single" w:sz="4" w:space="0" w:color="000000"/>
                  <w:left w:val="single" w:sz="4" w:space="0" w:color="000000"/>
                  <w:bottom w:val="single" w:sz="4" w:space="0" w:color="000000"/>
                  <w:right w:val="single" w:sz="4" w:space="0" w:color="000000"/>
                </w:tcBorders>
                <w:vAlign w:val="center"/>
              </w:tcPr>
            </w:tcPrChange>
          </w:tcPr>
          <w:p w14:paraId="1153CB0A" w14:textId="77777777" w:rsidR="005565BB" w:rsidRPr="00835288" w:rsidRDefault="005565BB" w:rsidP="007E636D">
            <w:pPr>
              <w:spacing w:before="240"/>
              <w:jc w:val="center"/>
              <w:rPr>
                <w:ins w:id="2723" w:author="Admin" w:date="2017-09-18T10:25:00Z"/>
                <w:rFonts w:cs="Times New Roman"/>
                <w:sz w:val="24"/>
                <w:szCs w:val="24"/>
              </w:rPr>
            </w:pPr>
            <w:ins w:id="2724" w:author="Admin" w:date="2017-09-18T10:25:00Z">
              <w:r w:rsidRPr="00835288">
                <w:rPr>
                  <w:rFonts w:cs="Times New Roman"/>
                  <w:sz w:val="24"/>
                  <w:szCs w:val="24"/>
                </w:rPr>
                <w:t>Có</w:t>
              </w:r>
            </w:ins>
          </w:p>
        </w:tc>
        <w:tc>
          <w:tcPr>
            <w:tcW w:w="1350" w:type="dxa"/>
            <w:tcBorders>
              <w:top w:val="single" w:sz="4" w:space="0" w:color="000000"/>
              <w:left w:val="single" w:sz="4" w:space="0" w:color="000000"/>
              <w:bottom w:val="single" w:sz="4" w:space="0" w:color="000000"/>
              <w:right w:val="single" w:sz="4" w:space="0" w:color="000000"/>
            </w:tcBorders>
            <w:vAlign w:val="center"/>
            <w:tcPrChange w:id="2725" w:author="Admin" w:date="2017-09-18T10:41:00Z">
              <w:tcPr>
                <w:tcW w:w="1350" w:type="dxa"/>
                <w:tcBorders>
                  <w:top w:val="single" w:sz="4" w:space="0" w:color="000000"/>
                  <w:left w:val="single" w:sz="4" w:space="0" w:color="000000"/>
                  <w:bottom w:val="single" w:sz="4" w:space="0" w:color="000000"/>
                  <w:right w:val="single" w:sz="4" w:space="0" w:color="000000"/>
                </w:tcBorders>
                <w:vAlign w:val="center"/>
              </w:tcPr>
            </w:tcPrChange>
          </w:tcPr>
          <w:p w14:paraId="56A1076D" w14:textId="77777777" w:rsidR="005565BB" w:rsidRPr="00835288" w:rsidRDefault="005565BB" w:rsidP="007E636D">
            <w:pPr>
              <w:spacing w:before="240"/>
              <w:jc w:val="left"/>
              <w:rPr>
                <w:ins w:id="2726" w:author="Admin" w:date="2017-09-18T10:25:00Z"/>
                <w:rFonts w:cs="Times New Roman"/>
                <w:sz w:val="24"/>
                <w:szCs w:val="24"/>
              </w:rPr>
            </w:pPr>
          </w:p>
        </w:tc>
      </w:tr>
    </w:tbl>
    <w:p w14:paraId="0FACAC27" w14:textId="77777777" w:rsidR="00C21406" w:rsidRDefault="00C21406" w:rsidP="00993515">
      <w:pPr>
        <w:rPr>
          <w:ins w:id="2727" w:author="Admin" w:date="2017-09-18T10:53:00Z"/>
          <w:rFonts w:cs="Times New Roman"/>
          <w:b/>
          <w:sz w:val="24"/>
          <w:szCs w:val="24"/>
        </w:rPr>
      </w:pPr>
    </w:p>
    <w:p w14:paraId="0A0AAC97" w14:textId="7BA8A41B" w:rsidR="00993515" w:rsidRDefault="00993515" w:rsidP="00993515">
      <w:pPr>
        <w:rPr>
          <w:ins w:id="2728" w:author="Admin" w:date="2017-09-18T10:25:00Z"/>
          <w:rFonts w:cs="Times New Roman"/>
          <w:b/>
          <w:sz w:val="24"/>
          <w:szCs w:val="24"/>
        </w:rPr>
      </w:pPr>
      <w:ins w:id="2729" w:author="Admin" w:date="2017-09-18T10:25:00Z">
        <w:r w:rsidRPr="009C6A9E">
          <w:rPr>
            <w:rFonts w:cs="Times New Roman"/>
            <w:b/>
            <w:sz w:val="24"/>
            <w:szCs w:val="24"/>
          </w:rPr>
          <w:t>Mô tả nghiệp vụ:</w:t>
        </w:r>
      </w:ins>
    </w:p>
    <w:p w14:paraId="568BC504" w14:textId="6B170E47" w:rsidR="00993515" w:rsidRDefault="00993515" w:rsidP="00993515">
      <w:pPr>
        <w:rPr>
          <w:ins w:id="2730" w:author="Admin" w:date="2017-09-18T10:53:00Z"/>
          <w:rFonts w:cs="Times New Roman"/>
          <w:sz w:val="24"/>
          <w:szCs w:val="24"/>
        </w:rPr>
      </w:pPr>
      <w:ins w:id="2731" w:author="Admin" w:date="2017-09-18T10:25:00Z">
        <w:r w:rsidRPr="00C21406">
          <w:rPr>
            <w:rFonts w:cs="Times New Roman"/>
            <w:sz w:val="24"/>
            <w:szCs w:val="24"/>
            <w:rPrChange w:id="2732" w:author="Admin" w:date="2017-09-18T10:53:00Z">
              <w:rPr>
                <w:rFonts w:cs="Times New Roman"/>
                <w:b/>
                <w:sz w:val="24"/>
                <w:szCs w:val="24"/>
              </w:rPr>
            </w:rPrChange>
          </w:rPr>
          <w:t xml:space="preserve">Khi nhấn nút </w:t>
        </w:r>
      </w:ins>
      <w:ins w:id="2733" w:author="Admin" w:date="2017-09-18T10:53:00Z">
        <w:r w:rsidR="00C21406">
          <w:rPr>
            <w:rFonts w:cs="Times New Roman"/>
            <w:sz w:val="24"/>
            <w:szCs w:val="24"/>
          </w:rPr>
          <w:t>“Mới” hệ thống” hiển thị các bản MTCV của vị trí chức danh và người dùng chọn để gán cho đơn vị/bộ phận.</w:t>
        </w:r>
      </w:ins>
    </w:p>
    <w:p w14:paraId="6E8BAC95" w14:textId="1D87EB72" w:rsidR="00C21406" w:rsidRDefault="00C21406" w:rsidP="00993515">
      <w:pPr>
        <w:rPr>
          <w:ins w:id="2734" w:author="Admin" w:date="2017-09-29T11:06:00Z"/>
          <w:rFonts w:cs="Times New Roman"/>
          <w:i/>
          <w:sz w:val="24"/>
          <w:szCs w:val="24"/>
        </w:rPr>
      </w:pPr>
      <w:ins w:id="2735" w:author="Admin" w:date="2017-09-18T10:55:00Z">
        <w:r w:rsidRPr="00F90684">
          <w:rPr>
            <w:rFonts w:cs="Times New Roman"/>
            <w:i/>
            <w:sz w:val="24"/>
            <w:szCs w:val="24"/>
            <w:rPrChange w:id="2736" w:author="Admin" w:date="2017-09-18T11:04:00Z">
              <w:rPr>
                <w:rFonts w:cs="Times New Roman"/>
                <w:sz w:val="24"/>
                <w:szCs w:val="24"/>
              </w:rPr>
            </w:rPrChange>
          </w:rPr>
          <w:t>Các bản MTCV sau khi gán thành công cho đơn vị/bộ phận hiển thị danh sách để chọn và hệ thống popup bản ghi mô tả chi tiết và người dùng có thể điều chỉnh được các thông tin trong bản mô tả.</w:t>
        </w:r>
      </w:ins>
    </w:p>
    <w:p w14:paraId="0F4C6B20" w14:textId="77777777" w:rsidR="00993515" w:rsidRPr="004908C7" w:rsidRDefault="00993515" w:rsidP="00993515">
      <w:pPr>
        <w:pStyle w:val="Heading4"/>
        <w:rPr>
          <w:ins w:id="2737" w:author="Admin" w:date="2017-09-18T10:25:00Z"/>
        </w:rPr>
      </w:pPr>
      <w:ins w:id="2738" w:author="Admin" w:date="2017-09-18T10:25:00Z">
        <w:r>
          <w:lastRenderedPageBreak/>
          <w:t xml:space="preserve">Thao tác chức năng </w:t>
        </w:r>
      </w:ins>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5"/>
        <w:gridCol w:w="6186"/>
      </w:tblGrid>
      <w:tr w:rsidR="00993515" w:rsidRPr="00835288" w14:paraId="17AB303B" w14:textId="77777777" w:rsidTr="007E636D">
        <w:trPr>
          <w:trHeight w:val="364"/>
          <w:tblHeader/>
          <w:ins w:id="2739" w:author="Admin" w:date="2017-09-18T10:25:00Z"/>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1B666A6" w14:textId="77777777" w:rsidR="00993515" w:rsidRPr="00835288" w:rsidRDefault="00993515" w:rsidP="007E636D">
            <w:pPr>
              <w:spacing w:before="240"/>
              <w:jc w:val="center"/>
              <w:rPr>
                <w:ins w:id="2740" w:author="Admin" w:date="2017-09-18T10:25:00Z"/>
                <w:rFonts w:cs="Times New Roman"/>
                <w:b/>
                <w:sz w:val="24"/>
                <w:szCs w:val="24"/>
              </w:rPr>
            </w:pPr>
            <w:ins w:id="2741" w:author="Admin" w:date="2017-09-18T10:25:00Z">
              <w:r>
                <w:rPr>
                  <w:rFonts w:cs="Times New Roman"/>
                  <w:b/>
                  <w:sz w:val="24"/>
                  <w:szCs w:val="24"/>
                </w:rPr>
                <w:t xml:space="preserve">Bước </w:t>
              </w:r>
            </w:ins>
          </w:p>
        </w:tc>
        <w:tc>
          <w:tcPr>
            <w:tcW w:w="241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D8C8E60" w14:textId="77777777" w:rsidR="00993515" w:rsidRPr="00835288" w:rsidRDefault="00993515" w:rsidP="007E636D">
            <w:pPr>
              <w:spacing w:before="240"/>
              <w:jc w:val="center"/>
              <w:rPr>
                <w:ins w:id="2742" w:author="Admin" w:date="2017-09-18T10:25:00Z"/>
                <w:rFonts w:cs="Times New Roman"/>
                <w:b/>
                <w:sz w:val="24"/>
                <w:szCs w:val="24"/>
              </w:rPr>
            </w:pPr>
            <w:ins w:id="2743" w:author="Admin" w:date="2017-09-18T10:25:00Z">
              <w:r w:rsidRPr="00835288">
                <w:rPr>
                  <w:rFonts w:cs="Times New Roman"/>
                  <w:b/>
                  <w:sz w:val="24"/>
                  <w:szCs w:val="24"/>
                </w:rPr>
                <w:t xml:space="preserve">Thao tác </w:t>
              </w:r>
            </w:ins>
          </w:p>
        </w:tc>
        <w:tc>
          <w:tcPr>
            <w:tcW w:w="618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43EC8D4" w14:textId="77777777" w:rsidR="00993515" w:rsidRPr="00835288" w:rsidRDefault="00993515" w:rsidP="007E636D">
            <w:pPr>
              <w:spacing w:before="240"/>
              <w:jc w:val="center"/>
              <w:rPr>
                <w:ins w:id="2744" w:author="Admin" w:date="2017-09-18T10:25:00Z"/>
                <w:rFonts w:cs="Times New Roman"/>
                <w:b/>
                <w:sz w:val="24"/>
                <w:szCs w:val="24"/>
              </w:rPr>
            </w:pPr>
            <w:ins w:id="2745" w:author="Admin" w:date="2017-09-18T10:25:00Z">
              <w:r w:rsidRPr="00835288">
                <w:rPr>
                  <w:rFonts w:cs="Times New Roman"/>
                  <w:b/>
                  <w:sz w:val="24"/>
                  <w:szCs w:val="24"/>
                </w:rPr>
                <w:t>Mô tả</w:t>
              </w:r>
            </w:ins>
          </w:p>
        </w:tc>
      </w:tr>
      <w:tr w:rsidR="00993515" w:rsidRPr="00835288" w14:paraId="24FC43DA" w14:textId="77777777" w:rsidTr="007E636D">
        <w:trPr>
          <w:trHeight w:val="286"/>
          <w:ins w:id="2746" w:author="Admin" w:date="2017-09-18T10:25:00Z"/>
        </w:trPr>
        <w:tc>
          <w:tcPr>
            <w:tcW w:w="760" w:type="dxa"/>
            <w:tcBorders>
              <w:top w:val="single" w:sz="4" w:space="0" w:color="000000"/>
              <w:left w:val="single" w:sz="4" w:space="0" w:color="000000"/>
              <w:bottom w:val="single" w:sz="4" w:space="0" w:color="000000"/>
              <w:right w:val="single" w:sz="4" w:space="0" w:color="000000"/>
            </w:tcBorders>
            <w:vAlign w:val="center"/>
          </w:tcPr>
          <w:p w14:paraId="1D65F84A" w14:textId="77777777" w:rsidR="00993515" w:rsidRPr="00835288" w:rsidRDefault="00993515" w:rsidP="007E636D">
            <w:pPr>
              <w:spacing w:after="0" w:line="26" w:lineRule="atLeast"/>
              <w:jc w:val="center"/>
              <w:rPr>
                <w:ins w:id="2747" w:author="Admin" w:date="2017-09-18T10:25:00Z"/>
                <w:rFonts w:cs="Times New Roman"/>
                <w:color w:val="000000"/>
                <w:sz w:val="24"/>
                <w:szCs w:val="24"/>
              </w:rPr>
            </w:pPr>
            <w:ins w:id="2748" w:author="Admin" w:date="2017-09-18T10:25:00Z">
              <w:r w:rsidRPr="00835288">
                <w:rPr>
                  <w:rFonts w:cs="Times New Roman"/>
                  <w:color w:val="000000"/>
                  <w:sz w:val="24"/>
                  <w:szCs w:val="24"/>
                </w:rPr>
                <w:t>1</w:t>
              </w:r>
            </w:ins>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6BF2F2D7" w14:textId="39B6D941" w:rsidR="00993515" w:rsidRPr="00835288" w:rsidRDefault="00993515">
            <w:pPr>
              <w:spacing w:before="240"/>
              <w:jc w:val="left"/>
              <w:rPr>
                <w:ins w:id="2749" w:author="Admin" w:date="2017-09-18T10:25:00Z"/>
                <w:rFonts w:cs="Times New Roman"/>
                <w:b/>
                <w:sz w:val="24"/>
                <w:szCs w:val="24"/>
              </w:rPr>
            </w:pPr>
            <w:ins w:id="2750" w:author="Admin" w:date="2017-09-18T10:25:00Z">
              <w:r>
                <w:rPr>
                  <w:rFonts w:cs="Times New Roman"/>
                  <w:b/>
                  <w:sz w:val="24"/>
                  <w:szCs w:val="24"/>
                </w:rPr>
                <w:t xml:space="preserve">Gán </w:t>
              </w:r>
            </w:ins>
            <w:ins w:id="2751" w:author="Admin" w:date="2017-09-18T11:03:00Z">
              <w:r w:rsidR="00F90684">
                <w:rPr>
                  <w:rFonts w:cs="Times New Roman"/>
                  <w:b/>
                  <w:sz w:val="24"/>
                  <w:szCs w:val="24"/>
                </w:rPr>
                <w:t>MTCV</w:t>
              </w:r>
            </w:ins>
            <w:ins w:id="2752" w:author="Admin" w:date="2017-09-18T10:25:00Z">
              <w:r>
                <w:rPr>
                  <w:rFonts w:cs="Times New Roman"/>
                  <w:b/>
                  <w:sz w:val="24"/>
                  <w:szCs w:val="24"/>
                </w:rPr>
                <w:t xml:space="preserve"> cho đơn vị</w:t>
              </w:r>
            </w:ins>
          </w:p>
        </w:tc>
        <w:tc>
          <w:tcPr>
            <w:tcW w:w="6186" w:type="dxa"/>
            <w:tcBorders>
              <w:top w:val="single" w:sz="4" w:space="0" w:color="000000"/>
              <w:left w:val="single" w:sz="4" w:space="0" w:color="000000"/>
              <w:bottom w:val="single" w:sz="4" w:space="0" w:color="000000"/>
              <w:right w:val="single" w:sz="4" w:space="0" w:color="000000"/>
            </w:tcBorders>
            <w:vAlign w:val="center"/>
            <w:hideMark/>
          </w:tcPr>
          <w:p w14:paraId="625B18A4" w14:textId="77777777" w:rsidR="00993515" w:rsidRDefault="00993515" w:rsidP="007E636D">
            <w:pPr>
              <w:spacing w:before="240"/>
              <w:jc w:val="left"/>
              <w:rPr>
                <w:ins w:id="2753" w:author="Admin" w:date="2017-09-18T10:25:00Z"/>
                <w:rFonts w:cs="Times New Roman"/>
                <w:sz w:val="24"/>
                <w:szCs w:val="24"/>
              </w:rPr>
            </w:pPr>
            <w:ins w:id="2754" w:author="Admin" w:date="2017-09-18T10:25:00Z">
              <w:r w:rsidRPr="00835288">
                <w:rPr>
                  <w:rFonts w:cs="Times New Roman"/>
                  <w:sz w:val="24"/>
                  <w:szCs w:val="24"/>
                </w:rPr>
                <w:t xml:space="preserve">Người dùng sử dụng chức năng này để </w:t>
              </w:r>
              <w:r>
                <w:rPr>
                  <w:rFonts w:cs="Times New Roman"/>
                  <w:sz w:val="24"/>
                  <w:szCs w:val="24"/>
                </w:rPr>
                <w:t>gán một chức danh cho đơn vị (chọn chức danh trong danh mục chức danh)</w:t>
              </w:r>
            </w:ins>
          </w:p>
          <w:p w14:paraId="5BCD3334" w14:textId="77777777" w:rsidR="00993515" w:rsidRDefault="00993515" w:rsidP="007E636D">
            <w:pPr>
              <w:spacing w:before="240"/>
              <w:jc w:val="left"/>
              <w:rPr>
                <w:ins w:id="2755" w:author="Admin" w:date="2017-09-18T10:25:00Z"/>
                <w:rFonts w:cs="Times New Roman"/>
                <w:sz w:val="24"/>
                <w:szCs w:val="24"/>
              </w:rPr>
            </w:pPr>
            <w:ins w:id="2756" w:author="Admin" w:date="2017-09-18T10:25:00Z">
              <w:r>
                <w:rPr>
                  <w:rFonts w:cs="Times New Roman"/>
                  <w:sz w:val="24"/>
                  <w:szCs w:val="24"/>
                </w:rPr>
                <w:t xml:space="preserve">Các thao tác thực hiện gán chức danh cho đơn vị như sau: </w:t>
              </w:r>
            </w:ins>
          </w:p>
          <w:p w14:paraId="6A3233BF" w14:textId="77777777" w:rsidR="00993515" w:rsidRDefault="00993515" w:rsidP="007E636D">
            <w:pPr>
              <w:spacing w:before="240"/>
              <w:jc w:val="left"/>
              <w:rPr>
                <w:ins w:id="2757" w:author="Admin" w:date="2017-09-18T10:25:00Z"/>
                <w:rFonts w:cs="Times New Roman"/>
                <w:sz w:val="24"/>
                <w:szCs w:val="24"/>
              </w:rPr>
            </w:pPr>
            <w:ins w:id="2758" w:author="Admin" w:date="2017-09-18T10:25:00Z">
              <w:r>
                <w:rPr>
                  <w:rFonts w:cs="Times New Roman"/>
                  <w:sz w:val="24"/>
                  <w:szCs w:val="24"/>
                </w:rPr>
                <w:t>+ Nhấn nút “Mới”.</w:t>
              </w:r>
            </w:ins>
          </w:p>
          <w:p w14:paraId="22F808C5" w14:textId="3529B725" w:rsidR="00993515" w:rsidRDefault="00993515" w:rsidP="007E636D">
            <w:pPr>
              <w:spacing w:before="240"/>
              <w:jc w:val="left"/>
              <w:rPr>
                <w:ins w:id="2759" w:author="Admin" w:date="2017-09-18T10:25:00Z"/>
                <w:rFonts w:cs="Times New Roman"/>
                <w:sz w:val="24"/>
                <w:szCs w:val="24"/>
              </w:rPr>
            </w:pPr>
            <w:ins w:id="2760" w:author="Admin" w:date="2017-09-18T10:25:00Z">
              <w:r>
                <w:rPr>
                  <w:rFonts w:cs="Times New Roman"/>
                  <w:sz w:val="24"/>
                  <w:szCs w:val="24"/>
                </w:rPr>
                <w:t xml:space="preserve">+ Chọn bộ phận/phòng ban để </w:t>
              </w:r>
            </w:ins>
            <w:ins w:id="2761" w:author="Admin" w:date="2017-09-18T11:04:00Z">
              <w:r w:rsidR="00F90684">
                <w:rPr>
                  <w:rFonts w:cs="Times New Roman"/>
                  <w:sz w:val="24"/>
                  <w:szCs w:val="24"/>
                </w:rPr>
                <w:t>MTCV</w:t>
              </w:r>
            </w:ins>
            <w:ins w:id="2762" w:author="Admin" w:date="2017-09-18T10:25:00Z">
              <w:r>
                <w:rPr>
                  <w:rFonts w:cs="Times New Roman"/>
                  <w:sz w:val="24"/>
                  <w:szCs w:val="24"/>
                </w:rPr>
                <w:t xml:space="preserve">. </w:t>
              </w:r>
            </w:ins>
          </w:p>
          <w:p w14:paraId="20753400" w14:textId="1B3A278E" w:rsidR="00993515" w:rsidRDefault="00993515" w:rsidP="007E636D">
            <w:pPr>
              <w:spacing w:before="240"/>
              <w:jc w:val="left"/>
              <w:rPr>
                <w:ins w:id="2763" w:author="Admin" w:date="2017-09-18T10:25:00Z"/>
                <w:rFonts w:cs="Times New Roman"/>
                <w:sz w:val="24"/>
                <w:szCs w:val="24"/>
              </w:rPr>
            </w:pPr>
            <w:ins w:id="2764" w:author="Admin" w:date="2017-09-18T10:25:00Z">
              <w:r>
                <w:rPr>
                  <w:rFonts w:cs="Times New Roman"/>
                  <w:sz w:val="24"/>
                  <w:szCs w:val="24"/>
                </w:rPr>
                <w:t xml:space="preserve">Hệ thống hiển thị danh sách các </w:t>
              </w:r>
            </w:ins>
            <w:ins w:id="2765" w:author="Admin" w:date="2017-09-18T11:04:00Z">
              <w:r w:rsidR="00F90684">
                <w:rPr>
                  <w:rFonts w:cs="Times New Roman"/>
                  <w:sz w:val="24"/>
                  <w:szCs w:val="24"/>
                </w:rPr>
                <w:t>bản MTCV</w:t>
              </w:r>
            </w:ins>
            <w:ins w:id="2766" w:author="Admin" w:date="2017-09-18T10:25:00Z">
              <w:r>
                <w:rPr>
                  <w:rFonts w:cs="Times New Roman"/>
                  <w:sz w:val="24"/>
                  <w:szCs w:val="24"/>
                </w:rPr>
                <w:t xml:space="preserve"> đã khai báo ở </w:t>
              </w:r>
            </w:ins>
            <w:ins w:id="2767" w:author="Admin" w:date="2017-09-18T11:04:00Z">
              <w:r w:rsidR="00F90684">
                <w:rPr>
                  <w:rFonts w:cs="Times New Roman"/>
                  <w:sz w:val="24"/>
                  <w:szCs w:val="24"/>
                </w:rPr>
                <w:t>Thiết lập MTCV cho</w:t>
              </w:r>
            </w:ins>
            <w:ins w:id="2768" w:author="Admin" w:date="2017-09-18T10:25:00Z">
              <w:r>
                <w:rPr>
                  <w:rFonts w:cs="Times New Roman"/>
                  <w:sz w:val="24"/>
                  <w:szCs w:val="24"/>
                </w:rPr>
                <w:t xml:space="preserve"> vị trí chức danh và người dùng tích chọn 1 hoặc nhiều b</w:t>
              </w:r>
            </w:ins>
            <w:ins w:id="2769" w:author="Admin" w:date="2017-09-18T11:05:00Z">
              <w:r w:rsidR="00F90684">
                <w:rPr>
                  <w:rFonts w:cs="Times New Roman"/>
                  <w:sz w:val="24"/>
                  <w:szCs w:val="24"/>
                </w:rPr>
                <w:t xml:space="preserve">ản </w:t>
              </w:r>
            </w:ins>
            <w:ins w:id="2770" w:author="Admin" w:date="2017-09-18T10:25:00Z">
              <w:r>
                <w:rPr>
                  <w:rFonts w:cs="Times New Roman"/>
                  <w:sz w:val="24"/>
                  <w:szCs w:val="24"/>
                </w:rPr>
                <w:t xml:space="preserve">ghi </w:t>
              </w:r>
            </w:ins>
            <w:ins w:id="2771" w:author="Admin" w:date="2017-09-18T11:05:00Z">
              <w:r w:rsidR="00F90684">
                <w:rPr>
                  <w:rFonts w:cs="Times New Roman"/>
                  <w:sz w:val="24"/>
                  <w:szCs w:val="24"/>
                </w:rPr>
                <w:t>MTCV để gán</w:t>
              </w:r>
            </w:ins>
            <w:ins w:id="2772" w:author="Admin" w:date="2017-09-18T10:25:00Z">
              <w:r>
                <w:rPr>
                  <w:rFonts w:cs="Times New Roman"/>
                  <w:sz w:val="24"/>
                  <w:szCs w:val="24"/>
                </w:rPr>
                <w:t>. (hệ thống hỗ trợ chức năng để tìm kiếm các chức danh để gán cho công ty).</w:t>
              </w:r>
            </w:ins>
          </w:p>
          <w:p w14:paraId="4B58B3F3" w14:textId="77777777" w:rsidR="00993515" w:rsidRPr="00835288" w:rsidRDefault="00993515" w:rsidP="007E636D">
            <w:pPr>
              <w:spacing w:before="240"/>
              <w:jc w:val="left"/>
              <w:rPr>
                <w:ins w:id="2773" w:author="Admin" w:date="2017-09-18T10:25:00Z"/>
                <w:rFonts w:cs="Times New Roman"/>
                <w:sz w:val="24"/>
                <w:szCs w:val="24"/>
              </w:rPr>
            </w:pPr>
            <w:ins w:id="2774" w:author="Admin" w:date="2017-09-18T10:25:00Z">
              <w:r>
                <w:rPr>
                  <w:rFonts w:cs="Times New Roman"/>
                  <w:sz w:val="24"/>
                  <w:szCs w:val="24"/>
                </w:rPr>
                <w:t>+ Nhấn “Lưu”.</w:t>
              </w:r>
            </w:ins>
          </w:p>
        </w:tc>
      </w:tr>
      <w:tr w:rsidR="00993515" w:rsidRPr="00835288" w14:paraId="1455197A" w14:textId="77777777" w:rsidTr="007E636D">
        <w:trPr>
          <w:trHeight w:val="286"/>
          <w:ins w:id="2775" w:author="Admin" w:date="2017-09-18T10:25:00Z"/>
        </w:trPr>
        <w:tc>
          <w:tcPr>
            <w:tcW w:w="760" w:type="dxa"/>
            <w:tcBorders>
              <w:top w:val="single" w:sz="4" w:space="0" w:color="000000"/>
              <w:left w:val="single" w:sz="4" w:space="0" w:color="000000"/>
              <w:bottom w:val="single" w:sz="4" w:space="0" w:color="000000"/>
              <w:right w:val="single" w:sz="4" w:space="0" w:color="000000"/>
            </w:tcBorders>
            <w:vAlign w:val="center"/>
          </w:tcPr>
          <w:p w14:paraId="7CC3BC1D" w14:textId="77777777" w:rsidR="00993515" w:rsidRPr="00835288" w:rsidRDefault="00993515" w:rsidP="007E636D">
            <w:pPr>
              <w:spacing w:after="0" w:line="26" w:lineRule="atLeast"/>
              <w:jc w:val="center"/>
              <w:rPr>
                <w:ins w:id="2776" w:author="Admin" w:date="2017-09-18T10:25:00Z"/>
                <w:rFonts w:cs="Times New Roman"/>
                <w:color w:val="000000"/>
                <w:sz w:val="24"/>
                <w:szCs w:val="24"/>
              </w:rPr>
            </w:pPr>
            <w:ins w:id="2777" w:author="Admin" w:date="2017-09-18T10:25:00Z">
              <w:r>
                <w:rPr>
                  <w:rFonts w:cs="Times New Roman"/>
                  <w:color w:val="000000"/>
                  <w:sz w:val="24"/>
                  <w:szCs w:val="24"/>
                </w:rPr>
                <w:t>2</w:t>
              </w:r>
            </w:ins>
          </w:p>
        </w:tc>
        <w:tc>
          <w:tcPr>
            <w:tcW w:w="2415" w:type="dxa"/>
            <w:tcBorders>
              <w:top w:val="single" w:sz="4" w:space="0" w:color="000000"/>
              <w:left w:val="single" w:sz="4" w:space="0" w:color="000000"/>
              <w:bottom w:val="single" w:sz="4" w:space="0" w:color="000000"/>
              <w:right w:val="single" w:sz="4" w:space="0" w:color="000000"/>
            </w:tcBorders>
            <w:vAlign w:val="center"/>
            <w:hideMark/>
          </w:tcPr>
          <w:p w14:paraId="7C148E08" w14:textId="77777777" w:rsidR="00993515" w:rsidRPr="00835288" w:rsidRDefault="00993515" w:rsidP="007E636D">
            <w:pPr>
              <w:spacing w:before="240"/>
              <w:jc w:val="left"/>
              <w:rPr>
                <w:ins w:id="2778" w:author="Admin" w:date="2017-09-18T10:25:00Z"/>
                <w:rFonts w:cs="Times New Roman"/>
                <w:b/>
                <w:sz w:val="24"/>
                <w:szCs w:val="24"/>
              </w:rPr>
            </w:pPr>
            <w:ins w:id="2779" w:author="Admin" w:date="2017-09-18T10:25:00Z">
              <w:r>
                <w:rPr>
                  <w:rFonts w:cs="Times New Roman"/>
                  <w:b/>
                  <w:sz w:val="24"/>
                  <w:szCs w:val="24"/>
                </w:rPr>
                <w:t>Xóa</w:t>
              </w:r>
            </w:ins>
          </w:p>
        </w:tc>
        <w:tc>
          <w:tcPr>
            <w:tcW w:w="6186" w:type="dxa"/>
            <w:tcBorders>
              <w:top w:val="single" w:sz="4" w:space="0" w:color="000000"/>
              <w:left w:val="single" w:sz="4" w:space="0" w:color="000000"/>
              <w:bottom w:val="single" w:sz="4" w:space="0" w:color="000000"/>
              <w:right w:val="single" w:sz="4" w:space="0" w:color="000000"/>
            </w:tcBorders>
            <w:vAlign w:val="center"/>
            <w:hideMark/>
          </w:tcPr>
          <w:p w14:paraId="3B99BF85" w14:textId="77777777" w:rsidR="00993515" w:rsidRPr="00835288" w:rsidRDefault="00993515" w:rsidP="007E636D">
            <w:pPr>
              <w:spacing w:before="240"/>
              <w:jc w:val="left"/>
              <w:rPr>
                <w:ins w:id="2780" w:author="Admin" w:date="2017-09-18T10:25:00Z"/>
                <w:rFonts w:cs="Times New Roman"/>
                <w:sz w:val="24"/>
                <w:szCs w:val="24"/>
              </w:rPr>
            </w:pPr>
            <w:ins w:id="2781" w:author="Admin" w:date="2017-09-18T10:25:00Z">
              <w:r w:rsidRPr="00835288">
                <w:rPr>
                  <w:rFonts w:cs="Times New Roman"/>
                  <w:sz w:val="24"/>
                  <w:szCs w:val="24"/>
                </w:rPr>
                <w:t>Người dùng sử dụng chức năng này để "Xóa" một chức danh thiết lập cho đơn vị.</w:t>
              </w:r>
            </w:ins>
          </w:p>
        </w:tc>
      </w:tr>
      <w:tr w:rsidR="00F90684" w:rsidRPr="00835288" w14:paraId="24A9BDBE" w14:textId="77777777" w:rsidTr="007E636D">
        <w:trPr>
          <w:trHeight w:val="286"/>
          <w:ins w:id="2782" w:author="Admin" w:date="2017-09-18T11:05:00Z"/>
        </w:trPr>
        <w:tc>
          <w:tcPr>
            <w:tcW w:w="760" w:type="dxa"/>
            <w:tcBorders>
              <w:top w:val="single" w:sz="4" w:space="0" w:color="000000"/>
              <w:left w:val="single" w:sz="4" w:space="0" w:color="000000"/>
              <w:bottom w:val="single" w:sz="4" w:space="0" w:color="000000"/>
              <w:right w:val="single" w:sz="4" w:space="0" w:color="000000"/>
            </w:tcBorders>
            <w:vAlign w:val="center"/>
          </w:tcPr>
          <w:p w14:paraId="0BA5A89F" w14:textId="738C7BC0" w:rsidR="00F90684" w:rsidRDefault="00F90684" w:rsidP="007E636D">
            <w:pPr>
              <w:spacing w:after="0" w:line="26" w:lineRule="atLeast"/>
              <w:jc w:val="center"/>
              <w:rPr>
                <w:ins w:id="2783" w:author="Admin" w:date="2017-09-18T11:05:00Z"/>
                <w:rFonts w:cs="Times New Roman"/>
                <w:color w:val="000000"/>
                <w:sz w:val="24"/>
                <w:szCs w:val="24"/>
              </w:rPr>
            </w:pPr>
            <w:ins w:id="2784" w:author="Admin" w:date="2017-09-18T11:05:00Z">
              <w:r>
                <w:rPr>
                  <w:rFonts w:cs="Times New Roman"/>
                  <w:color w:val="000000"/>
                  <w:sz w:val="24"/>
                  <w:szCs w:val="24"/>
                </w:rPr>
                <w:t>3</w:t>
              </w:r>
            </w:ins>
          </w:p>
        </w:tc>
        <w:tc>
          <w:tcPr>
            <w:tcW w:w="2415" w:type="dxa"/>
            <w:tcBorders>
              <w:top w:val="single" w:sz="4" w:space="0" w:color="000000"/>
              <w:left w:val="single" w:sz="4" w:space="0" w:color="000000"/>
              <w:bottom w:val="single" w:sz="4" w:space="0" w:color="000000"/>
              <w:right w:val="single" w:sz="4" w:space="0" w:color="000000"/>
            </w:tcBorders>
            <w:vAlign w:val="center"/>
          </w:tcPr>
          <w:p w14:paraId="6D429F1F" w14:textId="72A0247B" w:rsidR="00F90684" w:rsidRDefault="00F90684" w:rsidP="007E636D">
            <w:pPr>
              <w:spacing w:before="240"/>
              <w:jc w:val="left"/>
              <w:rPr>
                <w:ins w:id="2785" w:author="Admin" w:date="2017-09-18T11:05:00Z"/>
                <w:rFonts w:cs="Times New Roman"/>
                <w:b/>
                <w:sz w:val="24"/>
                <w:szCs w:val="24"/>
              </w:rPr>
            </w:pPr>
            <w:ins w:id="2786" w:author="Admin" w:date="2017-09-18T11:05:00Z">
              <w:r>
                <w:rPr>
                  <w:rFonts w:cs="Times New Roman"/>
                  <w:b/>
                  <w:sz w:val="24"/>
                  <w:szCs w:val="24"/>
                </w:rPr>
                <w:t>In</w:t>
              </w:r>
            </w:ins>
          </w:p>
        </w:tc>
        <w:tc>
          <w:tcPr>
            <w:tcW w:w="6186" w:type="dxa"/>
            <w:tcBorders>
              <w:top w:val="single" w:sz="4" w:space="0" w:color="000000"/>
              <w:left w:val="single" w:sz="4" w:space="0" w:color="000000"/>
              <w:bottom w:val="single" w:sz="4" w:space="0" w:color="000000"/>
              <w:right w:val="single" w:sz="4" w:space="0" w:color="000000"/>
            </w:tcBorders>
            <w:vAlign w:val="center"/>
          </w:tcPr>
          <w:p w14:paraId="2FDF4D6B" w14:textId="503D1E8B" w:rsidR="00F90684" w:rsidRPr="00835288" w:rsidRDefault="00F90684" w:rsidP="007E636D">
            <w:pPr>
              <w:spacing w:before="240"/>
              <w:jc w:val="left"/>
              <w:rPr>
                <w:ins w:id="2787" w:author="Admin" w:date="2017-09-18T11:05:00Z"/>
                <w:rFonts w:cs="Times New Roman"/>
                <w:sz w:val="24"/>
                <w:szCs w:val="24"/>
              </w:rPr>
            </w:pPr>
            <w:ins w:id="2788" w:author="Admin" w:date="2017-09-18T11:05:00Z">
              <w:r>
                <w:rPr>
                  <w:rFonts w:cs="Times New Roman"/>
                  <w:sz w:val="24"/>
                  <w:szCs w:val="24"/>
                </w:rPr>
                <w:t>Người dùng sử dụng chức năng này để chọn bản ghi MTCV và in theo mẫu template MTCV</w:t>
              </w:r>
            </w:ins>
          </w:p>
        </w:tc>
      </w:tr>
    </w:tbl>
    <w:p w14:paraId="012A0F47" w14:textId="40C7AC6C" w:rsidR="00875B52" w:rsidRPr="00DE5FE3" w:rsidRDefault="00875B52" w:rsidP="00065E2C">
      <w:pPr>
        <w:pStyle w:val="Heading2"/>
      </w:pPr>
      <w:bookmarkStart w:id="2789" w:name="_Toc494461293"/>
      <w:r>
        <w:t>Định biên nhân sự</w:t>
      </w:r>
      <w:bookmarkEnd w:id="2387"/>
      <w:bookmarkEnd w:id="2789"/>
    </w:p>
    <w:p w14:paraId="4598C9D2" w14:textId="77777777" w:rsidR="00875B52" w:rsidRPr="00835288" w:rsidRDefault="00875B52" w:rsidP="00875B52">
      <w:pPr>
        <w:pStyle w:val="ListParagraph"/>
        <w:numPr>
          <w:ilvl w:val="0"/>
          <w:numId w:val="2"/>
        </w:numPr>
        <w:rPr>
          <w:rFonts w:cs="Times New Roman"/>
          <w:vanish/>
          <w:sz w:val="24"/>
          <w:szCs w:val="24"/>
        </w:rPr>
      </w:pPr>
    </w:p>
    <w:p w14:paraId="11834B85" w14:textId="77777777" w:rsidR="00875B52" w:rsidRPr="00835288" w:rsidRDefault="00875B52" w:rsidP="00875B52">
      <w:pPr>
        <w:pStyle w:val="ListParagraph"/>
        <w:numPr>
          <w:ilvl w:val="0"/>
          <w:numId w:val="2"/>
        </w:numPr>
        <w:rPr>
          <w:rFonts w:cs="Times New Roman"/>
          <w:vanish/>
          <w:sz w:val="24"/>
          <w:szCs w:val="24"/>
        </w:rPr>
      </w:pPr>
    </w:p>
    <w:p w14:paraId="74F4DE2B" w14:textId="77777777" w:rsidR="00875B52" w:rsidRPr="00835288" w:rsidRDefault="00875B52" w:rsidP="00875B52">
      <w:pPr>
        <w:pStyle w:val="ListParagraph"/>
        <w:numPr>
          <w:ilvl w:val="0"/>
          <w:numId w:val="2"/>
        </w:numPr>
        <w:rPr>
          <w:rFonts w:cs="Times New Roman"/>
          <w:vanish/>
          <w:sz w:val="24"/>
          <w:szCs w:val="24"/>
        </w:rPr>
      </w:pPr>
    </w:p>
    <w:p w14:paraId="70FC01F1" w14:textId="77777777" w:rsidR="00875B52" w:rsidRPr="00835288" w:rsidRDefault="00875B52" w:rsidP="00875B52">
      <w:pPr>
        <w:pStyle w:val="ListParagraph"/>
        <w:numPr>
          <w:ilvl w:val="0"/>
          <w:numId w:val="2"/>
        </w:numPr>
        <w:rPr>
          <w:rFonts w:cs="Times New Roman"/>
          <w:vanish/>
          <w:sz w:val="24"/>
          <w:szCs w:val="24"/>
        </w:rPr>
      </w:pPr>
    </w:p>
    <w:p w14:paraId="0EE3712A" w14:textId="77777777" w:rsidR="00875B52" w:rsidRPr="00131973" w:rsidRDefault="00875B52" w:rsidP="00714D4C">
      <w:pPr>
        <w:pStyle w:val="Heading3"/>
      </w:pPr>
      <w:bookmarkStart w:id="2790" w:name="_Toc494461294"/>
      <w:r w:rsidRPr="00131973">
        <w:t>Mục đích, ý nghĩa</w:t>
      </w:r>
      <w:bookmarkEnd w:id="2790"/>
    </w:p>
    <w:p w14:paraId="4679206A" w14:textId="6F4B77B7" w:rsidR="00875B52" w:rsidRPr="00764178" w:rsidRDefault="00875B52" w:rsidP="00875B52">
      <w:pPr>
        <w:pStyle w:val="ListParagraph"/>
        <w:numPr>
          <w:ilvl w:val="0"/>
          <w:numId w:val="8"/>
        </w:numPr>
      </w:pPr>
      <w:r>
        <w:rPr>
          <w:rFonts w:cs="Times New Roman"/>
          <w:sz w:val="24"/>
          <w:szCs w:val="24"/>
        </w:rPr>
        <w:t xml:space="preserve">Quản lý định biên nhân sự theo đơn vị/bộ phận và </w:t>
      </w:r>
      <w:r w:rsidR="00AA7529">
        <w:rPr>
          <w:rFonts w:cs="Times New Roman"/>
          <w:sz w:val="24"/>
          <w:szCs w:val="24"/>
        </w:rPr>
        <w:t>vị trí chức danh</w:t>
      </w:r>
      <w:r>
        <w:rPr>
          <w:rFonts w:cs="Times New Roman"/>
          <w:sz w:val="24"/>
          <w:szCs w:val="24"/>
        </w:rPr>
        <w:t xml:space="preserve">. </w:t>
      </w:r>
    </w:p>
    <w:p w14:paraId="2FDD5947" w14:textId="555236DC" w:rsidR="00875B52" w:rsidRDefault="00875B52" w:rsidP="00875B52">
      <w:pPr>
        <w:pStyle w:val="ListParagraph"/>
        <w:numPr>
          <w:ilvl w:val="0"/>
          <w:numId w:val="8"/>
        </w:numPr>
      </w:pPr>
      <w:r>
        <w:rPr>
          <w:rFonts w:cs="Times New Roman"/>
          <w:sz w:val="24"/>
          <w:szCs w:val="24"/>
        </w:rPr>
        <w:t xml:space="preserve">Thông tin định biên nhân sự là căn cứ để lập đề xuất </w:t>
      </w:r>
      <w:r w:rsidR="004F19A9">
        <w:rPr>
          <w:rFonts w:cs="Times New Roman"/>
          <w:sz w:val="24"/>
          <w:szCs w:val="24"/>
        </w:rPr>
        <w:t>tuyển dụng</w:t>
      </w:r>
    </w:p>
    <w:p w14:paraId="59B6B94E" w14:textId="77777777" w:rsidR="00875B52" w:rsidRDefault="00875B52" w:rsidP="00714D4C">
      <w:pPr>
        <w:pStyle w:val="Heading3"/>
      </w:pPr>
      <w:bookmarkStart w:id="2791" w:name="_Toc494461295"/>
      <w:r>
        <w:t>Đặc tả tình huống nghiệp vụ</w:t>
      </w:r>
      <w:bookmarkEnd w:id="279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875B52" w14:paraId="4412043B" w14:textId="77777777" w:rsidTr="001F3F09">
        <w:trPr>
          <w:trHeight w:val="416"/>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1EFCE3C" w14:textId="77777777" w:rsidR="00875B52" w:rsidRDefault="00875B52" w:rsidP="001F3F09">
            <w:pPr>
              <w:snapToGrid w:val="0"/>
              <w:spacing w:before="120" w:line="276" w:lineRule="auto"/>
              <w:rPr>
                <w:rFonts w:cs="Times New Roman"/>
                <w:sz w:val="26"/>
                <w:szCs w:val="26"/>
              </w:rPr>
            </w:pPr>
            <w:r>
              <w:rPr>
                <w:rFonts w:cs="Times New Roman"/>
                <w:b/>
                <w:bCs/>
                <w:szCs w:val="26"/>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7C7B906" w14:textId="77777777" w:rsidR="00875B52" w:rsidRPr="00C9586B" w:rsidRDefault="00875B52" w:rsidP="001F3F09">
            <w:pPr>
              <w:snapToGrid w:val="0"/>
              <w:spacing w:before="120" w:line="276" w:lineRule="auto"/>
              <w:ind w:left="54"/>
              <w:rPr>
                <w:sz w:val="24"/>
                <w:szCs w:val="24"/>
              </w:rPr>
            </w:pPr>
            <w:r>
              <w:rPr>
                <w:sz w:val="24"/>
                <w:szCs w:val="24"/>
              </w:rPr>
              <w:t xml:space="preserve">Người dùng đăng nhập vào hệ thống để khai báo định biên nhân sự cho từng chức danh của các đơn vị/bộ phận. </w:t>
            </w:r>
          </w:p>
        </w:tc>
      </w:tr>
      <w:tr w:rsidR="00875B52" w14:paraId="5B2259A4"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2391864" w14:textId="77777777" w:rsidR="00875B52" w:rsidRDefault="00875B52" w:rsidP="001F3F09">
            <w:pPr>
              <w:snapToGrid w:val="0"/>
              <w:spacing w:before="120" w:line="276" w:lineRule="auto"/>
              <w:rPr>
                <w:rFonts w:cs="Times New Roman"/>
                <w:szCs w:val="26"/>
              </w:rPr>
            </w:pPr>
            <w:r>
              <w:rPr>
                <w:rFonts w:cs="Times New Roman"/>
                <w:b/>
                <w:bCs/>
                <w:szCs w:val="26"/>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3695658" w14:textId="77777777" w:rsidR="00875B52" w:rsidRPr="00963EAD" w:rsidRDefault="00875B52" w:rsidP="001F3F09">
            <w:pPr>
              <w:pStyle w:val="AutoNumDescription"/>
              <w:spacing w:after="0" w:line="276" w:lineRule="auto"/>
              <w:rPr>
                <w:sz w:val="24"/>
                <w:szCs w:val="24"/>
              </w:rPr>
            </w:pPr>
            <w:r>
              <w:rPr>
                <w:sz w:val="24"/>
                <w:szCs w:val="24"/>
              </w:rPr>
              <w:t>Thông tin định biên nhân sự là căn cứ để đề xuất và lập kế hoạch tuyển dụng</w:t>
            </w:r>
          </w:p>
        </w:tc>
      </w:tr>
      <w:tr w:rsidR="00875B52" w14:paraId="18F2E756"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FD5DA18" w14:textId="77777777" w:rsidR="00875B52" w:rsidRDefault="00875B52" w:rsidP="001F3F09">
            <w:pPr>
              <w:snapToGrid w:val="0"/>
              <w:spacing w:before="120" w:line="276" w:lineRule="auto"/>
              <w:rPr>
                <w:rFonts w:cs="Times New Roman"/>
                <w:szCs w:val="26"/>
              </w:rPr>
            </w:pPr>
            <w:r>
              <w:rPr>
                <w:rFonts w:cs="Times New Roman"/>
                <w:b/>
                <w:bCs/>
                <w:szCs w:val="26"/>
              </w:rPr>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A1CABAD" w14:textId="77777777" w:rsidR="00875B52" w:rsidRPr="00F747A0" w:rsidRDefault="00875B52" w:rsidP="001F3F09">
            <w:pPr>
              <w:spacing w:before="240"/>
              <w:rPr>
                <w:rFonts w:cs="Times New Roman"/>
                <w:b/>
                <w:sz w:val="24"/>
                <w:szCs w:val="24"/>
              </w:rPr>
            </w:pPr>
            <w:r w:rsidRPr="00F747A0">
              <w:rPr>
                <w:rFonts w:cs="Times New Roman"/>
                <w:sz w:val="24"/>
                <w:szCs w:val="24"/>
              </w:rPr>
              <w:t>N/A</w:t>
            </w:r>
          </w:p>
        </w:tc>
      </w:tr>
      <w:tr w:rsidR="00875B52" w14:paraId="6EFC1C7F"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9A19FC4" w14:textId="77777777" w:rsidR="00875B52" w:rsidRDefault="00875B52" w:rsidP="001F3F09">
            <w:pPr>
              <w:snapToGrid w:val="0"/>
              <w:spacing w:before="120" w:line="276" w:lineRule="auto"/>
              <w:rPr>
                <w:rFonts w:cs="Times New Roman"/>
                <w:szCs w:val="26"/>
              </w:rPr>
            </w:pPr>
            <w:r>
              <w:rPr>
                <w:rFonts w:cs="Times New Roman"/>
                <w:b/>
                <w:bCs/>
                <w:szCs w:val="26"/>
              </w:rPr>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87AEDA9" w14:textId="77777777" w:rsidR="00875B52" w:rsidRDefault="00875B52" w:rsidP="001F3F09">
            <w:pPr>
              <w:snapToGrid w:val="0"/>
              <w:spacing w:before="120" w:line="276" w:lineRule="auto"/>
              <w:rPr>
                <w:rFonts w:cs="Times New Roman"/>
                <w:szCs w:val="26"/>
              </w:rPr>
            </w:pPr>
            <w:r w:rsidRPr="00F747A0">
              <w:rPr>
                <w:rFonts w:cs="Times New Roman"/>
                <w:sz w:val="24"/>
                <w:szCs w:val="24"/>
              </w:rPr>
              <w:t>N/A</w:t>
            </w:r>
          </w:p>
        </w:tc>
      </w:tr>
      <w:tr w:rsidR="00875B52" w14:paraId="1E65D9B4"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58DE2581" w14:textId="77777777" w:rsidR="00875B52" w:rsidRDefault="00875B52" w:rsidP="001F3F09">
            <w:pPr>
              <w:snapToGrid w:val="0"/>
              <w:spacing w:before="120" w:line="276" w:lineRule="auto"/>
              <w:rPr>
                <w:rFonts w:cs="Times New Roman"/>
                <w:b/>
                <w:bCs/>
                <w:szCs w:val="26"/>
              </w:rPr>
            </w:pPr>
            <w:r>
              <w:rPr>
                <w:rFonts w:cs="Times New Roman"/>
                <w:b/>
                <w:bCs/>
                <w:szCs w:val="26"/>
              </w:rPr>
              <w:lastRenderedPageBreak/>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D5198F5" w14:textId="77777777" w:rsidR="00875B52" w:rsidRPr="00F747A0" w:rsidRDefault="00875B52" w:rsidP="001F3F09">
            <w:pPr>
              <w:snapToGrid w:val="0"/>
              <w:spacing w:before="120" w:line="276" w:lineRule="auto"/>
              <w:rPr>
                <w:rFonts w:cs="Times New Roman"/>
                <w:sz w:val="24"/>
                <w:szCs w:val="24"/>
              </w:rPr>
            </w:pPr>
            <w:r>
              <w:rPr>
                <w:rFonts w:cs="Times New Roman"/>
                <w:sz w:val="24"/>
                <w:szCs w:val="24"/>
              </w:rPr>
              <w:t>Số lượng định biên nhân sự là tham chiếu để đưa ra số lượng cần tuyển ở chức năng kế hoạch tuyển dụng và khai báo yêu cầu tuyển dụng</w:t>
            </w:r>
          </w:p>
        </w:tc>
      </w:tr>
    </w:tbl>
    <w:p w14:paraId="445D9B0B" w14:textId="77777777" w:rsidR="00875B52" w:rsidRDefault="00875B52" w:rsidP="00714D4C">
      <w:pPr>
        <w:pStyle w:val="Heading3"/>
        <w:rPr>
          <w:lang w:val="vi-VN"/>
        </w:rPr>
      </w:pPr>
      <w:bookmarkStart w:id="2792" w:name="_Toc494461296"/>
      <w:commentRangeStart w:id="2793"/>
      <w:r>
        <w:rPr>
          <w:lang w:val="vi-VN"/>
        </w:rPr>
        <w:t>Màn hình giao diện</w:t>
      </w:r>
      <w:commentRangeEnd w:id="2793"/>
      <w:r w:rsidR="00B8633F">
        <w:rPr>
          <w:rStyle w:val="CommentReference"/>
          <w:rFonts w:eastAsia="Times New Roman" w:cs="Tahoma"/>
          <w:b w:val="0"/>
          <w:bCs w:val="0"/>
          <w:color w:val="auto"/>
        </w:rPr>
        <w:commentReference w:id="2793"/>
      </w:r>
      <w:bookmarkEnd w:id="2792"/>
    </w:p>
    <w:p w14:paraId="5611C7DE" w14:textId="4E767BDF" w:rsidR="00875B52" w:rsidRPr="00867413" w:rsidRDefault="000B2341" w:rsidP="00875B52">
      <w:pPr>
        <w:rPr>
          <w:lang w:val="vi-VN"/>
        </w:rPr>
      </w:pPr>
      <w:del w:id="2794" w:author="Admin" w:date="2017-09-18T11:30:00Z">
        <w:r w:rsidRPr="000B2341" w:rsidDel="001A0F9D">
          <w:rPr>
            <w:noProof/>
          </w:rPr>
          <w:drawing>
            <wp:inline distT="0" distB="0" distL="0" distR="0" wp14:anchorId="199EE661" wp14:editId="1DF651B9">
              <wp:extent cx="5943600" cy="3714750"/>
              <wp:effectExtent l="0" t="0" r="0" b="0"/>
              <wp:docPr id="6" name="Picture 6" descr="C:\Users\admin\AppData\Local\Temp\fla78B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78B2.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del>
      <w:ins w:id="2795" w:author="Admin" w:date="2017-09-20T13:49:00Z">
        <w:r w:rsidR="00C430CD" w:rsidRPr="00C430CD">
          <w:rPr>
            <w:rFonts w:cs="Times New Roman"/>
            <w:snapToGrid w:val="0"/>
            <w:color w:val="000000"/>
            <w:w w:val="0"/>
            <w:sz w:val="0"/>
            <w:szCs w:val="0"/>
            <w:u w:color="000000"/>
            <w:bdr w:val="none" w:sz="0" w:space="0" w:color="000000"/>
            <w:shd w:val="clear" w:color="000000" w:fill="000000"/>
            <w:lang w:val="x-none" w:eastAsia="x-none" w:bidi="x-none"/>
          </w:rPr>
          <w:t xml:space="preserve"> </w:t>
        </w:r>
      </w:ins>
      <w:ins w:id="2796" w:author="Admin" w:date="2017-09-29T11:55:00Z">
        <w:r w:rsidR="00D22C6C" w:rsidRPr="00D22C6C">
          <w:rPr>
            <w:rFonts w:cs="Times New Roman"/>
            <w:noProof/>
            <w:snapToGrid w:val="0"/>
            <w:color w:val="000000"/>
            <w:w w:val="0"/>
            <w:sz w:val="0"/>
            <w:szCs w:val="0"/>
            <w:u w:color="000000"/>
            <w:bdr w:val="none" w:sz="0" w:space="0" w:color="000000"/>
            <w:shd w:val="clear" w:color="000000" w:fill="000000"/>
          </w:rPr>
          <w:drawing>
            <wp:inline distT="0" distB="0" distL="0" distR="0" wp14:anchorId="4B704E0E" wp14:editId="50F6B9D8">
              <wp:extent cx="5943600" cy="2300240"/>
              <wp:effectExtent l="0" t="0" r="0" b="5080"/>
              <wp:docPr id="43" name="Picture 43" descr="C:\Users\Admin\AppData\Local\Temp\fla7C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fla7CA7.tmp\Snap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00240"/>
                      </a:xfrm>
                      <a:prstGeom prst="rect">
                        <a:avLst/>
                      </a:prstGeom>
                      <a:noFill/>
                      <a:ln>
                        <a:noFill/>
                      </a:ln>
                    </pic:spPr>
                  </pic:pic>
                </a:graphicData>
              </a:graphic>
            </wp:inline>
          </w:drawing>
        </w:r>
      </w:ins>
    </w:p>
    <w:p w14:paraId="6B2B9193" w14:textId="6D9D4786" w:rsidR="00683753" w:rsidDel="009B1B4B" w:rsidRDefault="00683753" w:rsidP="00683753">
      <w:pPr>
        <w:pStyle w:val="AutoNumDescription"/>
        <w:rPr>
          <w:del w:id="2797" w:author="Admin" w:date="2017-09-29T11:37:00Z"/>
          <w:b/>
          <w:sz w:val="24"/>
          <w:szCs w:val="24"/>
        </w:rPr>
      </w:pPr>
      <w:del w:id="2798" w:author="Admin" w:date="2017-09-29T11:37:00Z">
        <w:r w:rsidRPr="00683753" w:rsidDel="009B1B4B">
          <w:rPr>
            <w:b/>
            <w:sz w:val="24"/>
            <w:szCs w:val="24"/>
          </w:rPr>
          <w:delText>Nội dung:</w:delText>
        </w:r>
      </w:del>
    </w:p>
    <w:p w14:paraId="410884BB" w14:textId="18DE641D" w:rsidR="00683753" w:rsidRPr="00683753" w:rsidDel="00C430CD" w:rsidRDefault="00683753">
      <w:pPr>
        <w:pStyle w:val="CommentText"/>
        <w:ind w:left="270"/>
        <w:rPr>
          <w:del w:id="2799" w:author="Admin" w:date="2017-09-20T13:50:00Z"/>
          <w:color w:val="FF0000"/>
          <w:sz w:val="24"/>
          <w:szCs w:val="24"/>
        </w:rPr>
        <w:pPrChange w:id="2800" w:author="Admin" w:date="2017-09-20T13:51:00Z">
          <w:pPr>
            <w:pStyle w:val="CommentText"/>
            <w:numPr>
              <w:numId w:val="8"/>
            </w:numPr>
            <w:ind w:left="270" w:hanging="270"/>
          </w:pPr>
        </w:pPrChange>
      </w:pPr>
      <w:del w:id="2801" w:author="Admin" w:date="2017-09-20T13:50:00Z">
        <w:r w:rsidRPr="00683753" w:rsidDel="00C430CD">
          <w:rPr>
            <w:color w:val="FF0000"/>
            <w:sz w:val="24"/>
            <w:szCs w:val="24"/>
          </w:rPr>
          <w:delText>Bỏ trường thông tin số lượng định biên phát sinh</w:delText>
        </w:r>
        <w:r w:rsidDel="00C430CD">
          <w:rPr>
            <w:color w:val="FF0000"/>
            <w:sz w:val="24"/>
            <w:szCs w:val="24"/>
          </w:rPr>
          <w:delText>.</w:delText>
        </w:r>
      </w:del>
    </w:p>
    <w:p w14:paraId="7ED8E29B" w14:textId="2D790CA5" w:rsidR="00683753" w:rsidRPr="00683753" w:rsidDel="00C430CD" w:rsidRDefault="00683753">
      <w:pPr>
        <w:pStyle w:val="CommentText"/>
        <w:ind w:left="270"/>
        <w:rPr>
          <w:del w:id="2802" w:author="Admin" w:date="2017-09-20T13:50:00Z"/>
          <w:color w:val="FF0000"/>
          <w:sz w:val="24"/>
          <w:szCs w:val="24"/>
        </w:rPr>
        <w:pPrChange w:id="2803" w:author="Admin" w:date="2017-09-20T13:51:00Z">
          <w:pPr>
            <w:pStyle w:val="CommentText"/>
            <w:numPr>
              <w:numId w:val="8"/>
            </w:numPr>
            <w:ind w:left="270" w:hanging="270"/>
          </w:pPr>
        </w:pPrChange>
      </w:pPr>
      <w:del w:id="2804" w:author="Admin" w:date="2017-09-20T13:50:00Z">
        <w:r w:rsidRPr="00683753" w:rsidDel="00C430CD">
          <w:rPr>
            <w:color w:val="FF0000"/>
            <w:sz w:val="24"/>
            <w:szCs w:val="24"/>
          </w:rPr>
          <w:delText>Thêm màn hình phê duyệt định biên cho Cấp quản lý</w:delText>
        </w:r>
        <w:r w:rsidDel="00C430CD">
          <w:rPr>
            <w:color w:val="FF0000"/>
            <w:sz w:val="24"/>
            <w:szCs w:val="24"/>
          </w:rPr>
          <w:delText>.</w:delText>
        </w:r>
      </w:del>
    </w:p>
    <w:p w14:paraId="617A4AFE" w14:textId="1AAC790D" w:rsidR="00683753" w:rsidRPr="00683753" w:rsidDel="00C430CD" w:rsidRDefault="00683753">
      <w:pPr>
        <w:pStyle w:val="CommentText"/>
        <w:ind w:left="270"/>
        <w:rPr>
          <w:del w:id="2805" w:author="Admin" w:date="2017-09-20T13:50:00Z"/>
          <w:color w:val="FF0000"/>
          <w:sz w:val="24"/>
          <w:szCs w:val="24"/>
        </w:rPr>
        <w:pPrChange w:id="2806" w:author="Admin" w:date="2017-09-20T13:51:00Z">
          <w:pPr>
            <w:pStyle w:val="CommentText"/>
            <w:numPr>
              <w:numId w:val="8"/>
            </w:numPr>
            <w:ind w:left="270" w:hanging="270"/>
          </w:pPr>
        </w:pPrChange>
      </w:pPr>
      <w:del w:id="2807" w:author="Admin" w:date="2017-09-20T13:50:00Z">
        <w:r w:rsidRPr="00683753" w:rsidDel="00C430CD">
          <w:rPr>
            <w:color w:val="FF0000"/>
            <w:sz w:val="24"/>
            <w:szCs w:val="24"/>
          </w:rPr>
          <w:delText xml:space="preserve">Thêm trường “Lần bổ sung”, nếu là nhập lần 2 trở đi thì nhập trực tiếp vào ô số lượng định biên, còn muốn xem và sửa các lần </w:delText>
        </w:r>
        <w:r w:rsidDel="00C430CD">
          <w:rPr>
            <w:color w:val="FF0000"/>
            <w:sz w:val="24"/>
            <w:szCs w:val="24"/>
          </w:rPr>
          <w:delText xml:space="preserve">đã nhập định biên rồi thì click </w:delText>
        </w:r>
        <w:r w:rsidRPr="00683753" w:rsidDel="00C430CD">
          <w:rPr>
            <w:color w:val="FF0000"/>
            <w:sz w:val="24"/>
            <w:szCs w:val="24"/>
          </w:rPr>
          <w:delText>vào lưới chọn bản ghi và hệ thống sẽ hiển thị màn hình bên phải.</w:delText>
        </w:r>
      </w:del>
    </w:p>
    <w:p w14:paraId="62D9BD78" w14:textId="09194125" w:rsidR="00C430CD" w:rsidRDefault="00683753" w:rsidP="009B1B4B">
      <w:pPr>
        <w:pStyle w:val="CommentText"/>
        <w:ind w:left="270"/>
        <w:rPr>
          <w:ins w:id="2808" w:author="Admin" w:date="2017-09-20T13:51:00Z"/>
          <w:color w:val="FF0000"/>
        </w:rPr>
        <w:pPrChange w:id="2809" w:author="Admin" w:date="2017-09-29T11:37:00Z">
          <w:pPr>
            <w:pStyle w:val="Heading3"/>
          </w:pPr>
        </w:pPrChange>
      </w:pPr>
      <w:del w:id="2810" w:author="Admin" w:date="2017-09-20T13:52:00Z">
        <w:r w:rsidRPr="00C430CD" w:rsidDel="00C430CD">
          <w:rPr>
            <w:color w:val="FF0000"/>
            <w:sz w:val="24"/>
            <w:szCs w:val="24"/>
            <w:rPrChange w:id="2811" w:author="Admin" w:date="2017-09-20T13:51:00Z">
              <w:rPr>
                <w:color w:val="FF0000"/>
              </w:rPr>
            </w:rPrChange>
          </w:rPr>
          <w:delText xml:space="preserve">Thêm cới chọn bản ghi và </w:delText>
        </w:r>
        <w:r w:rsidR="009C2BE7" w:rsidRPr="00C430CD" w:rsidDel="00C430CD">
          <w:rPr>
            <w:color w:val="FF0000"/>
            <w:sz w:val="24"/>
            <w:szCs w:val="24"/>
            <w:rPrChange w:id="2812" w:author="Admin" w:date="2017-09-20T13:51:00Z">
              <w:rPr>
                <w:color w:val="FF0000"/>
              </w:rPr>
            </w:rPrChange>
          </w:rPr>
          <w:delText xml:space="preserve">. </w:delText>
        </w:r>
      </w:del>
    </w:p>
    <w:p w14:paraId="54B9FE77" w14:textId="31DF695C" w:rsidR="00683753" w:rsidRPr="00C430CD" w:rsidDel="00C430CD" w:rsidRDefault="009C2BE7">
      <w:pPr>
        <w:pStyle w:val="Heading3"/>
        <w:rPr>
          <w:del w:id="2813" w:author="Admin" w:date="2017-09-20T13:51:00Z"/>
          <w:lang w:val="vi-VN"/>
          <w:rPrChange w:id="2814" w:author="Admin" w:date="2017-09-20T13:51:00Z">
            <w:rPr>
              <w:del w:id="2815" w:author="Admin" w:date="2017-09-20T13:51:00Z"/>
              <w:color w:val="FF0000"/>
              <w:sz w:val="24"/>
              <w:szCs w:val="24"/>
            </w:rPr>
          </w:rPrChange>
        </w:rPr>
        <w:pPrChange w:id="2816" w:author="Admin" w:date="2017-09-20T13:51:00Z">
          <w:pPr>
            <w:pStyle w:val="CommentText"/>
            <w:numPr>
              <w:numId w:val="8"/>
            </w:numPr>
            <w:ind w:left="270" w:hanging="270"/>
          </w:pPr>
        </w:pPrChange>
      </w:pPr>
      <w:del w:id="2817" w:author="Admin" w:date="2017-09-20T13:51:00Z">
        <w:r w:rsidRPr="00C430CD" w:rsidDel="00C430CD">
          <w:rPr>
            <w:lang w:val="vi-VN"/>
            <w:rPrChange w:id="2818" w:author="Admin" w:date="2017-09-20T13:51:00Z">
              <w:rPr>
                <w:color w:val="FF0000"/>
                <w:sz w:val="24"/>
                <w:szCs w:val="24"/>
              </w:rPr>
            </w:rPrChange>
          </w:rPr>
          <w:delText>Hiển thị số lượng tổng cộng định biên theo điều kiện chọn, nếu chọn là chức danh thì hiển thị tổng định biên theo chức danh, nếu chọn “đơn vị” và chức danh thì hiển thị tổng số lượng định biên của chức danh và đơn vị đó.</w:delText>
        </w:r>
        <w:bookmarkStart w:id="2819" w:name="_Toc494461297"/>
        <w:bookmarkEnd w:id="2819"/>
      </w:del>
    </w:p>
    <w:p w14:paraId="032D6572" w14:textId="5006D980" w:rsidR="00875B52" w:rsidRPr="00C430CD" w:rsidRDefault="00875B52">
      <w:pPr>
        <w:pStyle w:val="Heading3"/>
        <w:rPr>
          <w:lang w:val="vi-VN"/>
          <w:rPrChange w:id="2820" w:author="Admin" w:date="2017-09-20T13:51:00Z">
            <w:rPr/>
          </w:rPrChange>
        </w:rPr>
      </w:pPr>
      <w:bookmarkStart w:id="2821" w:name="_Toc494461298"/>
      <w:r w:rsidRPr="00C430CD">
        <w:rPr>
          <w:lang w:val="vi-VN"/>
          <w:rPrChange w:id="2822" w:author="Admin" w:date="2017-09-20T13:51:00Z">
            <w:rPr/>
          </w:rPrChange>
        </w:rPr>
        <w:t>Mô tả các trường thông tin trên màn hình:</w:t>
      </w:r>
      <w:bookmarkEnd w:id="2821"/>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6"/>
        <w:gridCol w:w="1627"/>
        <w:gridCol w:w="2777"/>
        <w:gridCol w:w="885"/>
        <w:gridCol w:w="797"/>
        <w:gridCol w:w="940"/>
        <w:gridCol w:w="1619"/>
        <w:tblGridChange w:id="2823">
          <w:tblGrid>
            <w:gridCol w:w="716"/>
            <w:gridCol w:w="1627"/>
            <w:gridCol w:w="2777"/>
            <w:gridCol w:w="885"/>
            <w:gridCol w:w="797"/>
            <w:gridCol w:w="940"/>
            <w:gridCol w:w="1619"/>
          </w:tblGrid>
        </w:tblGridChange>
      </w:tblGrid>
      <w:tr w:rsidR="00875B52" w:rsidRPr="00835288" w14:paraId="3D1A573C" w14:textId="77777777" w:rsidTr="00683753">
        <w:trPr>
          <w:trHeight w:val="364"/>
          <w:tblHeader/>
        </w:trPr>
        <w:tc>
          <w:tcPr>
            <w:tcW w:w="71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F997910"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STT</w:t>
            </w:r>
          </w:p>
        </w:tc>
        <w:tc>
          <w:tcPr>
            <w:tcW w:w="162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DC652ED"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Tên trường dữ liệu</w:t>
            </w:r>
          </w:p>
        </w:tc>
        <w:tc>
          <w:tcPr>
            <w:tcW w:w="277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C681F17"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Mô tả</w:t>
            </w:r>
          </w:p>
        </w:tc>
        <w:tc>
          <w:tcPr>
            <w:tcW w:w="8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17DC31F" w14:textId="77777777" w:rsidR="00875B52" w:rsidRPr="00835288" w:rsidRDefault="00875B52" w:rsidP="001F3F09">
            <w:pPr>
              <w:spacing w:before="240"/>
              <w:jc w:val="center"/>
              <w:rPr>
                <w:rFonts w:cs="Times New Roman"/>
                <w:b/>
                <w:sz w:val="24"/>
                <w:szCs w:val="24"/>
              </w:rPr>
            </w:pPr>
            <w:r>
              <w:rPr>
                <w:rFonts w:cs="Times New Roman"/>
                <w:b/>
                <w:sz w:val="24"/>
                <w:szCs w:val="24"/>
              </w:rPr>
              <w:t>Kiểu dữ liệu</w:t>
            </w:r>
          </w:p>
        </w:tc>
        <w:tc>
          <w:tcPr>
            <w:tcW w:w="79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0B34937" w14:textId="77777777" w:rsidR="00875B52" w:rsidRPr="00835288" w:rsidRDefault="00875B52" w:rsidP="001F3F09">
            <w:pPr>
              <w:spacing w:before="240"/>
              <w:jc w:val="center"/>
              <w:rPr>
                <w:rFonts w:cs="Times New Roman"/>
                <w:b/>
                <w:sz w:val="24"/>
                <w:szCs w:val="24"/>
              </w:rPr>
            </w:pPr>
            <w:r>
              <w:rPr>
                <w:rFonts w:cs="Times New Roman"/>
                <w:b/>
                <w:sz w:val="24"/>
                <w:szCs w:val="24"/>
              </w:rPr>
              <w:t>Đ</w:t>
            </w:r>
            <w:r w:rsidRPr="00835288">
              <w:rPr>
                <w:rFonts w:cs="Times New Roman"/>
                <w:b/>
                <w:sz w:val="24"/>
                <w:szCs w:val="24"/>
              </w:rPr>
              <w:t>ộ dài</w:t>
            </w:r>
          </w:p>
        </w:tc>
        <w:tc>
          <w:tcPr>
            <w:tcW w:w="9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90C8B5C"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Bắt buộc</w:t>
            </w:r>
          </w:p>
        </w:tc>
        <w:tc>
          <w:tcPr>
            <w:tcW w:w="161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14B3419"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Ghi chú</w:t>
            </w:r>
          </w:p>
        </w:tc>
      </w:tr>
      <w:tr w:rsidR="00875B52" w:rsidRPr="00835288" w14:paraId="60A1B731" w14:textId="77777777" w:rsidTr="00683753">
        <w:trPr>
          <w:trHeight w:val="286"/>
        </w:trPr>
        <w:tc>
          <w:tcPr>
            <w:tcW w:w="716" w:type="dxa"/>
            <w:tcBorders>
              <w:top w:val="single" w:sz="4" w:space="0" w:color="000000"/>
              <w:left w:val="single" w:sz="4" w:space="0" w:color="000000"/>
              <w:bottom w:val="single" w:sz="4" w:space="0" w:color="000000"/>
              <w:right w:val="single" w:sz="4" w:space="0" w:color="000000"/>
            </w:tcBorders>
            <w:vAlign w:val="center"/>
          </w:tcPr>
          <w:p w14:paraId="36915C76" w14:textId="77777777" w:rsidR="00875B52" w:rsidRPr="00D302BA" w:rsidRDefault="00875B52" w:rsidP="0078597D">
            <w:pPr>
              <w:pStyle w:val="ListParagraph"/>
              <w:numPr>
                <w:ilvl w:val="0"/>
                <w:numId w:val="9"/>
              </w:numPr>
              <w:spacing w:after="0" w:line="26" w:lineRule="atLeast"/>
              <w:jc w:val="center"/>
              <w:rPr>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0194DAA3" w14:textId="77777777" w:rsidR="00875B52" w:rsidRPr="00835288" w:rsidRDefault="00875B52" w:rsidP="001F3F09">
            <w:pPr>
              <w:spacing w:after="0" w:line="240" w:lineRule="auto"/>
              <w:jc w:val="left"/>
              <w:rPr>
                <w:rFonts w:cs="Times New Roman"/>
                <w:color w:val="000000"/>
                <w:sz w:val="24"/>
                <w:szCs w:val="24"/>
              </w:rPr>
            </w:pPr>
            <w:r>
              <w:rPr>
                <w:rFonts w:cs="Times New Roman"/>
                <w:color w:val="000000"/>
                <w:sz w:val="24"/>
                <w:szCs w:val="24"/>
              </w:rPr>
              <w:t>Năm</w:t>
            </w:r>
          </w:p>
        </w:tc>
        <w:tc>
          <w:tcPr>
            <w:tcW w:w="2777" w:type="dxa"/>
            <w:tcBorders>
              <w:top w:val="single" w:sz="4" w:space="0" w:color="000000"/>
              <w:left w:val="single" w:sz="4" w:space="0" w:color="000000"/>
              <w:bottom w:val="single" w:sz="4" w:space="0" w:color="000000"/>
              <w:right w:val="single" w:sz="4" w:space="0" w:color="000000"/>
            </w:tcBorders>
            <w:vAlign w:val="center"/>
          </w:tcPr>
          <w:p w14:paraId="4694426E" w14:textId="3AED51CD" w:rsidR="00875B52" w:rsidRPr="00835288" w:rsidRDefault="00875B52" w:rsidP="001F3F09">
            <w:pPr>
              <w:spacing w:after="0" w:line="240" w:lineRule="auto"/>
              <w:jc w:val="left"/>
              <w:rPr>
                <w:rFonts w:cs="Times New Roman"/>
                <w:color w:val="000000"/>
                <w:sz w:val="24"/>
                <w:szCs w:val="24"/>
              </w:rPr>
            </w:pPr>
            <w:r>
              <w:rPr>
                <w:rFonts w:cs="Times New Roman"/>
                <w:color w:val="000000"/>
                <w:sz w:val="24"/>
                <w:szCs w:val="24"/>
              </w:rPr>
              <w:t>Chọn năm khai báo định biên</w:t>
            </w:r>
            <w:ins w:id="2824" w:author="Admin" w:date="2017-09-29T11:32:00Z">
              <w:r w:rsidR="00E736E1">
                <w:rPr>
                  <w:rFonts w:cs="Times New Roman"/>
                  <w:color w:val="000000"/>
                  <w:sz w:val="24"/>
                  <w:szCs w:val="24"/>
                </w:rPr>
                <w:t>. Theo năm tài chính</w:t>
              </w:r>
            </w:ins>
          </w:p>
        </w:tc>
        <w:tc>
          <w:tcPr>
            <w:tcW w:w="885" w:type="dxa"/>
            <w:tcBorders>
              <w:top w:val="single" w:sz="4" w:space="0" w:color="000000"/>
              <w:left w:val="single" w:sz="4" w:space="0" w:color="000000"/>
              <w:bottom w:val="single" w:sz="4" w:space="0" w:color="000000"/>
              <w:right w:val="single" w:sz="4" w:space="0" w:color="000000"/>
            </w:tcBorders>
            <w:vAlign w:val="center"/>
          </w:tcPr>
          <w:p w14:paraId="40C55E0A" w14:textId="77777777" w:rsidR="00875B52" w:rsidRPr="00835288" w:rsidRDefault="00875B52" w:rsidP="001F3F09">
            <w:pPr>
              <w:spacing w:before="240"/>
              <w:jc w:val="center"/>
              <w:rPr>
                <w:rFonts w:cs="Times New Roman"/>
                <w:sz w:val="24"/>
                <w:szCs w:val="24"/>
              </w:rPr>
            </w:pPr>
            <w:r>
              <w:rPr>
                <w:rFonts w:cs="Times New Roman"/>
                <w:sz w:val="24"/>
                <w:szCs w:val="24"/>
              </w:rPr>
              <w:t>Năm</w:t>
            </w:r>
          </w:p>
        </w:tc>
        <w:tc>
          <w:tcPr>
            <w:tcW w:w="797" w:type="dxa"/>
            <w:tcBorders>
              <w:top w:val="single" w:sz="4" w:space="0" w:color="000000"/>
              <w:left w:val="single" w:sz="4" w:space="0" w:color="000000"/>
              <w:bottom w:val="single" w:sz="4" w:space="0" w:color="000000"/>
              <w:right w:val="single" w:sz="4" w:space="0" w:color="000000"/>
            </w:tcBorders>
          </w:tcPr>
          <w:p w14:paraId="6EB57009" w14:textId="77777777" w:rsidR="00875B52" w:rsidRPr="00835288" w:rsidRDefault="00875B52" w:rsidP="001F3F09">
            <w:pPr>
              <w:spacing w:before="240"/>
              <w:jc w:val="center"/>
              <w:rPr>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4197F145" w14:textId="77777777" w:rsidR="00875B52" w:rsidRPr="00835288" w:rsidRDefault="00875B52" w:rsidP="001F3F09">
            <w:pPr>
              <w:spacing w:before="240"/>
              <w:jc w:val="center"/>
              <w:rPr>
                <w:rFonts w:cs="Times New Roman"/>
                <w:sz w:val="24"/>
                <w:szCs w:val="24"/>
              </w:rPr>
            </w:pPr>
            <w:r>
              <w:rPr>
                <w:rFonts w:cs="Times New Roman"/>
                <w:sz w:val="24"/>
                <w:szCs w:val="24"/>
              </w:rPr>
              <w:t>Có</w:t>
            </w:r>
          </w:p>
        </w:tc>
        <w:tc>
          <w:tcPr>
            <w:tcW w:w="1619" w:type="dxa"/>
            <w:tcBorders>
              <w:top w:val="single" w:sz="4" w:space="0" w:color="000000"/>
              <w:left w:val="single" w:sz="4" w:space="0" w:color="000000"/>
              <w:bottom w:val="single" w:sz="4" w:space="0" w:color="000000"/>
              <w:right w:val="single" w:sz="4" w:space="0" w:color="000000"/>
            </w:tcBorders>
            <w:vAlign w:val="center"/>
          </w:tcPr>
          <w:p w14:paraId="7D0FC266" w14:textId="77777777" w:rsidR="00875B52" w:rsidRPr="00835288" w:rsidRDefault="00875B52" w:rsidP="001F3F09">
            <w:pPr>
              <w:keepLines w:val="0"/>
              <w:tabs>
                <w:tab w:val="left" w:pos="1134"/>
              </w:tabs>
              <w:spacing w:before="120" w:after="120" w:line="312" w:lineRule="auto"/>
              <w:jc w:val="left"/>
              <w:rPr>
                <w:rFonts w:cs="Times New Roman"/>
                <w:sz w:val="24"/>
                <w:szCs w:val="24"/>
              </w:rPr>
            </w:pPr>
          </w:p>
        </w:tc>
      </w:tr>
      <w:tr w:rsidR="00875B52" w:rsidRPr="00835288" w14:paraId="542B1554" w14:textId="77777777" w:rsidTr="00683753">
        <w:trPr>
          <w:trHeight w:val="286"/>
        </w:trPr>
        <w:tc>
          <w:tcPr>
            <w:tcW w:w="716" w:type="dxa"/>
            <w:tcBorders>
              <w:top w:val="single" w:sz="4" w:space="0" w:color="000000"/>
              <w:left w:val="single" w:sz="4" w:space="0" w:color="000000"/>
              <w:bottom w:val="single" w:sz="4" w:space="0" w:color="000000"/>
              <w:right w:val="single" w:sz="4" w:space="0" w:color="000000"/>
            </w:tcBorders>
            <w:vAlign w:val="center"/>
          </w:tcPr>
          <w:p w14:paraId="36FDC19F" w14:textId="77777777" w:rsidR="00875B52" w:rsidRPr="00D302BA" w:rsidRDefault="00875B52" w:rsidP="0078597D">
            <w:pPr>
              <w:pStyle w:val="ListParagraph"/>
              <w:numPr>
                <w:ilvl w:val="0"/>
                <w:numId w:val="9"/>
              </w:numPr>
              <w:spacing w:after="0" w:line="26" w:lineRule="atLeast"/>
              <w:jc w:val="center"/>
              <w:rPr>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3FF9BD0A" w14:textId="77777777" w:rsidR="00875B52" w:rsidRPr="00835288" w:rsidRDefault="00875B52" w:rsidP="001F3F09">
            <w:pPr>
              <w:spacing w:after="0" w:line="240" w:lineRule="auto"/>
              <w:jc w:val="left"/>
              <w:rPr>
                <w:rFonts w:cs="Times New Roman"/>
                <w:color w:val="000000"/>
                <w:sz w:val="24"/>
                <w:szCs w:val="24"/>
              </w:rPr>
            </w:pPr>
            <w:r>
              <w:rPr>
                <w:rFonts w:cs="Times New Roman"/>
                <w:color w:val="000000"/>
                <w:sz w:val="24"/>
                <w:szCs w:val="24"/>
              </w:rPr>
              <w:t xml:space="preserve">Đơn vị </w:t>
            </w:r>
          </w:p>
        </w:tc>
        <w:tc>
          <w:tcPr>
            <w:tcW w:w="2777" w:type="dxa"/>
            <w:tcBorders>
              <w:top w:val="single" w:sz="4" w:space="0" w:color="000000"/>
              <w:left w:val="single" w:sz="4" w:space="0" w:color="000000"/>
              <w:bottom w:val="single" w:sz="4" w:space="0" w:color="000000"/>
              <w:right w:val="single" w:sz="4" w:space="0" w:color="000000"/>
            </w:tcBorders>
            <w:vAlign w:val="center"/>
          </w:tcPr>
          <w:p w14:paraId="6AD5FF06" w14:textId="77777777" w:rsidR="00875B52" w:rsidRPr="00835288" w:rsidRDefault="00875B52" w:rsidP="001F3F09">
            <w:pPr>
              <w:spacing w:after="0" w:line="240" w:lineRule="auto"/>
              <w:jc w:val="left"/>
              <w:rPr>
                <w:rFonts w:cs="Times New Roman"/>
                <w:color w:val="000000"/>
                <w:sz w:val="24"/>
                <w:szCs w:val="24"/>
              </w:rPr>
            </w:pPr>
            <w:r>
              <w:rPr>
                <w:rFonts w:cs="Times New Roman"/>
                <w:color w:val="000000"/>
                <w:sz w:val="24"/>
                <w:szCs w:val="24"/>
              </w:rPr>
              <w:t xml:space="preserve">Chọn đơn vị trên sơ đồ tổ chức, hiển thị đơn vị được chọn theo sơ đồ tổ chức. </w:t>
            </w:r>
          </w:p>
        </w:tc>
        <w:tc>
          <w:tcPr>
            <w:tcW w:w="885" w:type="dxa"/>
            <w:tcBorders>
              <w:top w:val="single" w:sz="4" w:space="0" w:color="000000"/>
              <w:left w:val="single" w:sz="4" w:space="0" w:color="000000"/>
              <w:bottom w:val="single" w:sz="4" w:space="0" w:color="000000"/>
              <w:right w:val="single" w:sz="4" w:space="0" w:color="000000"/>
            </w:tcBorders>
            <w:vAlign w:val="center"/>
          </w:tcPr>
          <w:p w14:paraId="2EA57394" w14:textId="77777777" w:rsidR="00875B52" w:rsidRPr="00835288" w:rsidRDefault="00875B52" w:rsidP="001F3F09">
            <w:pPr>
              <w:spacing w:before="240"/>
              <w:jc w:val="center"/>
              <w:rPr>
                <w:rFonts w:cs="Times New Roman"/>
                <w:sz w:val="24"/>
                <w:szCs w:val="24"/>
              </w:rPr>
            </w:pPr>
            <w:r>
              <w:rPr>
                <w:rFonts w:cs="Times New Roman"/>
                <w:sz w:val="24"/>
                <w:szCs w:val="24"/>
              </w:rPr>
              <w:t>Chọn</w:t>
            </w:r>
          </w:p>
        </w:tc>
        <w:tc>
          <w:tcPr>
            <w:tcW w:w="797" w:type="dxa"/>
            <w:tcBorders>
              <w:top w:val="single" w:sz="4" w:space="0" w:color="000000"/>
              <w:left w:val="single" w:sz="4" w:space="0" w:color="000000"/>
              <w:bottom w:val="single" w:sz="4" w:space="0" w:color="000000"/>
              <w:right w:val="single" w:sz="4" w:space="0" w:color="000000"/>
            </w:tcBorders>
          </w:tcPr>
          <w:p w14:paraId="1C4FCBE9" w14:textId="77777777" w:rsidR="00875B52" w:rsidRPr="00835288" w:rsidRDefault="00875B52" w:rsidP="001F3F09">
            <w:pPr>
              <w:spacing w:before="240"/>
              <w:jc w:val="center"/>
              <w:rPr>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3C4E66A3" w14:textId="77777777" w:rsidR="00875B52" w:rsidRPr="00835288" w:rsidRDefault="00875B52" w:rsidP="001F3F09">
            <w:pPr>
              <w:spacing w:before="240"/>
              <w:jc w:val="center"/>
              <w:rPr>
                <w:rFonts w:cs="Times New Roman"/>
                <w:sz w:val="24"/>
                <w:szCs w:val="24"/>
              </w:rPr>
            </w:pPr>
            <w:r>
              <w:rPr>
                <w:rFonts w:cs="Times New Roman"/>
                <w:sz w:val="24"/>
                <w:szCs w:val="24"/>
              </w:rPr>
              <w:t>Có</w:t>
            </w:r>
          </w:p>
        </w:tc>
        <w:tc>
          <w:tcPr>
            <w:tcW w:w="1619" w:type="dxa"/>
            <w:tcBorders>
              <w:top w:val="single" w:sz="4" w:space="0" w:color="000000"/>
              <w:left w:val="single" w:sz="4" w:space="0" w:color="000000"/>
              <w:bottom w:val="single" w:sz="4" w:space="0" w:color="000000"/>
              <w:right w:val="single" w:sz="4" w:space="0" w:color="000000"/>
            </w:tcBorders>
            <w:vAlign w:val="center"/>
          </w:tcPr>
          <w:p w14:paraId="26C44F83" w14:textId="77777777" w:rsidR="00875B52" w:rsidRPr="00835288" w:rsidRDefault="00875B52" w:rsidP="001F3F09">
            <w:pPr>
              <w:keepLines w:val="0"/>
              <w:tabs>
                <w:tab w:val="left" w:pos="1134"/>
              </w:tabs>
              <w:spacing w:before="120" w:after="120" w:line="312" w:lineRule="auto"/>
              <w:jc w:val="left"/>
              <w:rPr>
                <w:rFonts w:cs="Times New Roman"/>
                <w:sz w:val="24"/>
                <w:szCs w:val="24"/>
              </w:rPr>
            </w:pPr>
            <w:r>
              <w:rPr>
                <w:rFonts w:cs="Times New Roman"/>
                <w:sz w:val="24"/>
                <w:szCs w:val="24"/>
              </w:rPr>
              <w:t>Cho phép người dùng chọn đến cấp nhỏ nhất trên sơ đồ tổ chức</w:t>
            </w:r>
          </w:p>
        </w:tc>
      </w:tr>
      <w:tr w:rsidR="00875B52" w:rsidRPr="00835288" w14:paraId="610D1154" w14:textId="77777777" w:rsidTr="00683753">
        <w:trPr>
          <w:trHeight w:val="286"/>
        </w:trPr>
        <w:tc>
          <w:tcPr>
            <w:tcW w:w="716" w:type="dxa"/>
            <w:tcBorders>
              <w:top w:val="single" w:sz="4" w:space="0" w:color="000000"/>
              <w:left w:val="single" w:sz="4" w:space="0" w:color="000000"/>
              <w:bottom w:val="single" w:sz="4" w:space="0" w:color="000000"/>
              <w:right w:val="single" w:sz="4" w:space="0" w:color="000000"/>
            </w:tcBorders>
            <w:vAlign w:val="center"/>
          </w:tcPr>
          <w:p w14:paraId="13DE0EF6" w14:textId="77777777" w:rsidR="00875B52" w:rsidRPr="00D302BA" w:rsidRDefault="00875B52" w:rsidP="0078597D">
            <w:pPr>
              <w:pStyle w:val="ListParagraph"/>
              <w:numPr>
                <w:ilvl w:val="0"/>
                <w:numId w:val="9"/>
              </w:numPr>
              <w:spacing w:after="0" w:line="26" w:lineRule="atLeast"/>
              <w:jc w:val="center"/>
              <w:rPr>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48F0A5DE" w14:textId="77777777" w:rsidR="00875B52" w:rsidRPr="00835288" w:rsidRDefault="00875B52" w:rsidP="001F3F09">
            <w:pPr>
              <w:spacing w:after="0" w:line="240" w:lineRule="auto"/>
              <w:jc w:val="left"/>
              <w:rPr>
                <w:rFonts w:cs="Times New Roman"/>
                <w:color w:val="000000"/>
                <w:sz w:val="24"/>
                <w:szCs w:val="24"/>
              </w:rPr>
            </w:pPr>
            <w:r>
              <w:rPr>
                <w:rFonts w:cs="Times New Roman"/>
                <w:color w:val="000000"/>
                <w:sz w:val="24"/>
                <w:szCs w:val="24"/>
              </w:rPr>
              <w:t>Chức danh</w:t>
            </w:r>
          </w:p>
        </w:tc>
        <w:tc>
          <w:tcPr>
            <w:tcW w:w="2777" w:type="dxa"/>
            <w:tcBorders>
              <w:top w:val="single" w:sz="4" w:space="0" w:color="000000"/>
              <w:left w:val="single" w:sz="4" w:space="0" w:color="000000"/>
              <w:bottom w:val="single" w:sz="4" w:space="0" w:color="000000"/>
              <w:right w:val="single" w:sz="4" w:space="0" w:color="000000"/>
            </w:tcBorders>
            <w:vAlign w:val="center"/>
          </w:tcPr>
          <w:p w14:paraId="53181FD2" w14:textId="5C8DFB36" w:rsidR="00875B52" w:rsidRPr="00835288" w:rsidRDefault="00875B52" w:rsidP="00D22C6C">
            <w:pPr>
              <w:spacing w:after="0" w:line="240" w:lineRule="auto"/>
              <w:jc w:val="left"/>
              <w:rPr>
                <w:rFonts w:cs="Times New Roman"/>
                <w:color w:val="000000"/>
                <w:sz w:val="24"/>
                <w:szCs w:val="24"/>
              </w:rPr>
              <w:pPrChange w:id="2825" w:author="Admin" w:date="2017-09-29T11:48:00Z">
                <w:pPr>
                  <w:spacing w:after="0" w:line="240" w:lineRule="auto"/>
                  <w:jc w:val="left"/>
                </w:pPr>
              </w:pPrChange>
            </w:pPr>
            <w:r>
              <w:rPr>
                <w:rFonts w:cs="Times New Roman"/>
                <w:color w:val="000000"/>
                <w:sz w:val="24"/>
                <w:szCs w:val="24"/>
              </w:rPr>
              <w:t xml:space="preserve">Hiển thị chức danh của đơn vị </w:t>
            </w:r>
            <w:del w:id="2826" w:author="Admin" w:date="2017-09-29T11:48:00Z">
              <w:r w:rsidDel="00D22C6C">
                <w:rPr>
                  <w:rFonts w:cs="Times New Roman"/>
                  <w:color w:val="000000"/>
                  <w:sz w:val="24"/>
                  <w:szCs w:val="24"/>
                </w:rPr>
                <w:delText>theo danh sách đã đăng ký</w:delText>
              </w:r>
            </w:del>
          </w:p>
        </w:tc>
        <w:tc>
          <w:tcPr>
            <w:tcW w:w="885" w:type="dxa"/>
            <w:tcBorders>
              <w:top w:val="single" w:sz="4" w:space="0" w:color="000000"/>
              <w:left w:val="single" w:sz="4" w:space="0" w:color="000000"/>
              <w:bottom w:val="single" w:sz="4" w:space="0" w:color="000000"/>
              <w:right w:val="single" w:sz="4" w:space="0" w:color="000000"/>
            </w:tcBorders>
            <w:vAlign w:val="center"/>
          </w:tcPr>
          <w:p w14:paraId="5F89A3E3" w14:textId="77777777" w:rsidR="00875B52" w:rsidRPr="00867413" w:rsidRDefault="00875B52" w:rsidP="001F3F09">
            <w:pPr>
              <w:spacing w:before="240"/>
              <w:jc w:val="center"/>
              <w:rPr>
                <w:rFonts w:cs="Times New Roman"/>
                <w:sz w:val="24"/>
                <w:szCs w:val="24"/>
                <w:lang w:val="vi-VN"/>
              </w:rPr>
            </w:pPr>
            <w:r>
              <w:rPr>
                <w:rFonts w:cs="Times New Roman"/>
                <w:sz w:val="24"/>
                <w:szCs w:val="24"/>
                <w:lang w:val="vi-VN"/>
              </w:rPr>
              <w:t>Danh sách</w:t>
            </w:r>
          </w:p>
        </w:tc>
        <w:tc>
          <w:tcPr>
            <w:tcW w:w="797" w:type="dxa"/>
            <w:tcBorders>
              <w:top w:val="single" w:sz="4" w:space="0" w:color="000000"/>
              <w:left w:val="single" w:sz="4" w:space="0" w:color="000000"/>
              <w:bottom w:val="single" w:sz="4" w:space="0" w:color="000000"/>
              <w:right w:val="single" w:sz="4" w:space="0" w:color="000000"/>
            </w:tcBorders>
            <w:vAlign w:val="center"/>
          </w:tcPr>
          <w:p w14:paraId="3E612B2F" w14:textId="77777777" w:rsidR="00875B52" w:rsidRPr="00835288" w:rsidRDefault="00875B52" w:rsidP="001F3F09">
            <w:pPr>
              <w:spacing w:before="240"/>
              <w:jc w:val="center"/>
              <w:rPr>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30C27D3F" w14:textId="77777777" w:rsidR="00875B52" w:rsidRPr="00835288" w:rsidRDefault="00875B52" w:rsidP="001F3F09">
            <w:pPr>
              <w:spacing w:before="240"/>
              <w:jc w:val="center"/>
              <w:rPr>
                <w:rFonts w:cs="Times New Roman"/>
                <w:sz w:val="24"/>
                <w:szCs w:val="24"/>
              </w:rPr>
            </w:pPr>
            <w:r>
              <w:rPr>
                <w:rFonts w:cs="Times New Roman"/>
                <w:sz w:val="24"/>
                <w:szCs w:val="24"/>
              </w:rPr>
              <w:t>Có</w:t>
            </w:r>
          </w:p>
        </w:tc>
        <w:tc>
          <w:tcPr>
            <w:tcW w:w="1619" w:type="dxa"/>
            <w:tcBorders>
              <w:top w:val="single" w:sz="4" w:space="0" w:color="000000"/>
              <w:left w:val="single" w:sz="4" w:space="0" w:color="000000"/>
              <w:bottom w:val="single" w:sz="4" w:space="0" w:color="000000"/>
              <w:right w:val="single" w:sz="4" w:space="0" w:color="000000"/>
            </w:tcBorders>
            <w:vAlign w:val="center"/>
          </w:tcPr>
          <w:p w14:paraId="304BA531" w14:textId="50F8687F" w:rsidR="00875B52" w:rsidRPr="00835288" w:rsidRDefault="00D22C6C" w:rsidP="001F3F09">
            <w:pPr>
              <w:spacing w:before="240"/>
              <w:jc w:val="left"/>
              <w:rPr>
                <w:rFonts w:cs="Times New Roman"/>
                <w:sz w:val="24"/>
                <w:szCs w:val="24"/>
              </w:rPr>
            </w:pPr>
            <w:ins w:id="2827" w:author="Admin" w:date="2017-09-29T11:48:00Z">
              <w:r>
                <w:rPr>
                  <w:rFonts w:cs="Times New Roman"/>
                  <w:sz w:val="24"/>
                  <w:szCs w:val="24"/>
                </w:rPr>
                <w:t>Tham chiếu từ phần gán chức danh theo đơn vị</w:t>
              </w:r>
            </w:ins>
          </w:p>
        </w:tc>
      </w:tr>
      <w:tr w:rsidR="00875B52" w:rsidRPr="00835288" w14:paraId="77B89257" w14:textId="77777777" w:rsidTr="00683753">
        <w:trPr>
          <w:trHeight w:val="286"/>
        </w:trPr>
        <w:tc>
          <w:tcPr>
            <w:tcW w:w="716" w:type="dxa"/>
            <w:tcBorders>
              <w:top w:val="single" w:sz="4" w:space="0" w:color="000000"/>
              <w:left w:val="single" w:sz="4" w:space="0" w:color="000000"/>
              <w:bottom w:val="single" w:sz="4" w:space="0" w:color="000000"/>
              <w:right w:val="single" w:sz="4" w:space="0" w:color="000000"/>
            </w:tcBorders>
            <w:vAlign w:val="center"/>
          </w:tcPr>
          <w:p w14:paraId="4D5EBD20" w14:textId="77777777" w:rsidR="00875B52" w:rsidRPr="00D302BA" w:rsidRDefault="00875B52" w:rsidP="0078597D">
            <w:pPr>
              <w:pStyle w:val="ListParagraph"/>
              <w:numPr>
                <w:ilvl w:val="0"/>
                <w:numId w:val="9"/>
              </w:numPr>
              <w:spacing w:after="0" w:line="26" w:lineRule="atLeast"/>
              <w:jc w:val="center"/>
              <w:rPr>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468A46E5" w14:textId="77777777" w:rsidR="00875B52" w:rsidRDefault="00875B52" w:rsidP="001F3F09">
            <w:pPr>
              <w:spacing w:after="0" w:line="240" w:lineRule="auto"/>
              <w:jc w:val="left"/>
              <w:rPr>
                <w:rFonts w:cs="Times New Roman"/>
                <w:color w:val="000000"/>
                <w:sz w:val="24"/>
                <w:szCs w:val="24"/>
              </w:rPr>
            </w:pPr>
            <w:r>
              <w:rPr>
                <w:rFonts w:cs="Times New Roman"/>
                <w:color w:val="000000"/>
                <w:sz w:val="24"/>
                <w:szCs w:val="24"/>
              </w:rPr>
              <w:t>Nhân sự tại thời điểm hiện tại</w:t>
            </w:r>
          </w:p>
        </w:tc>
        <w:tc>
          <w:tcPr>
            <w:tcW w:w="2777" w:type="dxa"/>
            <w:tcBorders>
              <w:top w:val="single" w:sz="4" w:space="0" w:color="000000"/>
              <w:left w:val="single" w:sz="4" w:space="0" w:color="000000"/>
              <w:bottom w:val="single" w:sz="4" w:space="0" w:color="000000"/>
              <w:right w:val="single" w:sz="4" w:space="0" w:color="000000"/>
            </w:tcBorders>
            <w:vAlign w:val="center"/>
          </w:tcPr>
          <w:p w14:paraId="41CEA9F7" w14:textId="77777777" w:rsidR="00875B52" w:rsidRDefault="00875B52" w:rsidP="001F3F09">
            <w:pPr>
              <w:spacing w:after="0" w:line="240" w:lineRule="auto"/>
              <w:jc w:val="left"/>
              <w:rPr>
                <w:rFonts w:cs="Times New Roman"/>
                <w:color w:val="000000"/>
                <w:sz w:val="24"/>
                <w:szCs w:val="24"/>
              </w:rPr>
            </w:pPr>
            <w:r>
              <w:rPr>
                <w:rFonts w:cs="Times New Roman"/>
                <w:color w:val="000000"/>
                <w:sz w:val="24"/>
                <w:szCs w:val="24"/>
              </w:rPr>
              <w:t>Số lượng nhân sự tại thời điểm hiện tại (lấy dữ liệu từ phân hệ Hồ sơ)</w:t>
            </w:r>
          </w:p>
        </w:tc>
        <w:tc>
          <w:tcPr>
            <w:tcW w:w="885" w:type="dxa"/>
            <w:tcBorders>
              <w:top w:val="single" w:sz="4" w:space="0" w:color="000000"/>
              <w:left w:val="single" w:sz="4" w:space="0" w:color="000000"/>
              <w:bottom w:val="single" w:sz="4" w:space="0" w:color="000000"/>
              <w:right w:val="single" w:sz="4" w:space="0" w:color="000000"/>
            </w:tcBorders>
            <w:vAlign w:val="center"/>
          </w:tcPr>
          <w:p w14:paraId="305B3C5A" w14:textId="77777777" w:rsidR="00875B52" w:rsidRDefault="00875B52" w:rsidP="001F3F09">
            <w:pPr>
              <w:spacing w:before="240"/>
              <w:jc w:val="center"/>
              <w:rPr>
                <w:rFonts w:cs="Times New Roman"/>
                <w:sz w:val="24"/>
                <w:szCs w:val="24"/>
              </w:rPr>
            </w:pPr>
            <w:r>
              <w:rPr>
                <w:rFonts w:cs="Times New Roman"/>
                <w:sz w:val="24"/>
                <w:szCs w:val="24"/>
              </w:rPr>
              <w:t>Số</w:t>
            </w:r>
          </w:p>
        </w:tc>
        <w:tc>
          <w:tcPr>
            <w:tcW w:w="797" w:type="dxa"/>
            <w:tcBorders>
              <w:top w:val="single" w:sz="4" w:space="0" w:color="000000"/>
              <w:left w:val="single" w:sz="4" w:space="0" w:color="000000"/>
              <w:bottom w:val="single" w:sz="4" w:space="0" w:color="000000"/>
              <w:right w:val="single" w:sz="4" w:space="0" w:color="000000"/>
            </w:tcBorders>
            <w:vAlign w:val="center"/>
          </w:tcPr>
          <w:p w14:paraId="37271772" w14:textId="77777777" w:rsidR="00875B52" w:rsidRPr="00835288" w:rsidRDefault="00875B52" w:rsidP="001F3F09">
            <w:pPr>
              <w:spacing w:before="240"/>
              <w:jc w:val="center"/>
              <w:rPr>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71BB4694" w14:textId="162DBB72" w:rsidR="00875B52" w:rsidRDefault="00D22C6C" w:rsidP="001F3F09">
            <w:pPr>
              <w:spacing w:before="240"/>
              <w:jc w:val="center"/>
              <w:rPr>
                <w:rFonts w:cs="Times New Roman"/>
                <w:sz w:val="24"/>
                <w:szCs w:val="24"/>
              </w:rPr>
            </w:pPr>
            <w:ins w:id="2828" w:author="Admin" w:date="2017-09-29T11:53:00Z">
              <w:r>
                <w:rPr>
                  <w:rFonts w:cs="Times New Roman"/>
                  <w:sz w:val="24"/>
                  <w:szCs w:val="24"/>
                </w:rPr>
                <w:t>Reonly</w:t>
              </w:r>
            </w:ins>
            <w:del w:id="2829" w:author="Admin" w:date="2017-09-29T11:53:00Z">
              <w:r w:rsidR="00875B52" w:rsidDel="00D22C6C">
                <w:rPr>
                  <w:rFonts w:cs="Times New Roman"/>
                  <w:sz w:val="24"/>
                  <w:szCs w:val="24"/>
                </w:rPr>
                <w:delText>Có</w:delText>
              </w:r>
            </w:del>
          </w:p>
        </w:tc>
        <w:tc>
          <w:tcPr>
            <w:tcW w:w="1619" w:type="dxa"/>
            <w:tcBorders>
              <w:top w:val="single" w:sz="4" w:space="0" w:color="000000"/>
              <w:left w:val="single" w:sz="4" w:space="0" w:color="000000"/>
              <w:bottom w:val="single" w:sz="4" w:space="0" w:color="000000"/>
              <w:right w:val="single" w:sz="4" w:space="0" w:color="000000"/>
            </w:tcBorders>
            <w:vAlign w:val="center"/>
          </w:tcPr>
          <w:p w14:paraId="388F979F" w14:textId="681AD66E" w:rsidR="00875B52" w:rsidRPr="00835288" w:rsidRDefault="00875B52" w:rsidP="001F3F09">
            <w:pPr>
              <w:spacing w:before="240"/>
              <w:jc w:val="left"/>
              <w:rPr>
                <w:rFonts w:cs="Times New Roman"/>
                <w:sz w:val="24"/>
                <w:szCs w:val="24"/>
              </w:rPr>
            </w:pPr>
          </w:p>
        </w:tc>
      </w:tr>
      <w:tr w:rsidR="00D22C6C" w:rsidRPr="00835288" w14:paraId="22D79376" w14:textId="77777777" w:rsidTr="00683753">
        <w:trPr>
          <w:trHeight w:val="286"/>
          <w:ins w:id="2830" w:author="Admin" w:date="2017-09-29T11:49:00Z"/>
        </w:trPr>
        <w:tc>
          <w:tcPr>
            <w:tcW w:w="716" w:type="dxa"/>
            <w:tcBorders>
              <w:top w:val="single" w:sz="4" w:space="0" w:color="000000"/>
              <w:left w:val="single" w:sz="4" w:space="0" w:color="000000"/>
              <w:bottom w:val="single" w:sz="4" w:space="0" w:color="000000"/>
              <w:right w:val="single" w:sz="4" w:space="0" w:color="000000"/>
            </w:tcBorders>
            <w:vAlign w:val="center"/>
          </w:tcPr>
          <w:p w14:paraId="07D6290D" w14:textId="77777777" w:rsidR="00D22C6C" w:rsidRPr="00D302BA" w:rsidRDefault="00D22C6C" w:rsidP="0078597D">
            <w:pPr>
              <w:pStyle w:val="ListParagraph"/>
              <w:numPr>
                <w:ilvl w:val="0"/>
                <w:numId w:val="9"/>
              </w:numPr>
              <w:spacing w:after="0" w:line="26" w:lineRule="atLeast"/>
              <w:jc w:val="center"/>
              <w:rPr>
                <w:ins w:id="2831" w:author="Admin" w:date="2017-09-29T11:49: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3DF19C0F" w14:textId="7E62D072" w:rsidR="00D22C6C" w:rsidRDefault="00D22C6C" w:rsidP="001F3F09">
            <w:pPr>
              <w:spacing w:after="0" w:line="240" w:lineRule="auto"/>
              <w:jc w:val="left"/>
              <w:rPr>
                <w:ins w:id="2832" w:author="Admin" w:date="2017-09-29T11:49:00Z"/>
                <w:rFonts w:cs="Times New Roman"/>
                <w:color w:val="000000"/>
                <w:sz w:val="24"/>
                <w:szCs w:val="24"/>
              </w:rPr>
            </w:pPr>
            <w:ins w:id="2833" w:author="Admin" w:date="2017-09-29T11:49:00Z">
              <w:r>
                <w:rPr>
                  <w:rFonts w:cs="Times New Roman"/>
                  <w:color w:val="000000"/>
                  <w:sz w:val="24"/>
                  <w:szCs w:val="24"/>
                </w:rPr>
                <w:t>Số lượng ĐB nhân sự tháng 4</w:t>
              </w:r>
            </w:ins>
          </w:p>
        </w:tc>
        <w:tc>
          <w:tcPr>
            <w:tcW w:w="2777" w:type="dxa"/>
            <w:tcBorders>
              <w:top w:val="single" w:sz="4" w:space="0" w:color="000000"/>
              <w:left w:val="single" w:sz="4" w:space="0" w:color="000000"/>
              <w:bottom w:val="single" w:sz="4" w:space="0" w:color="000000"/>
              <w:right w:val="single" w:sz="4" w:space="0" w:color="000000"/>
            </w:tcBorders>
            <w:vAlign w:val="center"/>
          </w:tcPr>
          <w:p w14:paraId="78FCB819" w14:textId="587A194E" w:rsidR="00D22C6C" w:rsidRDefault="00D22C6C" w:rsidP="001F3F09">
            <w:pPr>
              <w:spacing w:after="0" w:line="240" w:lineRule="auto"/>
              <w:jc w:val="left"/>
              <w:rPr>
                <w:ins w:id="2834" w:author="Admin" w:date="2017-09-29T11:49:00Z"/>
                <w:rFonts w:cs="Times New Roman"/>
                <w:color w:val="000000"/>
                <w:sz w:val="24"/>
                <w:szCs w:val="24"/>
              </w:rPr>
            </w:pPr>
            <w:ins w:id="2835" w:author="Admin" w:date="2017-09-29T11:50:00Z">
              <w:r>
                <w:rPr>
                  <w:rFonts w:cs="Times New Roman"/>
                  <w:color w:val="000000"/>
                  <w:sz w:val="24"/>
                  <w:szCs w:val="24"/>
                </w:rPr>
                <w:t>Số lượng định biên nhân sự tháng 4</w:t>
              </w:r>
            </w:ins>
          </w:p>
        </w:tc>
        <w:tc>
          <w:tcPr>
            <w:tcW w:w="885" w:type="dxa"/>
            <w:tcBorders>
              <w:top w:val="single" w:sz="4" w:space="0" w:color="000000"/>
              <w:left w:val="single" w:sz="4" w:space="0" w:color="000000"/>
              <w:bottom w:val="single" w:sz="4" w:space="0" w:color="000000"/>
              <w:right w:val="single" w:sz="4" w:space="0" w:color="000000"/>
            </w:tcBorders>
            <w:vAlign w:val="center"/>
          </w:tcPr>
          <w:p w14:paraId="122F9052" w14:textId="138B9E9A" w:rsidR="00D22C6C" w:rsidRDefault="00D22C6C" w:rsidP="001F3F09">
            <w:pPr>
              <w:spacing w:before="240"/>
              <w:jc w:val="center"/>
              <w:rPr>
                <w:ins w:id="2836" w:author="Admin" w:date="2017-09-29T11:49:00Z"/>
                <w:rFonts w:cs="Times New Roman"/>
                <w:sz w:val="24"/>
                <w:szCs w:val="24"/>
              </w:rPr>
            </w:pPr>
            <w:ins w:id="2837" w:author="Admin" w:date="2017-09-29T11:50:00Z">
              <w:r>
                <w:rPr>
                  <w:rFonts w:cs="Times New Roman"/>
                  <w:sz w:val="24"/>
                  <w:szCs w:val="24"/>
                </w:rPr>
                <w:t xml:space="preserve">Số </w:t>
              </w:r>
            </w:ins>
          </w:p>
        </w:tc>
        <w:tc>
          <w:tcPr>
            <w:tcW w:w="797" w:type="dxa"/>
            <w:tcBorders>
              <w:top w:val="single" w:sz="4" w:space="0" w:color="000000"/>
              <w:left w:val="single" w:sz="4" w:space="0" w:color="000000"/>
              <w:bottom w:val="single" w:sz="4" w:space="0" w:color="000000"/>
              <w:right w:val="single" w:sz="4" w:space="0" w:color="000000"/>
            </w:tcBorders>
            <w:vAlign w:val="center"/>
          </w:tcPr>
          <w:p w14:paraId="45C0495E" w14:textId="77777777" w:rsidR="00D22C6C" w:rsidRPr="00835288" w:rsidRDefault="00D22C6C" w:rsidP="001F3F09">
            <w:pPr>
              <w:spacing w:before="240"/>
              <w:jc w:val="center"/>
              <w:rPr>
                <w:ins w:id="2838" w:author="Admin" w:date="2017-09-29T11:49: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7CCB8219" w14:textId="2075BAC9" w:rsidR="00D22C6C" w:rsidRDefault="00D22C6C" w:rsidP="001F3F09">
            <w:pPr>
              <w:spacing w:before="240"/>
              <w:jc w:val="center"/>
              <w:rPr>
                <w:ins w:id="2839" w:author="Admin" w:date="2017-09-29T11:49:00Z"/>
                <w:rFonts w:cs="Times New Roman"/>
                <w:sz w:val="24"/>
                <w:szCs w:val="24"/>
              </w:rPr>
            </w:pPr>
            <w:ins w:id="2840" w:author="Admin" w:date="2017-09-29T11:53:00Z">
              <w:r>
                <w:rPr>
                  <w:rFonts w:cs="Times New Roman"/>
                  <w:sz w:val="24"/>
                  <w:szCs w:val="24"/>
                </w:rPr>
                <w:t>Không</w:t>
              </w:r>
            </w:ins>
          </w:p>
        </w:tc>
        <w:tc>
          <w:tcPr>
            <w:tcW w:w="1619" w:type="dxa"/>
            <w:tcBorders>
              <w:top w:val="single" w:sz="4" w:space="0" w:color="000000"/>
              <w:left w:val="single" w:sz="4" w:space="0" w:color="000000"/>
              <w:bottom w:val="single" w:sz="4" w:space="0" w:color="000000"/>
              <w:right w:val="single" w:sz="4" w:space="0" w:color="000000"/>
            </w:tcBorders>
            <w:vAlign w:val="center"/>
          </w:tcPr>
          <w:p w14:paraId="264AE8F4" w14:textId="77777777" w:rsidR="00D22C6C" w:rsidRPr="00835288" w:rsidRDefault="00D22C6C" w:rsidP="001F3F09">
            <w:pPr>
              <w:spacing w:before="240"/>
              <w:jc w:val="left"/>
              <w:rPr>
                <w:ins w:id="2841" w:author="Admin" w:date="2017-09-29T11:49:00Z"/>
                <w:rFonts w:cs="Times New Roman"/>
                <w:sz w:val="24"/>
                <w:szCs w:val="24"/>
              </w:rPr>
            </w:pPr>
          </w:p>
        </w:tc>
      </w:tr>
      <w:tr w:rsidR="00D22C6C" w:rsidRPr="00835288" w14:paraId="1A676F92" w14:textId="77777777" w:rsidTr="00A467A2">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842" w:author="Admin" w:date="2017-09-29T11:53:00Z">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2843" w:author="Admin" w:date="2017-09-29T11:49:00Z"/>
          <w:trPrChange w:id="2844" w:author="Admin" w:date="2017-09-29T11:53:00Z">
            <w:trPr>
              <w:trHeight w:val="286"/>
            </w:trPr>
          </w:trPrChange>
        </w:trPr>
        <w:tc>
          <w:tcPr>
            <w:tcW w:w="716" w:type="dxa"/>
            <w:tcBorders>
              <w:top w:val="single" w:sz="4" w:space="0" w:color="000000"/>
              <w:left w:val="single" w:sz="4" w:space="0" w:color="000000"/>
              <w:bottom w:val="single" w:sz="4" w:space="0" w:color="000000"/>
              <w:right w:val="single" w:sz="4" w:space="0" w:color="000000"/>
            </w:tcBorders>
            <w:vAlign w:val="center"/>
            <w:tcPrChange w:id="2845" w:author="Admin" w:date="2017-09-29T11:53:00Z">
              <w:tcPr>
                <w:tcW w:w="716" w:type="dxa"/>
                <w:tcBorders>
                  <w:top w:val="single" w:sz="4" w:space="0" w:color="000000"/>
                  <w:left w:val="single" w:sz="4" w:space="0" w:color="000000"/>
                  <w:bottom w:val="single" w:sz="4" w:space="0" w:color="000000"/>
                  <w:right w:val="single" w:sz="4" w:space="0" w:color="000000"/>
                </w:tcBorders>
                <w:vAlign w:val="center"/>
              </w:tcPr>
            </w:tcPrChange>
          </w:tcPr>
          <w:p w14:paraId="6D4371C0" w14:textId="77777777" w:rsidR="00D22C6C" w:rsidRPr="00D302BA" w:rsidRDefault="00D22C6C" w:rsidP="00D22C6C">
            <w:pPr>
              <w:pStyle w:val="ListParagraph"/>
              <w:numPr>
                <w:ilvl w:val="0"/>
                <w:numId w:val="9"/>
              </w:numPr>
              <w:spacing w:after="0" w:line="26" w:lineRule="atLeast"/>
              <w:jc w:val="center"/>
              <w:rPr>
                <w:ins w:id="2846" w:author="Admin" w:date="2017-09-29T11:49: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Change w:id="2847" w:author="Admin" w:date="2017-09-29T11:53:00Z">
              <w:tcPr>
                <w:tcW w:w="1627" w:type="dxa"/>
                <w:tcBorders>
                  <w:top w:val="single" w:sz="4" w:space="0" w:color="000000"/>
                  <w:left w:val="single" w:sz="4" w:space="0" w:color="000000"/>
                  <w:bottom w:val="single" w:sz="4" w:space="0" w:color="000000"/>
                  <w:right w:val="single" w:sz="4" w:space="0" w:color="000000"/>
                </w:tcBorders>
                <w:vAlign w:val="center"/>
              </w:tcPr>
            </w:tcPrChange>
          </w:tcPr>
          <w:p w14:paraId="4F6FBA73" w14:textId="496F4E7A" w:rsidR="00D22C6C" w:rsidRDefault="00D22C6C" w:rsidP="00D22C6C">
            <w:pPr>
              <w:spacing w:after="0" w:line="240" w:lineRule="auto"/>
              <w:jc w:val="left"/>
              <w:rPr>
                <w:ins w:id="2848" w:author="Admin" w:date="2017-09-29T11:49:00Z"/>
                <w:rFonts w:cs="Times New Roman"/>
                <w:color w:val="000000"/>
                <w:sz w:val="24"/>
                <w:szCs w:val="24"/>
              </w:rPr>
            </w:pPr>
            <w:ins w:id="2849" w:author="Admin" w:date="2017-09-29T11:49:00Z">
              <w:r>
                <w:rPr>
                  <w:rFonts w:cs="Times New Roman"/>
                  <w:color w:val="000000"/>
                  <w:sz w:val="24"/>
                  <w:szCs w:val="24"/>
                </w:rPr>
                <w:t>Số lượng ĐB nhân sự tháng 5</w:t>
              </w:r>
            </w:ins>
          </w:p>
        </w:tc>
        <w:tc>
          <w:tcPr>
            <w:tcW w:w="2777" w:type="dxa"/>
            <w:tcBorders>
              <w:top w:val="single" w:sz="4" w:space="0" w:color="000000"/>
              <w:left w:val="single" w:sz="4" w:space="0" w:color="000000"/>
              <w:bottom w:val="single" w:sz="4" w:space="0" w:color="000000"/>
              <w:right w:val="single" w:sz="4" w:space="0" w:color="000000"/>
            </w:tcBorders>
            <w:vAlign w:val="center"/>
            <w:tcPrChange w:id="2850" w:author="Admin" w:date="2017-09-29T11:53:00Z">
              <w:tcPr>
                <w:tcW w:w="2777" w:type="dxa"/>
                <w:tcBorders>
                  <w:top w:val="single" w:sz="4" w:space="0" w:color="000000"/>
                  <w:left w:val="single" w:sz="4" w:space="0" w:color="000000"/>
                  <w:bottom w:val="single" w:sz="4" w:space="0" w:color="000000"/>
                  <w:right w:val="single" w:sz="4" w:space="0" w:color="000000"/>
                </w:tcBorders>
                <w:vAlign w:val="center"/>
              </w:tcPr>
            </w:tcPrChange>
          </w:tcPr>
          <w:p w14:paraId="0C50B69B" w14:textId="41676AB2" w:rsidR="00D22C6C" w:rsidRDefault="00D22C6C" w:rsidP="00D22C6C">
            <w:pPr>
              <w:spacing w:after="0" w:line="240" w:lineRule="auto"/>
              <w:jc w:val="left"/>
              <w:rPr>
                <w:ins w:id="2851" w:author="Admin" w:date="2017-09-29T11:49:00Z"/>
                <w:rFonts w:cs="Times New Roman"/>
                <w:color w:val="000000"/>
                <w:sz w:val="24"/>
                <w:szCs w:val="24"/>
              </w:rPr>
            </w:pPr>
            <w:ins w:id="2852" w:author="Admin" w:date="2017-09-29T11:50:00Z">
              <w:r>
                <w:rPr>
                  <w:rFonts w:cs="Times New Roman"/>
                  <w:color w:val="000000"/>
                  <w:sz w:val="24"/>
                  <w:szCs w:val="24"/>
                </w:rPr>
                <w:t>Số</w:t>
              </w:r>
              <w:r>
                <w:rPr>
                  <w:rFonts w:cs="Times New Roman"/>
                  <w:color w:val="000000"/>
                  <w:sz w:val="24"/>
                  <w:szCs w:val="24"/>
                </w:rPr>
                <w:t xml:space="preserve"> lượng định biên nhân sự tháng 5</w:t>
              </w:r>
            </w:ins>
          </w:p>
        </w:tc>
        <w:tc>
          <w:tcPr>
            <w:tcW w:w="885" w:type="dxa"/>
            <w:tcBorders>
              <w:top w:val="single" w:sz="4" w:space="0" w:color="000000"/>
              <w:left w:val="single" w:sz="4" w:space="0" w:color="000000"/>
              <w:bottom w:val="single" w:sz="4" w:space="0" w:color="000000"/>
              <w:right w:val="single" w:sz="4" w:space="0" w:color="000000"/>
            </w:tcBorders>
            <w:tcPrChange w:id="2853" w:author="Admin" w:date="2017-09-29T11:53:00Z">
              <w:tcPr>
                <w:tcW w:w="885" w:type="dxa"/>
                <w:tcBorders>
                  <w:top w:val="single" w:sz="4" w:space="0" w:color="000000"/>
                  <w:left w:val="single" w:sz="4" w:space="0" w:color="000000"/>
                  <w:bottom w:val="single" w:sz="4" w:space="0" w:color="000000"/>
                  <w:right w:val="single" w:sz="4" w:space="0" w:color="000000"/>
                </w:tcBorders>
                <w:vAlign w:val="center"/>
              </w:tcPr>
            </w:tcPrChange>
          </w:tcPr>
          <w:p w14:paraId="0F7A1035" w14:textId="3250B435" w:rsidR="00D22C6C" w:rsidRDefault="00D22C6C" w:rsidP="00D22C6C">
            <w:pPr>
              <w:spacing w:before="240"/>
              <w:jc w:val="center"/>
              <w:rPr>
                <w:ins w:id="2854" w:author="Admin" w:date="2017-09-29T11:49:00Z"/>
                <w:rFonts w:cs="Times New Roman"/>
                <w:sz w:val="24"/>
                <w:szCs w:val="24"/>
              </w:rPr>
            </w:pPr>
            <w:ins w:id="2855" w:author="Admin" w:date="2017-09-29T11:50:00Z">
              <w:r w:rsidRPr="005D265F">
                <w:rPr>
                  <w:rFonts w:cs="Times New Roman"/>
                  <w:sz w:val="24"/>
                  <w:szCs w:val="24"/>
                </w:rPr>
                <w:t xml:space="preserve">Số </w:t>
              </w:r>
            </w:ins>
          </w:p>
        </w:tc>
        <w:tc>
          <w:tcPr>
            <w:tcW w:w="797" w:type="dxa"/>
            <w:tcBorders>
              <w:top w:val="single" w:sz="4" w:space="0" w:color="000000"/>
              <w:left w:val="single" w:sz="4" w:space="0" w:color="000000"/>
              <w:bottom w:val="single" w:sz="4" w:space="0" w:color="000000"/>
              <w:right w:val="single" w:sz="4" w:space="0" w:color="000000"/>
            </w:tcBorders>
            <w:vAlign w:val="center"/>
            <w:tcPrChange w:id="2856" w:author="Admin" w:date="2017-09-29T11:53: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58CC880F" w14:textId="77777777" w:rsidR="00D22C6C" w:rsidRPr="00835288" w:rsidRDefault="00D22C6C" w:rsidP="00D22C6C">
            <w:pPr>
              <w:spacing w:before="240"/>
              <w:jc w:val="center"/>
              <w:rPr>
                <w:ins w:id="2857" w:author="Admin" w:date="2017-09-29T11:49: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tcPrChange w:id="2858" w:author="Admin" w:date="2017-09-29T11:53:00Z">
              <w:tcPr>
                <w:tcW w:w="940" w:type="dxa"/>
                <w:tcBorders>
                  <w:top w:val="single" w:sz="4" w:space="0" w:color="000000"/>
                  <w:left w:val="single" w:sz="4" w:space="0" w:color="000000"/>
                  <w:bottom w:val="single" w:sz="4" w:space="0" w:color="000000"/>
                  <w:right w:val="single" w:sz="4" w:space="0" w:color="000000"/>
                </w:tcBorders>
                <w:vAlign w:val="center"/>
              </w:tcPr>
            </w:tcPrChange>
          </w:tcPr>
          <w:p w14:paraId="398C9A3D" w14:textId="08F23B1B" w:rsidR="00D22C6C" w:rsidRDefault="00D22C6C" w:rsidP="00D22C6C">
            <w:pPr>
              <w:spacing w:before="240"/>
              <w:jc w:val="center"/>
              <w:rPr>
                <w:ins w:id="2859" w:author="Admin" w:date="2017-09-29T11:49:00Z"/>
                <w:rFonts w:cs="Times New Roman"/>
                <w:sz w:val="24"/>
                <w:szCs w:val="24"/>
              </w:rPr>
            </w:pPr>
            <w:ins w:id="2860" w:author="Admin" w:date="2017-09-29T11:53:00Z">
              <w:r w:rsidRPr="00B150B9">
                <w:rPr>
                  <w:rFonts w:cs="Times New Roman"/>
                  <w:sz w:val="24"/>
                  <w:szCs w:val="24"/>
                </w:rPr>
                <w:t>Không</w:t>
              </w:r>
            </w:ins>
          </w:p>
        </w:tc>
        <w:tc>
          <w:tcPr>
            <w:tcW w:w="1619" w:type="dxa"/>
            <w:tcBorders>
              <w:top w:val="single" w:sz="4" w:space="0" w:color="000000"/>
              <w:left w:val="single" w:sz="4" w:space="0" w:color="000000"/>
              <w:bottom w:val="single" w:sz="4" w:space="0" w:color="000000"/>
              <w:right w:val="single" w:sz="4" w:space="0" w:color="000000"/>
            </w:tcBorders>
            <w:vAlign w:val="center"/>
            <w:tcPrChange w:id="2861" w:author="Admin" w:date="2017-09-29T11:53:00Z">
              <w:tcPr>
                <w:tcW w:w="1619" w:type="dxa"/>
                <w:tcBorders>
                  <w:top w:val="single" w:sz="4" w:space="0" w:color="000000"/>
                  <w:left w:val="single" w:sz="4" w:space="0" w:color="000000"/>
                  <w:bottom w:val="single" w:sz="4" w:space="0" w:color="000000"/>
                  <w:right w:val="single" w:sz="4" w:space="0" w:color="000000"/>
                </w:tcBorders>
                <w:vAlign w:val="center"/>
              </w:tcPr>
            </w:tcPrChange>
          </w:tcPr>
          <w:p w14:paraId="6205FA7D" w14:textId="77777777" w:rsidR="00D22C6C" w:rsidRPr="00835288" w:rsidRDefault="00D22C6C" w:rsidP="00D22C6C">
            <w:pPr>
              <w:spacing w:before="240"/>
              <w:jc w:val="left"/>
              <w:rPr>
                <w:ins w:id="2862" w:author="Admin" w:date="2017-09-29T11:49:00Z"/>
                <w:rFonts w:cs="Times New Roman"/>
                <w:sz w:val="24"/>
                <w:szCs w:val="24"/>
              </w:rPr>
            </w:pPr>
          </w:p>
        </w:tc>
      </w:tr>
      <w:tr w:rsidR="00D22C6C" w:rsidRPr="00835288" w14:paraId="2CE38645" w14:textId="77777777" w:rsidTr="00A467A2">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863" w:author="Admin" w:date="2017-09-29T11:53:00Z">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2864" w:author="Admin" w:date="2017-09-29T11:49:00Z"/>
          <w:trPrChange w:id="2865" w:author="Admin" w:date="2017-09-29T11:53:00Z">
            <w:trPr>
              <w:trHeight w:val="286"/>
            </w:trPr>
          </w:trPrChange>
        </w:trPr>
        <w:tc>
          <w:tcPr>
            <w:tcW w:w="716" w:type="dxa"/>
            <w:tcBorders>
              <w:top w:val="single" w:sz="4" w:space="0" w:color="000000"/>
              <w:left w:val="single" w:sz="4" w:space="0" w:color="000000"/>
              <w:bottom w:val="single" w:sz="4" w:space="0" w:color="000000"/>
              <w:right w:val="single" w:sz="4" w:space="0" w:color="000000"/>
            </w:tcBorders>
            <w:vAlign w:val="center"/>
            <w:tcPrChange w:id="2866" w:author="Admin" w:date="2017-09-29T11:53:00Z">
              <w:tcPr>
                <w:tcW w:w="716" w:type="dxa"/>
                <w:tcBorders>
                  <w:top w:val="single" w:sz="4" w:space="0" w:color="000000"/>
                  <w:left w:val="single" w:sz="4" w:space="0" w:color="000000"/>
                  <w:bottom w:val="single" w:sz="4" w:space="0" w:color="000000"/>
                  <w:right w:val="single" w:sz="4" w:space="0" w:color="000000"/>
                </w:tcBorders>
                <w:vAlign w:val="center"/>
              </w:tcPr>
            </w:tcPrChange>
          </w:tcPr>
          <w:p w14:paraId="25ED027E" w14:textId="77777777" w:rsidR="00D22C6C" w:rsidRPr="00D302BA" w:rsidRDefault="00D22C6C" w:rsidP="00D22C6C">
            <w:pPr>
              <w:pStyle w:val="ListParagraph"/>
              <w:numPr>
                <w:ilvl w:val="0"/>
                <w:numId w:val="9"/>
              </w:numPr>
              <w:spacing w:after="0" w:line="26" w:lineRule="atLeast"/>
              <w:jc w:val="center"/>
              <w:rPr>
                <w:ins w:id="2867" w:author="Admin" w:date="2017-09-29T11:49: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Change w:id="2868" w:author="Admin" w:date="2017-09-29T11:53:00Z">
              <w:tcPr>
                <w:tcW w:w="1627" w:type="dxa"/>
                <w:tcBorders>
                  <w:top w:val="single" w:sz="4" w:space="0" w:color="000000"/>
                  <w:left w:val="single" w:sz="4" w:space="0" w:color="000000"/>
                  <w:bottom w:val="single" w:sz="4" w:space="0" w:color="000000"/>
                  <w:right w:val="single" w:sz="4" w:space="0" w:color="000000"/>
                </w:tcBorders>
                <w:vAlign w:val="center"/>
              </w:tcPr>
            </w:tcPrChange>
          </w:tcPr>
          <w:p w14:paraId="10854FA1" w14:textId="33D3B9E2" w:rsidR="00D22C6C" w:rsidRDefault="00D22C6C" w:rsidP="00D22C6C">
            <w:pPr>
              <w:spacing w:after="0" w:line="240" w:lineRule="auto"/>
              <w:jc w:val="left"/>
              <w:rPr>
                <w:ins w:id="2869" w:author="Admin" w:date="2017-09-29T11:49:00Z"/>
                <w:rFonts w:cs="Times New Roman"/>
                <w:color w:val="000000"/>
                <w:sz w:val="24"/>
                <w:szCs w:val="24"/>
              </w:rPr>
            </w:pPr>
            <w:ins w:id="2870" w:author="Admin" w:date="2017-09-29T11:49:00Z">
              <w:r>
                <w:rPr>
                  <w:rFonts w:cs="Times New Roman"/>
                  <w:color w:val="000000"/>
                  <w:sz w:val="24"/>
                  <w:szCs w:val="24"/>
                </w:rPr>
                <w:t>Số lượng ĐB nhân sự tháng 6</w:t>
              </w:r>
            </w:ins>
          </w:p>
        </w:tc>
        <w:tc>
          <w:tcPr>
            <w:tcW w:w="2777" w:type="dxa"/>
            <w:tcBorders>
              <w:top w:val="single" w:sz="4" w:space="0" w:color="000000"/>
              <w:left w:val="single" w:sz="4" w:space="0" w:color="000000"/>
              <w:bottom w:val="single" w:sz="4" w:space="0" w:color="000000"/>
              <w:right w:val="single" w:sz="4" w:space="0" w:color="000000"/>
            </w:tcBorders>
            <w:vAlign w:val="center"/>
            <w:tcPrChange w:id="2871" w:author="Admin" w:date="2017-09-29T11:53:00Z">
              <w:tcPr>
                <w:tcW w:w="2777" w:type="dxa"/>
                <w:tcBorders>
                  <w:top w:val="single" w:sz="4" w:space="0" w:color="000000"/>
                  <w:left w:val="single" w:sz="4" w:space="0" w:color="000000"/>
                  <w:bottom w:val="single" w:sz="4" w:space="0" w:color="000000"/>
                  <w:right w:val="single" w:sz="4" w:space="0" w:color="000000"/>
                </w:tcBorders>
                <w:vAlign w:val="center"/>
              </w:tcPr>
            </w:tcPrChange>
          </w:tcPr>
          <w:p w14:paraId="654C7B46" w14:textId="18FFCD60" w:rsidR="00D22C6C" w:rsidRDefault="00D22C6C" w:rsidP="00D22C6C">
            <w:pPr>
              <w:spacing w:after="0" w:line="240" w:lineRule="auto"/>
              <w:jc w:val="left"/>
              <w:rPr>
                <w:ins w:id="2872" w:author="Admin" w:date="2017-09-29T11:49:00Z"/>
                <w:rFonts w:cs="Times New Roman"/>
                <w:color w:val="000000"/>
                <w:sz w:val="24"/>
                <w:szCs w:val="24"/>
              </w:rPr>
            </w:pPr>
            <w:ins w:id="2873" w:author="Admin" w:date="2017-09-29T11:50:00Z">
              <w:r>
                <w:rPr>
                  <w:rFonts w:cs="Times New Roman"/>
                  <w:color w:val="000000"/>
                  <w:sz w:val="24"/>
                  <w:szCs w:val="24"/>
                </w:rPr>
                <w:t>Số</w:t>
              </w:r>
              <w:r>
                <w:rPr>
                  <w:rFonts w:cs="Times New Roman"/>
                  <w:color w:val="000000"/>
                  <w:sz w:val="24"/>
                  <w:szCs w:val="24"/>
                </w:rPr>
                <w:t xml:space="preserve"> lượng định biên nhân sự tháng6</w:t>
              </w:r>
            </w:ins>
          </w:p>
        </w:tc>
        <w:tc>
          <w:tcPr>
            <w:tcW w:w="885" w:type="dxa"/>
            <w:tcBorders>
              <w:top w:val="single" w:sz="4" w:space="0" w:color="000000"/>
              <w:left w:val="single" w:sz="4" w:space="0" w:color="000000"/>
              <w:bottom w:val="single" w:sz="4" w:space="0" w:color="000000"/>
              <w:right w:val="single" w:sz="4" w:space="0" w:color="000000"/>
            </w:tcBorders>
            <w:tcPrChange w:id="2874" w:author="Admin" w:date="2017-09-29T11:53:00Z">
              <w:tcPr>
                <w:tcW w:w="885" w:type="dxa"/>
                <w:tcBorders>
                  <w:top w:val="single" w:sz="4" w:space="0" w:color="000000"/>
                  <w:left w:val="single" w:sz="4" w:space="0" w:color="000000"/>
                  <w:bottom w:val="single" w:sz="4" w:space="0" w:color="000000"/>
                  <w:right w:val="single" w:sz="4" w:space="0" w:color="000000"/>
                </w:tcBorders>
                <w:vAlign w:val="center"/>
              </w:tcPr>
            </w:tcPrChange>
          </w:tcPr>
          <w:p w14:paraId="42221794" w14:textId="5D1E26ED" w:rsidR="00D22C6C" w:rsidRDefault="00D22C6C" w:rsidP="00D22C6C">
            <w:pPr>
              <w:spacing w:before="240"/>
              <w:jc w:val="center"/>
              <w:rPr>
                <w:ins w:id="2875" w:author="Admin" w:date="2017-09-29T11:49:00Z"/>
                <w:rFonts w:cs="Times New Roman"/>
                <w:sz w:val="24"/>
                <w:szCs w:val="24"/>
              </w:rPr>
            </w:pPr>
            <w:ins w:id="2876" w:author="Admin" w:date="2017-09-29T11:50:00Z">
              <w:r w:rsidRPr="005D265F">
                <w:rPr>
                  <w:rFonts w:cs="Times New Roman"/>
                  <w:sz w:val="24"/>
                  <w:szCs w:val="24"/>
                </w:rPr>
                <w:t xml:space="preserve">Số </w:t>
              </w:r>
            </w:ins>
          </w:p>
        </w:tc>
        <w:tc>
          <w:tcPr>
            <w:tcW w:w="797" w:type="dxa"/>
            <w:tcBorders>
              <w:top w:val="single" w:sz="4" w:space="0" w:color="000000"/>
              <w:left w:val="single" w:sz="4" w:space="0" w:color="000000"/>
              <w:bottom w:val="single" w:sz="4" w:space="0" w:color="000000"/>
              <w:right w:val="single" w:sz="4" w:space="0" w:color="000000"/>
            </w:tcBorders>
            <w:vAlign w:val="center"/>
            <w:tcPrChange w:id="2877" w:author="Admin" w:date="2017-09-29T11:53: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30EF58DD" w14:textId="77777777" w:rsidR="00D22C6C" w:rsidRPr="00835288" w:rsidRDefault="00D22C6C" w:rsidP="00D22C6C">
            <w:pPr>
              <w:spacing w:before="240"/>
              <w:jc w:val="center"/>
              <w:rPr>
                <w:ins w:id="2878" w:author="Admin" w:date="2017-09-29T11:49: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tcPrChange w:id="2879" w:author="Admin" w:date="2017-09-29T11:53:00Z">
              <w:tcPr>
                <w:tcW w:w="940" w:type="dxa"/>
                <w:tcBorders>
                  <w:top w:val="single" w:sz="4" w:space="0" w:color="000000"/>
                  <w:left w:val="single" w:sz="4" w:space="0" w:color="000000"/>
                  <w:bottom w:val="single" w:sz="4" w:space="0" w:color="000000"/>
                  <w:right w:val="single" w:sz="4" w:space="0" w:color="000000"/>
                </w:tcBorders>
                <w:vAlign w:val="center"/>
              </w:tcPr>
            </w:tcPrChange>
          </w:tcPr>
          <w:p w14:paraId="6930F6CA" w14:textId="4FD230C2" w:rsidR="00D22C6C" w:rsidRDefault="00D22C6C" w:rsidP="00D22C6C">
            <w:pPr>
              <w:spacing w:before="240"/>
              <w:jc w:val="center"/>
              <w:rPr>
                <w:ins w:id="2880" w:author="Admin" w:date="2017-09-29T11:49:00Z"/>
                <w:rFonts w:cs="Times New Roman"/>
                <w:sz w:val="24"/>
                <w:szCs w:val="24"/>
              </w:rPr>
            </w:pPr>
            <w:ins w:id="2881" w:author="Admin" w:date="2017-09-29T11:53:00Z">
              <w:r w:rsidRPr="00B150B9">
                <w:rPr>
                  <w:rFonts w:cs="Times New Roman"/>
                  <w:sz w:val="24"/>
                  <w:szCs w:val="24"/>
                </w:rPr>
                <w:t>Không</w:t>
              </w:r>
            </w:ins>
          </w:p>
        </w:tc>
        <w:tc>
          <w:tcPr>
            <w:tcW w:w="1619" w:type="dxa"/>
            <w:tcBorders>
              <w:top w:val="single" w:sz="4" w:space="0" w:color="000000"/>
              <w:left w:val="single" w:sz="4" w:space="0" w:color="000000"/>
              <w:bottom w:val="single" w:sz="4" w:space="0" w:color="000000"/>
              <w:right w:val="single" w:sz="4" w:space="0" w:color="000000"/>
            </w:tcBorders>
            <w:vAlign w:val="center"/>
            <w:tcPrChange w:id="2882" w:author="Admin" w:date="2017-09-29T11:53:00Z">
              <w:tcPr>
                <w:tcW w:w="1619" w:type="dxa"/>
                <w:tcBorders>
                  <w:top w:val="single" w:sz="4" w:space="0" w:color="000000"/>
                  <w:left w:val="single" w:sz="4" w:space="0" w:color="000000"/>
                  <w:bottom w:val="single" w:sz="4" w:space="0" w:color="000000"/>
                  <w:right w:val="single" w:sz="4" w:space="0" w:color="000000"/>
                </w:tcBorders>
                <w:vAlign w:val="center"/>
              </w:tcPr>
            </w:tcPrChange>
          </w:tcPr>
          <w:p w14:paraId="1678A1CA" w14:textId="77777777" w:rsidR="00D22C6C" w:rsidRPr="00835288" w:rsidRDefault="00D22C6C" w:rsidP="00D22C6C">
            <w:pPr>
              <w:spacing w:before="240"/>
              <w:jc w:val="left"/>
              <w:rPr>
                <w:ins w:id="2883" w:author="Admin" w:date="2017-09-29T11:49:00Z"/>
                <w:rFonts w:cs="Times New Roman"/>
                <w:sz w:val="24"/>
                <w:szCs w:val="24"/>
              </w:rPr>
            </w:pPr>
          </w:p>
        </w:tc>
      </w:tr>
      <w:tr w:rsidR="00D22C6C" w:rsidRPr="00835288" w14:paraId="0AB4A918" w14:textId="77777777" w:rsidTr="00A467A2">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884" w:author="Admin" w:date="2017-09-29T11:53:00Z">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2885" w:author="Admin" w:date="2017-09-29T11:49:00Z"/>
          <w:trPrChange w:id="2886" w:author="Admin" w:date="2017-09-29T11:53:00Z">
            <w:trPr>
              <w:trHeight w:val="286"/>
            </w:trPr>
          </w:trPrChange>
        </w:trPr>
        <w:tc>
          <w:tcPr>
            <w:tcW w:w="716" w:type="dxa"/>
            <w:tcBorders>
              <w:top w:val="single" w:sz="4" w:space="0" w:color="000000"/>
              <w:left w:val="single" w:sz="4" w:space="0" w:color="000000"/>
              <w:bottom w:val="single" w:sz="4" w:space="0" w:color="000000"/>
              <w:right w:val="single" w:sz="4" w:space="0" w:color="000000"/>
            </w:tcBorders>
            <w:vAlign w:val="center"/>
            <w:tcPrChange w:id="2887" w:author="Admin" w:date="2017-09-29T11:53:00Z">
              <w:tcPr>
                <w:tcW w:w="716" w:type="dxa"/>
                <w:tcBorders>
                  <w:top w:val="single" w:sz="4" w:space="0" w:color="000000"/>
                  <w:left w:val="single" w:sz="4" w:space="0" w:color="000000"/>
                  <w:bottom w:val="single" w:sz="4" w:space="0" w:color="000000"/>
                  <w:right w:val="single" w:sz="4" w:space="0" w:color="000000"/>
                </w:tcBorders>
                <w:vAlign w:val="center"/>
              </w:tcPr>
            </w:tcPrChange>
          </w:tcPr>
          <w:p w14:paraId="46FC711D" w14:textId="77777777" w:rsidR="00D22C6C" w:rsidRPr="00D302BA" w:rsidRDefault="00D22C6C" w:rsidP="00D22C6C">
            <w:pPr>
              <w:pStyle w:val="ListParagraph"/>
              <w:numPr>
                <w:ilvl w:val="0"/>
                <w:numId w:val="9"/>
              </w:numPr>
              <w:spacing w:after="0" w:line="26" w:lineRule="atLeast"/>
              <w:jc w:val="center"/>
              <w:rPr>
                <w:ins w:id="2888" w:author="Admin" w:date="2017-09-29T11:49: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Change w:id="2889" w:author="Admin" w:date="2017-09-29T11:53:00Z">
              <w:tcPr>
                <w:tcW w:w="1627" w:type="dxa"/>
                <w:tcBorders>
                  <w:top w:val="single" w:sz="4" w:space="0" w:color="000000"/>
                  <w:left w:val="single" w:sz="4" w:space="0" w:color="000000"/>
                  <w:bottom w:val="single" w:sz="4" w:space="0" w:color="000000"/>
                  <w:right w:val="single" w:sz="4" w:space="0" w:color="000000"/>
                </w:tcBorders>
                <w:vAlign w:val="center"/>
              </w:tcPr>
            </w:tcPrChange>
          </w:tcPr>
          <w:p w14:paraId="5D8C50D5" w14:textId="754FA2B4" w:rsidR="00D22C6C" w:rsidRDefault="00D22C6C" w:rsidP="00D22C6C">
            <w:pPr>
              <w:spacing w:after="0" w:line="240" w:lineRule="auto"/>
              <w:jc w:val="left"/>
              <w:rPr>
                <w:ins w:id="2890" w:author="Admin" w:date="2017-09-29T11:49:00Z"/>
                <w:rFonts w:cs="Times New Roman"/>
                <w:color w:val="000000"/>
                <w:sz w:val="24"/>
                <w:szCs w:val="24"/>
              </w:rPr>
            </w:pPr>
            <w:ins w:id="2891" w:author="Admin" w:date="2017-09-29T11:50:00Z">
              <w:r>
                <w:rPr>
                  <w:rFonts w:cs="Times New Roman"/>
                  <w:color w:val="000000"/>
                  <w:sz w:val="24"/>
                  <w:szCs w:val="24"/>
                </w:rPr>
                <w:t>…..</w:t>
              </w:r>
            </w:ins>
          </w:p>
        </w:tc>
        <w:tc>
          <w:tcPr>
            <w:tcW w:w="2777" w:type="dxa"/>
            <w:tcBorders>
              <w:top w:val="single" w:sz="4" w:space="0" w:color="000000"/>
              <w:left w:val="single" w:sz="4" w:space="0" w:color="000000"/>
              <w:bottom w:val="single" w:sz="4" w:space="0" w:color="000000"/>
              <w:right w:val="single" w:sz="4" w:space="0" w:color="000000"/>
            </w:tcBorders>
            <w:vAlign w:val="center"/>
            <w:tcPrChange w:id="2892" w:author="Admin" w:date="2017-09-29T11:53:00Z">
              <w:tcPr>
                <w:tcW w:w="2777" w:type="dxa"/>
                <w:tcBorders>
                  <w:top w:val="single" w:sz="4" w:space="0" w:color="000000"/>
                  <w:left w:val="single" w:sz="4" w:space="0" w:color="000000"/>
                  <w:bottom w:val="single" w:sz="4" w:space="0" w:color="000000"/>
                  <w:right w:val="single" w:sz="4" w:space="0" w:color="000000"/>
                </w:tcBorders>
                <w:vAlign w:val="center"/>
              </w:tcPr>
            </w:tcPrChange>
          </w:tcPr>
          <w:p w14:paraId="6B05F06A" w14:textId="77777777" w:rsidR="00D22C6C" w:rsidRDefault="00D22C6C" w:rsidP="00D22C6C">
            <w:pPr>
              <w:spacing w:after="0" w:line="240" w:lineRule="auto"/>
              <w:jc w:val="left"/>
              <w:rPr>
                <w:ins w:id="2893" w:author="Admin" w:date="2017-09-29T11:49:00Z"/>
                <w:rFonts w:cs="Times New Roman"/>
                <w:color w:val="000000"/>
                <w:sz w:val="24"/>
                <w:szCs w:val="24"/>
              </w:rPr>
            </w:pPr>
          </w:p>
        </w:tc>
        <w:tc>
          <w:tcPr>
            <w:tcW w:w="885" w:type="dxa"/>
            <w:tcBorders>
              <w:top w:val="single" w:sz="4" w:space="0" w:color="000000"/>
              <w:left w:val="single" w:sz="4" w:space="0" w:color="000000"/>
              <w:bottom w:val="single" w:sz="4" w:space="0" w:color="000000"/>
              <w:right w:val="single" w:sz="4" w:space="0" w:color="000000"/>
            </w:tcBorders>
            <w:vAlign w:val="center"/>
            <w:tcPrChange w:id="2894" w:author="Admin" w:date="2017-09-29T11:53:00Z">
              <w:tcPr>
                <w:tcW w:w="885" w:type="dxa"/>
                <w:tcBorders>
                  <w:top w:val="single" w:sz="4" w:space="0" w:color="000000"/>
                  <w:left w:val="single" w:sz="4" w:space="0" w:color="000000"/>
                  <w:bottom w:val="single" w:sz="4" w:space="0" w:color="000000"/>
                  <w:right w:val="single" w:sz="4" w:space="0" w:color="000000"/>
                </w:tcBorders>
                <w:vAlign w:val="center"/>
              </w:tcPr>
            </w:tcPrChange>
          </w:tcPr>
          <w:p w14:paraId="5DE50812" w14:textId="3E0616C7" w:rsidR="00D22C6C" w:rsidRDefault="00D22C6C" w:rsidP="00D22C6C">
            <w:pPr>
              <w:spacing w:before="240"/>
              <w:jc w:val="center"/>
              <w:rPr>
                <w:ins w:id="2895" w:author="Admin" w:date="2017-09-29T11:49:00Z"/>
                <w:rFonts w:cs="Times New Roman"/>
                <w:sz w:val="24"/>
                <w:szCs w:val="24"/>
              </w:rPr>
            </w:pPr>
            <w:ins w:id="2896" w:author="Admin" w:date="2017-09-29T11:50:00Z">
              <w:r>
                <w:rPr>
                  <w:rFonts w:cs="Times New Roman"/>
                  <w:sz w:val="24"/>
                  <w:szCs w:val="24"/>
                </w:rPr>
                <w:t>Số</w:t>
              </w:r>
            </w:ins>
          </w:p>
        </w:tc>
        <w:tc>
          <w:tcPr>
            <w:tcW w:w="797" w:type="dxa"/>
            <w:tcBorders>
              <w:top w:val="single" w:sz="4" w:space="0" w:color="000000"/>
              <w:left w:val="single" w:sz="4" w:space="0" w:color="000000"/>
              <w:bottom w:val="single" w:sz="4" w:space="0" w:color="000000"/>
              <w:right w:val="single" w:sz="4" w:space="0" w:color="000000"/>
            </w:tcBorders>
            <w:vAlign w:val="center"/>
            <w:tcPrChange w:id="2897" w:author="Admin" w:date="2017-09-29T11:53: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3673743B" w14:textId="77777777" w:rsidR="00D22C6C" w:rsidRPr="00835288" w:rsidRDefault="00D22C6C" w:rsidP="00D22C6C">
            <w:pPr>
              <w:spacing w:before="240"/>
              <w:jc w:val="center"/>
              <w:rPr>
                <w:ins w:id="2898" w:author="Admin" w:date="2017-09-29T11:49: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tcPrChange w:id="2899" w:author="Admin" w:date="2017-09-29T11:53:00Z">
              <w:tcPr>
                <w:tcW w:w="940" w:type="dxa"/>
                <w:tcBorders>
                  <w:top w:val="single" w:sz="4" w:space="0" w:color="000000"/>
                  <w:left w:val="single" w:sz="4" w:space="0" w:color="000000"/>
                  <w:bottom w:val="single" w:sz="4" w:space="0" w:color="000000"/>
                  <w:right w:val="single" w:sz="4" w:space="0" w:color="000000"/>
                </w:tcBorders>
                <w:vAlign w:val="center"/>
              </w:tcPr>
            </w:tcPrChange>
          </w:tcPr>
          <w:p w14:paraId="063EBF2C" w14:textId="4DA553EC" w:rsidR="00D22C6C" w:rsidRDefault="00D22C6C" w:rsidP="00D22C6C">
            <w:pPr>
              <w:spacing w:before="240"/>
              <w:jc w:val="center"/>
              <w:rPr>
                <w:ins w:id="2900" w:author="Admin" w:date="2017-09-29T11:49:00Z"/>
                <w:rFonts w:cs="Times New Roman"/>
                <w:sz w:val="24"/>
                <w:szCs w:val="24"/>
              </w:rPr>
            </w:pPr>
            <w:ins w:id="2901" w:author="Admin" w:date="2017-09-29T11:53:00Z">
              <w:r w:rsidRPr="00B150B9">
                <w:rPr>
                  <w:rFonts w:cs="Times New Roman"/>
                  <w:sz w:val="24"/>
                  <w:szCs w:val="24"/>
                </w:rPr>
                <w:t>Không</w:t>
              </w:r>
            </w:ins>
          </w:p>
        </w:tc>
        <w:tc>
          <w:tcPr>
            <w:tcW w:w="1619" w:type="dxa"/>
            <w:tcBorders>
              <w:top w:val="single" w:sz="4" w:space="0" w:color="000000"/>
              <w:left w:val="single" w:sz="4" w:space="0" w:color="000000"/>
              <w:bottom w:val="single" w:sz="4" w:space="0" w:color="000000"/>
              <w:right w:val="single" w:sz="4" w:space="0" w:color="000000"/>
            </w:tcBorders>
            <w:vAlign w:val="center"/>
            <w:tcPrChange w:id="2902" w:author="Admin" w:date="2017-09-29T11:53:00Z">
              <w:tcPr>
                <w:tcW w:w="1619" w:type="dxa"/>
                <w:tcBorders>
                  <w:top w:val="single" w:sz="4" w:space="0" w:color="000000"/>
                  <w:left w:val="single" w:sz="4" w:space="0" w:color="000000"/>
                  <w:bottom w:val="single" w:sz="4" w:space="0" w:color="000000"/>
                  <w:right w:val="single" w:sz="4" w:space="0" w:color="000000"/>
                </w:tcBorders>
                <w:vAlign w:val="center"/>
              </w:tcPr>
            </w:tcPrChange>
          </w:tcPr>
          <w:p w14:paraId="3038B641" w14:textId="77777777" w:rsidR="00D22C6C" w:rsidRPr="00835288" w:rsidRDefault="00D22C6C" w:rsidP="00D22C6C">
            <w:pPr>
              <w:spacing w:before="240"/>
              <w:jc w:val="left"/>
              <w:rPr>
                <w:ins w:id="2903" w:author="Admin" w:date="2017-09-29T11:49:00Z"/>
                <w:rFonts w:cs="Times New Roman"/>
                <w:sz w:val="24"/>
                <w:szCs w:val="24"/>
              </w:rPr>
            </w:pPr>
          </w:p>
        </w:tc>
      </w:tr>
      <w:tr w:rsidR="00D22C6C" w:rsidRPr="00835288" w14:paraId="0CF53FF1" w14:textId="77777777" w:rsidTr="00A467A2">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2904" w:author="Admin" w:date="2017-09-29T11:53:00Z">
            <w:tblPrEx>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2905" w:author="Admin" w:date="2017-09-29T11:50:00Z"/>
          <w:trPrChange w:id="2906" w:author="Admin" w:date="2017-09-29T11:53:00Z">
            <w:trPr>
              <w:trHeight w:val="286"/>
            </w:trPr>
          </w:trPrChange>
        </w:trPr>
        <w:tc>
          <w:tcPr>
            <w:tcW w:w="716" w:type="dxa"/>
            <w:tcBorders>
              <w:top w:val="single" w:sz="4" w:space="0" w:color="000000"/>
              <w:left w:val="single" w:sz="4" w:space="0" w:color="000000"/>
              <w:bottom w:val="single" w:sz="4" w:space="0" w:color="000000"/>
              <w:right w:val="single" w:sz="4" w:space="0" w:color="000000"/>
            </w:tcBorders>
            <w:vAlign w:val="center"/>
            <w:tcPrChange w:id="2907" w:author="Admin" w:date="2017-09-29T11:53:00Z">
              <w:tcPr>
                <w:tcW w:w="716" w:type="dxa"/>
                <w:tcBorders>
                  <w:top w:val="single" w:sz="4" w:space="0" w:color="000000"/>
                  <w:left w:val="single" w:sz="4" w:space="0" w:color="000000"/>
                  <w:bottom w:val="single" w:sz="4" w:space="0" w:color="000000"/>
                  <w:right w:val="single" w:sz="4" w:space="0" w:color="000000"/>
                </w:tcBorders>
                <w:vAlign w:val="center"/>
              </w:tcPr>
            </w:tcPrChange>
          </w:tcPr>
          <w:p w14:paraId="307C2F12" w14:textId="77777777" w:rsidR="00D22C6C" w:rsidRPr="00D302BA" w:rsidRDefault="00D22C6C" w:rsidP="00D22C6C">
            <w:pPr>
              <w:pStyle w:val="ListParagraph"/>
              <w:numPr>
                <w:ilvl w:val="0"/>
                <w:numId w:val="9"/>
              </w:numPr>
              <w:spacing w:after="0" w:line="26" w:lineRule="atLeast"/>
              <w:jc w:val="center"/>
              <w:rPr>
                <w:ins w:id="2908" w:author="Admin" w:date="2017-09-29T11:50: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Change w:id="2909" w:author="Admin" w:date="2017-09-29T11:53:00Z">
              <w:tcPr>
                <w:tcW w:w="1627" w:type="dxa"/>
                <w:tcBorders>
                  <w:top w:val="single" w:sz="4" w:space="0" w:color="000000"/>
                  <w:left w:val="single" w:sz="4" w:space="0" w:color="000000"/>
                  <w:bottom w:val="single" w:sz="4" w:space="0" w:color="000000"/>
                  <w:right w:val="single" w:sz="4" w:space="0" w:color="000000"/>
                </w:tcBorders>
                <w:vAlign w:val="center"/>
              </w:tcPr>
            </w:tcPrChange>
          </w:tcPr>
          <w:p w14:paraId="27269B2F" w14:textId="3D9CAE9B" w:rsidR="00D22C6C" w:rsidRDefault="00D22C6C" w:rsidP="00D22C6C">
            <w:pPr>
              <w:spacing w:after="0" w:line="240" w:lineRule="auto"/>
              <w:jc w:val="left"/>
              <w:rPr>
                <w:ins w:id="2910" w:author="Admin" w:date="2017-09-29T11:50:00Z"/>
                <w:rFonts w:cs="Times New Roman"/>
                <w:color w:val="000000"/>
                <w:sz w:val="24"/>
                <w:szCs w:val="24"/>
              </w:rPr>
            </w:pPr>
            <w:ins w:id="2911" w:author="Admin" w:date="2017-09-29T11:50:00Z">
              <w:r>
                <w:rPr>
                  <w:rFonts w:cs="Times New Roman"/>
                  <w:color w:val="000000"/>
                  <w:sz w:val="24"/>
                  <w:szCs w:val="24"/>
                </w:rPr>
                <w:t>Số lượng ĐB nhân sự tháng 3</w:t>
              </w:r>
            </w:ins>
          </w:p>
        </w:tc>
        <w:tc>
          <w:tcPr>
            <w:tcW w:w="2777" w:type="dxa"/>
            <w:tcBorders>
              <w:top w:val="single" w:sz="4" w:space="0" w:color="000000"/>
              <w:left w:val="single" w:sz="4" w:space="0" w:color="000000"/>
              <w:bottom w:val="single" w:sz="4" w:space="0" w:color="000000"/>
              <w:right w:val="single" w:sz="4" w:space="0" w:color="000000"/>
            </w:tcBorders>
            <w:vAlign w:val="center"/>
            <w:tcPrChange w:id="2912" w:author="Admin" w:date="2017-09-29T11:53:00Z">
              <w:tcPr>
                <w:tcW w:w="2777" w:type="dxa"/>
                <w:tcBorders>
                  <w:top w:val="single" w:sz="4" w:space="0" w:color="000000"/>
                  <w:left w:val="single" w:sz="4" w:space="0" w:color="000000"/>
                  <w:bottom w:val="single" w:sz="4" w:space="0" w:color="000000"/>
                  <w:right w:val="single" w:sz="4" w:space="0" w:color="000000"/>
                </w:tcBorders>
                <w:vAlign w:val="center"/>
              </w:tcPr>
            </w:tcPrChange>
          </w:tcPr>
          <w:p w14:paraId="0F1C2528" w14:textId="3AB11191" w:rsidR="00D22C6C" w:rsidRDefault="00D22C6C" w:rsidP="00D22C6C">
            <w:pPr>
              <w:spacing w:after="0" w:line="240" w:lineRule="auto"/>
              <w:jc w:val="left"/>
              <w:rPr>
                <w:ins w:id="2913" w:author="Admin" w:date="2017-09-29T11:50:00Z"/>
                <w:rFonts w:cs="Times New Roman"/>
                <w:color w:val="000000"/>
                <w:sz w:val="24"/>
                <w:szCs w:val="24"/>
              </w:rPr>
            </w:pPr>
            <w:ins w:id="2914" w:author="Admin" w:date="2017-09-29T11:51:00Z">
              <w:r>
                <w:rPr>
                  <w:rFonts w:cs="Times New Roman"/>
                  <w:color w:val="000000"/>
                  <w:sz w:val="24"/>
                  <w:szCs w:val="24"/>
                </w:rPr>
                <w:t xml:space="preserve">Số </w:t>
              </w:r>
              <w:r>
                <w:rPr>
                  <w:rFonts w:cs="Times New Roman"/>
                  <w:color w:val="000000"/>
                  <w:sz w:val="24"/>
                  <w:szCs w:val="24"/>
                </w:rPr>
                <w:t>lượng định biên nhân sự tháng 3</w:t>
              </w:r>
            </w:ins>
          </w:p>
        </w:tc>
        <w:tc>
          <w:tcPr>
            <w:tcW w:w="885" w:type="dxa"/>
            <w:tcBorders>
              <w:top w:val="single" w:sz="4" w:space="0" w:color="000000"/>
              <w:left w:val="single" w:sz="4" w:space="0" w:color="000000"/>
              <w:bottom w:val="single" w:sz="4" w:space="0" w:color="000000"/>
              <w:right w:val="single" w:sz="4" w:space="0" w:color="000000"/>
            </w:tcBorders>
            <w:vAlign w:val="center"/>
            <w:tcPrChange w:id="2915" w:author="Admin" w:date="2017-09-29T11:53:00Z">
              <w:tcPr>
                <w:tcW w:w="885" w:type="dxa"/>
                <w:tcBorders>
                  <w:top w:val="single" w:sz="4" w:space="0" w:color="000000"/>
                  <w:left w:val="single" w:sz="4" w:space="0" w:color="000000"/>
                  <w:bottom w:val="single" w:sz="4" w:space="0" w:color="000000"/>
                  <w:right w:val="single" w:sz="4" w:space="0" w:color="000000"/>
                </w:tcBorders>
                <w:vAlign w:val="center"/>
              </w:tcPr>
            </w:tcPrChange>
          </w:tcPr>
          <w:p w14:paraId="45CA2328" w14:textId="33AC9E61" w:rsidR="00D22C6C" w:rsidRDefault="00D22C6C" w:rsidP="00D22C6C">
            <w:pPr>
              <w:spacing w:before="240"/>
              <w:jc w:val="center"/>
              <w:rPr>
                <w:ins w:id="2916" w:author="Admin" w:date="2017-09-29T11:50:00Z"/>
                <w:rFonts w:cs="Times New Roman"/>
                <w:sz w:val="24"/>
                <w:szCs w:val="24"/>
              </w:rPr>
            </w:pPr>
            <w:ins w:id="2917" w:author="Admin" w:date="2017-09-29T11:50:00Z">
              <w:r>
                <w:rPr>
                  <w:rFonts w:cs="Times New Roman"/>
                  <w:sz w:val="24"/>
                  <w:szCs w:val="24"/>
                </w:rPr>
                <w:t>Số</w:t>
              </w:r>
            </w:ins>
          </w:p>
        </w:tc>
        <w:tc>
          <w:tcPr>
            <w:tcW w:w="797" w:type="dxa"/>
            <w:tcBorders>
              <w:top w:val="single" w:sz="4" w:space="0" w:color="000000"/>
              <w:left w:val="single" w:sz="4" w:space="0" w:color="000000"/>
              <w:bottom w:val="single" w:sz="4" w:space="0" w:color="000000"/>
              <w:right w:val="single" w:sz="4" w:space="0" w:color="000000"/>
            </w:tcBorders>
            <w:vAlign w:val="center"/>
            <w:tcPrChange w:id="2918" w:author="Admin" w:date="2017-09-29T11:53: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76B39523" w14:textId="77777777" w:rsidR="00D22C6C" w:rsidRPr="00835288" w:rsidRDefault="00D22C6C" w:rsidP="00D22C6C">
            <w:pPr>
              <w:spacing w:before="240"/>
              <w:jc w:val="center"/>
              <w:rPr>
                <w:ins w:id="2919" w:author="Admin" w:date="2017-09-29T11:50: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tcPrChange w:id="2920" w:author="Admin" w:date="2017-09-29T11:53:00Z">
              <w:tcPr>
                <w:tcW w:w="940" w:type="dxa"/>
                <w:tcBorders>
                  <w:top w:val="single" w:sz="4" w:space="0" w:color="000000"/>
                  <w:left w:val="single" w:sz="4" w:space="0" w:color="000000"/>
                  <w:bottom w:val="single" w:sz="4" w:space="0" w:color="000000"/>
                  <w:right w:val="single" w:sz="4" w:space="0" w:color="000000"/>
                </w:tcBorders>
                <w:vAlign w:val="center"/>
              </w:tcPr>
            </w:tcPrChange>
          </w:tcPr>
          <w:p w14:paraId="626D5739" w14:textId="5A916F95" w:rsidR="00D22C6C" w:rsidRDefault="00D22C6C" w:rsidP="00D22C6C">
            <w:pPr>
              <w:spacing w:before="240"/>
              <w:jc w:val="center"/>
              <w:rPr>
                <w:ins w:id="2921" w:author="Admin" w:date="2017-09-29T11:50:00Z"/>
                <w:rFonts w:cs="Times New Roman"/>
                <w:sz w:val="24"/>
                <w:szCs w:val="24"/>
              </w:rPr>
            </w:pPr>
            <w:ins w:id="2922" w:author="Admin" w:date="2017-09-29T11:53:00Z">
              <w:r w:rsidRPr="00B150B9">
                <w:rPr>
                  <w:rFonts w:cs="Times New Roman"/>
                  <w:sz w:val="24"/>
                  <w:szCs w:val="24"/>
                </w:rPr>
                <w:t>Không</w:t>
              </w:r>
            </w:ins>
          </w:p>
        </w:tc>
        <w:tc>
          <w:tcPr>
            <w:tcW w:w="1619" w:type="dxa"/>
            <w:tcBorders>
              <w:top w:val="single" w:sz="4" w:space="0" w:color="000000"/>
              <w:left w:val="single" w:sz="4" w:space="0" w:color="000000"/>
              <w:bottom w:val="single" w:sz="4" w:space="0" w:color="000000"/>
              <w:right w:val="single" w:sz="4" w:space="0" w:color="000000"/>
            </w:tcBorders>
            <w:vAlign w:val="center"/>
            <w:tcPrChange w:id="2923" w:author="Admin" w:date="2017-09-29T11:53:00Z">
              <w:tcPr>
                <w:tcW w:w="1619" w:type="dxa"/>
                <w:tcBorders>
                  <w:top w:val="single" w:sz="4" w:space="0" w:color="000000"/>
                  <w:left w:val="single" w:sz="4" w:space="0" w:color="000000"/>
                  <w:bottom w:val="single" w:sz="4" w:space="0" w:color="000000"/>
                  <w:right w:val="single" w:sz="4" w:space="0" w:color="000000"/>
                </w:tcBorders>
                <w:vAlign w:val="center"/>
              </w:tcPr>
            </w:tcPrChange>
          </w:tcPr>
          <w:p w14:paraId="17B81B1F" w14:textId="77777777" w:rsidR="00D22C6C" w:rsidRPr="00835288" w:rsidRDefault="00D22C6C" w:rsidP="00D22C6C">
            <w:pPr>
              <w:spacing w:before="240"/>
              <w:jc w:val="left"/>
              <w:rPr>
                <w:ins w:id="2924" w:author="Admin" w:date="2017-09-29T11:50:00Z"/>
                <w:rFonts w:cs="Times New Roman"/>
                <w:sz w:val="24"/>
                <w:szCs w:val="24"/>
              </w:rPr>
            </w:pPr>
          </w:p>
        </w:tc>
      </w:tr>
      <w:tr w:rsidR="00D22C6C" w:rsidRPr="00835288" w14:paraId="7DD34A7A" w14:textId="77777777" w:rsidTr="00683753">
        <w:trPr>
          <w:trHeight w:val="286"/>
          <w:ins w:id="2925" w:author="Admin" w:date="2017-09-29T11:50:00Z"/>
        </w:trPr>
        <w:tc>
          <w:tcPr>
            <w:tcW w:w="716" w:type="dxa"/>
            <w:tcBorders>
              <w:top w:val="single" w:sz="4" w:space="0" w:color="000000"/>
              <w:left w:val="single" w:sz="4" w:space="0" w:color="000000"/>
              <w:bottom w:val="single" w:sz="4" w:space="0" w:color="000000"/>
              <w:right w:val="single" w:sz="4" w:space="0" w:color="000000"/>
            </w:tcBorders>
            <w:vAlign w:val="center"/>
          </w:tcPr>
          <w:p w14:paraId="039950CD" w14:textId="77777777" w:rsidR="00D22C6C" w:rsidRPr="00D302BA" w:rsidRDefault="00D22C6C" w:rsidP="0078597D">
            <w:pPr>
              <w:pStyle w:val="ListParagraph"/>
              <w:numPr>
                <w:ilvl w:val="0"/>
                <w:numId w:val="9"/>
              </w:numPr>
              <w:spacing w:after="0" w:line="26" w:lineRule="atLeast"/>
              <w:jc w:val="center"/>
              <w:rPr>
                <w:ins w:id="2926" w:author="Admin" w:date="2017-09-29T11:50: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BBD77D4" w14:textId="32A65782" w:rsidR="00D22C6C" w:rsidRDefault="00D22C6C" w:rsidP="001F3F09">
            <w:pPr>
              <w:spacing w:after="0" w:line="240" w:lineRule="auto"/>
              <w:jc w:val="left"/>
              <w:rPr>
                <w:ins w:id="2927" w:author="Admin" w:date="2017-09-29T11:50:00Z"/>
                <w:rFonts w:cs="Times New Roman"/>
                <w:color w:val="000000"/>
                <w:sz w:val="24"/>
                <w:szCs w:val="24"/>
              </w:rPr>
            </w:pPr>
            <w:ins w:id="2928" w:author="Admin" w:date="2017-09-29T11:50:00Z">
              <w:r>
                <w:rPr>
                  <w:rFonts w:cs="Times New Roman"/>
                  <w:color w:val="000000"/>
                  <w:sz w:val="24"/>
                  <w:szCs w:val="24"/>
                </w:rPr>
                <w:t>Định biên trung bình</w:t>
              </w:r>
            </w:ins>
          </w:p>
        </w:tc>
        <w:tc>
          <w:tcPr>
            <w:tcW w:w="2777" w:type="dxa"/>
            <w:tcBorders>
              <w:top w:val="single" w:sz="4" w:space="0" w:color="000000"/>
              <w:left w:val="single" w:sz="4" w:space="0" w:color="000000"/>
              <w:bottom w:val="single" w:sz="4" w:space="0" w:color="000000"/>
              <w:right w:val="single" w:sz="4" w:space="0" w:color="000000"/>
            </w:tcBorders>
            <w:vAlign w:val="center"/>
          </w:tcPr>
          <w:p w14:paraId="1EAAD211" w14:textId="4B1C2052" w:rsidR="00D22C6C" w:rsidRDefault="00D22C6C" w:rsidP="001F3F09">
            <w:pPr>
              <w:spacing w:after="0" w:line="240" w:lineRule="auto"/>
              <w:jc w:val="left"/>
              <w:rPr>
                <w:ins w:id="2929" w:author="Admin" w:date="2017-09-29T11:50:00Z"/>
                <w:rFonts w:cs="Times New Roman"/>
                <w:color w:val="000000"/>
                <w:sz w:val="24"/>
                <w:szCs w:val="24"/>
              </w:rPr>
            </w:pPr>
            <w:ins w:id="2930" w:author="Admin" w:date="2017-09-29T11:51:00Z">
              <w:r>
                <w:rPr>
                  <w:rFonts w:cs="Times New Roman"/>
                  <w:color w:val="000000"/>
                  <w:sz w:val="24"/>
                  <w:szCs w:val="24"/>
                </w:rPr>
                <w:t>Công thức tính = tổng số lượng định biên các tháng/12</w:t>
              </w:r>
            </w:ins>
          </w:p>
        </w:tc>
        <w:tc>
          <w:tcPr>
            <w:tcW w:w="885" w:type="dxa"/>
            <w:tcBorders>
              <w:top w:val="single" w:sz="4" w:space="0" w:color="000000"/>
              <w:left w:val="single" w:sz="4" w:space="0" w:color="000000"/>
              <w:bottom w:val="single" w:sz="4" w:space="0" w:color="000000"/>
              <w:right w:val="single" w:sz="4" w:space="0" w:color="000000"/>
            </w:tcBorders>
            <w:vAlign w:val="center"/>
          </w:tcPr>
          <w:p w14:paraId="1A4985AF" w14:textId="057B0639" w:rsidR="00D22C6C" w:rsidRDefault="00D22C6C" w:rsidP="001F3F09">
            <w:pPr>
              <w:spacing w:before="240"/>
              <w:jc w:val="center"/>
              <w:rPr>
                <w:ins w:id="2931" w:author="Admin" w:date="2017-09-29T11:50:00Z"/>
                <w:rFonts w:cs="Times New Roman"/>
                <w:sz w:val="24"/>
                <w:szCs w:val="24"/>
              </w:rPr>
            </w:pPr>
            <w:ins w:id="2932" w:author="Admin" w:date="2017-09-29T11:51:00Z">
              <w:r>
                <w:rPr>
                  <w:rFonts w:cs="Times New Roman"/>
                  <w:sz w:val="24"/>
                  <w:szCs w:val="24"/>
                </w:rPr>
                <w:t>Số</w:t>
              </w:r>
            </w:ins>
          </w:p>
        </w:tc>
        <w:tc>
          <w:tcPr>
            <w:tcW w:w="797" w:type="dxa"/>
            <w:tcBorders>
              <w:top w:val="single" w:sz="4" w:space="0" w:color="000000"/>
              <w:left w:val="single" w:sz="4" w:space="0" w:color="000000"/>
              <w:bottom w:val="single" w:sz="4" w:space="0" w:color="000000"/>
              <w:right w:val="single" w:sz="4" w:space="0" w:color="000000"/>
            </w:tcBorders>
            <w:vAlign w:val="center"/>
          </w:tcPr>
          <w:p w14:paraId="119A4432" w14:textId="77777777" w:rsidR="00D22C6C" w:rsidRPr="00835288" w:rsidRDefault="00D22C6C" w:rsidP="001F3F09">
            <w:pPr>
              <w:spacing w:before="240"/>
              <w:jc w:val="center"/>
              <w:rPr>
                <w:ins w:id="2933" w:author="Admin" w:date="2017-09-29T11:50: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6636FFCA" w14:textId="6BDBB30A" w:rsidR="00D22C6C" w:rsidRDefault="00D22C6C" w:rsidP="001F3F09">
            <w:pPr>
              <w:spacing w:before="240"/>
              <w:jc w:val="center"/>
              <w:rPr>
                <w:ins w:id="2934" w:author="Admin" w:date="2017-09-29T11:50:00Z"/>
                <w:rFonts w:cs="Times New Roman"/>
                <w:sz w:val="24"/>
                <w:szCs w:val="24"/>
              </w:rPr>
            </w:pPr>
            <w:ins w:id="2935" w:author="Admin" w:date="2017-09-29T11:53:00Z">
              <w:r>
                <w:rPr>
                  <w:rFonts w:cs="Times New Roman"/>
                  <w:sz w:val="24"/>
                  <w:szCs w:val="24"/>
                </w:rPr>
                <w:t>Reonly</w:t>
              </w:r>
            </w:ins>
          </w:p>
        </w:tc>
        <w:tc>
          <w:tcPr>
            <w:tcW w:w="1619" w:type="dxa"/>
            <w:tcBorders>
              <w:top w:val="single" w:sz="4" w:space="0" w:color="000000"/>
              <w:left w:val="single" w:sz="4" w:space="0" w:color="000000"/>
              <w:bottom w:val="single" w:sz="4" w:space="0" w:color="000000"/>
              <w:right w:val="single" w:sz="4" w:space="0" w:color="000000"/>
            </w:tcBorders>
            <w:vAlign w:val="center"/>
          </w:tcPr>
          <w:p w14:paraId="66FFC91D" w14:textId="77777777" w:rsidR="00D22C6C" w:rsidRPr="00835288" w:rsidRDefault="00D22C6C" w:rsidP="001F3F09">
            <w:pPr>
              <w:spacing w:before="240"/>
              <w:jc w:val="left"/>
              <w:rPr>
                <w:ins w:id="2936" w:author="Admin" w:date="2017-09-29T11:50:00Z"/>
                <w:rFonts w:cs="Times New Roman"/>
                <w:sz w:val="24"/>
                <w:szCs w:val="24"/>
              </w:rPr>
            </w:pPr>
          </w:p>
        </w:tc>
      </w:tr>
      <w:tr w:rsidR="00D22C6C" w:rsidRPr="00835288" w14:paraId="611D4FE0" w14:textId="77777777" w:rsidTr="00683753">
        <w:trPr>
          <w:trHeight w:val="286"/>
          <w:ins w:id="2937" w:author="Admin" w:date="2017-09-29T11:51:00Z"/>
        </w:trPr>
        <w:tc>
          <w:tcPr>
            <w:tcW w:w="716" w:type="dxa"/>
            <w:tcBorders>
              <w:top w:val="single" w:sz="4" w:space="0" w:color="000000"/>
              <w:left w:val="single" w:sz="4" w:space="0" w:color="000000"/>
              <w:bottom w:val="single" w:sz="4" w:space="0" w:color="000000"/>
              <w:right w:val="single" w:sz="4" w:space="0" w:color="000000"/>
            </w:tcBorders>
            <w:vAlign w:val="center"/>
          </w:tcPr>
          <w:p w14:paraId="11530123" w14:textId="77777777" w:rsidR="00D22C6C" w:rsidRPr="00D302BA" w:rsidRDefault="00D22C6C" w:rsidP="0078597D">
            <w:pPr>
              <w:pStyle w:val="ListParagraph"/>
              <w:numPr>
                <w:ilvl w:val="0"/>
                <w:numId w:val="9"/>
              </w:numPr>
              <w:spacing w:after="0" w:line="26" w:lineRule="atLeast"/>
              <w:jc w:val="center"/>
              <w:rPr>
                <w:ins w:id="2938" w:author="Admin" w:date="2017-09-29T11:51: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385F6080" w14:textId="1209C5CE" w:rsidR="00D22C6C" w:rsidRDefault="00D22C6C" w:rsidP="001F3F09">
            <w:pPr>
              <w:spacing w:after="0" w:line="240" w:lineRule="auto"/>
              <w:jc w:val="left"/>
              <w:rPr>
                <w:ins w:id="2939" w:author="Admin" w:date="2017-09-29T11:51:00Z"/>
                <w:rFonts w:cs="Times New Roman"/>
                <w:color w:val="000000"/>
                <w:sz w:val="24"/>
                <w:szCs w:val="24"/>
              </w:rPr>
            </w:pPr>
            <w:ins w:id="2940" w:author="Admin" w:date="2017-09-29T11:51:00Z">
              <w:r>
                <w:rPr>
                  <w:rFonts w:cs="Times New Roman"/>
                  <w:color w:val="000000"/>
                  <w:sz w:val="24"/>
                  <w:szCs w:val="24"/>
                </w:rPr>
                <w:t>Định biên cuối năm</w:t>
              </w:r>
            </w:ins>
          </w:p>
        </w:tc>
        <w:tc>
          <w:tcPr>
            <w:tcW w:w="2777" w:type="dxa"/>
            <w:tcBorders>
              <w:top w:val="single" w:sz="4" w:space="0" w:color="000000"/>
              <w:left w:val="single" w:sz="4" w:space="0" w:color="000000"/>
              <w:bottom w:val="single" w:sz="4" w:space="0" w:color="000000"/>
              <w:right w:val="single" w:sz="4" w:space="0" w:color="000000"/>
            </w:tcBorders>
            <w:vAlign w:val="center"/>
          </w:tcPr>
          <w:p w14:paraId="3E05DE99" w14:textId="0317349C" w:rsidR="00D22C6C" w:rsidRDefault="00D22C6C" w:rsidP="001F3F09">
            <w:pPr>
              <w:spacing w:after="0" w:line="240" w:lineRule="auto"/>
              <w:jc w:val="left"/>
              <w:rPr>
                <w:ins w:id="2941" w:author="Admin" w:date="2017-09-29T11:51:00Z"/>
                <w:rFonts w:cs="Times New Roman"/>
                <w:color w:val="000000"/>
                <w:sz w:val="24"/>
                <w:szCs w:val="24"/>
              </w:rPr>
            </w:pPr>
            <w:ins w:id="2942" w:author="Admin" w:date="2017-09-29T11:51:00Z">
              <w:r>
                <w:rPr>
                  <w:rFonts w:cs="Times New Roman"/>
                  <w:color w:val="000000"/>
                  <w:sz w:val="24"/>
                  <w:szCs w:val="24"/>
                </w:rPr>
                <w:t>Hiển thị định biên tháng cuối cùng của năm tài chính</w:t>
              </w:r>
            </w:ins>
          </w:p>
        </w:tc>
        <w:tc>
          <w:tcPr>
            <w:tcW w:w="885" w:type="dxa"/>
            <w:tcBorders>
              <w:top w:val="single" w:sz="4" w:space="0" w:color="000000"/>
              <w:left w:val="single" w:sz="4" w:space="0" w:color="000000"/>
              <w:bottom w:val="single" w:sz="4" w:space="0" w:color="000000"/>
              <w:right w:val="single" w:sz="4" w:space="0" w:color="000000"/>
            </w:tcBorders>
            <w:vAlign w:val="center"/>
          </w:tcPr>
          <w:p w14:paraId="02397418" w14:textId="53477AC2" w:rsidR="00D22C6C" w:rsidRDefault="00D22C6C" w:rsidP="001F3F09">
            <w:pPr>
              <w:spacing w:before="240"/>
              <w:jc w:val="center"/>
              <w:rPr>
                <w:ins w:id="2943" w:author="Admin" w:date="2017-09-29T11:51:00Z"/>
                <w:rFonts w:cs="Times New Roman"/>
                <w:sz w:val="24"/>
                <w:szCs w:val="24"/>
              </w:rPr>
            </w:pPr>
            <w:ins w:id="2944" w:author="Admin" w:date="2017-09-29T11:52:00Z">
              <w:r>
                <w:rPr>
                  <w:rFonts w:cs="Times New Roman"/>
                  <w:sz w:val="24"/>
                  <w:szCs w:val="24"/>
                </w:rPr>
                <w:t>Số</w:t>
              </w:r>
            </w:ins>
          </w:p>
        </w:tc>
        <w:tc>
          <w:tcPr>
            <w:tcW w:w="797" w:type="dxa"/>
            <w:tcBorders>
              <w:top w:val="single" w:sz="4" w:space="0" w:color="000000"/>
              <w:left w:val="single" w:sz="4" w:space="0" w:color="000000"/>
              <w:bottom w:val="single" w:sz="4" w:space="0" w:color="000000"/>
              <w:right w:val="single" w:sz="4" w:space="0" w:color="000000"/>
            </w:tcBorders>
            <w:vAlign w:val="center"/>
          </w:tcPr>
          <w:p w14:paraId="71276E65" w14:textId="77777777" w:rsidR="00D22C6C" w:rsidRPr="00835288" w:rsidRDefault="00D22C6C" w:rsidP="001F3F09">
            <w:pPr>
              <w:spacing w:before="240"/>
              <w:jc w:val="center"/>
              <w:rPr>
                <w:ins w:id="2945" w:author="Admin" w:date="2017-09-29T11:51: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10C302F2" w14:textId="54E74C4A" w:rsidR="00D22C6C" w:rsidRDefault="00D22C6C" w:rsidP="001F3F09">
            <w:pPr>
              <w:spacing w:before="240"/>
              <w:jc w:val="center"/>
              <w:rPr>
                <w:ins w:id="2946" w:author="Admin" w:date="2017-09-29T11:51:00Z"/>
                <w:rFonts w:cs="Times New Roman"/>
                <w:sz w:val="24"/>
                <w:szCs w:val="24"/>
              </w:rPr>
            </w:pPr>
            <w:ins w:id="2947" w:author="Admin" w:date="2017-09-29T11:53:00Z">
              <w:r>
                <w:rPr>
                  <w:rFonts w:cs="Times New Roman"/>
                  <w:sz w:val="24"/>
                  <w:szCs w:val="24"/>
                </w:rPr>
                <w:t>Reonly</w:t>
              </w:r>
            </w:ins>
          </w:p>
        </w:tc>
        <w:tc>
          <w:tcPr>
            <w:tcW w:w="1619" w:type="dxa"/>
            <w:tcBorders>
              <w:top w:val="single" w:sz="4" w:space="0" w:color="000000"/>
              <w:left w:val="single" w:sz="4" w:space="0" w:color="000000"/>
              <w:bottom w:val="single" w:sz="4" w:space="0" w:color="000000"/>
              <w:right w:val="single" w:sz="4" w:space="0" w:color="000000"/>
            </w:tcBorders>
            <w:vAlign w:val="center"/>
          </w:tcPr>
          <w:p w14:paraId="2454B7D6" w14:textId="77777777" w:rsidR="00D22C6C" w:rsidRPr="00835288" w:rsidRDefault="00D22C6C" w:rsidP="001F3F09">
            <w:pPr>
              <w:spacing w:before="240"/>
              <w:jc w:val="left"/>
              <w:rPr>
                <w:ins w:id="2948" w:author="Admin" w:date="2017-09-29T11:51:00Z"/>
                <w:rFonts w:cs="Times New Roman"/>
                <w:sz w:val="24"/>
                <w:szCs w:val="24"/>
              </w:rPr>
            </w:pPr>
          </w:p>
        </w:tc>
      </w:tr>
      <w:tr w:rsidR="00D22C6C" w:rsidRPr="00835288" w14:paraId="4B3C1B84" w14:textId="77777777" w:rsidTr="00683753">
        <w:trPr>
          <w:trHeight w:val="286"/>
          <w:ins w:id="2949" w:author="Admin" w:date="2017-09-29T11:51:00Z"/>
        </w:trPr>
        <w:tc>
          <w:tcPr>
            <w:tcW w:w="716" w:type="dxa"/>
            <w:tcBorders>
              <w:top w:val="single" w:sz="4" w:space="0" w:color="000000"/>
              <w:left w:val="single" w:sz="4" w:space="0" w:color="000000"/>
              <w:bottom w:val="single" w:sz="4" w:space="0" w:color="000000"/>
              <w:right w:val="single" w:sz="4" w:space="0" w:color="000000"/>
            </w:tcBorders>
            <w:vAlign w:val="center"/>
          </w:tcPr>
          <w:p w14:paraId="355DDD05" w14:textId="77777777" w:rsidR="00D22C6C" w:rsidRPr="00D302BA" w:rsidRDefault="00D22C6C" w:rsidP="0078597D">
            <w:pPr>
              <w:pStyle w:val="ListParagraph"/>
              <w:numPr>
                <w:ilvl w:val="0"/>
                <w:numId w:val="9"/>
              </w:numPr>
              <w:spacing w:after="0" w:line="26" w:lineRule="atLeast"/>
              <w:jc w:val="center"/>
              <w:rPr>
                <w:ins w:id="2950" w:author="Admin" w:date="2017-09-29T11:51: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6CF4DB4F" w14:textId="255D0B98" w:rsidR="00D22C6C" w:rsidRDefault="00D22C6C" w:rsidP="001F3F09">
            <w:pPr>
              <w:spacing w:after="0" w:line="240" w:lineRule="auto"/>
              <w:jc w:val="left"/>
              <w:rPr>
                <w:ins w:id="2951" w:author="Admin" w:date="2017-09-29T11:51:00Z"/>
                <w:rFonts w:cs="Times New Roman"/>
                <w:color w:val="000000"/>
                <w:sz w:val="24"/>
                <w:szCs w:val="24"/>
              </w:rPr>
            </w:pPr>
            <w:ins w:id="2952" w:author="Admin" w:date="2017-09-29T11:52:00Z">
              <w:r>
                <w:rPr>
                  <w:rFonts w:cs="Times New Roman"/>
                  <w:color w:val="000000"/>
                  <w:sz w:val="24"/>
                  <w:szCs w:val="24"/>
                </w:rPr>
                <w:t>Định biên tháng cao nhất</w:t>
              </w:r>
            </w:ins>
          </w:p>
        </w:tc>
        <w:tc>
          <w:tcPr>
            <w:tcW w:w="2777" w:type="dxa"/>
            <w:tcBorders>
              <w:top w:val="single" w:sz="4" w:space="0" w:color="000000"/>
              <w:left w:val="single" w:sz="4" w:space="0" w:color="000000"/>
              <w:bottom w:val="single" w:sz="4" w:space="0" w:color="000000"/>
              <w:right w:val="single" w:sz="4" w:space="0" w:color="000000"/>
            </w:tcBorders>
            <w:vAlign w:val="center"/>
          </w:tcPr>
          <w:p w14:paraId="088E6561" w14:textId="7EE1CF31" w:rsidR="00D22C6C" w:rsidRDefault="00D22C6C" w:rsidP="001F3F09">
            <w:pPr>
              <w:spacing w:after="0" w:line="240" w:lineRule="auto"/>
              <w:jc w:val="left"/>
              <w:rPr>
                <w:ins w:id="2953" w:author="Admin" w:date="2017-09-29T11:51:00Z"/>
                <w:rFonts w:cs="Times New Roman"/>
                <w:color w:val="000000"/>
                <w:sz w:val="24"/>
                <w:szCs w:val="24"/>
              </w:rPr>
            </w:pPr>
            <w:ins w:id="2954" w:author="Admin" w:date="2017-09-29T11:52:00Z">
              <w:r>
                <w:rPr>
                  <w:rFonts w:cs="Times New Roman"/>
                  <w:color w:val="000000"/>
                  <w:sz w:val="24"/>
                  <w:szCs w:val="24"/>
                </w:rPr>
                <w:t>Hiển thị định biên của tháng cao nhất</w:t>
              </w:r>
            </w:ins>
          </w:p>
        </w:tc>
        <w:tc>
          <w:tcPr>
            <w:tcW w:w="885" w:type="dxa"/>
            <w:tcBorders>
              <w:top w:val="single" w:sz="4" w:space="0" w:color="000000"/>
              <w:left w:val="single" w:sz="4" w:space="0" w:color="000000"/>
              <w:bottom w:val="single" w:sz="4" w:space="0" w:color="000000"/>
              <w:right w:val="single" w:sz="4" w:space="0" w:color="000000"/>
            </w:tcBorders>
            <w:vAlign w:val="center"/>
          </w:tcPr>
          <w:p w14:paraId="59D4017E" w14:textId="77777777" w:rsidR="00D22C6C" w:rsidRDefault="00D22C6C" w:rsidP="001F3F09">
            <w:pPr>
              <w:spacing w:before="240"/>
              <w:jc w:val="center"/>
              <w:rPr>
                <w:ins w:id="2955" w:author="Admin" w:date="2017-09-29T11:51:00Z"/>
                <w:rFonts w:cs="Times New Roman"/>
                <w:sz w:val="24"/>
                <w:szCs w:val="24"/>
              </w:rPr>
            </w:pPr>
          </w:p>
        </w:tc>
        <w:tc>
          <w:tcPr>
            <w:tcW w:w="797" w:type="dxa"/>
            <w:tcBorders>
              <w:top w:val="single" w:sz="4" w:space="0" w:color="000000"/>
              <w:left w:val="single" w:sz="4" w:space="0" w:color="000000"/>
              <w:bottom w:val="single" w:sz="4" w:space="0" w:color="000000"/>
              <w:right w:val="single" w:sz="4" w:space="0" w:color="000000"/>
            </w:tcBorders>
            <w:vAlign w:val="center"/>
          </w:tcPr>
          <w:p w14:paraId="354A3503" w14:textId="77777777" w:rsidR="00D22C6C" w:rsidRPr="00835288" w:rsidRDefault="00D22C6C" w:rsidP="001F3F09">
            <w:pPr>
              <w:spacing w:before="240"/>
              <w:jc w:val="center"/>
              <w:rPr>
                <w:ins w:id="2956" w:author="Admin" w:date="2017-09-29T11:51: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7AE07FB0" w14:textId="66AC5D18" w:rsidR="00D22C6C" w:rsidRDefault="00D22C6C" w:rsidP="001F3F09">
            <w:pPr>
              <w:spacing w:before="240"/>
              <w:jc w:val="center"/>
              <w:rPr>
                <w:ins w:id="2957" w:author="Admin" w:date="2017-09-29T11:51:00Z"/>
                <w:rFonts w:cs="Times New Roman"/>
                <w:sz w:val="24"/>
                <w:szCs w:val="24"/>
              </w:rPr>
            </w:pPr>
            <w:ins w:id="2958" w:author="Admin" w:date="2017-09-29T11:53:00Z">
              <w:r>
                <w:rPr>
                  <w:rFonts w:cs="Times New Roman"/>
                  <w:sz w:val="24"/>
                  <w:szCs w:val="24"/>
                </w:rPr>
                <w:t>Reonly</w:t>
              </w:r>
            </w:ins>
          </w:p>
        </w:tc>
        <w:tc>
          <w:tcPr>
            <w:tcW w:w="1619" w:type="dxa"/>
            <w:tcBorders>
              <w:top w:val="single" w:sz="4" w:space="0" w:color="000000"/>
              <w:left w:val="single" w:sz="4" w:space="0" w:color="000000"/>
              <w:bottom w:val="single" w:sz="4" w:space="0" w:color="000000"/>
              <w:right w:val="single" w:sz="4" w:space="0" w:color="000000"/>
            </w:tcBorders>
            <w:vAlign w:val="center"/>
          </w:tcPr>
          <w:p w14:paraId="118F8DB5" w14:textId="77777777" w:rsidR="00D22C6C" w:rsidRPr="00835288" w:rsidRDefault="00D22C6C" w:rsidP="001F3F09">
            <w:pPr>
              <w:spacing w:before="240"/>
              <w:jc w:val="left"/>
              <w:rPr>
                <w:ins w:id="2959" w:author="Admin" w:date="2017-09-29T11:51:00Z"/>
                <w:rFonts w:cs="Times New Roman"/>
                <w:sz w:val="24"/>
                <w:szCs w:val="24"/>
              </w:rPr>
            </w:pPr>
          </w:p>
        </w:tc>
      </w:tr>
      <w:tr w:rsidR="00875B52" w:rsidRPr="00835288" w14:paraId="3E186945" w14:textId="77777777" w:rsidTr="00683753">
        <w:trPr>
          <w:trHeight w:val="286"/>
        </w:trPr>
        <w:tc>
          <w:tcPr>
            <w:tcW w:w="716" w:type="dxa"/>
            <w:tcBorders>
              <w:top w:val="single" w:sz="4" w:space="0" w:color="000000"/>
              <w:left w:val="single" w:sz="4" w:space="0" w:color="000000"/>
              <w:bottom w:val="single" w:sz="4" w:space="0" w:color="000000"/>
              <w:right w:val="single" w:sz="4" w:space="0" w:color="000000"/>
            </w:tcBorders>
            <w:vAlign w:val="center"/>
          </w:tcPr>
          <w:p w14:paraId="7ED2FCCD" w14:textId="77777777" w:rsidR="00875B52" w:rsidRPr="00D302BA" w:rsidRDefault="00875B52" w:rsidP="0078597D">
            <w:pPr>
              <w:pStyle w:val="ListParagraph"/>
              <w:numPr>
                <w:ilvl w:val="0"/>
                <w:numId w:val="9"/>
              </w:numPr>
              <w:spacing w:after="0" w:line="26" w:lineRule="atLeast"/>
              <w:jc w:val="center"/>
              <w:rPr>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7F394592" w14:textId="2DF90F58" w:rsidR="00875B52" w:rsidRDefault="00875B52" w:rsidP="001F3F09">
            <w:pPr>
              <w:spacing w:after="0" w:line="240" w:lineRule="auto"/>
              <w:jc w:val="left"/>
              <w:rPr>
                <w:rFonts w:cs="Times New Roman"/>
                <w:color w:val="000000"/>
                <w:sz w:val="24"/>
                <w:szCs w:val="24"/>
              </w:rPr>
            </w:pPr>
            <w:del w:id="2960" w:author="Admin" w:date="2017-09-18T11:11:00Z">
              <w:r w:rsidDel="00F90684">
                <w:rPr>
                  <w:rFonts w:cs="Times New Roman"/>
                  <w:color w:val="000000"/>
                  <w:sz w:val="24"/>
                  <w:szCs w:val="24"/>
                </w:rPr>
                <w:delText>Số lượng định biên</w:delText>
              </w:r>
            </w:del>
            <w:ins w:id="2961" w:author="Admin" w:date="2017-09-18T11:11:00Z">
              <w:r w:rsidR="00F90684">
                <w:rPr>
                  <w:rFonts w:cs="Times New Roman"/>
                  <w:color w:val="000000"/>
                  <w:sz w:val="24"/>
                  <w:szCs w:val="24"/>
                </w:rPr>
                <w:t>Số lần thay đổi</w:t>
              </w:r>
            </w:ins>
          </w:p>
        </w:tc>
        <w:tc>
          <w:tcPr>
            <w:tcW w:w="2777" w:type="dxa"/>
            <w:tcBorders>
              <w:top w:val="single" w:sz="4" w:space="0" w:color="000000"/>
              <w:left w:val="single" w:sz="4" w:space="0" w:color="000000"/>
              <w:bottom w:val="single" w:sz="4" w:space="0" w:color="000000"/>
              <w:right w:val="single" w:sz="4" w:space="0" w:color="000000"/>
            </w:tcBorders>
            <w:vAlign w:val="center"/>
          </w:tcPr>
          <w:p w14:paraId="532EF10B" w14:textId="6CD25043" w:rsidR="00875B52" w:rsidRDefault="00875B52" w:rsidP="001F3F09">
            <w:pPr>
              <w:spacing w:after="0" w:line="240" w:lineRule="auto"/>
              <w:jc w:val="left"/>
              <w:rPr>
                <w:rFonts w:cs="Times New Roman"/>
                <w:color w:val="000000"/>
                <w:sz w:val="24"/>
                <w:szCs w:val="24"/>
              </w:rPr>
            </w:pPr>
            <w:del w:id="2962" w:author="Admin" w:date="2017-09-18T11:11:00Z">
              <w:r w:rsidDel="00F90684">
                <w:rPr>
                  <w:rFonts w:cs="Times New Roman"/>
                  <w:color w:val="000000"/>
                  <w:sz w:val="24"/>
                  <w:szCs w:val="24"/>
                </w:rPr>
                <w:delText xml:space="preserve">Số lượng định biên tháng </w:delText>
              </w:r>
            </w:del>
            <w:ins w:id="2963" w:author="Admin" w:date="2017-09-18T11:11:00Z">
              <w:r w:rsidR="00F90684">
                <w:rPr>
                  <w:rFonts w:cs="Times New Roman"/>
                  <w:color w:val="000000"/>
                  <w:sz w:val="24"/>
                  <w:szCs w:val="24"/>
                </w:rPr>
                <w:t>Hệ thống tự động hiển thị số lần thay đổi (khi nhập số định biên thay đổi lần đầu thì hiển thị là lần số 1, tương tự như vậy ở các lần sau</w:t>
              </w:r>
            </w:ins>
          </w:p>
        </w:tc>
        <w:tc>
          <w:tcPr>
            <w:tcW w:w="885" w:type="dxa"/>
            <w:tcBorders>
              <w:top w:val="single" w:sz="4" w:space="0" w:color="000000"/>
              <w:left w:val="single" w:sz="4" w:space="0" w:color="000000"/>
              <w:bottom w:val="single" w:sz="4" w:space="0" w:color="000000"/>
              <w:right w:val="single" w:sz="4" w:space="0" w:color="000000"/>
            </w:tcBorders>
            <w:vAlign w:val="center"/>
          </w:tcPr>
          <w:p w14:paraId="4AE20857" w14:textId="77777777" w:rsidR="00875B52" w:rsidRDefault="00875B52" w:rsidP="001F3F09">
            <w:pPr>
              <w:spacing w:before="240"/>
              <w:jc w:val="center"/>
              <w:rPr>
                <w:rFonts w:cs="Times New Roman"/>
                <w:sz w:val="24"/>
                <w:szCs w:val="24"/>
              </w:rPr>
            </w:pPr>
            <w:r>
              <w:rPr>
                <w:rFonts w:cs="Times New Roman"/>
                <w:sz w:val="24"/>
                <w:szCs w:val="24"/>
              </w:rPr>
              <w:t>Số</w:t>
            </w:r>
          </w:p>
        </w:tc>
        <w:tc>
          <w:tcPr>
            <w:tcW w:w="797" w:type="dxa"/>
            <w:tcBorders>
              <w:top w:val="single" w:sz="4" w:space="0" w:color="000000"/>
              <w:left w:val="single" w:sz="4" w:space="0" w:color="000000"/>
              <w:bottom w:val="single" w:sz="4" w:space="0" w:color="000000"/>
              <w:right w:val="single" w:sz="4" w:space="0" w:color="000000"/>
            </w:tcBorders>
            <w:vAlign w:val="center"/>
          </w:tcPr>
          <w:p w14:paraId="5C66C72C" w14:textId="77777777" w:rsidR="00875B52" w:rsidRPr="00835288" w:rsidRDefault="00875B52" w:rsidP="001F3F09">
            <w:pPr>
              <w:spacing w:before="240"/>
              <w:jc w:val="center"/>
              <w:rPr>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6DF3CD74" w14:textId="77777777" w:rsidR="00875B52" w:rsidRDefault="00875B52" w:rsidP="001F3F09">
            <w:pPr>
              <w:jc w:val="center"/>
            </w:pPr>
            <w:r>
              <w:rPr>
                <w:rFonts w:cs="Times New Roman"/>
                <w:sz w:val="24"/>
                <w:szCs w:val="24"/>
              </w:rPr>
              <w:t>Có</w:t>
            </w:r>
          </w:p>
        </w:tc>
        <w:tc>
          <w:tcPr>
            <w:tcW w:w="1619" w:type="dxa"/>
            <w:tcBorders>
              <w:top w:val="single" w:sz="4" w:space="0" w:color="000000"/>
              <w:left w:val="single" w:sz="4" w:space="0" w:color="000000"/>
              <w:right w:val="single" w:sz="4" w:space="0" w:color="000000"/>
            </w:tcBorders>
            <w:vAlign w:val="center"/>
          </w:tcPr>
          <w:p w14:paraId="3D1DDF9D" w14:textId="77777777" w:rsidR="00875B52" w:rsidRPr="00835288" w:rsidRDefault="00875B52" w:rsidP="001F3F09">
            <w:pPr>
              <w:spacing w:before="240"/>
              <w:jc w:val="left"/>
              <w:rPr>
                <w:rFonts w:cs="Times New Roman"/>
                <w:sz w:val="24"/>
                <w:szCs w:val="24"/>
              </w:rPr>
            </w:pPr>
          </w:p>
        </w:tc>
      </w:tr>
      <w:tr w:rsidR="00683753" w:rsidRPr="00835288" w:rsidDel="00F90684" w14:paraId="64548EB5" w14:textId="35772928" w:rsidTr="00683753">
        <w:trPr>
          <w:trHeight w:val="286"/>
          <w:del w:id="2964" w:author="Admin" w:date="2017-09-18T11:12:00Z"/>
        </w:trPr>
        <w:tc>
          <w:tcPr>
            <w:tcW w:w="716" w:type="dxa"/>
            <w:tcBorders>
              <w:top w:val="single" w:sz="4" w:space="0" w:color="000000"/>
              <w:left w:val="single" w:sz="4" w:space="0" w:color="000000"/>
              <w:bottom w:val="single" w:sz="4" w:space="0" w:color="000000"/>
              <w:right w:val="single" w:sz="4" w:space="0" w:color="000000"/>
            </w:tcBorders>
            <w:vAlign w:val="center"/>
          </w:tcPr>
          <w:p w14:paraId="022BE9EC" w14:textId="76931A4F" w:rsidR="00683753" w:rsidRPr="00683753" w:rsidDel="00F90684" w:rsidRDefault="00683753" w:rsidP="0078597D">
            <w:pPr>
              <w:pStyle w:val="ListParagraph"/>
              <w:numPr>
                <w:ilvl w:val="0"/>
                <w:numId w:val="9"/>
              </w:numPr>
              <w:spacing w:after="0" w:line="26" w:lineRule="atLeast"/>
              <w:jc w:val="center"/>
              <w:rPr>
                <w:del w:id="2965" w:author="Admin" w:date="2017-09-18T11:12:00Z"/>
                <w:rFonts w:cs="Times New Roman"/>
                <w:color w:val="FF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69B9A14E" w14:textId="04655066" w:rsidR="00683753" w:rsidRPr="00683753" w:rsidDel="00F90684" w:rsidRDefault="00683753" w:rsidP="001F3F09">
            <w:pPr>
              <w:spacing w:after="0" w:line="240" w:lineRule="auto"/>
              <w:jc w:val="left"/>
              <w:rPr>
                <w:del w:id="2966" w:author="Admin" w:date="2017-09-18T11:12:00Z"/>
                <w:rFonts w:cs="Times New Roman"/>
                <w:color w:val="FF0000"/>
                <w:sz w:val="24"/>
                <w:szCs w:val="24"/>
              </w:rPr>
            </w:pPr>
            <w:del w:id="2967" w:author="Admin" w:date="2017-09-18T11:12:00Z">
              <w:r w:rsidRPr="00683753" w:rsidDel="00F90684">
                <w:rPr>
                  <w:rFonts w:cs="Times New Roman"/>
                  <w:color w:val="FF0000"/>
                  <w:sz w:val="24"/>
                  <w:szCs w:val="24"/>
                </w:rPr>
                <w:delText>Lần bổ sung</w:delText>
              </w:r>
            </w:del>
          </w:p>
        </w:tc>
        <w:tc>
          <w:tcPr>
            <w:tcW w:w="2777" w:type="dxa"/>
            <w:tcBorders>
              <w:top w:val="single" w:sz="4" w:space="0" w:color="000000"/>
              <w:left w:val="single" w:sz="4" w:space="0" w:color="000000"/>
              <w:bottom w:val="single" w:sz="4" w:space="0" w:color="000000"/>
              <w:right w:val="single" w:sz="4" w:space="0" w:color="000000"/>
            </w:tcBorders>
            <w:vAlign w:val="center"/>
          </w:tcPr>
          <w:p w14:paraId="116E0B60" w14:textId="3DCA0ABC" w:rsidR="00683753" w:rsidRPr="00683753" w:rsidDel="00F90684" w:rsidRDefault="00683753" w:rsidP="001F3F09">
            <w:pPr>
              <w:spacing w:after="0" w:line="240" w:lineRule="auto"/>
              <w:jc w:val="left"/>
              <w:rPr>
                <w:del w:id="2968" w:author="Admin" w:date="2017-09-18T11:12:00Z"/>
                <w:rFonts w:cs="Times New Roman"/>
                <w:color w:val="FF0000"/>
                <w:sz w:val="24"/>
                <w:szCs w:val="24"/>
              </w:rPr>
            </w:pPr>
            <w:del w:id="2969" w:author="Admin" w:date="2017-09-18T11:12:00Z">
              <w:r w:rsidRPr="00683753" w:rsidDel="00F90684">
                <w:rPr>
                  <w:rFonts w:cs="Times New Roman"/>
                  <w:color w:val="FF0000"/>
                  <w:sz w:val="24"/>
                  <w:szCs w:val="24"/>
                </w:rPr>
                <w:delText>Hệ thống tự động hiển thị lần bổ sung theo số lần nhập</w:delText>
              </w:r>
            </w:del>
          </w:p>
        </w:tc>
        <w:tc>
          <w:tcPr>
            <w:tcW w:w="885" w:type="dxa"/>
            <w:tcBorders>
              <w:top w:val="single" w:sz="4" w:space="0" w:color="000000"/>
              <w:left w:val="single" w:sz="4" w:space="0" w:color="000000"/>
              <w:bottom w:val="single" w:sz="4" w:space="0" w:color="000000"/>
              <w:right w:val="single" w:sz="4" w:space="0" w:color="000000"/>
            </w:tcBorders>
            <w:vAlign w:val="center"/>
          </w:tcPr>
          <w:p w14:paraId="45B72AC8" w14:textId="0B0A922F" w:rsidR="00683753" w:rsidRPr="00683753" w:rsidDel="00F90684" w:rsidRDefault="00683753" w:rsidP="001F3F09">
            <w:pPr>
              <w:spacing w:before="240"/>
              <w:jc w:val="center"/>
              <w:rPr>
                <w:del w:id="2970" w:author="Admin" w:date="2017-09-18T11:12:00Z"/>
                <w:rFonts w:cs="Times New Roman"/>
                <w:color w:val="FF0000"/>
                <w:sz w:val="24"/>
                <w:szCs w:val="24"/>
              </w:rPr>
            </w:pPr>
            <w:del w:id="2971" w:author="Admin" w:date="2017-09-18T11:12:00Z">
              <w:r w:rsidRPr="00683753" w:rsidDel="00F90684">
                <w:rPr>
                  <w:rFonts w:cs="Times New Roman"/>
                  <w:color w:val="FF0000"/>
                  <w:sz w:val="24"/>
                  <w:szCs w:val="24"/>
                </w:rPr>
                <w:delText>Số</w:delText>
              </w:r>
            </w:del>
          </w:p>
        </w:tc>
        <w:tc>
          <w:tcPr>
            <w:tcW w:w="797" w:type="dxa"/>
            <w:tcBorders>
              <w:top w:val="single" w:sz="4" w:space="0" w:color="000000"/>
              <w:left w:val="single" w:sz="4" w:space="0" w:color="000000"/>
              <w:bottom w:val="single" w:sz="4" w:space="0" w:color="000000"/>
              <w:right w:val="single" w:sz="4" w:space="0" w:color="000000"/>
            </w:tcBorders>
            <w:vAlign w:val="center"/>
          </w:tcPr>
          <w:p w14:paraId="1EF10A62" w14:textId="2F96DE48" w:rsidR="00683753" w:rsidRPr="00683753" w:rsidDel="00F90684" w:rsidRDefault="00683753" w:rsidP="001F3F09">
            <w:pPr>
              <w:spacing w:before="240"/>
              <w:jc w:val="center"/>
              <w:rPr>
                <w:del w:id="2972" w:author="Admin" w:date="2017-09-18T11:12:00Z"/>
                <w:rFonts w:cs="Times New Roman"/>
                <w:color w:val="FF0000"/>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20280F45" w14:textId="49DA3564" w:rsidR="00683753" w:rsidRPr="00683753" w:rsidDel="00F90684" w:rsidRDefault="00683753" w:rsidP="001F3F09">
            <w:pPr>
              <w:jc w:val="center"/>
              <w:rPr>
                <w:del w:id="2973" w:author="Admin" w:date="2017-09-18T11:12:00Z"/>
                <w:rFonts w:cs="Times New Roman"/>
                <w:color w:val="FF0000"/>
                <w:sz w:val="24"/>
                <w:szCs w:val="24"/>
              </w:rPr>
            </w:pPr>
            <w:del w:id="2974" w:author="Admin" w:date="2017-09-18T11:12:00Z">
              <w:r w:rsidRPr="00683753" w:rsidDel="00F90684">
                <w:rPr>
                  <w:rFonts w:cs="Times New Roman"/>
                  <w:color w:val="FF0000"/>
                  <w:sz w:val="24"/>
                  <w:szCs w:val="24"/>
                </w:rPr>
                <w:delText>Có</w:delText>
              </w:r>
            </w:del>
          </w:p>
        </w:tc>
        <w:tc>
          <w:tcPr>
            <w:tcW w:w="1619" w:type="dxa"/>
            <w:tcBorders>
              <w:top w:val="single" w:sz="4" w:space="0" w:color="000000"/>
              <w:left w:val="single" w:sz="4" w:space="0" w:color="000000"/>
              <w:right w:val="single" w:sz="4" w:space="0" w:color="000000"/>
            </w:tcBorders>
            <w:vAlign w:val="center"/>
          </w:tcPr>
          <w:p w14:paraId="3BDE905A" w14:textId="533F10DF" w:rsidR="00683753" w:rsidRPr="00683753" w:rsidDel="00F90684" w:rsidRDefault="00683753" w:rsidP="001F3F09">
            <w:pPr>
              <w:spacing w:before="240"/>
              <w:jc w:val="left"/>
              <w:rPr>
                <w:del w:id="2975" w:author="Admin" w:date="2017-09-18T11:12:00Z"/>
                <w:rFonts w:cs="Times New Roman"/>
                <w:color w:val="FF0000"/>
                <w:sz w:val="24"/>
                <w:szCs w:val="24"/>
              </w:rPr>
            </w:pPr>
          </w:p>
        </w:tc>
      </w:tr>
      <w:tr w:rsidR="00683753" w:rsidRPr="00835288" w:rsidDel="00F90684" w14:paraId="04D8CD6D" w14:textId="492B92FE" w:rsidTr="00683753">
        <w:trPr>
          <w:trHeight w:val="286"/>
          <w:del w:id="2976" w:author="Admin" w:date="2017-09-18T11:12:00Z"/>
        </w:trPr>
        <w:tc>
          <w:tcPr>
            <w:tcW w:w="716" w:type="dxa"/>
            <w:tcBorders>
              <w:top w:val="single" w:sz="4" w:space="0" w:color="000000"/>
              <w:left w:val="single" w:sz="4" w:space="0" w:color="000000"/>
              <w:bottom w:val="single" w:sz="4" w:space="0" w:color="000000"/>
              <w:right w:val="single" w:sz="4" w:space="0" w:color="000000"/>
            </w:tcBorders>
            <w:vAlign w:val="center"/>
          </w:tcPr>
          <w:p w14:paraId="22451A4F" w14:textId="3772BDD2" w:rsidR="00683753" w:rsidRPr="00683753" w:rsidDel="00F90684" w:rsidRDefault="00683753" w:rsidP="0078597D">
            <w:pPr>
              <w:pStyle w:val="ListParagraph"/>
              <w:numPr>
                <w:ilvl w:val="0"/>
                <w:numId w:val="9"/>
              </w:numPr>
              <w:spacing w:after="0" w:line="26" w:lineRule="atLeast"/>
              <w:jc w:val="center"/>
              <w:rPr>
                <w:del w:id="2977" w:author="Admin" w:date="2017-09-18T11:12:00Z"/>
                <w:rFonts w:cs="Times New Roman"/>
                <w:color w:val="FF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00F1D71" w14:textId="4F41DACF" w:rsidR="00683753" w:rsidRPr="00683753" w:rsidDel="00F90684" w:rsidRDefault="00683753" w:rsidP="001F3F09">
            <w:pPr>
              <w:spacing w:after="0" w:line="240" w:lineRule="auto"/>
              <w:jc w:val="left"/>
              <w:rPr>
                <w:del w:id="2978" w:author="Admin" w:date="2017-09-18T11:12:00Z"/>
                <w:rFonts w:cs="Times New Roman"/>
                <w:color w:val="FF0000"/>
                <w:sz w:val="24"/>
                <w:szCs w:val="24"/>
              </w:rPr>
            </w:pPr>
            <w:del w:id="2979" w:author="Admin" w:date="2017-09-18T11:12:00Z">
              <w:r w:rsidDel="00F90684">
                <w:rPr>
                  <w:rFonts w:cs="Times New Roman"/>
                  <w:color w:val="FF0000"/>
                  <w:sz w:val="24"/>
                  <w:szCs w:val="24"/>
                </w:rPr>
                <w:delText>Tổng định biên</w:delText>
              </w:r>
            </w:del>
          </w:p>
        </w:tc>
        <w:tc>
          <w:tcPr>
            <w:tcW w:w="2777" w:type="dxa"/>
            <w:tcBorders>
              <w:top w:val="single" w:sz="4" w:space="0" w:color="000000"/>
              <w:left w:val="single" w:sz="4" w:space="0" w:color="000000"/>
              <w:bottom w:val="single" w:sz="4" w:space="0" w:color="000000"/>
              <w:right w:val="single" w:sz="4" w:space="0" w:color="000000"/>
            </w:tcBorders>
            <w:vAlign w:val="center"/>
          </w:tcPr>
          <w:p w14:paraId="6EE96299" w14:textId="48BC3773" w:rsidR="00683753" w:rsidRPr="00683753" w:rsidDel="00F90684" w:rsidRDefault="00683753" w:rsidP="001F3F09">
            <w:pPr>
              <w:spacing w:after="0" w:line="240" w:lineRule="auto"/>
              <w:jc w:val="left"/>
              <w:rPr>
                <w:del w:id="2980" w:author="Admin" w:date="2017-09-18T11:12:00Z"/>
                <w:rFonts w:cs="Times New Roman"/>
                <w:color w:val="FF0000"/>
                <w:sz w:val="24"/>
                <w:szCs w:val="24"/>
              </w:rPr>
            </w:pPr>
            <w:del w:id="2981" w:author="Admin" w:date="2017-09-18T11:12:00Z">
              <w:r w:rsidDel="00F90684">
                <w:rPr>
                  <w:rFonts w:cs="Times New Roman"/>
                  <w:color w:val="FF0000"/>
                  <w:sz w:val="24"/>
                  <w:szCs w:val="24"/>
                </w:rPr>
                <w:delText>Tổng cộng định biên theo phần chọn. Nếu chọn chức danh thì hiển thị</w:delText>
              </w:r>
              <w:r w:rsidR="009C2BE7" w:rsidDel="00F90684">
                <w:rPr>
                  <w:rFonts w:cs="Times New Roman"/>
                  <w:color w:val="FF0000"/>
                  <w:sz w:val="24"/>
                  <w:szCs w:val="24"/>
                </w:rPr>
                <w:delText xml:space="preserve"> tổng định biên theo chức danh, nếu chọn phòng ban thì hiển thị số lượng định biên của phòng ban</w:delText>
              </w:r>
            </w:del>
          </w:p>
        </w:tc>
        <w:tc>
          <w:tcPr>
            <w:tcW w:w="885" w:type="dxa"/>
            <w:tcBorders>
              <w:top w:val="single" w:sz="4" w:space="0" w:color="000000"/>
              <w:left w:val="single" w:sz="4" w:space="0" w:color="000000"/>
              <w:bottom w:val="single" w:sz="4" w:space="0" w:color="000000"/>
              <w:right w:val="single" w:sz="4" w:space="0" w:color="000000"/>
            </w:tcBorders>
            <w:vAlign w:val="center"/>
          </w:tcPr>
          <w:p w14:paraId="0A786CAA" w14:textId="063347D5" w:rsidR="00683753" w:rsidRPr="00683753" w:rsidDel="00F90684" w:rsidRDefault="009C2BE7" w:rsidP="001F3F09">
            <w:pPr>
              <w:spacing w:before="240"/>
              <w:jc w:val="center"/>
              <w:rPr>
                <w:del w:id="2982" w:author="Admin" w:date="2017-09-18T11:12:00Z"/>
                <w:rFonts w:cs="Times New Roman"/>
                <w:color w:val="FF0000"/>
                <w:sz w:val="24"/>
                <w:szCs w:val="24"/>
              </w:rPr>
            </w:pPr>
            <w:del w:id="2983" w:author="Admin" w:date="2017-09-18T11:12:00Z">
              <w:r w:rsidDel="00F90684">
                <w:rPr>
                  <w:rFonts w:cs="Times New Roman"/>
                  <w:color w:val="FF0000"/>
                  <w:sz w:val="24"/>
                  <w:szCs w:val="24"/>
                </w:rPr>
                <w:delText>Số</w:delText>
              </w:r>
            </w:del>
          </w:p>
        </w:tc>
        <w:tc>
          <w:tcPr>
            <w:tcW w:w="797" w:type="dxa"/>
            <w:tcBorders>
              <w:top w:val="single" w:sz="4" w:space="0" w:color="000000"/>
              <w:left w:val="single" w:sz="4" w:space="0" w:color="000000"/>
              <w:bottom w:val="single" w:sz="4" w:space="0" w:color="000000"/>
              <w:right w:val="single" w:sz="4" w:space="0" w:color="000000"/>
            </w:tcBorders>
            <w:vAlign w:val="center"/>
          </w:tcPr>
          <w:p w14:paraId="48ED6A95" w14:textId="785768F4" w:rsidR="00683753" w:rsidRPr="00683753" w:rsidDel="00F90684" w:rsidRDefault="00683753" w:rsidP="001F3F09">
            <w:pPr>
              <w:spacing w:before="240"/>
              <w:jc w:val="center"/>
              <w:rPr>
                <w:del w:id="2984" w:author="Admin" w:date="2017-09-18T11:12:00Z"/>
                <w:rFonts w:cs="Times New Roman"/>
                <w:color w:val="FF0000"/>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571EB224" w14:textId="71B56248" w:rsidR="00683753" w:rsidRPr="00683753" w:rsidDel="00F90684" w:rsidRDefault="009C2BE7" w:rsidP="001F3F09">
            <w:pPr>
              <w:jc w:val="center"/>
              <w:rPr>
                <w:del w:id="2985" w:author="Admin" w:date="2017-09-18T11:12:00Z"/>
                <w:rFonts w:cs="Times New Roman"/>
                <w:color w:val="FF0000"/>
                <w:sz w:val="24"/>
                <w:szCs w:val="24"/>
              </w:rPr>
            </w:pPr>
            <w:del w:id="2986" w:author="Admin" w:date="2017-09-18T11:12:00Z">
              <w:r w:rsidDel="00F90684">
                <w:rPr>
                  <w:rFonts w:cs="Times New Roman"/>
                  <w:color w:val="FF0000"/>
                  <w:sz w:val="24"/>
                  <w:szCs w:val="24"/>
                </w:rPr>
                <w:delText>Có</w:delText>
              </w:r>
            </w:del>
          </w:p>
        </w:tc>
        <w:tc>
          <w:tcPr>
            <w:tcW w:w="1619" w:type="dxa"/>
            <w:tcBorders>
              <w:top w:val="single" w:sz="4" w:space="0" w:color="000000"/>
              <w:left w:val="single" w:sz="4" w:space="0" w:color="000000"/>
              <w:right w:val="single" w:sz="4" w:space="0" w:color="000000"/>
            </w:tcBorders>
            <w:vAlign w:val="center"/>
          </w:tcPr>
          <w:p w14:paraId="4FA4EB04" w14:textId="5688622F" w:rsidR="00683753" w:rsidRPr="00683753" w:rsidDel="00F90684" w:rsidRDefault="00683753" w:rsidP="001F3F09">
            <w:pPr>
              <w:spacing w:before="240"/>
              <w:jc w:val="left"/>
              <w:rPr>
                <w:del w:id="2987" w:author="Admin" w:date="2017-09-18T11:12:00Z"/>
                <w:rFonts w:cs="Times New Roman"/>
                <w:color w:val="FF0000"/>
                <w:sz w:val="24"/>
                <w:szCs w:val="24"/>
              </w:rPr>
            </w:pPr>
          </w:p>
        </w:tc>
      </w:tr>
      <w:tr w:rsidR="00875B52" w:rsidRPr="00835288" w:rsidDel="00D22C6C" w14:paraId="43F59378" w14:textId="32956152" w:rsidTr="00683753">
        <w:trPr>
          <w:trHeight w:val="286"/>
          <w:del w:id="2988" w:author="Admin" w:date="2017-09-29T11:54:00Z"/>
        </w:trPr>
        <w:tc>
          <w:tcPr>
            <w:tcW w:w="716" w:type="dxa"/>
            <w:tcBorders>
              <w:top w:val="single" w:sz="4" w:space="0" w:color="000000"/>
              <w:left w:val="single" w:sz="4" w:space="0" w:color="000000"/>
              <w:bottom w:val="single" w:sz="4" w:space="0" w:color="000000"/>
              <w:right w:val="single" w:sz="4" w:space="0" w:color="000000"/>
            </w:tcBorders>
            <w:vAlign w:val="center"/>
          </w:tcPr>
          <w:p w14:paraId="1D32A2F1" w14:textId="3AF0DBF5" w:rsidR="00875B52" w:rsidRPr="00D302BA" w:rsidDel="00D22C6C" w:rsidRDefault="00875B52" w:rsidP="0078597D">
            <w:pPr>
              <w:pStyle w:val="ListParagraph"/>
              <w:numPr>
                <w:ilvl w:val="0"/>
                <w:numId w:val="9"/>
              </w:numPr>
              <w:spacing w:after="0" w:line="26" w:lineRule="atLeast"/>
              <w:jc w:val="center"/>
              <w:rPr>
                <w:del w:id="2989" w:author="Admin" w:date="2017-09-29T11:54:00Z"/>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3AA1BE35" w14:textId="453328AF" w:rsidR="00875B52" w:rsidDel="00D22C6C" w:rsidRDefault="00875B52" w:rsidP="001F3F09">
            <w:pPr>
              <w:spacing w:after="0" w:line="240" w:lineRule="auto"/>
              <w:jc w:val="left"/>
              <w:rPr>
                <w:del w:id="2990" w:author="Admin" w:date="2017-09-29T11:54:00Z"/>
                <w:rFonts w:cs="Times New Roman"/>
                <w:color w:val="000000"/>
                <w:sz w:val="24"/>
                <w:szCs w:val="24"/>
              </w:rPr>
            </w:pPr>
            <w:del w:id="2991" w:author="Admin" w:date="2017-09-29T11:54:00Z">
              <w:r w:rsidDel="00D22C6C">
                <w:rPr>
                  <w:rFonts w:cs="Times New Roman"/>
                  <w:color w:val="000000"/>
                  <w:sz w:val="24"/>
                  <w:szCs w:val="24"/>
                </w:rPr>
                <w:delText>Số lượng cần tuyển</w:delText>
              </w:r>
            </w:del>
          </w:p>
        </w:tc>
        <w:tc>
          <w:tcPr>
            <w:tcW w:w="2777" w:type="dxa"/>
            <w:tcBorders>
              <w:top w:val="single" w:sz="4" w:space="0" w:color="000000"/>
              <w:left w:val="single" w:sz="4" w:space="0" w:color="000000"/>
              <w:bottom w:val="single" w:sz="4" w:space="0" w:color="000000"/>
              <w:right w:val="single" w:sz="4" w:space="0" w:color="000000"/>
            </w:tcBorders>
            <w:vAlign w:val="center"/>
          </w:tcPr>
          <w:p w14:paraId="6A0ADC1B" w14:textId="054292C0" w:rsidR="00875B52" w:rsidDel="00D22C6C" w:rsidRDefault="00875B52" w:rsidP="001F3F09">
            <w:pPr>
              <w:spacing w:after="0" w:line="240" w:lineRule="auto"/>
              <w:jc w:val="left"/>
              <w:rPr>
                <w:del w:id="2992" w:author="Admin" w:date="2017-09-29T11:54:00Z"/>
                <w:rFonts w:cs="Times New Roman"/>
                <w:color w:val="000000"/>
                <w:sz w:val="24"/>
                <w:szCs w:val="24"/>
              </w:rPr>
            </w:pPr>
            <w:del w:id="2993" w:author="Admin" w:date="2017-09-29T11:54:00Z">
              <w:r w:rsidDel="00D22C6C">
                <w:rPr>
                  <w:rFonts w:cs="Times New Roman"/>
                  <w:color w:val="000000"/>
                  <w:sz w:val="24"/>
                  <w:szCs w:val="24"/>
                </w:rPr>
                <w:delText>Công thức = số lượng định biên – số lượng nhân sự hiện tại</w:delText>
              </w:r>
            </w:del>
          </w:p>
        </w:tc>
        <w:tc>
          <w:tcPr>
            <w:tcW w:w="885" w:type="dxa"/>
            <w:tcBorders>
              <w:top w:val="single" w:sz="4" w:space="0" w:color="000000"/>
              <w:left w:val="single" w:sz="4" w:space="0" w:color="000000"/>
              <w:bottom w:val="single" w:sz="4" w:space="0" w:color="000000"/>
              <w:right w:val="single" w:sz="4" w:space="0" w:color="000000"/>
            </w:tcBorders>
            <w:vAlign w:val="center"/>
          </w:tcPr>
          <w:p w14:paraId="3DAAE461" w14:textId="66047B95" w:rsidR="00875B52" w:rsidDel="00D22C6C" w:rsidRDefault="00875B52" w:rsidP="001F3F09">
            <w:pPr>
              <w:spacing w:before="240"/>
              <w:jc w:val="center"/>
              <w:rPr>
                <w:del w:id="2994" w:author="Admin" w:date="2017-09-29T11:54:00Z"/>
                <w:rFonts w:cs="Times New Roman"/>
                <w:sz w:val="24"/>
                <w:szCs w:val="24"/>
              </w:rPr>
            </w:pPr>
            <w:del w:id="2995" w:author="Admin" w:date="2017-09-29T11:54:00Z">
              <w:r w:rsidDel="00D22C6C">
                <w:rPr>
                  <w:rFonts w:cs="Times New Roman"/>
                  <w:sz w:val="24"/>
                  <w:szCs w:val="24"/>
                </w:rPr>
                <w:delText>Số</w:delText>
              </w:r>
            </w:del>
          </w:p>
        </w:tc>
        <w:tc>
          <w:tcPr>
            <w:tcW w:w="797" w:type="dxa"/>
            <w:tcBorders>
              <w:top w:val="single" w:sz="4" w:space="0" w:color="000000"/>
              <w:left w:val="single" w:sz="4" w:space="0" w:color="000000"/>
              <w:bottom w:val="single" w:sz="4" w:space="0" w:color="000000"/>
              <w:right w:val="single" w:sz="4" w:space="0" w:color="000000"/>
            </w:tcBorders>
            <w:vAlign w:val="center"/>
          </w:tcPr>
          <w:p w14:paraId="60083EA5" w14:textId="5505E6EF" w:rsidR="00875B52" w:rsidRPr="00835288" w:rsidDel="00D22C6C" w:rsidRDefault="00875B52" w:rsidP="001F3F09">
            <w:pPr>
              <w:spacing w:before="240"/>
              <w:jc w:val="center"/>
              <w:rPr>
                <w:del w:id="2996" w:author="Admin" w:date="2017-09-29T11:54:00Z"/>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37581EE0" w14:textId="6B2F270C" w:rsidR="00875B52" w:rsidRPr="003511C6" w:rsidDel="00D22C6C" w:rsidRDefault="00683753" w:rsidP="001F3F09">
            <w:pPr>
              <w:jc w:val="center"/>
              <w:rPr>
                <w:del w:id="2997" w:author="Admin" w:date="2017-09-29T11:54:00Z"/>
                <w:rFonts w:cs="Times New Roman"/>
                <w:sz w:val="24"/>
                <w:szCs w:val="24"/>
              </w:rPr>
            </w:pPr>
            <w:del w:id="2998" w:author="Admin" w:date="2017-09-29T11:54:00Z">
              <w:r w:rsidDel="00D22C6C">
                <w:rPr>
                  <w:rFonts w:cs="Times New Roman"/>
                  <w:sz w:val="24"/>
                  <w:szCs w:val="24"/>
                </w:rPr>
                <w:delText>Có</w:delText>
              </w:r>
            </w:del>
          </w:p>
        </w:tc>
        <w:tc>
          <w:tcPr>
            <w:tcW w:w="1619" w:type="dxa"/>
            <w:tcBorders>
              <w:top w:val="single" w:sz="4" w:space="0" w:color="000000"/>
              <w:left w:val="single" w:sz="4" w:space="0" w:color="000000"/>
              <w:right w:val="single" w:sz="4" w:space="0" w:color="000000"/>
            </w:tcBorders>
            <w:vAlign w:val="center"/>
          </w:tcPr>
          <w:p w14:paraId="4AA55689" w14:textId="0AF9F76A" w:rsidR="00875B52" w:rsidRPr="00835288" w:rsidDel="00D22C6C" w:rsidRDefault="00875B52" w:rsidP="001F3F09">
            <w:pPr>
              <w:spacing w:before="240"/>
              <w:jc w:val="left"/>
              <w:rPr>
                <w:del w:id="2999" w:author="Admin" w:date="2017-09-29T11:54:00Z"/>
                <w:rFonts w:cs="Times New Roman"/>
                <w:sz w:val="24"/>
                <w:szCs w:val="24"/>
              </w:rPr>
            </w:pPr>
          </w:p>
        </w:tc>
      </w:tr>
      <w:tr w:rsidR="00875B52" w:rsidRPr="00835288" w14:paraId="60A53A28" w14:textId="77777777" w:rsidTr="00683753">
        <w:trPr>
          <w:trHeight w:val="286"/>
        </w:trPr>
        <w:tc>
          <w:tcPr>
            <w:tcW w:w="716" w:type="dxa"/>
            <w:tcBorders>
              <w:top w:val="single" w:sz="4" w:space="0" w:color="000000"/>
              <w:left w:val="single" w:sz="4" w:space="0" w:color="000000"/>
              <w:bottom w:val="single" w:sz="4" w:space="0" w:color="000000"/>
              <w:right w:val="single" w:sz="4" w:space="0" w:color="000000"/>
            </w:tcBorders>
            <w:vAlign w:val="center"/>
          </w:tcPr>
          <w:p w14:paraId="3F274A4B" w14:textId="77777777" w:rsidR="00875B52" w:rsidRPr="00D302BA" w:rsidRDefault="00875B52" w:rsidP="0078597D">
            <w:pPr>
              <w:pStyle w:val="ListParagraph"/>
              <w:numPr>
                <w:ilvl w:val="0"/>
                <w:numId w:val="9"/>
              </w:numPr>
              <w:spacing w:after="0" w:line="26" w:lineRule="atLeast"/>
              <w:jc w:val="center"/>
              <w:rPr>
                <w:rFonts w:cs="Times New Roman"/>
                <w:color w:val="000000"/>
                <w:sz w:val="24"/>
                <w:szCs w:val="24"/>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615A0812" w14:textId="77777777" w:rsidR="00875B52" w:rsidRDefault="00875B52" w:rsidP="001F3F09">
            <w:pPr>
              <w:spacing w:after="0" w:line="240" w:lineRule="auto"/>
              <w:jc w:val="left"/>
              <w:rPr>
                <w:rFonts w:cs="Times New Roman"/>
                <w:color w:val="000000"/>
                <w:sz w:val="24"/>
                <w:szCs w:val="24"/>
              </w:rPr>
            </w:pPr>
            <w:r>
              <w:rPr>
                <w:rFonts w:cs="Times New Roman"/>
                <w:color w:val="000000"/>
                <w:sz w:val="24"/>
                <w:szCs w:val="24"/>
              </w:rPr>
              <w:t>Ghi chú</w:t>
            </w:r>
          </w:p>
        </w:tc>
        <w:tc>
          <w:tcPr>
            <w:tcW w:w="2777" w:type="dxa"/>
            <w:tcBorders>
              <w:top w:val="single" w:sz="4" w:space="0" w:color="000000"/>
              <w:left w:val="single" w:sz="4" w:space="0" w:color="000000"/>
              <w:bottom w:val="single" w:sz="4" w:space="0" w:color="000000"/>
              <w:right w:val="single" w:sz="4" w:space="0" w:color="000000"/>
            </w:tcBorders>
            <w:vAlign w:val="center"/>
          </w:tcPr>
          <w:p w14:paraId="55F478CC" w14:textId="77777777" w:rsidR="00875B52" w:rsidRDefault="00875B52" w:rsidP="001F3F09">
            <w:pPr>
              <w:spacing w:after="0" w:line="240" w:lineRule="auto"/>
              <w:jc w:val="left"/>
              <w:rPr>
                <w:rFonts w:cs="Times New Roman"/>
                <w:color w:val="000000"/>
                <w:sz w:val="24"/>
                <w:szCs w:val="24"/>
              </w:rPr>
            </w:pPr>
            <w:r>
              <w:rPr>
                <w:rFonts w:cs="Times New Roman"/>
                <w:color w:val="000000"/>
                <w:sz w:val="24"/>
                <w:szCs w:val="24"/>
              </w:rPr>
              <w:t>Mô tả thêm</w:t>
            </w:r>
          </w:p>
        </w:tc>
        <w:tc>
          <w:tcPr>
            <w:tcW w:w="885" w:type="dxa"/>
            <w:tcBorders>
              <w:top w:val="single" w:sz="4" w:space="0" w:color="000000"/>
              <w:left w:val="single" w:sz="4" w:space="0" w:color="000000"/>
              <w:bottom w:val="single" w:sz="4" w:space="0" w:color="000000"/>
              <w:right w:val="single" w:sz="4" w:space="0" w:color="000000"/>
            </w:tcBorders>
            <w:vAlign w:val="center"/>
          </w:tcPr>
          <w:p w14:paraId="0F86ED26" w14:textId="77777777" w:rsidR="00875B52" w:rsidRDefault="00875B52" w:rsidP="001F3F09">
            <w:pPr>
              <w:spacing w:before="240"/>
              <w:jc w:val="center"/>
              <w:rPr>
                <w:ins w:id="3000" w:author="Admin" w:date="2017-09-18T11:12:00Z"/>
                <w:rFonts w:cs="Times New Roman"/>
                <w:sz w:val="24"/>
                <w:szCs w:val="24"/>
              </w:rPr>
            </w:pPr>
            <w:r>
              <w:rPr>
                <w:rFonts w:cs="Times New Roman"/>
                <w:sz w:val="24"/>
                <w:szCs w:val="24"/>
              </w:rPr>
              <w:t>Ký tự</w:t>
            </w:r>
            <w:ins w:id="3001" w:author="Admin" w:date="2017-09-18T11:12:00Z">
              <w:r w:rsidR="00EA2523">
                <w:rPr>
                  <w:rFonts w:cs="Times New Roman"/>
                  <w:sz w:val="24"/>
                  <w:szCs w:val="24"/>
                </w:rPr>
                <w:t xml:space="preserve"> </w:t>
              </w:r>
            </w:ins>
          </w:p>
          <w:p w14:paraId="1ECB1748" w14:textId="379731F5" w:rsidR="00EA2523" w:rsidRDefault="00EA2523" w:rsidP="001F3F09">
            <w:pPr>
              <w:spacing w:before="240"/>
              <w:jc w:val="center"/>
              <w:rPr>
                <w:rFonts w:cs="Times New Roman"/>
                <w:sz w:val="24"/>
                <w:szCs w:val="24"/>
              </w:rPr>
            </w:pPr>
            <w:ins w:id="3002" w:author="Admin" w:date="2017-09-18T11:12:00Z">
              <w:r>
                <w:rPr>
                  <w:rFonts w:cs="Times New Roman"/>
                  <w:sz w:val="24"/>
                  <w:szCs w:val="24"/>
                </w:rPr>
                <w:t>(nhiều dòng)</w:t>
              </w:r>
            </w:ins>
          </w:p>
        </w:tc>
        <w:tc>
          <w:tcPr>
            <w:tcW w:w="797" w:type="dxa"/>
            <w:tcBorders>
              <w:top w:val="single" w:sz="4" w:space="0" w:color="000000"/>
              <w:left w:val="single" w:sz="4" w:space="0" w:color="000000"/>
              <w:bottom w:val="single" w:sz="4" w:space="0" w:color="000000"/>
              <w:right w:val="single" w:sz="4" w:space="0" w:color="000000"/>
            </w:tcBorders>
            <w:vAlign w:val="center"/>
          </w:tcPr>
          <w:p w14:paraId="7048F195" w14:textId="77777777" w:rsidR="00875B52" w:rsidRDefault="00875B52" w:rsidP="001F3F09">
            <w:pPr>
              <w:jc w:val="center"/>
              <w:rPr>
                <w:rFonts w:cs="Times New Roman"/>
                <w:sz w:val="24"/>
                <w:szCs w:val="24"/>
              </w:rPr>
            </w:pPr>
          </w:p>
        </w:tc>
        <w:tc>
          <w:tcPr>
            <w:tcW w:w="940" w:type="dxa"/>
            <w:tcBorders>
              <w:top w:val="single" w:sz="4" w:space="0" w:color="000000"/>
              <w:left w:val="single" w:sz="4" w:space="0" w:color="000000"/>
              <w:bottom w:val="single" w:sz="4" w:space="0" w:color="000000"/>
              <w:right w:val="single" w:sz="4" w:space="0" w:color="000000"/>
            </w:tcBorders>
            <w:vAlign w:val="center"/>
          </w:tcPr>
          <w:p w14:paraId="3968C575" w14:textId="77777777" w:rsidR="00875B52" w:rsidRDefault="00875B52" w:rsidP="001F3F09">
            <w:pPr>
              <w:spacing w:before="240"/>
              <w:jc w:val="center"/>
              <w:rPr>
                <w:rFonts w:cs="Times New Roman"/>
                <w:sz w:val="24"/>
                <w:szCs w:val="24"/>
              </w:rPr>
            </w:pPr>
            <w:r>
              <w:rPr>
                <w:rFonts w:cs="Times New Roman"/>
                <w:sz w:val="24"/>
                <w:szCs w:val="24"/>
              </w:rPr>
              <w:t>Không</w:t>
            </w:r>
          </w:p>
        </w:tc>
        <w:tc>
          <w:tcPr>
            <w:tcW w:w="1619" w:type="dxa"/>
            <w:tcBorders>
              <w:top w:val="single" w:sz="4" w:space="0" w:color="000000"/>
              <w:left w:val="single" w:sz="4" w:space="0" w:color="000000"/>
              <w:bottom w:val="single" w:sz="4" w:space="0" w:color="000000"/>
              <w:right w:val="single" w:sz="4" w:space="0" w:color="000000"/>
            </w:tcBorders>
            <w:vAlign w:val="center"/>
          </w:tcPr>
          <w:p w14:paraId="036BFBBD" w14:textId="77777777" w:rsidR="00875B52" w:rsidRPr="00835288" w:rsidRDefault="00875B52" w:rsidP="001F3F09">
            <w:pPr>
              <w:spacing w:before="240"/>
              <w:jc w:val="left"/>
              <w:rPr>
                <w:rFonts w:cs="Times New Roman"/>
                <w:sz w:val="24"/>
                <w:szCs w:val="24"/>
              </w:rPr>
            </w:pPr>
          </w:p>
        </w:tc>
      </w:tr>
    </w:tbl>
    <w:p w14:paraId="32A54D90" w14:textId="5E8E0383" w:rsidR="00C218A0" w:rsidRDefault="00C218A0">
      <w:pPr>
        <w:pStyle w:val="AutoNumDescription"/>
        <w:rPr>
          <w:ins w:id="3003" w:author="Admin" w:date="2017-09-18T11:33:00Z"/>
        </w:rPr>
        <w:pPrChange w:id="3004" w:author="Admin" w:date="2017-09-18T11:32:00Z">
          <w:pPr>
            <w:pStyle w:val="Heading3"/>
          </w:pPr>
        </w:pPrChange>
      </w:pPr>
      <w:ins w:id="3005" w:author="Admin" w:date="2017-09-18T11:32:00Z">
        <w:r w:rsidRPr="00C218A0">
          <w:rPr>
            <w:b/>
            <w:sz w:val="24"/>
            <w:szCs w:val="24"/>
            <w:rPrChange w:id="3006" w:author="Admin" w:date="2017-09-18T11:33:00Z">
              <w:rPr/>
            </w:rPrChange>
          </w:rPr>
          <w:t>Mô tả nghiệp vụ:</w:t>
        </w:r>
      </w:ins>
    </w:p>
    <w:p w14:paraId="7C6C706A" w14:textId="2B64C312" w:rsidR="00E736E1" w:rsidRDefault="00E736E1" w:rsidP="00E736E1">
      <w:pPr>
        <w:pStyle w:val="CommentText"/>
        <w:numPr>
          <w:ilvl w:val="0"/>
          <w:numId w:val="8"/>
        </w:numPr>
        <w:ind w:left="450" w:hanging="450"/>
        <w:rPr>
          <w:ins w:id="3007" w:author="Admin" w:date="2017-09-29T11:34:00Z"/>
          <w:i/>
          <w:color w:val="000000" w:themeColor="text1"/>
          <w:sz w:val="24"/>
          <w:szCs w:val="24"/>
        </w:rPr>
        <w:pPrChange w:id="3008" w:author="Admin" w:date="2017-09-29T11:33:00Z">
          <w:pPr>
            <w:pStyle w:val="CommentText"/>
          </w:pPr>
        </w:pPrChange>
      </w:pPr>
      <w:ins w:id="3009" w:author="Admin" w:date="2017-09-29T11:32:00Z">
        <w:r w:rsidRPr="00E736E1">
          <w:rPr>
            <w:color w:val="000000" w:themeColor="text1"/>
            <w:sz w:val="24"/>
            <w:szCs w:val="24"/>
            <w:rPrChange w:id="3010" w:author="Admin" w:date="2017-09-29T11:32:00Z">
              <w:rPr>
                <w:color w:val="FF0000"/>
              </w:rPr>
            </w:rPrChange>
          </w:rPr>
          <w:t>Năm tài chính</w:t>
        </w:r>
      </w:ins>
      <w:ins w:id="3011" w:author="Admin" w:date="2017-09-29T11:33:00Z">
        <w:r>
          <w:rPr>
            <w:color w:val="000000" w:themeColor="text1"/>
            <w:sz w:val="24"/>
            <w:szCs w:val="24"/>
          </w:rPr>
          <w:t xml:space="preserve">: bắt đầu từ tháng 4 năm nay đến hết tháng 3 năm sau </w:t>
        </w:r>
        <w:r w:rsidRPr="00E736E1">
          <w:rPr>
            <w:i/>
            <w:color w:val="000000" w:themeColor="text1"/>
            <w:sz w:val="24"/>
            <w:szCs w:val="24"/>
            <w:rPrChange w:id="3012" w:author="Admin" w:date="2017-09-29T11:33:00Z">
              <w:rPr>
                <w:color w:val="000000" w:themeColor="text1"/>
                <w:sz w:val="24"/>
                <w:szCs w:val="24"/>
              </w:rPr>
            </w:rPrChange>
          </w:rPr>
          <w:t>(</w:t>
        </w:r>
      </w:ins>
      <w:ins w:id="3013" w:author="Admin" w:date="2017-09-29T11:32:00Z">
        <w:r w:rsidRPr="00E736E1">
          <w:rPr>
            <w:i/>
            <w:color w:val="000000" w:themeColor="text1"/>
            <w:sz w:val="24"/>
            <w:szCs w:val="24"/>
            <w:rPrChange w:id="3014" w:author="Admin" w:date="2017-09-29T11:33:00Z">
              <w:rPr>
                <w:color w:val="000000" w:themeColor="text1"/>
                <w:sz w:val="24"/>
                <w:szCs w:val="24"/>
              </w:rPr>
            </w:rPrChange>
          </w:rPr>
          <w:t>b</w:t>
        </w:r>
        <w:r w:rsidRPr="00E736E1">
          <w:rPr>
            <w:i/>
            <w:color w:val="000000" w:themeColor="text1"/>
            <w:sz w:val="24"/>
            <w:szCs w:val="24"/>
            <w:rPrChange w:id="3015" w:author="Admin" w:date="2017-09-29T11:33:00Z">
              <w:rPr>
                <w:color w:val="FF0000"/>
              </w:rPr>
            </w:rPrChange>
          </w:rPr>
          <w:t>ổ sung cho cấu hình định nghĩa năm tài chính (định biên, kế hoạch TD, KH đào tạo, nghỉ phép)</w:t>
        </w:r>
      </w:ins>
    </w:p>
    <w:p w14:paraId="33FDF37F" w14:textId="2EEA2B4F" w:rsidR="00E736E1" w:rsidRDefault="00E736E1" w:rsidP="00E736E1">
      <w:pPr>
        <w:pStyle w:val="CommentText"/>
        <w:numPr>
          <w:ilvl w:val="0"/>
          <w:numId w:val="8"/>
        </w:numPr>
        <w:ind w:left="450" w:hanging="450"/>
        <w:rPr>
          <w:ins w:id="3016" w:author="Admin" w:date="2017-09-29T11:39:00Z"/>
          <w:color w:val="000000" w:themeColor="text1"/>
          <w:sz w:val="24"/>
          <w:szCs w:val="24"/>
        </w:rPr>
        <w:pPrChange w:id="3017" w:author="Admin" w:date="2017-09-29T11:35:00Z">
          <w:pPr>
            <w:pStyle w:val="CommentText"/>
            <w:numPr>
              <w:numId w:val="8"/>
            </w:numPr>
            <w:ind w:left="720" w:hanging="720"/>
          </w:pPr>
        </w:pPrChange>
      </w:pPr>
      <w:ins w:id="3018" w:author="Admin" w:date="2017-09-29T11:34:00Z">
        <w:r w:rsidRPr="00E736E1">
          <w:rPr>
            <w:color w:val="000000" w:themeColor="text1"/>
            <w:sz w:val="24"/>
            <w:szCs w:val="24"/>
            <w:rPrChange w:id="3019" w:author="Admin" w:date="2017-09-29T11:35:00Z">
              <w:rPr/>
            </w:rPrChange>
          </w:rPr>
          <w:lastRenderedPageBreak/>
          <w:t>Bổ sung thêm trường định biên theo từng tháng của năm (số người trong tháng), định biên trung bình (tổng cộng 12 tháng/12 từ theo năm tài chính), định biên cuối năm (tháng 3 của năm tài chính), định biên tháng cao nhất (hiển thị dữ liệu tháng cao nhất), số lần thay đổi</w:t>
        </w:r>
      </w:ins>
      <w:ins w:id="3020" w:author="Admin" w:date="2017-09-29T11:39:00Z">
        <w:r w:rsidR="009B1B4B">
          <w:rPr>
            <w:color w:val="000000" w:themeColor="text1"/>
            <w:sz w:val="24"/>
            <w:szCs w:val="24"/>
          </w:rPr>
          <w:t>.</w:t>
        </w:r>
      </w:ins>
    </w:p>
    <w:p w14:paraId="688C2FFE" w14:textId="5E035E48" w:rsidR="009B1B4B" w:rsidRPr="009B1B4B" w:rsidRDefault="009B1B4B" w:rsidP="00E736E1">
      <w:pPr>
        <w:pStyle w:val="CommentText"/>
        <w:numPr>
          <w:ilvl w:val="0"/>
          <w:numId w:val="8"/>
        </w:numPr>
        <w:ind w:left="450" w:hanging="450"/>
        <w:rPr>
          <w:ins w:id="3021" w:author="Admin" w:date="2017-09-29T11:34:00Z"/>
          <w:i/>
          <w:color w:val="000000" w:themeColor="text1"/>
          <w:sz w:val="24"/>
          <w:szCs w:val="24"/>
          <w:rPrChange w:id="3022" w:author="Admin" w:date="2017-09-29T11:43:00Z">
            <w:rPr>
              <w:ins w:id="3023" w:author="Admin" w:date="2017-09-29T11:34:00Z"/>
            </w:rPr>
          </w:rPrChange>
        </w:rPr>
        <w:pPrChange w:id="3024" w:author="Admin" w:date="2017-09-29T11:35:00Z">
          <w:pPr>
            <w:pStyle w:val="CommentText"/>
            <w:numPr>
              <w:numId w:val="8"/>
            </w:numPr>
            <w:ind w:left="720" w:hanging="720"/>
          </w:pPr>
        </w:pPrChange>
      </w:pPr>
      <w:ins w:id="3025" w:author="Admin" w:date="2017-09-29T11:39:00Z">
        <w:r>
          <w:rPr>
            <w:color w:val="000000" w:themeColor="text1"/>
            <w:sz w:val="24"/>
            <w:szCs w:val="24"/>
          </w:rPr>
          <w:t xml:space="preserve">Số lượng nhân sự hiện tại: </w:t>
        </w:r>
      </w:ins>
      <w:ins w:id="3026" w:author="Admin" w:date="2017-09-29T11:40:00Z">
        <w:r>
          <w:rPr>
            <w:color w:val="000000" w:themeColor="text1"/>
            <w:sz w:val="24"/>
            <w:szCs w:val="24"/>
          </w:rPr>
          <w:t xml:space="preserve">hiển thị số lượng hiện tại của các tháng theo thời gian định biên. Khi tính ra số lượng cần tuyển </w:t>
        </w:r>
        <w:r w:rsidRPr="009B1B4B">
          <w:rPr>
            <w:i/>
            <w:color w:val="000000" w:themeColor="text1"/>
            <w:sz w:val="24"/>
            <w:szCs w:val="24"/>
            <w:rPrChange w:id="3027" w:author="Admin" w:date="2017-09-29T11:43:00Z">
              <w:rPr>
                <w:color w:val="000000" w:themeColor="text1"/>
                <w:sz w:val="24"/>
                <w:szCs w:val="24"/>
              </w:rPr>
            </w:rPrChange>
          </w:rPr>
          <w:t xml:space="preserve">(chức năng Kế hoạch tuyển dụng năm ở Module Tuyển dụng) </w:t>
        </w:r>
        <w:r>
          <w:rPr>
            <w:color w:val="000000" w:themeColor="text1"/>
            <w:sz w:val="24"/>
            <w:szCs w:val="24"/>
          </w:rPr>
          <w:t>thì số lượng nhân sự lấy số lượng nhân sự hiện tại của tháng (</w:t>
        </w:r>
        <w:r w:rsidRPr="009B1B4B">
          <w:rPr>
            <w:i/>
            <w:color w:val="000000" w:themeColor="text1"/>
            <w:sz w:val="24"/>
            <w:szCs w:val="24"/>
            <w:rPrChange w:id="3028" w:author="Admin" w:date="2017-09-29T11:43:00Z">
              <w:rPr>
                <w:color w:val="000000" w:themeColor="text1"/>
                <w:sz w:val="24"/>
                <w:szCs w:val="24"/>
              </w:rPr>
            </w:rPrChange>
          </w:rPr>
          <w:t>tính đến ngày cuối cùng của tháng)</w:t>
        </w:r>
      </w:ins>
    </w:p>
    <w:p w14:paraId="30731040" w14:textId="77777777" w:rsidR="00E736E1" w:rsidRPr="001132B6" w:rsidRDefault="00E736E1" w:rsidP="00E736E1">
      <w:pPr>
        <w:pStyle w:val="CommentText"/>
        <w:numPr>
          <w:ilvl w:val="0"/>
          <w:numId w:val="8"/>
        </w:numPr>
        <w:ind w:left="450" w:hanging="450"/>
        <w:rPr>
          <w:ins w:id="3029" w:author="Admin" w:date="2017-09-29T11:34:00Z"/>
          <w:color w:val="FF0000"/>
          <w:sz w:val="24"/>
          <w:szCs w:val="24"/>
          <w:rPrChange w:id="3030" w:author="Admin" w:date="2017-09-29T11:43:00Z">
            <w:rPr>
              <w:ins w:id="3031" w:author="Admin" w:date="2017-09-29T11:34:00Z"/>
            </w:rPr>
          </w:rPrChange>
        </w:rPr>
        <w:pPrChange w:id="3032" w:author="Admin" w:date="2017-09-29T11:35:00Z">
          <w:pPr>
            <w:pStyle w:val="CommentText"/>
            <w:numPr>
              <w:numId w:val="8"/>
            </w:numPr>
            <w:ind w:left="720" w:hanging="720"/>
          </w:pPr>
        </w:pPrChange>
      </w:pPr>
      <w:ins w:id="3033" w:author="Admin" w:date="2017-09-29T11:34:00Z">
        <w:r w:rsidRPr="001132B6">
          <w:rPr>
            <w:color w:val="FF0000"/>
            <w:sz w:val="24"/>
            <w:szCs w:val="24"/>
            <w:rPrChange w:id="3034" w:author="Admin" w:date="2017-09-29T11:43:00Z">
              <w:rPr/>
            </w:rPrChange>
          </w:rPr>
          <w:t>Trường hợp Sửa số lượng định biên thì sửa trực tiếp ĐB tháng và hệ thống hiển thị lần cuối cùng (có phần lưu lại các lần sửa), sang các tháng sau thì không được sửa định biên của tháng trước.</w:t>
        </w:r>
      </w:ins>
    </w:p>
    <w:p w14:paraId="539C6061" w14:textId="1BAEFC25" w:rsidR="00E736E1" w:rsidRPr="009B1B4B" w:rsidRDefault="009B1B4B" w:rsidP="009B1B4B">
      <w:pPr>
        <w:pStyle w:val="CommentText"/>
        <w:numPr>
          <w:ilvl w:val="0"/>
          <w:numId w:val="8"/>
        </w:numPr>
        <w:ind w:left="450" w:hanging="450"/>
        <w:rPr>
          <w:ins w:id="3035" w:author="Admin" w:date="2017-09-29T11:32:00Z"/>
          <w:color w:val="000000" w:themeColor="text1"/>
          <w:sz w:val="24"/>
          <w:szCs w:val="24"/>
          <w:rPrChange w:id="3036" w:author="Admin" w:date="2017-09-29T11:37:00Z">
            <w:rPr>
              <w:ins w:id="3037" w:author="Admin" w:date="2017-09-29T11:32:00Z"/>
            </w:rPr>
          </w:rPrChange>
        </w:rPr>
        <w:pPrChange w:id="3038" w:author="Admin" w:date="2017-09-29T11:37:00Z">
          <w:pPr>
            <w:pStyle w:val="CommentText"/>
          </w:pPr>
        </w:pPrChange>
      </w:pPr>
      <w:ins w:id="3039" w:author="Admin" w:date="2017-09-29T11:37:00Z">
        <w:r w:rsidRPr="009B1B4B">
          <w:rPr>
            <w:color w:val="000000" w:themeColor="text1"/>
            <w:sz w:val="24"/>
            <w:szCs w:val="24"/>
            <w:rPrChange w:id="3040" w:author="Admin" w:date="2017-09-29T11:37:00Z">
              <w:rPr/>
            </w:rPrChange>
          </w:rPr>
          <w:t>Trường hợp Sửa số lượng định biên thì sửa trực tiếp ĐB tháng và hệ thống hiển thị lần cuối cùng (có phần lưu lại các lần sửa), sang các tháng sau thì không được sửa định biên của tháng trước</w:t>
        </w:r>
      </w:ins>
      <w:ins w:id="3041" w:author="Admin" w:date="2017-09-29T11:43:00Z">
        <w:r w:rsidR="001132B6">
          <w:rPr>
            <w:color w:val="000000" w:themeColor="text1"/>
            <w:sz w:val="24"/>
            <w:szCs w:val="24"/>
          </w:rPr>
          <w:t>.</w:t>
        </w:r>
      </w:ins>
    </w:p>
    <w:p w14:paraId="0992BE36" w14:textId="77777777" w:rsidR="00E736E1" w:rsidRPr="00E736E1" w:rsidRDefault="00E736E1">
      <w:pPr>
        <w:pStyle w:val="AutoNumDescription"/>
        <w:rPr>
          <w:ins w:id="3042" w:author="Admin" w:date="2017-09-29T11:32:00Z"/>
          <w:i/>
          <w:color w:val="000000" w:themeColor="text1"/>
          <w:sz w:val="24"/>
          <w:szCs w:val="24"/>
          <w:rPrChange w:id="3043" w:author="Admin" w:date="2017-09-29T11:32:00Z">
            <w:rPr>
              <w:ins w:id="3044" w:author="Admin" w:date="2017-09-29T11:32:00Z"/>
              <w:i/>
              <w:color w:val="FF0000"/>
            </w:rPr>
          </w:rPrChange>
        </w:rPr>
        <w:pPrChange w:id="3045" w:author="Admin" w:date="2017-09-18T11:32:00Z">
          <w:pPr>
            <w:pStyle w:val="Heading3"/>
          </w:pPr>
        </w:pPrChange>
      </w:pPr>
    </w:p>
    <w:p w14:paraId="3DB4E8B9" w14:textId="7AB5FC84" w:rsidR="00875B52" w:rsidRPr="00D86464" w:rsidRDefault="00875B52" w:rsidP="00714D4C">
      <w:pPr>
        <w:pStyle w:val="Heading3"/>
      </w:pPr>
      <w:bookmarkStart w:id="3046" w:name="_Toc494461299"/>
      <w:r>
        <w:t>Các bước xử lý</w:t>
      </w:r>
      <w:bookmarkEnd w:id="3046"/>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5"/>
        <w:gridCol w:w="2417"/>
        <w:gridCol w:w="6168"/>
      </w:tblGrid>
      <w:tr w:rsidR="00875B52" w:rsidRPr="00835288" w14:paraId="1CE15D24" w14:textId="77777777" w:rsidTr="00EA2124">
        <w:trPr>
          <w:trHeight w:val="364"/>
          <w:tblHeader/>
        </w:trPr>
        <w:tc>
          <w:tcPr>
            <w:tcW w:w="77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050D307" w14:textId="77777777" w:rsidR="00875B52" w:rsidRPr="00835288" w:rsidRDefault="00875B52" w:rsidP="001F3F09">
            <w:pPr>
              <w:spacing w:before="240"/>
              <w:jc w:val="center"/>
              <w:rPr>
                <w:rFonts w:cs="Times New Roman"/>
                <w:b/>
                <w:sz w:val="24"/>
                <w:szCs w:val="24"/>
              </w:rPr>
            </w:pPr>
            <w:r>
              <w:rPr>
                <w:rFonts w:cs="Times New Roman"/>
                <w:b/>
                <w:sz w:val="24"/>
                <w:szCs w:val="24"/>
              </w:rPr>
              <w:t xml:space="preserve">Bước </w:t>
            </w:r>
          </w:p>
        </w:tc>
        <w:tc>
          <w:tcPr>
            <w:tcW w:w="241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7BC9ADF"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 xml:space="preserve">Thao tác </w:t>
            </w:r>
          </w:p>
        </w:tc>
        <w:tc>
          <w:tcPr>
            <w:tcW w:w="616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98E22FF" w14:textId="77777777" w:rsidR="00875B52" w:rsidRPr="00835288" w:rsidRDefault="00875B52" w:rsidP="001F3F09">
            <w:pPr>
              <w:spacing w:before="240"/>
              <w:jc w:val="center"/>
              <w:rPr>
                <w:rFonts w:cs="Times New Roman"/>
                <w:b/>
                <w:sz w:val="24"/>
                <w:szCs w:val="24"/>
              </w:rPr>
            </w:pPr>
            <w:r w:rsidRPr="00835288">
              <w:rPr>
                <w:rFonts w:cs="Times New Roman"/>
                <w:b/>
                <w:sz w:val="24"/>
                <w:szCs w:val="24"/>
              </w:rPr>
              <w:t>Mô tả</w:t>
            </w:r>
          </w:p>
        </w:tc>
      </w:tr>
      <w:tr w:rsidR="00875B52" w:rsidRPr="00835288" w14:paraId="260E9A9B" w14:textId="77777777" w:rsidTr="00EA2124">
        <w:trPr>
          <w:trHeight w:val="286"/>
        </w:trPr>
        <w:tc>
          <w:tcPr>
            <w:tcW w:w="775" w:type="dxa"/>
            <w:tcBorders>
              <w:top w:val="single" w:sz="4" w:space="0" w:color="000000"/>
              <w:left w:val="single" w:sz="4" w:space="0" w:color="000000"/>
              <w:bottom w:val="single" w:sz="4" w:space="0" w:color="000000"/>
              <w:right w:val="single" w:sz="4" w:space="0" w:color="000000"/>
            </w:tcBorders>
            <w:vAlign w:val="center"/>
          </w:tcPr>
          <w:p w14:paraId="0CBEF304" w14:textId="77777777" w:rsidR="00875B52" w:rsidRPr="00B83F2E" w:rsidRDefault="00875B52" w:rsidP="00742467">
            <w:pPr>
              <w:pStyle w:val="ListParagraph"/>
              <w:numPr>
                <w:ilvl w:val="0"/>
                <w:numId w:val="42"/>
              </w:numPr>
              <w:spacing w:after="0" w:line="26" w:lineRule="atLeast"/>
              <w:jc w:val="center"/>
              <w:rPr>
                <w:rFonts w:cs="Times New Roman"/>
                <w:color w:val="000000"/>
                <w:sz w:val="24"/>
                <w:szCs w:val="24"/>
              </w:rPr>
            </w:pPr>
          </w:p>
        </w:tc>
        <w:tc>
          <w:tcPr>
            <w:tcW w:w="2417" w:type="dxa"/>
            <w:tcBorders>
              <w:top w:val="single" w:sz="4" w:space="0" w:color="000000"/>
              <w:left w:val="single" w:sz="4" w:space="0" w:color="000000"/>
              <w:bottom w:val="single" w:sz="4" w:space="0" w:color="000000"/>
              <w:right w:val="single" w:sz="4" w:space="0" w:color="000000"/>
            </w:tcBorders>
            <w:vAlign w:val="center"/>
            <w:hideMark/>
          </w:tcPr>
          <w:p w14:paraId="147D9821" w14:textId="77777777" w:rsidR="00875B52" w:rsidRPr="00835288" w:rsidRDefault="00875B52" w:rsidP="001F3F09">
            <w:pPr>
              <w:spacing w:before="240"/>
              <w:jc w:val="left"/>
              <w:rPr>
                <w:rFonts w:cs="Times New Roman"/>
                <w:b/>
                <w:sz w:val="24"/>
                <w:szCs w:val="24"/>
              </w:rPr>
            </w:pPr>
            <w:r>
              <w:rPr>
                <w:rFonts w:cs="Times New Roman"/>
                <w:b/>
                <w:sz w:val="24"/>
                <w:szCs w:val="24"/>
              </w:rPr>
              <w:t>Thêm mới thông tin định biên</w:t>
            </w:r>
          </w:p>
        </w:tc>
        <w:tc>
          <w:tcPr>
            <w:tcW w:w="6168" w:type="dxa"/>
            <w:tcBorders>
              <w:top w:val="single" w:sz="4" w:space="0" w:color="000000"/>
              <w:left w:val="single" w:sz="4" w:space="0" w:color="000000"/>
              <w:bottom w:val="single" w:sz="4" w:space="0" w:color="000000"/>
              <w:right w:val="single" w:sz="4" w:space="0" w:color="000000"/>
            </w:tcBorders>
            <w:vAlign w:val="center"/>
            <w:hideMark/>
          </w:tcPr>
          <w:p w14:paraId="3141DBE4" w14:textId="77777777" w:rsidR="00875B52" w:rsidRDefault="00875B52" w:rsidP="001F3F09">
            <w:pPr>
              <w:spacing w:before="240"/>
              <w:jc w:val="left"/>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định biên nhân sự.</w:t>
            </w:r>
          </w:p>
          <w:p w14:paraId="469D929E" w14:textId="77777777" w:rsidR="00875B52" w:rsidRPr="00835288" w:rsidRDefault="00875B52" w:rsidP="001F3F09">
            <w:pPr>
              <w:spacing w:before="240"/>
              <w:jc w:val="left"/>
              <w:rPr>
                <w:rFonts w:cs="Times New Roman"/>
                <w:sz w:val="24"/>
                <w:szCs w:val="24"/>
              </w:rPr>
            </w:pPr>
            <w:r>
              <w:rPr>
                <w:rFonts w:cs="Times New Roman"/>
                <w:sz w:val="24"/>
                <w:szCs w:val="24"/>
              </w:rPr>
              <w:t xml:space="preserve">Thông tin thêm mới gồm: Chức danh, số lượng định biên </w:t>
            </w:r>
          </w:p>
        </w:tc>
      </w:tr>
      <w:tr w:rsidR="00875B52" w:rsidRPr="00835288" w14:paraId="4951959F" w14:textId="77777777" w:rsidTr="00EA2124">
        <w:trPr>
          <w:trHeight w:val="286"/>
        </w:trPr>
        <w:tc>
          <w:tcPr>
            <w:tcW w:w="775" w:type="dxa"/>
            <w:tcBorders>
              <w:top w:val="single" w:sz="4" w:space="0" w:color="000000"/>
              <w:left w:val="single" w:sz="4" w:space="0" w:color="000000"/>
              <w:bottom w:val="single" w:sz="4" w:space="0" w:color="000000"/>
              <w:right w:val="single" w:sz="4" w:space="0" w:color="000000"/>
            </w:tcBorders>
            <w:vAlign w:val="center"/>
          </w:tcPr>
          <w:p w14:paraId="194DF2AB" w14:textId="77777777" w:rsidR="00875B52" w:rsidRPr="00B83F2E" w:rsidRDefault="00875B52" w:rsidP="00742467">
            <w:pPr>
              <w:pStyle w:val="ListParagraph"/>
              <w:numPr>
                <w:ilvl w:val="0"/>
                <w:numId w:val="42"/>
              </w:numPr>
              <w:spacing w:after="0" w:line="26" w:lineRule="atLeast"/>
              <w:jc w:val="center"/>
              <w:rPr>
                <w:rFonts w:cs="Times New Roman"/>
                <w:color w:val="000000"/>
                <w:sz w:val="24"/>
                <w:szCs w:val="24"/>
              </w:rPr>
            </w:pPr>
          </w:p>
        </w:tc>
        <w:tc>
          <w:tcPr>
            <w:tcW w:w="2417" w:type="dxa"/>
            <w:tcBorders>
              <w:top w:val="single" w:sz="4" w:space="0" w:color="000000"/>
              <w:left w:val="single" w:sz="4" w:space="0" w:color="000000"/>
              <w:bottom w:val="single" w:sz="4" w:space="0" w:color="000000"/>
              <w:right w:val="single" w:sz="4" w:space="0" w:color="000000"/>
            </w:tcBorders>
            <w:vAlign w:val="center"/>
            <w:hideMark/>
          </w:tcPr>
          <w:p w14:paraId="5E63531A" w14:textId="77777777" w:rsidR="00875B52" w:rsidRPr="00835288" w:rsidRDefault="00875B52" w:rsidP="001F3F09">
            <w:pPr>
              <w:spacing w:before="240"/>
              <w:jc w:val="left"/>
              <w:rPr>
                <w:rFonts w:cs="Times New Roman"/>
                <w:b/>
                <w:sz w:val="24"/>
                <w:szCs w:val="24"/>
              </w:rPr>
            </w:pPr>
            <w:r w:rsidRPr="00835288">
              <w:rPr>
                <w:rFonts w:cs="Times New Roman"/>
                <w:b/>
                <w:sz w:val="24"/>
                <w:szCs w:val="24"/>
              </w:rPr>
              <w:t>Lưu</w:t>
            </w:r>
          </w:p>
        </w:tc>
        <w:tc>
          <w:tcPr>
            <w:tcW w:w="6168" w:type="dxa"/>
            <w:tcBorders>
              <w:top w:val="single" w:sz="4" w:space="0" w:color="000000"/>
              <w:left w:val="single" w:sz="4" w:space="0" w:color="000000"/>
              <w:bottom w:val="single" w:sz="4" w:space="0" w:color="000000"/>
              <w:right w:val="single" w:sz="4" w:space="0" w:color="000000"/>
            </w:tcBorders>
            <w:vAlign w:val="center"/>
            <w:hideMark/>
          </w:tcPr>
          <w:p w14:paraId="2377E324" w14:textId="77777777" w:rsidR="00875B52" w:rsidRPr="00835288" w:rsidRDefault="00875B52" w:rsidP="001F3F09">
            <w:pPr>
              <w:spacing w:before="240"/>
              <w:jc w:val="left"/>
              <w:rPr>
                <w:rFonts w:cs="Times New Roman"/>
                <w:sz w:val="24"/>
                <w:szCs w:val="24"/>
              </w:rPr>
            </w:pPr>
            <w:r w:rsidRPr="00835288">
              <w:rPr>
                <w:rFonts w:cs="Times New Roman"/>
                <w:sz w:val="24"/>
                <w:szCs w:val="24"/>
              </w:rPr>
              <w:t xml:space="preserve">Người dùng sử dụng chức năng này để "Cập nhật" thông tin được "Thêm"/"Sửa" vào </w:t>
            </w:r>
            <w:r>
              <w:rPr>
                <w:rFonts w:cs="Times New Roman"/>
                <w:sz w:val="24"/>
                <w:szCs w:val="24"/>
              </w:rPr>
              <w:t>hệ thống.</w:t>
            </w:r>
          </w:p>
        </w:tc>
      </w:tr>
      <w:tr w:rsidR="00875B52" w:rsidRPr="00835288" w14:paraId="69A98EC9" w14:textId="77777777" w:rsidTr="00EA2124">
        <w:trPr>
          <w:trHeight w:val="286"/>
        </w:trPr>
        <w:tc>
          <w:tcPr>
            <w:tcW w:w="775" w:type="dxa"/>
            <w:tcBorders>
              <w:top w:val="single" w:sz="4" w:space="0" w:color="000000"/>
              <w:left w:val="single" w:sz="4" w:space="0" w:color="000000"/>
              <w:bottom w:val="single" w:sz="4" w:space="0" w:color="000000"/>
              <w:right w:val="single" w:sz="4" w:space="0" w:color="000000"/>
            </w:tcBorders>
            <w:vAlign w:val="center"/>
          </w:tcPr>
          <w:p w14:paraId="59E5E1C8" w14:textId="77777777" w:rsidR="00875B52" w:rsidRPr="00B83F2E" w:rsidRDefault="00875B52" w:rsidP="00742467">
            <w:pPr>
              <w:pStyle w:val="ListParagraph"/>
              <w:numPr>
                <w:ilvl w:val="0"/>
                <w:numId w:val="42"/>
              </w:numPr>
              <w:spacing w:after="0" w:line="26" w:lineRule="atLeast"/>
              <w:jc w:val="center"/>
              <w:rPr>
                <w:rFonts w:cs="Times New Roman"/>
                <w:color w:val="000000"/>
                <w:sz w:val="24"/>
                <w:szCs w:val="24"/>
              </w:rPr>
            </w:pPr>
          </w:p>
        </w:tc>
        <w:tc>
          <w:tcPr>
            <w:tcW w:w="2417" w:type="dxa"/>
            <w:tcBorders>
              <w:top w:val="single" w:sz="4" w:space="0" w:color="000000"/>
              <w:left w:val="single" w:sz="4" w:space="0" w:color="000000"/>
              <w:bottom w:val="single" w:sz="4" w:space="0" w:color="000000"/>
              <w:right w:val="single" w:sz="4" w:space="0" w:color="000000"/>
            </w:tcBorders>
            <w:vAlign w:val="center"/>
            <w:hideMark/>
          </w:tcPr>
          <w:p w14:paraId="63139A82" w14:textId="77777777" w:rsidR="00875B52" w:rsidRPr="00835288" w:rsidRDefault="00875B52" w:rsidP="001F3F09">
            <w:pPr>
              <w:spacing w:before="240"/>
              <w:jc w:val="left"/>
              <w:rPr>
                <w:rFonts w:cs="Times New Roman"/>
                <w:b/>
                <w:sz w:val="24"/>
                <w:szCs w:val="24"/>
              </w:rPr>
            </w:pPr>
            <w:r>
              <w:rPr>
                <w:rFonts w:cs="Times New Roman"/>
                <w:b/>
                <w:sz w:val="24"/>
                <w:szCs w:val="24"/>
              </w:rPr>
              <w:t>Import</w:t>
            </w:r>
          </w:p>
        </w:tc>
        <w:tc>
          <w:tcPr>
            <w:tcW w:w="6168" w:type="dxa"/>
            <w:tcBorders>
              <w:top w:val="single" w:sz="4" w:space="0" w:color="000000"/>
              <w:left w:val="single" w:sz="4" w:space="0" w:color="000000"/>
              <w:bottom w:val="single" w:sz="4" w:space="0" w:color="000000"/>
              <w:right w:val="single" w:sz="4" w:space="0" w:color="000000"/>
            </w:tcBorders>
            <w:vAlign w:val="center"/>
            <w:hideMark/>
          </w:tcPr>
          <w:p w14:paraId="021B59CD" w14:textId="77777777" w:rsidR="00875B52" w:rsidRDefault="00875B52" w:rsidP="001F3F09">
            <w:pPr>
              <w:spacing w:before="240"/>
              <w:jc w:val="left"/>
              <w:rPr>
                <w:rFonts w:cs="Times New Roman"/>
                <w:sz w:val="24"/>
                <w:szCs w:val="24"/>
              </w:rPr>
            </w:pPr>
            <w:r w:rsidRPr="00835288">
              <w:rPr>
                <w:rFonts w:cs="Times New Roman"/>
                <w:sz w:val="24"/>
                <w:szCs w:val="24"/>
              </w:rPr>
              <w:t xml:space="preserve">Người dùng sử dụng chức năng </w:t>
            </w:r>
            <w:r>
              <w:rPr>
                <w:rFonts w:cs="Times New Roman"/>
                <w:sz w:val="24"/>
                <w:szCs w:val="24"/>
              </w:rPr>
              <w:t>này để xuất file template định biên và nhập thông tin vào để import thông tin định biên.</w:t>
            </w:r>
          </w:p>
          <w:p w14:paraId="6E50C883" w14:textId="77777777" w:rsidR="00875B52" w:rsidRDefault="00875B52" w:rsidP="001F3F09">
            <w:pPr>
              <w:spacing w:before="240"/>
              <w:jc w:val="left"/>
              <w:rPr>
                <w:rFonts w:cs="Times New Roman"/>
                <w:sz w:val="24"/>
                <w:szCs w:val="24"/>
              </w:rPr>
            </w:pPr>
            <w:r>
              <w:rPr>
                <w:rFonts w:cs="Times New Roman"/>
                <w:sz w:val="24"/>
                <w:szCs w:val="24"/>
              </w:rPr>
              <w:t xml:space="preserve">Thao tác thực hiện: </w:t>
            </w:r>
          </w:p>
          <w:p w14:paraId="2C294EE4" w14:textId="77777777" w:rsidR="00875B52" w:rsidRDefault="00875B52" w:rsidP="001F3F09">
            <w:pPr>
              <w:spacing w:before="240"/>
              <w:jc w:val="left"/>
              <w:rPr>
                <w:rFonts w:cs="Times New Roman"/>
                <w:sz w:val="24"/>
                <w:szCs w:val="24"/>
              </w:rPr>
            </w:pPr>
            <w:r>
              <w:rPr>
                <w:rFonts w:cs="Times New Roman"/>
                <w:sz w:val="24"/>
                <w:szCs w:val="24"/>
              </w:rPr>
              <w:t>Bước 1: Nhấn “xuất file mẫu”</w:t>
            </w:r>
          </w:p>
          <w:p w14:paraId="47C450A0" w14:textId="77777777" w:rsidR="00875B52" w:rsidRDefault="00875B52" w:rsidP="001F3F09">
            <w:pPr>
              <w:spacing w:before="240"/>
              <w:jc w:val="left"/>
              <w:rPr>
                <w:rFonts w:cs="Times New Roman"/>
                <w:sz w:val="24"/>
                <w:szCs w:val="24"/>
              </w:rPr>
            </w:pPr>
            <w:r>
              <w:rPr>
                <w:rFonts w:cs="Times New Roman"/>
                <w:sz w:val="24"/>
                <w:szCs w:val="24"/>
              </w:rPr>
              <w:t>Bước 2: Nhấn chọn đơn vị trên sơ đồ tổ chức</w:t>
            </w:r>
          </w:p>
          <w:p w14:paraId="5155F51F" w14:textId="77777777" w:rsidR="00875B52" w:rsidRPr="00835288" w:rsidRDefault="00875B52" w:rsidP="001F3F09">
            <w:pPr>
              <w:spacing w:before="240"/>
              <w:jc w:val="left"/>
              <w:rPr>
                <w:rFonts w:cs="Times New Roman"/>
                <w:sz w:val="24"/>
                <w:szCs w:val="24"/>
              </w:rPr>
            </w:pPr>
            <w:r>
              <w:rPr>
                <w:rFonts w:cs="Times New Roman"/>
                <w:sz w:val="24"/>
                <w:szCs w:val="24"/>
              </w:rPr>
              <w:t>Bước  3: Nhập thông tin vào file mẫu và nhấn chọn vào import để import file vào hệ thống</w:t>
            </w:r>
          </w:p>
        </w:tc>
      </w:tr>
      <w:tr w:rsidR="00875B52" w:rsidRPr="00835288" w14:paraId="29A53E40" w14:textId="77777777" w:rsidTr="00EA2124">
        <w:trPr>
          <w:trHeight w:val="286"/>
        </w:trPr>
        <w:tc>
          <w:tcPr>
            <w:tcW w:w="775" w:type="dxa"/>
            <w:tcBorders>
              <w:top w:val="single" w:sz="4" w:space="0" w:color="000000"/>
              <w:left w:val="single" w:sz="4" w:space="0" w:color="000000"/>
              <w:bottom w:val="single" w:sz="4" w:space="0" w:color="000000"/>
              <w:right w:val="single" w:sz="4" w:space="0" w:color="000000"/>
            </w:tcBorders>
            <w:vAlign w:val="center"/>
          </w:tcPr>
          <w:p w14:paraId="28D79DC5" w14:textId="77777777" w:rsidR="00875B52" w:rsidRPr="00B83F2E" w:rsidRDefault="00875B52" w:rsidP="00742467">
            <w:pPr>
              <w:pStyle w:val="ListParagraph"/>
              <w:numPr>
                <w:ilvl w:val="0"/>
                <w:numId w:val="42"/>
              </w:numPr>
              <w:spacing w:after="0" w:line="26" w:lineRule="atLeast"/>
              <w:jc w:val="center"/>
              <w:rPr>
                <w:rFonts w:cs="Times New Roman"/>
                <w:color w:val="000000"/>
                <w:sz w:val="24"/>
                <w:szCs w:val="24"/>
              </w:rPr>
            </w:pPr>
          </w:p>
        </w:tc>
        <w:tc>
          <w:tcPr>
            <w:tcW w:w="2417" w:type="dxa"/>
            <w:tcBorders>
              <w:top w:val="single" w:sz="4" w:space="0" w:color="000000"/>
              <w:left w:val="single" w:sz="4" w:space="0" w:color="000000"/>
              <w:bottom w:val="single" w:sz="4" w:space="0" w:color="000000"/>
              <w:right w:val="single" w:sz="4" w:space="0" w:color="000000"/>
            </w:tcBorders>
            <w:vAlign w:val="center"/>
          </w:tcPr>
          <w:p w14:paraId="72CC65DB" w14:textId="77777777" w:rsidR="00875B52" w:rsidRDefault="00875B52" w:rsidP="001F3F09">
            <w:pPr>
              <w:spacing w:before="240"/>
              <w:jc w:val="left"/>
              <w:rPr>
                <w:rFonts w:cs="Times New Roman"/>
                <w:b/>
                <w:sz w:val="24"/>
                <w:szCs w:val="24"/>
              </w:rPr>
            </w:pPr>
            <w:r>
              <w:rPr>
                <w:rFonts w:cs="Times New Roman"/>
                <w:b/>
                <w:sz w:val="24"/>
                <w:szCs w:val="24"/>
              </w:rPr>
              <w:t>Xuất excel</w:t>
            </w:r>
          </w:p>
        </w:tc>
        <w:tc>
          <w:tcPr>
            <w:tcW w:w="6168" w:type="dxa"/>
            <w:tcBorders>
              <w:top w:val="single" w:sz="4" w:space="0" w:color="000000"/>
              <w:left w:val="single" w:sz="4" w:space="0" w:color="000000"/>
              <w:bottom w:val="single" w:sz="4" w:space="0" w:color="000000"/>
              <w:right w:val="single" w:sz="4" w:space="0" w:color="000000"/>
            </w:tcBorders>
            <w:vAlign w:val="center"/>
          </w:tcPr>
          <w:p w14:paraId="266C73DA" w14:textId="77777777" w:rsidR="00875B52" w:rsidRPr="00835288" w:rsidRDefault="00875B52" w:rsidP="001F3F09">
            <w:pPr>
              <w:spacing w:before="240"/>
              <w:jc w:val="left"/>
              <w:rPr>
                <w:rFonts w:cs="Times New Roman"/>
                <w:sz w:val="24"/>
                <w:szCs w:val="24"/>
              </w:rPr>
            </w:pPr>
            <w:r>
              <w:rPr>
                <w:rFonts w:cs="Times New Roman"/>
                <w:sz w:val="24"/>
                <w:szCs w:val="24"/>
              </w:rPr>
              <w:t>Người dùng sử dụng chức năng này để xuất dữ liệu định biên ra file excel.</w:t>
            </w:r>
          </w:p>
        </w:tc>
      </w:tr>
    </w:tbl>
    <w:p w14:paraId="5DDA8F2F" w14:textId="27193F7C" w:rsidR="00C97D33" w:rsidRDefault="00C97D33">
      <w:pPr>
        <w:pStyle w:val="Heading2"/>
        <w:rPr>
          <w:ins w:id="3047" w:author="Admin" w:date="2017-09-20T08:58:00Z"/>
        </w:rPr>
        <w:pPrChange w:id="3048" w:author="Admin" w:date="2017-09-20T08:58:00Z">
          <w:pPr>
            <w:pStyle w:val="Heading3"/>
            <w:spacing w:after="0" w:line="276" w:lineRule="auto"/>
          </w:pPr>
        </w:pPrChange>
      </w:pPr>
      <w:bookmarkStart w:id="3049" w:name="_Toc494461300"/>
      <w:ins w:id="3050" w:author="Admin" w:date="2017-09-20T08:59:00Z">
        <w:r>
          <w:lastRenderedPageBreak/>
          <w:t>Thiết lập số vòng tuyển dụng</w:t>
        </w:r>
      </w:ins>
      <w:bookmarkEnd w:id="3049"/>
    </w:p>
    <w:p w14:paraId="24B3EDF2" w14:textId="77777777" w:rsidR="00C97D33" w:rsidRPr="00835288" w:rsidRDefault="00C97D33">
      <w:pPr>
        <w:pStyle w:val="Heading3"/>
        <w:rPr>
          <w:ins w:id="3051" w:author="Admin" w:date="2017-09-20T08:58:00Z"/>
        </w:rPr>
        <w:pPrChange w:id="3052" w:author="Admin" w:date="2017-09-20T08:58:00Z">
          <w:pPr>
            <w:pStyle w:val="Heading4"/>
          </w:pPr>
        </w:pPrChange>
      </w:pPr>
      <w:bookmarkStart w:id="3053" w:name="_Toc494461301"/>
      <w:ins w:id="3054" w:author="Admin" w:date="2017-09-20T08:58:00Z">
        <w:r w:rsidRPr="00835288">
          <w:t>Mục đích, ý nghĩa</w:t>
        </w:r>
        <w:bookmarkEnd w:id="3053"/>
      </w:ins>
    </w:p>
    <w:p w14:paraId="25BC17A9" w14:textId="2134C29D" w:rsidR="00C97D33" w:rsidRDefault="00C97D33" w:rsidP="00C97D33">
      <w:pPr>
        <w:pStyle w:val="ListParagraph"/>
        <w:numPr>
          <w:ilvl w:val="0"/>
          <w:numId w:val="4"/>
        </w:numPr>
        <w:spacing w:line="312" w:lineRule="auto"/>
        <w:ind w:left="426" w:hanging="426"/>
        <w:rPr>
          <w:ins w:id="3055" w:author="Admin" w:date="2017-09-20T08:58:00Z"/>
          <w:rFonts w:cs="Times New Roman"/>
          <w:sz w:val="24"/>
          <w:szCs w:val="24"/>
        </w:rPr>
      </w:pPr>
      <w:ins w:id="3056" w:author="Admin" w:date="2017-09-20T08:58:00Z">
        <w:r>
          <w:rPr>
            <w:rFonts w:cs="Times New Roman"/>
            <w:sz w:val="24"/>
            <w:szCs w:val="24"/>
          </w:rPr>
          <w:t xml:space="preserve">Khai báo </w:t>
        </w:r>
      </w:ins>
      <w:ins w:id="3057" w:author="Admin" w:date="2017-09-29T11:55:00Z">
        <w:r w:rsidR="00BF26CD">
          <w:rPr>
            <w:rFonts w:cs="Times New Roman"/>
            <w:sz w:val="24"/>
            <w:szCs w:val="24"/>
          </w:rPr>
          <w:t>các vòng thi</w:t>
        </w:r>
      </w:ins>
      <w:ins w:id="3058" w:author="Admin" w:date="2017-09-20T08:58:00Z">
        <w:r>
          <w:rPr>
            <w:rFonts w:cs="Times New Roman"/>
            <w:sz w:val="24"/>
            <w:szCs w:val="24"/>
          </w:rPr>
          <w:t xml:space="preserve"> cho vị trí chức danh tuyển dụng. </w:t>
        </w:r>
      </w:ins>
    </w:p>
    <w:p w14:paraId="3BE47175" w14:textId="46480199" w:rsidR="00C97D33" w:rsidRPr="00835288" w:rsidRDefault="00C97D33" w:rsidP="00C97D33">
      <w:pPr>
        <w:pStyle w:val="ListParagraph"/>
        <w:numPr>
          <w:ilvl w:val="0"/>
          <w:numId w:val="4"/>
        </w:numPr>
        <w:spacing w:line="312" w:lineRule="auto"/>
        <w:ind w:left="426" w:hanging="426"/>
        <w:rPr>
          <w:ins w:id="3059" w:author="Admin" w:date="2017-09-20T08:58:00Z"/>
          <w:rFonts w:cs="Times New Roman"/>
          <w:sz w:val="24"/>
          <w:szCs w:val="24"/>
        </w:rPr>
      </w:pPr>
      <w:ins w:id="3060" w:author="Admin" w:date="2017-09-20T08:58:00Z">
        <w:r>
          <w:rPr>
            <w:rFonts w:cs="Times New Roman"/>
            <w:sz w:val="24"/>
            <w:szCs w:val="24"/>
          </w:rPr>
          <w:t xml:space="preserve">Các </w:t>
        </w:r>
      </w:ins>
      <w:ins w:id="3061" w:author="Admin" w:date="2017-09-29T11:56:00Z">
        <w:r w:rsidR="00BF26CD">
          <w:rPr>
            <w:rFonts w:cs="Times New Roman"/>
            <w:sz w:val="24"/>
            <w:szCs w:val="24"/>
          </w:rPr>
          <w:t>vòng thi</w:t>
        </w:r>
      </w:ins>
      <w:ins w:id="3062" w:author="Admin" w:date="2017-09-20T08:58:00Z">
        <w:r>
          <w:rPr>
            <w:rFonts w:cs="Times New Roman"/>
            <w:sz w:val="24"/>
            <w:szCs w:val="24"/>
          </w:rPr>
          <w:t xml:space="preserve"> khai báo thành công ở chức năng này sẽ được hiển thị ở các chức năng liên quan đến thông tin thi tuyển của chức danh. </w:t>
        </w:r>
      </w:ins>
    </w:p>
    <w:p w14:paraId="45E15EC9" w14:textId="77777777" w:rsidR="00C97D33" w:rsidRDefault="00C97D33">
      <w:pPr>
        <w:pStyle w:val="Heading3"/>
        <w:rPr>
          <w:ins w:id="3063" w:author="Admin" w:date="2017-09-20T08:58:00Z"/>
        </w:rPr>
        <w:pPrChange w:id="3064" w:author="Admin" w:date="2017-09-20T08:58:00Z">
          <w:pPr>
            <w:pStyle w:val="Heading4"/>
          </w:pPr>
        </w:pPrChange>
      </w:pPr>
      <w:bookmarkStart w:id="3065" w:name="_Toc494461302"/>
      <w:ins w:id="3066" w:author="Admin" w:date="2017-09-20T08:58:00Z">
        <w:r>
          <w:t>Đặc tả tình huống nghiệp vụ</w:t>
        </w:r>
        <w:bookmarkEnd w:id="3065"/>
      </w:ins>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C97D33" w14:paraId="5F37EB82" w14:textId="77777777" w:rsidTr="00B8633F">
        <w:trPr>
          <w:ins w:id="3067" w:author="Admin" w:date="2017-09-20T08:58: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1FE1138" w14:textId="77777777" w:rsidR="00C97D33" w:rsidRDefault="00C97D33" w:rsidP="00B8633F">
            <w:pPr>
              <w:snapToGrid w:val="0"/>
              <w:spacing w:before="120" w:line="276" w:lineRule="auto"/>
              <w:rPr>
                <w:ins w:id="3068" w:author="Admin" w:date="2017-09-20T08:58:00Z"/>
                <w:rFonts w:cs="Times New Roman"/>
                <w:sz w:val="26"/>
                <w:szCs w:val="26"/>
              </w:rPr>
            </w:pPr>
            <w:ins w:id="3069" w:author="Admin" w:date="2017-09-20T08:58:00Z">
              <w:r>
                <w:rPr>
                  <w:rFonts w:cs="Times New Roman"/>
                  <w:b/>
                  <w:bCs/>
                  <w:szCs w:val="26"/>
                </w:rPr>
                <w:t>Mô tả yêu cầu</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E78722" w14:textId="77777777" w:rsidR="00C97D33" w:rsidRPr="00441A67" w:rsidRDefault="00C97D33" w:rsidP="00B8633F">
            <w:pPr>
              <w:snapToGrid w:val="0"/>
              <w:spacing w:before="120" w:line="276" w:lineRule="auto"/>
              <w:ind w:left="54"/>
              <w:rPr>
                <w:ins w:id="3070" w:author="Admin" w:date="2017-09-20T08:58:00Z"/>
                <w:rFonts w:ascii="Verdana" w:hAnsi="Verdana" w:cstheme="minorBidi"/>
                <w:sz w:val="24"/>
                <w:szCs w:val="24"/>
              </w:rPr>
            </w:pPr>
            <w:ins w:id="3071" w:author="Admin" w:date="2017-09-20T08:58:00Z">
              <w:r w:rsidRPr="00441A67">
                <w:rPr>
                  <w:sz w:val="24"/>
                  <w:szCs w:val="24"/>
                </w:rPr>
                <w:t xml:space="preserve">Người </w:t>
              </w:r>
              <w:r>
                <w:rPr>
                  <w:sz w:val="24"/>
                  <w:szCs w:val="24"/>
                </w:rPr>
                <w:t>sử dụng đăng nhập vào hệ thống khai báo môn thi cho vị trí chức danh tuyển dụng.</w:t>
              </w:r>
            </w:ins>
          </w:p>
        </w:tc>
      </w:tr>
      <w:tr w:rsidR="00C97D33" w14:paraId="611C85C7" w14:textId="77777777" w:rsidTr="00B8633F">
        <w:trPr>
          <w:ins w:id="3072" w:author="Admin" w:date="2017-09-20T08:58: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F52B0FD" w14:textId="77777777" w:rsidR="00C97D33" w:rsidRDefault="00C97D33" w:rsidP="00B8633F">
            <w:pPr>
              <w:snapToGrid w:val="0"/>
              <w:spacing w:before="120" w:line="276" w:lineRule="auto"/>
              <w:rPr>
                <w:ins w:id="3073" w:author="Admin" w:date="2017-09-20T08:58:00Z"/>
                <w:rFonts w:cs="Times New Roman"/>
                <w:szCs w:val="26"/>
              </w:rPr>
            </w:pPr>
            <w:ins w:id="3074" w:author="Admin" w:date="2017-09-20T08:58:00Z">
              <w:r>
                <w:rPr>
                  <w:rFonts w:cs="Times New Roman"/>
                  <w:b/>
                  <w:bCs/>
                  <w:szCs w:val="26"/>
                </w:rPr>
                <w:t>Dòng sự kiện chính</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5CE727" w14:textId="77777777" w:rsidR="00C97D33" w:rsidRPr="00441A67" w:rsidRDefault="00C97D33" w:rsidP="00B8633F">
            <w:pPr>
              <w:pStyle w:val="AutoNumDescription"/>
              <w:spacing w:after="0" w:line="276" w:lineRule="auto"/>
              <w:rPr>
                <w:ins w:id="3075" w:author="Admin" w:date="2017-09-20T08:58:00Z"/>
                <w:sz w:val="24"/>
                <w:szCs w:val="24"/>
              </w:rPr>
            </w:pPr>
            <w:ins w:id="3076" w:author="Admin" w:date="2017-09-20T08:58:00Z">
              <w:r>
                <w:rPr>
                  <w:sz w:val="24"/>
                  <w:szCs w:val="24"/>
                </w:rPr>
                <w:t>Người sử dụng khai báo các môn thi với các trường thông tin: Chức danh, môn thi 1, môn thi 2, môn thi 3, thang điểm tối đa môn thi, điểm đạt của môn thi, ghi chú.</w:t>
              </w:r>
            </w:ins>
          </w:p>
        </w:tc>
      </w:tr>
      <w:tr w:rsidR="00C97D33" w:rsidRPr="00980BD4" w14:paraId="18A2BDC9" w14:textId="77777777" w:rsidTr="00B8633F">
        <w:trPr>
          <w:ins w:id="3077" w:author="Admin" w:date="2017-09-20T08:58: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E450F7E" w14:textId="77777777" w:rsidR="00C97D33" w:rsidRDefault="00C97D33" w:rsidP="00B8633F">
            <w:pPr>
              <w:snapToGrid w:val="0"/>
              <w:spacing w:before="120" w:line="276" w:lineRule="auto"/>
              <w:rPr>
                <w:ins w:id="3078" w:author="Admin" w:date="2017-09-20T08:58:00Z"/>
                <w:rFonts w:cs="Times New Roman"/>
                <w:szCs w:val="26"/>
              </w:rPr>
            </w:pPr>
            <w:ins w:id="3079" w:author="Admin" w:date="2017-09-20T08:58:00Z">
              <w:r>
                <w:rPr>
                  <w:rFonts w:cs="Times New Roman"/>
                  <w:b/>
                  <w:bCs/>
                  <w:szCs w:val="26"/>
                </w:rPr>
                <w:t>Dòng sự kiện phụ</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A701356" w14:textId="77777777" w:rsidR="00C97D33" w:rsidRPr="00441A67" w:rsidRDefault="00C97D33" w:rsidP="00B8633F">
            <w:pPr>
              <w:spacing w:before="240"/>
              <w:rPr>
                <w:ins w:id="3080" w:author="Admin" w:date="2017-09-20T08:58:00Z"/>
                <w:rFonts w:cs="Times New Roman"/>
                <w:sz w:val="24"/>
                <w:szCs w:val="24"/>
              </w:rPr>
            </w:pPr>
            <w:ins w:id="3081" w:author="Admin" w:date="2017-09-20T08:58:00Z">
              <w:r>
                <w:rPr>
                  <w:rFonts w:cs="Times New Roman"/>
                  <w:sz w:val="24"/>
                  <w:szCs w:val="24"/>
                </w:rPr>
                <w:t>N/A</w:t>
              </w:r>
            </w:ins>
          </w:p>
        </w:tc>
      </w:tr>
      <w:tr w:rsidR="00C97D33" w14:paraId="06194D90" w14:textId="77777777" w:rsidTr="00B8633F">
        <w:trPr>
          <w:ins w:id="3082" w:author="Admin" w:date="2017-09-20T08:58: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6577EF1" w14:textId="77777777" w:rsidR="00C97D33" w:rsidRDefault="00C97D33" w:rsidP="00B8633F">
            <w:pPr>
              <w:snapToGrid w:val="0"/>
              <w:spacing w:before="120" w:line="276" w:lineRule="auto"/>
              <w:rPr>
                <w:ins w:id="3083" w:author="Admin" w:date="2017-09-20T08:58:00Z"/>
                <w:rFonts w:cs="Times New Roman"/>
                <w:szCs w:val="26"/>
              </w:rPr>
            </w:pPr>
            <w:ins w:id="3084" w:author="Admin" w:date="2017-09-20T08:58:00Z">
              <w:r>
                <w:rPr>
                  <w:rFonts w:cs="Times New Roman"/>
                  <w:b/>
                  <w:bCs/>
                  <w:szCs w:val="26"/>
                </w:rPr>
                <w:t xml:space="preserve">Yêu cầu đặc biệt </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ADC2DC" w14:textId="77777777" w:rsidR="00C97D33" w:rsidRPr="00964392" w:rsidRDefault="00C97D33" w:rsidP="00B8633F">
            <w:pPr>
              <w:snapToGrid w:val="0"/>
              <w:spacing w:before="120" w:line="276" w:lineRule="auto"/>
              <w:rPr>
                <w:ins w:id="3085" w:author="Admin" w:date="2017-09-20T08:58:00Z"/>
                <w:rFonts w:cs="Times New Roman"/>
                <w:sz w:val="24"/>
                <w:szCs w:val="24"/>
              </w:rPr>
            </w:pPr>
            <w:ins w:id="3086" w:author="Admin" w:date="2017-09-20T08:58:00Z">
              <w:r>
                <w:rPr>
                  <w:rFonts w:cs="Times New Roman"/>
                  <w:sz w:val="24"/>
                  <w:szCs w:val="24"/>
                </w:rPr>
                <w:t>N/A</w:t>
              </w:r>
            </w:ins>
          </w:p>
        </w:tc>
      </w:tr>
      <w:tr w:rsidR="00C97D33" w14:paraId="1CBC9347" w14:textId="77777777" w:rsidTr="00B8633F">
        <w:trPr>
          <w:ins w:id="3087" w:author="Admin" w:date="2017-09-20T08:58: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13C14669" w14:textId="77777777" w:rsidR="00C97D33" w:rsidRDefault="00C97D33" w:rsidP="00B8633F">
            <w:pPr>
              <w:snapToGrid w:val="0"/>
              <w:spacing w:before="120" w:line="276" w:lineRule="auto"/>
              <w:rPr>
                <w:ins w:id="3088" w:author="Admin" w:date="2017-09-20T08:58:00Z"/>
                <w:rFonts w:cs="Times New Roman"/>
                <w:b/>
                <w:bCs/>
                <w:szCs w:val="26"/>
              </w:rPr>
            </w:pPr>
            <w:ins w:id="3089" w:author="Admin" w:date="2017-09-20T08:58:00Z">
              <w:r>
                <w:rPr>
                  <w:rFonts w:cs="Times New Roman"/>
                  <w:b/>
                  <w:bCs/>
                  <w:szCs w:val="26"/>
                </w:rPr>
                <w:t>Các ràng buộc</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8B6ED5A" w14:textId="5A438054" w:rsidR="00C97D33" w:rsidRPr="00964392" w:rsidRDefault="00C97D33" w:rsidP="00BF26CD">
            <w:pPr>
              <w:snapToGrid w:val="0"/>
              <w:spacing w:before="120" w:line="276" w:lineRule="auto"/>
              <w:rPr>
                <w:ins w:id="3090" w:author="Admin" w:date="2017-09-20T08:58:00Z"/>
                <w:rFonts w:cs="Times New Roman"/>
                <w:sz w:val="24"/>
                <w:szCs w:val="24"/>
              </w:rPr>
              <w:pPrChange w:id="3091" w:author="Admin" w:date="2017-09-29T11:56:00Z">
                <w:pPr>
                  <w:snapToGrid w:val="0"/>
                  <w:spacing w:before="120" w:line="276" w:lineRule="auto"/>
                </w:pPr>
              </w:pPrChange>
            </w:pPr>
            <w:ins w:id="3092" w:author="Admin" w:date="2017-09-20T08:58:00Z">
              <w:r>
                <w:rPr>
                  <w:rFonts w:cs="Times New Roman"/>
                  <w:sz w:val="24"/>
                  <w:szCs w:val="24"/>
                </w:rPr>
                <w:t xml:space="preserve">Các </w:t>
              </w:r>
            </w:ins>
            <w:ins w:id="3093" w:author="Admin" w:date="2017-09-29T11:56:00Z">
              <w:r w:rsidR="00BF26CD">
                <w:rPr>
                  <w:rFonts w:cs="Times New Roman"/>
                  <w:sz w:val="24"/>
                  <w:szCs w:val="24"/>
                </w:rPr>
                <w:t>vòng thi</w:t>
              </w:r>
            </w:ins>
            <w:ins w:id="3094" w:author="Admin" w:date="2017-09-20T08:58:00Z">
              <w:r>
                <w:rPr>
                  <w:rFonts w:cs="Times New Roman"/>
                  <w:sz w:val="24"/>
                  <w:szCs w:val="24"/>
                </w:rPr>
                <w:t xml:space="preserve"> được khai báo cho chức danh tuyển dụng sẽ hiển thị ở khai báo yêu cầu tuyển dụng</w:t>
              </w:r>
            </w:ins>
          </w:p>
        </w:tc>
      </w:tr>
    </w:tbl>
    <w:p w14:paraId="096ACEC2" w14:textId="77777777" w:rsidR="00C97D33" w:rsidRDefault="00C97D33">
      <w:pPr>
        <w:pStyle w:val="Heading3"/>
        <w:rPr>
          <w:ins w:id="3095" w:author="Admin" w:date="2017-09-20T08:58:00Z"/>
        </w:rPr>
        <w:pPrChange w:id="3096" w:author="Admin" w:date="2017-09-20T08:58:00Z">
          <w:pPr>
            <w:pStyle w:val="Heading4"/>
          </w:pPr>
        </w:pPrChange>
      </w:pPr>
      <w:bookmarkStart w:id="3097" w:name="_Toc494461303"/>
      <w:ins w:id="3098" w:author="Admin" w:date="2017-09-20T08:58:00Z">
        <w:r>
          <w:t>Màn hình giao diện</w:t>
        </w:r>
        <w:bookmarkEnd w:id="3097"/>
      </w:ins>
    </w:p>
    <w:p w14:paraId="618A9249" w14:textId="77777777" w:rsidR="00C97D33" w:rsidRPr="00CF71CD" w:rsidRDefault="00C97D33" w:rsidP="00C97D33">
      <w:pPr>
        <w:rPr>
          <w:ins w:id="3099" w:author="Admin" w:date="2017-09-20T08:58:00Z"/>
        </w:rPr>
      </w:pPr>
      <w:ins w:id="3100" w:author="Admin" w:date="2017-09-20T08:58:00Z">
        <w:r w:rsidRPr="00305CF5">
          <w:rPr>
            <w:noProof/>
          </w:rPr>
          <w:drawing>
            <wp:inline distT="0" distB="0" distL="0" distR="0" wp14:anchorId="109447C4" wp14:editId="2391EBEB">
              <wp:extent cx="6057900" cy="2157498"/>
              <wp:effectExtent l="0" t="0" r="0" b="0"/>
              <wp:docPr id="19" name="Picture 19" descr="C:\Users\admin\AppData\Local\Temp\fla178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178A.tmp\Snapsh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2157498"/>
                      </a:xfrm>
                      <a:prstGeom prst="rect">
                        <a:avLst/>
                      </a:prstGeom>
                      <a:noFill/>
                      <a:ln>
                        <a:noFill/>
                      </a:ln>
                    </pic:spPr>
                  </pic:pic>
                </a:graphicData>
              </a:graphic>
            </wp:inline>
          </w:drawing>
        </w:r>
      </w:ins>
    </w:p>
    <w:p w14:paraId="1C1AE1FF" w14:textId="77777777" w:rsidR="00C97D33" w:rsidRPr="005F5764" w:rsidRDefault="00C97D33">
      <w:pPr>
        <w:pStyle w:val="Heading3"/>
        <w:rPr>
          <w:ins w:id="3101" w:author="Admin" w:date="2017-09-20T08:58:00Z"/>
        </w:rPr>
        <w:pPrChange w:id="3102" w:author="Admin" w:date="2017-09-20T08:58:00Z">
          <w:pPr>
            <w:pStyle w:val="Heading4"/>
          </w:pPr>
        </w:pPrChange>
      </w:pPr>
      <w:bookmarkStart w:id="3103" w:name="_Toc494461304"/>
      <w:ins w:id="3104" w:author="Admin" w:date="2017-09-20T08:58:00Z">
        <w:r>
          <w:t>Mô tả các trường thông tin trên màn hình</w:t>
        </w:r>
        <w:bookmarkEnd w:id="3103"/>
      </w:ins>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5"/>
        <w:gridCol w:w="1298"/>
        <w:gridCol w:w="2873"/>
        <w:gridCol w:w="973"/>
        <w:gridCol w:w="797"/>
        <w:gridCol w:w="936"/>
        <w:gridCol w:w="1799"/>
      </w:tblGrid>
      <w:tr w:rsidR="00C97D33" w:rsidRPr="00835288" w14:paraId="081F517E" w14:textId="77777777" w:rsidTr="00B8633F">
        <w:trPr>
          <w:trHeight w:val="364"/>
          <w:tblHeader/>
          <w:ins w:id="3105" w:author="Admin" w:date="2017-09-20T08:58:00Z"/>
        </w:trPr>
        <w:tc>
          <w:tcPr>
            <w:tcW w:w="69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E5CC78E" w14:textId="77777777" w:rsidR="00C97D33" w:rsidRPr="00835288" w:rsidRDefault="00C97D33" w:rsidP="00B8633F">
            <w:pPr>
              <w:spacing w:before="240"/>
              <w:jc w:val="center"/>
              <w:rPr>
                <w:ins w:id="3106" w:author="Admin" w:date="2017-09-20T08:58:00Z"/>
                <w:rFonts w:cs="Times New Roman"/>
                <w:b/>
                <w:sz w:val="24"/>
                <w:szCs w:val="24"/>
              </w:rPr>
            </w:pPr>
            <w:ins w:id="3107" w:author="Admin" w:date="2017-09-20T08:58:00Z">
              <w:r w:rsidRPr="00835288">
                <w:rPr>
                  <w:rFonts w:cs="Times New Roman"/>
                  <w:b/>
                  <w:sz w:val="24"/>
                  <w:szCs w:val="24"/>
                </w:rPr>
                <w:t>STT</w:t>
              </w:r>
            </w:ins>
          </w:p>
        </w:tc>
        <w:tc>
          <w:tcPr>
            <w:tcW w:w="132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8607D35" w14:textId="77777777" w:rsidR="00C97D33" w:rsidRPr="00835288" w:rsidRDefault="00C97D33" w:rsidP="00B8633F">
            <w:pPr>
              <w:spacing w:before="240"/>
              <w:jc w:val="center"/>
              <w:rPr>
                <w:ins w:id="3108" w:author="Admin" w:date="2017-09-20T08:58:00Z"/>
                <w:rFonts w:cs="Times New Roman"/>
                <w:b/>
                <w:sz w:val="24"/>
                <w:szCs w:val="24"/>
              </w:rPr>
            </w:pPr>
            <w:ins w:id="3109" w:author="Admin" w:date="2017-09-20T08:58:00Z">
              <w:r w:rsidRPr="00835288">
                <w:rPr>
                  <w:rFonts w:cs="Times New Roman"/>
                  <w:b/>
                  <w:sz w:val="24"/>
                  <w:szCs w:val="24"/>
                </w:rPr>
                <w:t>Tên trường dữ liệu</w:t>
              </w:r>
            </w:ins>
          </w:p>
        </w:tc>
        <w:tc>
          <w:tcPr>
            <w:tcW w:w="293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8B0464E" w14:textId="77777777" w:rsidR="00C97D33" w:rsidRPr="00835288" w:rsidRDefault="00C97D33" w:rsidP="00B8633F">
            <w:pPr>
              <w:spacing w:before="240"/>
              <w:jc w:val="center"/>
              <w:rPr>
                <w:ins w:id="3110" w:author="Admin" w:date="2017-09-20T08:58:00Z"/>
                <w:rFonts w:cs="Times New Roman"/>
                <w:b/>
                <w:sz w:val="24"/>
                <w:szCs w:val="24"/>
              </w:rPr>
            </w:pPr>
            <w:ins w:id="3111" w:author="Admin" w:date="2017-09-20T08:58:00Z">
              <w:r w:rsidRPr="00835288">
                <w:rPr>
                  <w:rFonts w:cs="Times New Roman"/>
                  <w:b/>
                  <w:sz w:val="24"/>
                  <w:szCs w:val="24"/>
                </w:rPr>
                <w:t>Mô tả</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D85CEF6" w14:textId="77777777" w:rsidR="00C97D33" w:rsidRPr="00835288" w:rsidRDefault="00C97D33" w:rsidP="00B8633F">
            <w:pPr>
              <w:spacing w:before="240"/>
              <w:jc w:val="center"/>
              <w:rPr>
                <w:ins w:id="3112" w:author="Admin" w:date="2017-09-20T08:58:00Z"/>
                <w:rFonts w:cs="Times New Roman"/>
                <w:b/>
                <w:sz w:val="24"/>
                <w:szCs w:val="24"/>
              </w:rPr>
            </w:pPr>
            <w:ins w:id="3113" w:author="Admin" w:date="2017-09-20T08:58:00Z">
              <w:r w:rsidRPr="00835288">
                <w:rPr>
                  <w:rFonts w:cs="Times New Roman"/>
                  <w:b/>
                  <w:sz w:val="24"/>
                  <w:szCs w:val="24"/>
                </w:rPr>
                <w:t>Kiểu dữ liệu</w:t>
              </w:r>
            </w:ins>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161AF26" w14:textId="77777777" w:rsidR="00C97D33" w:rsidRPr="00835288" w:rsidRDefault="00C97D33" w:rsidP="00B8633F">
            <w:pPr>
              <w:spacing w:before="240"/>
              <w:jc w:val="center"/>
              <w:rPr>
                <w:ins w:id="3114" w:author="Admin" w:date="2017-09-20T08:58:00Z"/>
                <w:rFonts w:cs="Times New Roman"/>
                <w:b/>
                <w:sz w:val="24"/>
                <w:szCs w:val="24"/>
              </w:rPr>
            </w:pPr>
            <w:ins w:id="3115" w:author="Admin" w:date="2017-09-20T08:58:00Z">
              <w:r>
                <w:rPr>
                  <w:rFonts w:cs="Times New Roman"/>
                  <w:b/>
                  <w:sz w:val="24"/>
                  <w:szCs w:val="24"/>
                </w:rPr>
                <w:t>Độ dài</w:t>
              </w:r>
            </w:ins>
          </w:p>
        </w:tc>
        <w:tc>
          <w:tcPr>
            <w:tcW w:w="95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B892157" w14:textId="77777777" w:rsidR="00C97D33" w:rsidRPr="00835288" w:rsidRDefault="00C97D33" w:rsidP="00B8633F">
            <w:pPr>
              <w:spacing w:before="240"/>
              <w:jc w:val="center"/>
              <w:rPr>
                <w:ins w:id="3116" w:author="Admin" w:date="2017-09-20T08:58:00Z"/>
                <w:rFonts w:cs="Times New Roman"/>
                <w:b/>
                <w:sz w:val="24"/>
                <w:szCs w:val="24"/>
              </w:rPr>
            </w:pPr>
            <w:ins w:id="3117" w:author="Admin" w:date="2017-09-20T08:58:00Z">
              <w:r w:rsidRPr="00835288">
                <w:rPr>
                  <w:rFonts w:cs="Times New Roman"/>
                  <w:b/>
                  <w:sz w:val="24"/>
                  <w:szCs w:val="24"/>
                </w:rPr>
                <w:t>Bắt buộc</w:t>
              </w:r>
            </w:ins>
          </w:p>
        </w:tc>
        <w:tc>
          <w:tcPr>
            <w:tcW w:w="183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6D0ECF5" w14:textId="77777777" w:rsidR="00C97D33" w:rsidRPr="00835288" w:rsidRDefault="00C97D33" w:rsidP="00B8633F">
            <w:pPr>
              <w:spacing w:before="240"/>
              <w:jc w:val="center"/>
              <w:rPr>
                <w:ins w:id="3118" w:author="Admin" w:date="2017-09-20T08:58:00Z"/>
                <w:rFonts w:cs="Times New Roman"/>
                <w:b/>
                <w:sz w:val="24"/>
                <w:szCs w:val="24"/>
              </w:rPr>
            </w:pPr>
            <w:ins w:id="3119" w:author="Admin" w:date="2017-09-20T08:58:00Z">
              <w:r w:rsidRPr="00835288">
                <w:rPr>
                  <w:rFonts w:cs="Times New Roman"/>
                  <w:b/>
                  <w:sz w:val="24"/>
                  <w:szCs w:val="24"/>
                </w:rPr>
                <w:t>Ghi chú</w:t>
              </w:r>
            </w:ins>
          </w:p>
        </w:tc>
      </w:tr>
      <w:tr w:rsidR="00C97D33" w:rsidRPr="00835288" w14:paraId="382ADF9B" w14:textId="77777777" w:rsidTr="00B8633F">
        <w:trPr>
          <w:trHeight w:val="346"/>
          <w:ins w:id="3120"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4860420" w14:textId="77777777" w:rsidR="00C97D33" w:rsidRPr="00495F78" w:rsidRDefault="00C97D33" w:rsidP="00C97D33">
            <w:pPr>
              <w:pStyle w:val="ListParagraph"/>
              <w:numPr>
                <w:ilvl w:val="0"/>
                <w:numId w:val="59"/>
              </w:numPr>
              <w:spacing w:after="0" w:line="26" w:lineRule="atLeast"/>
              <w:jc w:val="center"/>
              <w:rPr>
                <w:ins w:id="3121"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1458FFB1" w14:textId="77777777" w:rsidR="00C97D33" w:rsidRPr="00835288" w:rsidRDefault="00C97D33" w:rsidP="00B8633F">
            <w:pPr>
              <w:spacing w:after="0" w:line="26" w:lineRule="atLeast"/>
              <w:jc w:val="left"/>
              <w:rPr>
                <w:ins w:id="3122" w:author="Admin" w:date="2017-09-20T08:58:00Z"/>
                <w:rFonts w:cs="Times New Roman"/>
                <w:color w:val="000000"/>
                <w:sz w:val="24"/>
                <w:szCs w:val="24"/>
              </w:rPr>
            </w:pPr>
            <w:ins w:id="3123" w:author="Admin" w:date="2017-09-20T08:58:00Z">
              <w:r>
                <w:rPr>
                  <w:rFonts w:cs="Times New Roman"/>
                  <w:color w:val="000000"/>
                  <w:sz w:val="24"/>
                  <w:szCs w:val="24"/>
                </w:rPr>
                <w:t>Chức danh</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3555E864" w14:textId="77777777" w:rsidR="00C97D33" w:rsidRPr="00835288" w:rsidRDefault="00C97D33" w:rsidP="00B8633F">
            <w:pPr>
              <w:spacing w:after="0" w:line="26" w:lineRule="atLeast"/>
              <w:jc w:val="left"/>
              <w:rPr>
                <w:ins w:id="3124" w:author="Admin" w:date="2017-09-20T08:58:00Z"/>
                <w:rFonts w:cs="Times New Roman"/>
                <w:color w:val="000000"/>
                <w:sz w:val="24"/>
                <w:szCs w:val="24"/>
              </w:rPr>
            </w:pPr>
            <w:ins w:id="3125" w:author="Admin" w:date="2017-09-20T08:58:00Z">
              <w:r>
                <w:rPr>
                  <w:rFonts w:cs="Times New Roman"/>
                  <w:color w:val="000000"/>
                  <w:sz w:val="24"/>
                  <w:szCs w:val="24"/>
                </w:rPr>
                <w:t>Chọn chức danh hiển thị trong danh sách danh mục chức danh để khai báo</w:t>
              </w:r>
            </w:ins>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3BC11BEB" w14:textId="77777777" w:rsidR="00C97D33" w:rsidRPr="00835288" w:rsidRDefault="00C97D33" w:rsidP="00B8633F">
            <w:pPr>
              <w:spacing w:before="240"/>
              <w:jc w:val="center"/>
              <w:rPr>
                <w:ins w:id="3126" w:author="Admin" w:date="2017-09-20T08:58:00Z"/>
                <w:rFonts w:cs="Times New Roman"/>
                <w:sz w:val="24"/>
                <w:szCs w:val="24"/>
              </w:rPr>
            </w:pPr>
            <w:ins w:id="3127" w:author="Admin" w:date="2017-09-20T08:58:00Z">
              <w:r>
                <w:rPr>
                  <w:rFonts w:cs="Times New Roman"/>
                  <w:sz w:val="24"/>
                  <w:szCs w:val="24"/>
                </w:rPr>
                <w:t>Chọn một</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7A58ED2B" w14:textId="77777777" w:rsidR="00C97D33" w:rsidRPr="00835288" w:rsidRDefault="00C97D33" w:rsidP="00B8633F">
            <w:pPr>
              <w:spacing w:before="240"/>
              <w:jc w:val="center"/>
              <w:rPr>
                <w:ins w:id="3128"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408F92EA" w14:textId="77777777" w:rsidR="00C97D33" w:rsidRPr="00835288" w:rsidRDefault="00C97D33" w:rsidP="00B8633F">
            <w:pPr>
              <w:spacing w:before="240"/>
              <w:jc w:val="center"/>
              <w:rPr>
                <w:ins w:id="3129" w:author="Admin" w:date="2017-09-20T08:58:00Z"/>
                <w:rFonts w:cs="Times New Roman"/>
                <w:sz w:val="24"/>
                <w:szCs w:val="24"/>
              </w:rPr>
            </w:pPr>
            <w:ins w:id="3130" w:author="Admin" w:date="2017-09-20T08:58:00Z">
              <w:r w:rsidRPr="00835288">
                <w:rPr>
                  <w:rFonts w:cs="Times New Roman"/>
                  <w:sz w:val="24"/>
                  <w:szCs w:val="24"/>
                </w:rPr>
                <w:t>Có</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5F04046E" w14:textId="77777777" w:rsidR="00C97D33" w:rsidRPr="00835288" w:rsidRDefault="00C97D33" w:rsidP="00B8633F">
            <w:pPr>
              <w:spacing w:before="240"/>
              <w:jc w:val="left"/>
              <w:rPr>
                <w:ins w:id="3131" w:author="Admin" w:date="2017-09-20T08:58:00Z"/>
                <w:rFonts w:cs="Times New Roman"/>
                <w:sz w:val="24"/>
                <w:szCs w:val="24"/>
              </w:rPr>
            </w:pPr>
          </w:p>
        </w:tc>
      </w:tr>
      <w:tr w:rsidR="00C97D33" w:rsidRPr="00835288" w14:paraId="0EB7B4E4" w14:textId="77777777" w:rsidTr="00B8633F">
        <w:trPr>
          <w:trHeight w:val="286"/>
          <w:ins w:id="3132"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5FD10982" w14:textId="77777777" w:rsidR="00C97D33" w:rsidRPr="00495F78" w:rsidRDefault="00C97D33" w:rsidP="00C97D33">
            <w:pPr>
              <w:pStyle w:val="ListParagraph"/>
              <w:numPr>
                <w:ilvl w:val="0"/>
                <w:numId w:val="59"/>
              </w:numPr>
              <w:spacing w:after="0" w:line="26" w:lineRule="atLeast"/>
              <w:jc w:val="center"/>
              <w:rPr>
                <w:ins w:id="3133"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7166B603" w14:textId="77777777" w:rsidR="00C97D33" w:rsidRPr="00835288" w:rsidRDefault="00C97D33" w:rsidP="00B8633F">
            <w:pPr>
              <w:spacing w:after="0" w:line="26" w:lineRule="atLeast"/>
              <w:jc w:val="left"/>
              <w:rPr>
                <w:ins w:id="3134" w:author="Admin" w:date="2017-09-20T08:58:00Z"/>
                <w:rFonts w:cs="Times New Roman"/>
                <w:color w:val="000000"/>
                <w:sz w:val="24"/>
                <w:szCs w:val="24"/>
              </w:rPr>
            </w:pPr>
            <w:ins w:id="3135" w:author="Admin" w:date="2017-09-20T08:58:00Z">
              <w:r>
                <w:rPr>
                  <w:rFonts w:cs="Times New Roman"/>
                  <w:color w:val="000000"/>
                  <w:sz w:val="24"/>
                  <w:szCs w:val="24"/>
                </w:rPr>
                <w:t>Môn thi 1</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0C617F9D" w14:textId="77777777" w:rsidR="00C97D33" w:rsidRPr="00835288" w:rsidRDefault="00C97D33" w:rsidP="00B8633F">
            <w:pPr>
              <w:spacing w:after="0" w:line="26" w:lineRule="atLeast"/>
              <w:jc w:val="left"/>
              <w:rPr>
                <w:ins w:id="3136" w:author="Admin" w:date="2017-09-20T08:58:00Z"/>
                <w:rFonts w:cs="Times New Roman"/>
                <w:color w:val="000000"/>
                <w:sz w:val="24"/>
                <w:szCs w:val="24"/>
              </w:rPr>
            </w:pPr>
            <w:ins w:id="3137" w:author="Admin" w:date="2017-09-20T08:58:00Z">
              <w:r>
                <w:rPr>
                  <w:rFonts w:cs="Times New Roman"/>
                  <w:color w:val="000000"/>
                  <w:sz w:val="24"/>
                  <w:szCs w:val="24"/>
                </w:rPr>
                <w:t>Môn thi 1 của vị trí chức danh tuyển dụng</w:t>
              </w:r>
            </w:ins>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13695A84" w14:textId="77777777" w:rsidR="00C97D33" w:rsidRPr="00835288" w:rsidRDefault="00C97D33" w:rsidP="00B8633F">
            <w:pPr>
              <w:spacing w:before="240"/>
              <w:jc w:val="center"/>
              <w:rPr>
                <w:ins w:id="3138" w:author="Admin" w:date="2017-09-20T08:58:00Z"/>
                <w:rFonts w:cs="Times New Roman"/>
                <w:sz w:val="24"/>
                <w:szCs w:val="24"/>
              </w:rPr>
            </w:pPr>
            <w:ins w:id="3139" w:author="Admin" w:date="2017-09-20T08:58: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4BC2416F" w14:textId="77777777" w:rsidR="00C97D33" w:rsidRPr="00835288" w:rsidRDefault="00C97D33" w:rsidP="00B8633F">
            <w:pPr>
              <w:spacing w:before="240"/>
              <w:jc w:val="center"/>
              <w:rPr>
                <w:ins w:id="3140"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7655241A" w14:textId="77777777" w:rsidR="00C97D33" w:rsidRPr="00835288" w:rsidRDefault="00C97D33" w:rsidP="00B8633F">
            <w:pPr>
              <w:spacing w:before="240"/>
              <w:jc w:val="center"/>
              <w:rPr>
                <w:ins w:id="3141" w:author="Admin" w:date="2017-09-20T08:58:00Z"/>
                <w:rFonts w:cs="Times New Roman"/>
                <w:sz w:val="24"/>
                <w:szCs w:val="24"/>
              </w:rPr>
            </w:pPr>
            <w:ins w:id="3142" w:author="Admin" w:date="2017-09-20T08:58:00Z">
              <w:r w:rsidRPr="00835288">
                <w:rPr>
                  <w:rFonts w:cs="Times New Roman"/>
                  <w:sz w:val="24"/>
                  <w:szCs w:val="24"/>
                </w:rPr>
                <w:t>Có</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3B56DF0C" w14:textId="77777777" w:rsidR="00C97D33" w:rsidRPr="00835288" w:rsidRDefault="00C97D33" w:rsidP="00B8633F">
            <w:pPr>
              <w:spacing w:before="240"/>
              <w:jc w:val="left"/>
              <w:rPr>
                <w:ins w:id="3143" w:author="Admin" w:date="2017-09-20T08:58:00Z"/>
                <w:rFonts w:cs="Times New Roman"/>
                <w:sz w:val="24"/>
                <w:szCs w:val="24"/>
              </w:rPr>
            </w:pPr>
          </w:p>
        </w:tc>
      </w:tr>
      <w:tr w:rsidR="00C97D33" w:rsidRPr="00835288" w14:paraId="01F84DE8" w14:textId="77777777" w:rsidTr="00B8633F">
        <w:trPr>
          <w:trHeight w:val="286"/>
          <w:ins w:id="3144"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8A34706" w14:textId="77777777" w:rsidR="00C97D33" w:rsidRPr="00495F78" w:rsidRDefault="00C97D33" w:rsidP="00C97D33">
            <w:pPr>
              <w:pStyle w:val="ListParagraph"/>
              <w:numPr>
                <w:ilvl w:val="0"/>
                <w:numId w:val="59"/>
              </w:numPr>
              <w:spacing w:after="0" w:line="26" w:lineRule="atLeast"/>
              <w:jc w:val="center"/>
              <w:rPr>
                <w:ins w:id="3145"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6AE893DC" w14:textId="77777777" w:rsidR="00C97D33" w:rsidRPr="00835288" w:rsidRDefault="00C97D33" w:rsidP="00B8633F">
            <w:pPr>
              <w:pStyle w:val="NoSpacing"/>
              <w:spacing w:before="240"/>
              <w:rPr>
                <w:ins w:id="3146" w:author="Admin" w:date="2017-09-20T08:58:00Z"/>
              </w:rPr>
            </w:pPr>
            <w:ins w:id="3147" w:author="Admin" w:date="2017-09-20T08:58:00Z">
              <w:r>
                <w:t>Thang điểm môn thi 1</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777D413A" w14:textId="77777777" w:rsidR="00C97D33" w:rsidRPr="00835288" w:rsidRDefault="00C97D33" w:rsidP="00B8633F">
            <w:pPr>
              <w:spacing w:before="240"/>
              <w:jc w:val="left"/>
              <w:rPr>
                <w:ins w:id="3148" w:author="Admin" w:date="2017-09-20T08:58:00Z"/>
                <w:rFonts w:cs="Times New Roman"/>
                <w:sz w:val="24"/>
                <w:szCs w:val="24"/>
              </w:rPr>
            </w:pPr>
            <w:ins w:id="3149" w:author="Admin" w:date="2017-09-20T08:58:00Z">
              <w:r>
                <w:rPr>
                  <w:rFonts w:cs="Times New Roman"/>
                  <w:sz w:val="24"/>
                  <w:szCs w:val="24"/>
                </w:rPr>
                <w:t>Thang điểm tối đa của môn thi</w:t>
              </w:r>
              <w:r w:rsidRPr="00835288">
                <w:rPr>
                  <w:rFonts w:cs="Times New Roman"/>
                  <w:sz w:val="24"/>
                  <w:szCs w:val="24"/>
                </w:rPr>
                <w:t xml:space="preserve"> </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1B3C33E7" w14:textId="77777777" w:rsidR="00C97D33" w:rsidRPr="00835288" w:rsidRDefault="00C97D33" w:rsidP="00B8633F">
            <w:pPr>
              <w:spacing w:before="240"/>
              <w:jc w:val="center"/>
              <w:rPr>
                <w:ins w:id="3150" w:author="Admin" w:date="2017-09-20T08:58:00Z"/>
                <w:rFonts w:cs="Times New Roman"/>
                <w:sz w:val="24"/>
                <w:szCs w:val="24"/>
              </w:rPr>
            </w:pPr>
            <w:ins w:id="3151" w:author="Admin" w:date="2017-09-20T08:58: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6F9FD2B2" w14:textId="77777777" w:rsidR="00C97D33" w:rsidRPr="00835288" w:rsidRDefault="00C97D33" w:rsidP="00B8633F">
            <w:pPr>
              <w:spacing w:before="240"/>
              <w:jc w:val="center"/>
              <w:rPr>
                <w:ins w:id="3152"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6162F631" w14:textId="77777777" w:rsidR="00C97D33" w:rsidRPr="00835288" w:rsidRDefault="00C97D33" w:rsidP="00B8633F">
            <w:pPr>
              <w:spacing w:before="240"/>
              <w:jc w:val="center"/>
              <w:rPr>
                <w:ins w:id="3153" w:author="Admin" w:date="2017-09-20T08:58:00Z"/>
                <w:rFonts w:cs="Times New Roman"/>
                <w:sz w:val="24"/>
                <w:szCs w:val="24"/>
              </w:rPr>
            </w:pPr>
            <w:ins w:id="3154"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2C8B95A3" w14:textId="77777777" w:rsidR="00C97D33" w:rsidRPr="00835288" w:rsidRDefault="00C97D33" w:rsidP="00B8633F">
            <w:pPr>
              <w:spacing w:before="240"/>
              <w:jc w:val="left"/>
              <w:rPr>
                <w:ins w:id="3155" w:author="Admin" w:date="2017-09-20T08:58:00Z"/>
                <w:rFonts w:cs="Times New Roman"/>
                <w:sz w:val="24"/>
                <w:szCs w:val="24"/>
              </w:rPr>
            </w:pPr>
          </w:p>
        </w:tc>
      </w:tr>
      <w:tr w:rsidR="00C97D33" w:rsidRPr="00835288" w14:paraId="3FA88605" w14:textId="77777777" w:rsidTr="00B8633F">
        <w:trPr>
          <w:trHeight w:val="286"/>
          <w:ins w:id="3156"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2DD17FE5" w14:textId="77777777" w:rsidR="00C97D33" w:rsidRPr="00495F78" w:rsidRDefault="00C97D33" w:rsidP="00C97D33">
            <w:pPr>
              <w:pStyle w:val="ListParagraph"/>
              <w:numPr>
                <w:ilvl w:val="0"/>
                <w:numId w:val="59"/>
              </w:numPr>
              <w:spacing w:after="0" w:line="26" w:lineRule="atLeast"/>
              <w:jc w:val="center"/>
              <w:rPr>
                <w:ins w:id="3157"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59243A07" w14:textId="77777777" w:rsidR="00C97D33" w:rsidRPr="00835288" w:rsidRDefault="00C97D33" w:rsidP="00B8633F">
            <w:pPr>
              <w:pStyle w:val="NoSpacing"/>
              <w:spacing w:before="240"/>
              <w:rPr>
                <w:ins w:id="3158" w:author="Admin" w:date="2017-09-20T08:58:00Z"/>
              </w:rPr>
            </w:pPr>
            <w:ins w:id="3159" w:author="Admin" w:date="2017-09-20T08:58:00Z">
              <w:r>
                <w:t>Điểm đạt môn thi 1</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5DD2F41C" w14:textId="77777777" w:rsidR="00C97D33" w:rsidRPr="00835288" w:rsidRDefault="00C97D33" w:rsidP="00B8633F">
            <w:pPr>
              <w:spacing w:before="240"/>
              <w:jc w:val="left"/>
              <w:rPr>
                <w:ins w:id="3160" w:author="Admin" w:date="2017-09-20T08:58:00Z"/>
                <w:rFonts w:cs="Times New Roman"/>
                <w:sz w:val="24"/>
                <w:szCs w:val="24"/>
              </w:rPr>
            </w:pPr>
            <w:ins w:id="3161" w:author="Admin" w:date="2017-09-20T08:58:00Z">
              <w:r>
                <w:rPr>
                  <w:rFonts w:cs="Times New Roman"/>
                  <w:sz w:val="24"/>
                  <w:szCs w:val="24"/>
                </w:rPr>
                <w:t>Điểm đạt của môn thi</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00EBC0A6" w14:textId="77777777" w:rsidR="00C97D33" w:rsidRPr="00835288" w:rsidRDefault="00C97D33" w:rsidP="00B8633F">
            <w:pPr>
              <w:spacing w:before="240"/>
              <w:jc w:val="center"/>
              <w:rPr>
                <w:ins w:id="3162" w:author="Admin" w:date="2017-09-20T08:58:00Z"/>
                <w:rFonts w:cs="Times New Roman"/>
                <w:sz w:val="24"/>
                <w:szCs w:val="24"/>
              </w:rPr>
            </w:pPr>
            <w:ins w:id="3163" w:author="Admin" w:date="2017-09-20T08:58: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6F4A580C" w14:textId="77777777" w:rsidR="00C97D33" w:rsidRPr="00835288" w:rsidRDefault="00C97D33" w:rsidP="00B8633F">
            <w:pPr>
              <w:spacing w:before="240"/>
              <w:jc w:val="center"/>
              <w:rPr>
                <w:ins w:id="3164"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1220C9F6" w14:textId="77777777" w:rsidR="00C97D33" w:rsidRPr="00835288" w:rsidRDefault="00C97D33" w:rsidP="00B8633F">
            <w:pPr>
              <w:spacing w:before="240"/>
              <w:jc w:val="center"/>
              <w:rPr>
                <w:ins w:id="3165" w:author="Admin" w:date="2017-09-20T08:58:00Z"/>
                <w:rFonts w:cs="Times New Roman"/>
                <w:sz w:val="24"/>
                <w:szCs w:val="24"/>
              </w:rPr>
            </w:pPr>
            <w:ins w:id="3166"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0EF09C4A" w14:textId="77777777" w:rsidR="00C97D33" w:rsidRPr="00835288" w:rsidRDefault="00C97D33" w:rsidP="00B8633F">
            <w:pPr>
              <w:spacing w:before="240"/>
              <w:jc w:val="left"/>
              <w:rPr>
                <w:ins w:id="3167" w:author="Admin" w:date="2017-09-20T08:58:00Z"/>
                <w:rFonts w:cs="Times New Roman"/>
                <w:sz w:val="24"/>
                <w:szCs w:val="24"/>
              </w:rPr>
            </w:pPr>
          </w:p>
        </w:tc>
      </w:tr>
      <w:tr w:rsidR="00C97D33" w:rsidRPr="00835288" w14:paraId="48B42FC5" w14:textId="77777777" w:rsidTr="00B8633F">
        <w:trPr>
          <w:trHeight w:val="286"/>
          <w:ins w:id="3168"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F2A3E11" w14:textId="77777777" w:rsidR="00C97D33" w:rsidRPr="00495F78" w:rsidRDefault="00C97D33" w:rsidP="00C97D33">
            <w:pPr>
              <w:pStyle w:val="ListParagraph"/>
              <w:numPr>
                <w:ilvl w:val="0"/>
                <w:numId w:val="59"/>
              </w:numPr>
              <w:spacing w:after="0" w:line="26" w:lineRule="atLeast"/>
              <w:jc w:val="center"/>
              <w:rPr>
                <w:ins w:id="3169"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529BDA42" w14:textId="77777777" w:rsidR="00C97D33" w:rsidRDefault="00C97D33" w:rsidP="00B8633F">
            <w:pPr>
              <w:pStyle w:val="NoSpacing"/>
              <w:spacing w:before="240"/>
              <w:rPr>
                <w:ins w:id="3170" w:author="Admin" w:date="2017-09-20T08:58:00Z"/>
              </w:rPr>
            </w:pPr>
            <w:ins w:id="3171" w:author="Admin" w:date="2017-09-20T08:58:00Z">
              <w:r>
                <w:t>Môn thi 2</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4010E5C7" w14:textId="77777777" w:rsidR="00C97D33" w:rsidRPr="00835288" w:rsidRDefault="00C97D33" w:rsidP="00B8633F">
            <w:pPr>
              <w:spacing w:after="0" w:line="26" w:lineRule="atLeast"/>
              <w:jc w:val="left"/>
              <w:rPr>
                <w:ins w:id="3172" w:author="Admin" w:date="2017-09-20T08:58:00Z"/>
                <w:rFonts w:cs="Times New Roman"/>
                <w:color w:val="000000"/>
                <w:sz w:val="24"/>
                <w:szCs w:val="24"/>
              </w:rPr>
            </w:pPr>
            <w:ins w:id="3173" w:author="Admin" w:date="2017-09-20T08:58:00Z">
              <w:r>
                <w:rPr>
                  <w:rFonts w:cs="Times New Roman"/>
                  <w:color w:val="000000"/>
                  <w:sz w:val="24"/>
                  <w:szCs w:val="24"/>
                </w:rPr>
                <w:t>Môn thi 1 của vị trí chức danh tuyển dụng</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634BC7ED" w14:textId="77777777" w:rsidR="00C97D33" w:rsidRPr="00835288" w:rsidRDefault="00C97D33" w:rsidP="00B8633F">
            <w:pPr>
              <w:spacing w:before="240"/>
              <w:jc w:val="center"/>
              <w:rPr>
                <w:ins w:id="3174" w:author="Admin" w:date="2017-09-20T08:58:00Z"/>
                <w:rFonts w:cs="Times New Roman"/>
                <w:sz w:val="24"/>
                <w:szCs w:val="24"/>
              </w:rPr>
            </w:pPr>
            <w:ins w:id="3175" w:author="Admin" w:date="2017-09-20T08:58: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6D41B79F" w14:textId="77777777" w:rsidR="00C97D33" w:rsidRPr="00835288" w:rsidRDefault="00C97D33" w:rsidP="00B8633F">
            <w:pPr>
              <w:spacing w:before="240"/>
              <w:jc w:val="center"/>
              <w:rPr>
                <w:ins w:id="3176"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0D2E3784" w14:textId="77777777" w:rsidR="00C97D33" w:rsidRPr="00835288" w:rsidRDefault="00C97D33" w:rsidP="00B8633F">
            <w:pPr>
              <w:spacing w:before="240"/>
              <w:jc w:val="center"/>
              <w:rPr>
                <w:ins w:id="3177" w:author="Admin" w:date="2017-09-20T08:58:00Z"/>
                <w:rFonts w:cs="Times New Roman"/>
                <w:sz w:val="24"/>
                <w:szCs w:val="24"/>
              </w:rPr>
            </w:pPr>
            <w:ins w:id="3178"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41147408" w14:textId="77777777" w:rsidR="00C97D33" w:rsidRPr="00835288" w:rsidRDefault="00C97D33" w:rsidP="00B8633F">
            <w:pPr>
              <w:spacing w:before="240"/>
              <w:jc w:val="left"/>
              <w:rPr>
                <w:ins w:id="3179" w:author="Admin" w:date="2017-09-20T08:58:00Z"/>
                <w:rFonts w:cs="Times New Roman"/>
                <w:sz w:val="24"/>
                <w:szCs w:val="24"/>
              </w:rPr>
            </w:pPr>
          </w:p>
        </w:tc>
      </w:tr>
      <w:tr w:rsidR="00C97D33" w:rsidRPr="00835288" w14:paraId="1120D07D" w14:textId="77777777" w:rsidTr="00B8633F">
        <w:trPr>
          <w:trHeight w:val="286"/>
          <w:ins w:id="3180"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439982BD" w14:textId="77777777" w:rsidR="00C97D33" w:rsidRPr="00495F78" w:rsidRDefault="00C97D33" w:rsidP="00C97D33">
            <w:pPr>
              <w:pStyle w:val="ListParagraph"/>
              <w:numPr>
                <w:ilvl w:val="0"/>
                <w:numId w:val="59"/>
              </w:numPr>
              <w:spacing w:after="0" w:line="26" w:lineRule="atLeast"/>
              <w:jc w:val="center"/>
              <w:rPr>
                <w:ins w:id="3181"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73397542" w14:textId="77777777" w:rsidR="00C97D33" w:rsidRDefault="00C97D33" w:rsidP="00B8633F">
            <w:pPr>
              <w:pStyle w:val="NoSpacing"/>
              <w:spacing w:before="240"/>
              <w:rPr>
                <w:ins w:id="3182" w:author="Admin" w:date="2017-09-20T08:58:00Z"/>
              </w:rPr>
            </w:pPr>
            <w:ins w:id="3183" w:author="Admin" w:date="2017-09-20T08:58:00Z">
              <w:r>
                <w:t>Thang điểm môn thi 2</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7E5454B1" w14:textId="77777777" w:rsidR="00C97D33" w:rsidRPr="00835288" w:rsidRDefault="00C97D33" w:rsidP="00B8633F">
            <w:pPr>
              <w:spacing w:before="240"/>
              <w:jc w:val="left"/>
              <w:rPr>
                <w:ins w:id="3184" w:author="Admin" w:date="2017-09-20T08:58:00Z"/>
                <w:rFonts w:cs="Times New Roman"/>
                <w:sz w:val="24"/>
                <w:szCs w:val="24"/>
              </w:rPr>
            </w:pPr>
            <w:ins w:id="3185" w:author="Admin" w:date="2017-09-20T08:58:00Z">
              <w:r>
                <w:rPr>
                  <w:rFonts w:cs="Times New Roman"/>
                  <w:sz w:val="24"/>
                  <w:szCs w:val="24"/>
                </w:rPr>
                <w:t>Thang điểm tối đa của môn thi</w:t>
              </w:r>
              <w:r w:rsidRPr="00835288">
                <w:rPr>
                  <w:rFonts w:cs="Times New Roman"/>
                  <w:sz w:val="24"/>
                  <w:szCs w:val="24"/>
                </w:rPr>
                <w:t xml:space="preserve"> </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044203EA" w14:textId="77777777" w:rsidR="00C97D33" w:rsidRPr="00835288" w:rsidRDefault="00C97D33" w:rsidP="00B8633F">
            <w:pPr>
              <w:spacing w:before="240"/>
              <w:jc w:val="center"/>
              <w:rPr>
                <w:ins w:id="3186" w:author="Admin" w:date="2017-09-20T08:58:00Z"/>
                <w:rFonts w:cs="Times New Roman"/>
                <w:sz w:val="24"/>
                <w:szCs w:val="24"/>
              </w:rPr>
            </w:pPr>
            <w:ins w:id="3187" w:author="Admin" w:date="2017-09-20T08:58: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739CD3FD" w14:textId="77777777" w:rsidR="00C97D33" w:rsidRPr="00835288" w:rsidRDefault="00C97D33" w:rsidP="00B8633F">
            <w:pPr>
              <w:spacing w:before="240"/>
              <w:jc w:val="center"/>
              <w:rPr>
                <w:ins w:id="3188"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627D82A6" w14:textId="77777777" w:rsidR="00C97D33" w:rsidRPr="00835288" w:rsidRDefault="00C97D33" w:rsidP="00B8633F">
            <w:pPr>
              <w:spacing w:before="240"/>
              <w:jc w:val="center"/>
              <w:rPr>
                <w:ins w:id="3189" w:author="Admin" w:date="2017-09-20T08:58:00Z"/>
                <w:rFonts w:cs="Times New Roman"/>
                <w:sz w:val="24"/>
                <w:szCs w:val="24"/>
              </w:rPr>
            </w:pPr>
            <w:ins w:id="3190"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040A1052" w14:textId="77777777" w:rsidR="00C97D33" w:rsidRPr="00835288" w:rsidRDefault="00C97D33" w:rsidP="00B8633F">
            <w:pPr>
              <w:spacing w:before="240"/>
              <w:jc w:val="left"/>
              <w:rPr>
                <w:ins w:id="3191" w:author="Admin" w:date="2017-09-20T08:58:00Z"/>
                <w:rFonts w:cs="Times New Roman"/>
                <w:sz w:val="24"/>
                <w:szCs w:val="24"/>
              </w:rPr>
            </w:pPr>
          </w:p>
        </w:tc>
      </w:tr>
      <w:tr w:rsidR="00C97D33" w:rsidRPr="00835288" w14:paraId="17BCACDE" w14:textId="77777777" w:rsidTr="00B8633F">
        <w:trPr>
          <w:trHeight w:val="286"/>
          <w:ins w:id="3192"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2EB15D1" w14:textId="77777777" w:rsidR="00C97D33" w:rsidRPr="00495F78" w:rsidRDefault="00C97D33" w:rsidP="00C97D33">
            <w:pPr>
              <w:pStyle w:val="ListParagraph"/>
              <w:numPr>
                <w:ilvl w:val="0"/>
                <w:numId w:val="59"/>
              </w:numPr>
              <w:spacing w:after="0" w:line="26" w:lineRule="atLeast"/>
              <w:jc w:val="center"/>
              <w:rPr>
                <w:ins w:id="3193"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7FB0B48F" w14:textId="77777777" w:rsidR="00C97D33" w:rsidRDefault="00C97D33" w:rsidP="00B8633F">
            <w:pPr>
              <w:pStyle w:val="NoSpacing"/>
              <w:spacing w:before="240"/>
              <w:rPr>
                <w:ins w:id="3194" w:author="Admin" w:date="2017-09-20T08:58:00Z"/>
              </w:rPr>
            </w:pPr>
            <w:ins w:id="3195" w:author="Admin" w:date="2017-09-20T08:58:00Z">
              <w:r>
                <w:t>Điểm đạt môn thi 2</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390BD6A6" w14:textId="77777777" w:rsidR="00C97D33" w:rsidRPr="00835288" w:rsidRDefault="00C97D33" w:rsidP="00B8633F">
            <w:pPr>
              <w:spacing w:before="240"/>
              <w:jc w:val="left"/>
              <w:rPr>
                <w:ins w:id="3196" w:author="Admin" w:date="2017-09-20T08:58:00Z"/>
                <w:rFonts w:cs="Times New Roman"/>
                <w:sz w:val="24"/>
                <w:szCs w:val="24"/>
              </w:rPr>
            </w:pPr>
            <w:ins w:id="3197" w:author="Admin" w:date="2017-09-20T08:58:00Z">
              <w:r>
                <w:rPr>
                  <w:rFonts w:cs="Times New Roman"/>
                  <w:sz w:val="24"/>
                  <w:szCs w:val="24"/>
                </w:rPr>
                <w:t>Điểm đạt của môn thi</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16366C28" w14:textId="77777777" w:rsidR="00C97D33" w:rsidRPr="00835288" w:rsidRDefault="00C97D33" w:rsidP="00B8633F">
            <w:pPr>
              <w:spacing w:before="240"/>
              <w:jc w:val="center"/>
              <w:rPr>
                <w:ins w:id="3198" w:author="Admin" w:date="2017-09-20T08:58:00Z"/>
                <w:rFonts w:cs="Times New Roman"/>
                <w:sz w:val="24"/>
                <w:szCs w:val="24"/>
              </w:rPr>
            </w:pPr>
            <w:ins w:id="3199" w:author="Admin" w:date="2017-09-20T08:58: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40E009CE" w14:textId="77777777" w:rsidR="00C97D33" w:rsidRPr="00835288" w:rsidRDefault="00C97D33" w:rsidP="00B8633F">
            <w:pPr>
              <w:spacing w:before="240"/>
              <w:jc w:val="center"/>
              <w:rPr>
                <w:ins w:id="3200"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6DE5046B" w14:textId="77777777" w:rsidR="00C97D33" w:rsidRPr="00835288" w:rsidRDefault="00C97D33" w:rsidP="00B8633F">
            <w:pPr>
              <w:spacing w:before="240"/>
              <w:jc w:val="center"/>
              <w:rPr>
                <w:ins w:id="3201" w:author="Admin" w:date="2017-09-20T08:58:00Z"/>
                <w:rFonts w:cs="Times New Roman"/>
                <w:sz w:val="24"/>
                <w:szCs w:val="24"/>
              </w:rPr>
            </w:pPr>
            <w:ins w:id="3202"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05E75BE2" w14:textId="77777777" w:rsidR="00C97D33" w:rsidRPr="00835288" w:rsidRDefault="00C97D33" w:rsidP="00B8633F">
            <w:pPr>
              <w:spacing w:before="240"/>
              <w:jc w:val="left"/>
              <w:rPr>
                <w:ins w:id="3203" w:author="Admin" w:date="2017-09-20T08:58:00Z"/>
                <w:rFonts w:cs="Times New Roman"/>
                <w:sz w:val="24"/>
                <w:szCs w:val="24"/>
              </w:rPr>
            </w:pPr>
          </w:p>
        </w:tc>
      </w:tr>
      <w:tr w:rsidR="00C97D33" w:rsidRPr="00835288" w14:paraId="5E22B84A" w14:textId="77777777" w:rsidTr="00B8633F">
        <w:trPr>
          <w:trHeight w:val="286"/>
          <w:ins w:id="3204"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C408A3B" w14:textId="77777777" w:rsidR="00C97D33" w:rsidRPr="00495F78" w:rsidRDefault="00C97D33" w:rsidP="00C97D33">
            <w:pPr>
              <w:pStyle w:val="ListParagraph"/>
              <w:numPr>
                <w:ilvl w:val="0"/>
                <w:numId w:val="59"/>
              </w:numPr>
              <w:spacing w:after="0" w:line="26" w:lineRule="atLeast"/>
              <w:jc w:val="center"/>
              <w:rPr>
                <w:ins w:id="3205"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1303BB26" w14:textId="77777777" w:rsidR="00C97D33" w:rsidRDefault="00C97D33" w:rsidP="00B8633F">
            <w:pPr>
              <w:pStyle w:val="NoSpacing"/>
              <w:spacing w:before="240"/>
              <w:rPr>
                <w:ins w:id="3206" w:author="Admin" w:date="2017-09-20T08:58:00Z"/>
              </w:rPr>
            </w:pPr>
            <w:ins w:id="3207" w:author="Admin" w:date="2017-09-20T08:58:00Z">
              <w:r>
                <w:t>Môn thi 3</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112F5FBF" w14:textId="77777777" w:rsidR="00C97D33" w:rsidRPr="00835288" w:rsidRDefault="00C97D33" w:rsidP="00B8633F">
            <w:pPr>
              <w:spacing w:after="0" w:line="26" w:lineRule="atLeast"/>
              <w:jc w:val="left"/>
              <w:rPr>
                <w:ins w:id="3208" w:author="Admin" w:date="2017-09-20T08:58:00Z"/>
                <w:rFonts w:cs="Times New Roman"/>
                <w:color w:val="000000"/>
                <w:sz w:val="24"/>
                <w:szCs w:val="24"/>
              </w:rPr>
            </w:pPr>
            <w:ins w:id="3209" w:author="Admin" w:date="2017-09-20T08:58:00Z">
              <w:r>
                <w:rPr>
                  <w:rFonts w:cs="Times New Roman"/>
                  <w:color w:val="000000"/>
                  <w:sz w:val="24"/>
                  <w:szCs w:val="24"/>
                </w:rPr>
                <w:t>Môn thi 1 của vị trí chức danh tuyển dụng</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6178EC0A" w14:textId="77777777" w:rsidR="00C97D33" w:rsidRPr="00835288" w:rsidRDefault="00C97D33" w:rsidP="00B8633F">
            <w:pPr>
              <w:spacing w:before="240"/>
              <w:jc w:val="center"/>
              <w:rPr>
                <w:ins w:id="3210" w:author="Admin" w:date="2017-09-20T08:58:00Z"/>
                <w:rFonts w:cs="Times New Roman"/>
                <w:sz w:val="24"/>
                <w:szCs w:val="24"/>
              </w:rPr>
            </w:pPr>
            <w:ins w:id="3211" w:author="Admin" w:date="2017-09-20T08:58: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77042AAC" w14:textId="77777777" w:rsidR="00C97D33" w:rsidRPr="00835288" w:rsidRDefault="00C97D33" w:rsidP="00B8633F">
            <w:pPr>
              <w:spacing w:before="240"/>
              <w:jc w:val="center"/>
              <w:rPr>
                <w:ins w:id="3212"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75E61007" w14:textId="77777777" w:rsidR="00C97D33" w:rsidRPr="00835288" w:rsidRDefault="00C97D33" w:rsidP="00B8633F">
            <w:pPr>
              <w:spacing w:before="240"/>
              <w:jc w:val="center"/>
              <w:rPr>
                <w:ins w:id="3213" w:author="Admin" w:date="2017-09-20T08:58:00Z"/>
                <w:rFonts w:cs="Times New Roman"/>
                <w:sz w:val="24"/>
                <w:szCs w:val="24"/>
              </w:rPr>
            </w:pPr>
            <w:ins w:id="3214"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1601CD03" w14:textId="77777777" w:rsidR="00C97D33" w:rsidRPr="00835288" w:rsidRDefault="00C97D33" w:rsidP="00B8633F">
            <w:pPr>
              <w:spacing w:before="240"/>
              <w:jc w:val="left"/>
              <w:rPr>
                <w:ins w:id="3215" w:author="Admin" w:date="2017-09-20T08:58:00Z"/>
                <w:rFonts w:cs="Times New Roman"/>
                <w:sz w:val="24"/>
                <w:szCs w:val="24"/>
              </w:rPr>
            </w:pPr>
          </w:p>
        </w:tc>
      </w:tr>
      <w:tr w:rsidR="00C97D33" w:rsidRPr="00835288" w14:paraId="1102F2CF" w14:textId="77777777" w:rsidTr="00B8633F">
        <w:trPr>
          <w:trHeight w:val="286"/>
          <w:ins w:id="3216"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7504E4AB" w14:textId="77777777" w:rsidR="00C97D33" w:rsidRPr="00495F78" w:rsidRDefault="00C97D33" w:rsidP="00C97D33">
            <w:pPr>
              <w:pStyle w:val="ListParagraph"/>
              <w:numPr>
                <w:ilvl w:val="0"/>
                <w:numId w:val="59"/>
              </w:numPr>
              <w:spacing w:after="0" w:line="26" w:lineRule="atLeast"/>
              <w:jc w:val="center"/>
              <w:rPr>
                <w:ins w:id="3217"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57C562A4" w14:textId="77777777" w:rsidR="00C97D33" w:rsidRDefault="00C97D33" w:rsidP="00B8633F">
            <w:pPr>
              <w:pStyle w:val="NoSpacing"/>
              <w:spacing w:before="240"/>
              <w:rPr>
                <w:ins w:id="3218" w:author="Admin" w:date="2017-09-20T08:58:00Z"/>
              </w:rPr>
            </w:pPr>
            <w:ins w:id="3219" w:author="Admin" w:date="2017-09-20T08:58:00Z">
              <w:r>
                <w:t>Thang điểm môn thi 2</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4A66046B" w14:textId="77777777" w:rsidR="00C97D33" w:rsidRPr="00835288" w:rsidRDefault="00C97D33" w:rsidP="00B8633F">
            <w:pPr>
              <w:spacing w:before="240"/>
              <w:jc w:val="left"/>
              <w:rPr>
                <w:ins w:id="3220" w:author="Admin" w:date="2017-09-20T08:58:00Z"/>
                <w:rFonts w:cs="Times New Roman"/>
                <w:sz w:val="24"/>
                <w:szCs w:val="24"/>
              </w:rPr>
            </w:pPr>
            <w:ins w:id="3221" w:author="Admin" w:date="2017-09-20T08:58:00Z">
              <w:r>
                <w:rPr>
                  <w:rFonts w:cs="Times New Roman"/>
                  <w:sz w:val="24"/>
                  <w:szCs w:val="24"/>
                </w:rPr>
                <w:t>Thang điểm tối đa của môn thi</w:t>
              </w:r>
              <w:r w:rsidRPr="00835288">
                <w:rPr>
                  <w:rFonts w:cs="Times New Roman"/>
                  <w:sz w:val="24"/>
                  <w:szCs w:val="24"/>
                </w:rPr>
                <w:t xml:space="preserve"> </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46C46AB7" w14:textId="77777777" w:rsidR="00C97D33" w:rsidRPr="00835288" w:rsidRDefault="00C97D33" w:rsidP="00B8633F">
            <w:pPr>
              <w:spacing w:before="240"/>
              <w:jc w:val="center"/>
              <w:rPr>
                <w:ins w:id="3222" w:author="Admin" w:date="2017-09-20T08:58:00Z"/>
                <w:rFonts w:cs="Times New Roman"/>
                <w:sz w:val="24"/>
                <w:szCs w:val="24"/>
              </w:rPr>
            </w:pPr>
            <w:ins w:id="3223" w:author="Admin" w:date="2017-09-20T08:58: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783ED342" w14:textId="77777777" w:rsidR="00C97D33" w:rsidRPr="00835288" w:rsidRDefault="00C97D33" w:rsidP="00B8633F">
            <w:pPr>
              <w:spacing w:before="240"/>
              <w:jc w:val="center"/>
              <w:rPr>
                <w:ins w:id="3224"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1D3B7095" w14:textId="77777777" w:rsidR="00C97D33" w:rsidRPr="00835288" w:rsidRDefault="00C97D33" w:rsidP="00B8633F">
            <w:pPr>
              <w:spacing w:before="240"/>
              <w:jc w:val="center"/>
              <w:rPr>
                <w:ins w:id="3225" w:author="Admin" w:date="2017-09-20T08:58:00Z"/>
                <w:rFonts w:cs="Times New Roman"/>
                <w:sz w:val="24"/>
                <w:szCs w:val="24"/>
              </w:rPr>
            </w:pPr>
            <w:ins w:id="3226"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0C5AC34C" w14:textId="77777777" w:rsidR="00C97D33" w:rsidRPr="00835288" w:rsidRDefault="00C97D33" w:rsidP="00B8633F">
            <w:pPr>
              <w:spacing w:before="240"/>
              <w:jc w:val="left"/>
              <w:rPr>
                <w:ins w:id="3227" w:author="Admin" w:date="2017-09-20T08:58:00Z"/>
                <w:rFonts w:cs="Times New Roman"/>
                <w:sz w:val="24"/>
                <w:szCs w:val="24"/>
              </w:rPr>
            </w:pPr>
          </w:p>
        </w:tc>
      </w:tr>
      <w:tr w:rsidR="00C97D33" w:rsidRPr="00835288" w14:paraId="08479D87" w14:textId="77777777" w:rsidTr="00B8633F">
        <w:trPr>
          <w:trHeight w:val="286"/>
          <w:ins w:id="3228"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929AB84" w14:textId="77777777" w:rsidR="00C97D33" w:rsidRPr="00495F78" w:rsidRDefault="00C97D33" w:rsidP="00C97D33">
            <w:pPr>
              <w:pStyle w:val="ListParagraph"/>
              <w:numPr>
                <w:ilvl w:val="0"/>
                <w:numId w:val="59"/>
              </w:numPr>
              <w:spacing w:after="0" w:line="26" w:lineRule="atLeast"/>
              <w:jc w:val="center"/>
              <w:rPr>
                <w:ins w:id="3229"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0EA5C943" w14:textId="77777777" w:rsidR="00C97D33" w:rsidRDefault="00C97D33" w:rsidP="00B8633F">
            <w:pPr>
              <w:pStyle w:val="NoSpacing"/>
              <w:spacing w:before="240"/>
              <w:rPr>
                <w:ins w:id="3230" w:author="Admin" w:date="2017-09-20T08:58:00Z"/>
              </w:rPr>
            </w:pPr>
            <w:ins w:id="3231" w:author="Admin" w:date="2017-09-20T08:58:00Z">
              <w:r>
                <w:t>Điểm đạt môn thi 3</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0926CECF" w14:textId="77777777" w:rsidR="00C97D33" w:rsidRPr="00835288" w:rsidRDefault="00C97D33" w:rsidP="00B8633F">
            <w:pPr>
              <w:spacing w:before="240"/>
              <w:jc w:val="left"/>
              <w:rPr>
                <w:ins w:id="3232" w:author="Admin" w:date="2017-09-20T08:58:00Z"/>
                <w:rFonts w:cs="Times New Roman"/>
                <w:sz w:val="24"/>
                <w:szCs w:val="24"/>
              </w:rPr>
            </w:pPr>
            <w:ins w:id="3233" w:author="Admin" w:date="2017-09-20T08:58:00Z">
              <w:r>
                <w:rPr>
                  <w:rFonts w:cs="Times New Roman"/>
                  <w:sz w:val="24"/>
                  <w:szCs w:val="24"/>
                </w:rPr>
                <w:t>Điểm đạt của môn thi</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30D888E8" w14:textId="77777777" w:rsidR="00C97D33" w:rsidRPr="00835288" w:rsidRDefault="00C97D33" w:rsidP="00B8633F">
            <w:pPr>
              <w:spacing w:before="240"/>
              <w:jc w:val="center"/>
              <w:rPr>
                <w:ins w:id="3234" w:author="Admin" w:date="2017-09-20T08:58:00Z"/>
                <w:rFonts w:cs="Times New Roman"/>
                <w:sz w:val="24"/>
                <w:szCs w:val="24"/>
              </w:rPr>
            </w:pPr>
            <w:ins w:id="3235" w:author="Admin" w:date="2017-09-20T08:58: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7E08FE79" w14:textId="77777777" w:rsidR="00C97D33" w:rsidRPr="00835288" w:rsidRDefault="00C97D33" w:rsidP="00B8633F">
            <w:pPr>
              <w:spacing w:before="240"/>
              <w:jc w:val="center"/>
              <w:rPr>
                <w:ins w:id="3236"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3A177220" w14:textId="77777777" w:rsidR="00C97D33" w:rsidRPr="00835288" w:rsidRDefault="00C97D33" w:rsidP="00B8633F">
            <w:pPr>
              <w:spacing w:before="240"/>
              <w:jc w:val="center"/>
              <w:rPr>
                <w:ins w:id="3237" w:author="Admin" w:date="2017-09-20T08:58:00Z"/>
                <w:rFonts w:cs="Times New Roman"/>
                <w:sz w:val="24"/>
                <w:szCs w:val="24"/>
              </w:rPr>
            </w:pPr>
            <w:ins w:id="3238"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30820D5E" w14:textId="77777777" w:rsidR="00C97D33" w:rsidRPr="00835288" w:rsidRDefault="00C97D33" w:rsidP="00B8633F">
            <w:pPr>
              <w:spacing w:before="240"/>
              <w:jc w:val="left"/>
              <w:rPr>
                <w:ins w:id="3239" w:author="Admin" w:date="2017-09-20T08:58:00Z"/>
                <w:rFonts w:cs="Times New Roman"/>
                <w:sz w:val="24"/>
                <w:szCs w:val="24"/>
              </w:rPr>
            </w:pPr>
          </w:p>
        </w:tc>
      </w:tr>
      <w:tr w:rsidR="00C97D33" w:rsidRPr="00835288" w14:paraId="6D212C78" w14:textId="77777777" w:rsidTr="00B8633F">
        <w:trPr>
          <w:trHeight w:val="286"/>
          <w:ins w:id="3240" w:author="Admin" w:date="2017-09-20T08:58:00Z"/>
        </w:trPr>
        <w:tc>
          <w:tcPr>
            <w:tcW w:w="695" w:type="dxa"/>
            <w:tcBorders>
              <w:top w:val="single" w:sz="4" w:space="0" w:color="000000"/>
              <w:left w:val="single" w:sz="4" w:space="0" w:color="000000"/>
              <w:bottom w:val="single" w:sz="4" w:space="0" w:color="000000"/>
              <w:right w:val="single" w:sz="4" w:space="0" w:color="000000"/>
            </w:tcBorders>
            <w:vAlign w:val="center"/>
          </w:tcPr>
          <w:p w14:paraId="3E72F75F" w14:textId="77777777" w:rsidR="00C97D33" w:rsidRPr="00495F78" w:rsidRDefault="00C97D33" w:rsidP="00C97D33">
            <w:pPr>
              <w:pStyle w:val="ListParagraph"/>
              <w:numPr>
                <w:ilvl w:val="0"/>
                <w:numId w:val="59"/>
              </w:numPr>
              <w:spacing w:after="0" w:line="26" w:lineRule="atLeast"/>
              <w:jc w:val="center"/>
              <w:rPr>
                <w:ins w:id="3241" w:author="Admin" w:date="2017-09-20T08:58:00Z"/>
                <w:rFonts w:cs="Times New Roman"/>
                <w:color w:val="000000"/>
                <w:sz w:val="24"/>
                <w:szCs w:val="24"/>
              </w:rPr>
            </w:pPr>
          </w:p>
        </w:tc>
        <w:tc>
          <w:tcPr>
            <w:tcW w:w="1322" w:type="dxa"/>
            <w:tcBorders>
              <w:top w:val="single" w:sz="4" w:space="0" w:color="000000"/>
              <w:left w:val="single" w:sz="4" w:space="0" w:color="000000"/>
              <w:bottom w:val="single" w:sz="4" w:space="0" w:color="000000"/>
              <w:right w:val="single" w:sz="4" w:space="0" w:color="000000"/>
            </w:tcBorders>
            <w:vAlign w:val="center"/>
          </w:tcPr>
          <w:p w14:paraId="5B88BB3F" w14:textId="77777777" w:rsidR="00C97D33" w:rsidRDefault="00C97D33" w:rsidP="00B8633F">
            <w:pPr>
              <w:pStyle w:val="NoSpacing"/>
              <w:spacing w:before="240"/>
              <w:rPr>
                <w:ins w:id="3242" w:author="Admin" w:date="2017-09-20T08:58:00Z"/>
              </w:rPr>
            </w:pPr>
            <w:ins w:id="3243" w:author="Admin" w:date="2017-09-20T08:58:00Z">
              <w:r>
                <w:t>Ghi chú</w:t>
              </w:r>
            </w:ins>
          </w:p>
        </w:tc>
        <w:tc>
          <w:tcPr>
            <w:tcW w:w="2933" w:type="dxa"/>
            <w:tcBorders>
              <w:top w:val="single" w:sz="4" w:space="0" w:color="000000"/>
              <w:left w:val="single" w:sz="4" w:space="0" w:color="000000"/>
              <w:bottom w:val="single" w:sz="4" w:space="0" w:color="000000"/>
              <w:right w:val="single" w:sz="4" w:space="0" w:color="000000"/>
            </w:tcBorders>
            <w:vAlign w:val="center"/>
          </w:tcPr>
          <w:p w14:paraId="27844185" w14:textId="77777777" w:rsidR="00C97D33" w:rsidRPr="00835288" w:rsidRDefault="00C97D33" w:rsidP="00B8633F">
            <w:pPr>
              <w:spacing w:before="240"/>
              <w:jc w:val="left"/>
              <w:rPr>
                <w:ins w:id="3244" w:author="Admin" w:date="2017-09-20T08:58:00Z"/>
                <w:rFonts w:cs="Times New Roman"/>
                <w:sz w:val="24"/>
                <w:szCs w:val="24"/>
              </w:rPr>
            </w:pPr>
            <w:ins w:id="3245" w:author="Admin" w:date="2017-09-20T08:58:00Z">
              <w:r>
                <w:rPr>
                  <w:rFonts w:cs="Times New Roman"/>
                  <w:sz w:val="24"/>
                  <w:szCs w:val="24"/>
                </w:rPr>
                <w:t>Diễn giải thêm</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17D258CC" w14:textId="77777777" w:rsidR="00C97D33" w:rsidRDefault="00C97D33" w:rsidP="00B8633F">
            <w:pPr>
              <w:spacing w:before="240"/>
              <w:jc w:val="center"/>
              <w:rPr>
                <w:ins w:id="3246" w:author="Admin" w:date="2017-09-20T08:58:00Z"/>
                <w:rFonts w:cs="Times New Roman"/>
                <w:sz w:val="24"/>
                <w:szCs w:val="24"/>
              </w:rPr>
            </w:pPr>
            <w:ins w:id="3247" w:author="Admin" w:date="2017-09-20T08:58: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7BA5368A" w14:textId="77777777" w:rsidR="00C97D33" w:rsidRDefault="00C97D33" w:rsidP="00B8633F">
            <w:pPr>
              <w:spacing w:before="240"/>
              <w:jc w:val="center"/>
              <w:rPr>
                <w:ins w:id="3248" w:author="Admin" w:date="2017-09-20T08:58:00Z"/>
                <w:rFonts w:cs="Times New Roman"/>
                <w:sz w:val="24"/>
                <w:szCs w:val="24"/>
              </w:rPr>
            </w:pPr>
          </w:p>
        </w:tc>
        <w:tc>
          <w:tcPr>
            <w:tcW w:w="952" w:type="dxa"/>
            <w:tcBorders>
              <w:top w:val="single" w:sz="4" w:space="0" w:color="000000"/>
              <w:left w:val="single" w:sz="4" w:space="0" w:color="000000"/>
              <w:bottom w:val="single" w:sz="4" w:space="0" w:color="000000"/>
              <w:right w:val="single" w:sz="4" w:space="0" w:color="000000"/>
            </w:tcBorders>
            <w:vAlign w:val="center"/>
          </w:tcPr>
          <w:p w14:paraId="0C2A4153" w14:textId="77777777" w:rsidR="00C97D33" w:rsidRPr="00835288" w:rsidRDefault="00C97D33" w:rsidP="00B8633F">
            <w:pPr>
              <w:spacing w:before="240"/>
              <w:jc w:val="center"/>
              <w:rPr>
                <w:ins w:id="3249" w:author="Admin" w:date="2017-09-20T08:58:00Z"/>
                <w:rFonts w:cs="Times New Roman"/>
                <w:sz w:val="24"/>
                <w:szCs w:val="24"/>
              </w:rPr>
            </w:pPr>
            <w:ins w:id="3250" w:author="Admin" w:date="2017-09-20T08:58:00Z">
              <w:r w:rsidRPr="00835288">
                <w:rPr>
                  <w:rFonts w:cs="Times New Roman"/>
                  <w:sz w:val="24"/>
                  <w:szCs w:val="24"/>
                </w:rPr>
                <w:t>Không</w:t>
              </w:r>
            </w:ins>
          </w:p>
        </w:tc>
        <w:tc>
          <w:tcPr>
            <w:tcW w:w="1835" w:type="dxa"/>
            <w:tcBorders>
              <w:top w:val="single" w:sz="4" w:space="0" w:color="000000"/>
              <w:left w:val="single" w:sz="4" w:space="0" w:color="000000"/>
              <w:bottom w:val="single" w:sz="4" w:space="0" w:color="000000"/>
              <w:right w:val="single" w:sz="4" w:space="0" w:color="000000"/>
            </w:tcBorders>
            <w:vAlign w:val="center"/>
          </w:tcPr>
          <w:p w14:paraId="4C18C3ED" w14:textId="77777777" w:rsidR="00C97D33" w:rsidRPr="00835288" w:rsidRDefault="00C97D33" w:rsidP="00B8633F">
            <w:pPr>
              <w:spacing w:before="240"/>
              <w:jc w:val="left"/>
              <w:rPr>
                <w:ins w:id="3251" w:author="Admin" w:date="2017-09-20T08:58:00Z"/>
                <w:rFonts w:cs="Times New Roman"/>
                <w:sz w:val="24"/>
                <w:szCs w:val="24"/>
              </w:rPr>
            </w:pPr>
          </w:p>
        </w:tc>
      </w:tr>
    </w:tbl>
    <w:p w14:paraId="2CB3DB7A" w14:textId="77777777" w:rsidR="00C97D33" w:rsidRPr="004908C7" w:rsidRDefault="00C97D33">
      <w:pPr>
        <w:pStyle w:val="Heading3"/>
        <w:rPr>
          <w:ins w:id="3252" w:author="Admin" w:date="2017-09-20T08:58:00Z"/>
        </w:rPr>
        <w:pPrChange w:id="3253" w:author="Admin" w:date="2017-09-20T08:59:00Z">
          <w:pPr>
            <w:pStyle w:val="Heading4"/>
          </w:pPr>
        </w:pPrChange>
      </w:pPr>
      <w:bookmarkStart w:id="3254" w:name="_Toc494461305"/>
      <w:ins w:id="3255" w:author="Admin" w:date="2017-09-20T08:58:00Z">
        <w:r>
          <w:lastRenderedPageBreak/>
          <w:t>Thao tác chức năng</w:t>
        </w:r>
        <w:bookmarkEnd w:id="3254"/>
      </w:ins>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0"/>
        <w:gridCol w:w="2416"/>
        <w:gridCol w:w="6175"/>
      </w:tblGrid>
      <w:tr w:rsidR="00C97D33" w:rsidRPr="00835288" w14:paraId="4142FEF8" w14:textId="77777777" w:rsidTr="00B8633F">
        <w:trPr>
          <w:trHeight w:val="364"/>
          <w:tblHeader/>
          <w:ins w:id="3256" w:author="Admin" w:date="2017-09-20T08:58:00Z"/>
        </w:trPr>
        <w:tc>
          <w:tcPr>
            <w:tcW w:w="77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AF78FBF" w14:textId="77777777" w:rsidR="00C97D33" w:rsidRPr="00835288" w:rsidRDefault="00C97D33" w:rsidP="00B8633F">
            <w:pPr>
              <w:spacing w:before="240"/>
              <w:jc w:val="center"/>
              <w:rPr>
                <w:ins w:id="3257" w:author="Admin" w:date="2017-09-20T08:58:00Z"/>
                <w:rFonts w:cs="Times New Roman"/>
                <w:b/>
                <w:sz w:val="24"/>
                <w:szCs w:val="24"/>
              </w:rPr>
            </w:pPr>
            <w:ins w:id="3258" w:author="Admin" w:date="2017-09-20T08:58:00Z">
              <w:r>
                <w:rPr>
                  <w:rFonts w:cs="Times New Roman"/>
                  <w:b/>
                  <w:sz w:val="24"/>
                  <w:szCs w:val="24"/>
                </w:rPr>
                <w:t xml:space="preserve">Bước </w:t>
              </w:r>
            </w:ins>
          </w:p>
        </w:tc>
        <w:tc>
          <w:tcPr>
            <w:tcW w:w="245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6523D3F" w14:textId="77777777" w:rsidR="00C97D33" w:rsidRPr="00835288" w:rsidRDefault="00C97D33" w:rsidP="00B8633F">
            <w:pPr>
              <w:spacing w:before="240"/>
              <w:jc w:val="center"/>
              <w:rPr>
                <w:ins w:id="3259" w:author="Admin" w:date="2017-09-20T08:58:00Z"/>
                <w:rFonts w:cs="Times New Roman"/>
                <w:b/>
                <w:sz w:val="24"/>
                <w:szCs w:val="24"/>
              </w:rPr>
            </w:pPr>
            <w:ins w:id="3260" w:author="Admin" w:date="2017-09-20T08:58:00Z">
              <w:r w:rsidRPr="00835288">
                <w:rPr>
                  <w:rFonts w:cs="Times New Roman"/>
                  <w:b/>
                  <w:sz w:val="24"/>
                  <w:szCs w:val="24"/>
                </w:rPr>
                <w:t xml:space="preserve">Thao tác </w:t>
              </w:r>
            </w:ins>
          </w:p>
        </w:tc>
        <w:tc>
          <w:tcPr>
            <w:tcW w:w="63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C046FD5" w14:textId="77777777" w:rsidR="00C97D33" w:rsidRPr="00835288" w:rsidRDefault="00C97D33" w:rsidP="00B8633F">
            <w:pPr>
              <w:spacing w:before="240"/>
              <w:jc w:val="center"/>
              <w:rPr>
                <w:ins w:id="3261" w:author="Admin" w:date="2017-09-20T08:58:00Z"/>
                <w:rFonts w:cs="Times New Roman"/>
                <w:b/>
                <w:sz w:val="24"/>
                <w:szCs w:val="24"/>
              </w:rPr>
            </w:pPr>
            <w:ins w:id="3262" w:author="Admin" w:date="2017-09-20T08:58:00Z">
              <w:r w:rsidRPr="00835288">
                <w:rPr>
                  <w:rFonts w:cs="Times New Roman"/>
                  <w:b/>
                  <w:sz w:val="24"/>
                  <w:szCs w:val="24"/>
                </w:rPr>
                <w:t>Mô tả</w:t>
              </w:r>
            </w:ins>
          </w:p>
        </w:tc>
      </w:tr>
      <w:tr w:rsidR="00C97D33" w:rsidRPr="00835288" w14:paraId="3DD4F1AA" w14:textId="77777777" w:rsidTr="00B8633F">
        <w:trPr>
          <w:trHeight w:val="286"/>
          <w:ins w:id="3263" w:author="Admin" w:date="2017-09-20T08:58:00Z"/>
        </w:trPr>
        <w:tc>
          <w:tcPr>
            <w:tcW w:w="770" w:type="dxa"/>
            <w:tcBorders>
              <w:top w:val="single" w:sz="4" w:space="0" w:color="000000"/>
              <w:left w:val="single" w:sz="4" w:space="0" w:color="000000"/>
              <w:bottom w:val="single" w:sz="4" w:space="0" w:color="000000"/>
              <w:right w:val="single" w:sz="4" w:space="0" w:color="000000"/>
            </w:tcBorders>
            <w:vAlign w:val="center"/>
          </w:tcPr>
          <w:p w14:paraId="423C3999" w14:textId="77777777" w:rsidR="00C97D33" w:rsidRPr="002D18A4" w:rsidRDefault="00C97D33" w:rsidP="00C97D33">
            <w:pPr>
              <w:pStyle w:val="ListParagraph"/>
              <w:numPr>
                <w:ilvl w:val="0"/>
                <w:numId w:val="78"/>
              </w:numPr>
              <w:spacing w:after="0" w:line="26" w:lineRule="atLeast"/>
              <w:jc w:val="center"/>
              <w:rPr>
                <w:ins w:id="3264" w:author="Admin" w:date="2017-09-20T08:58:00Z"/>
                <w:rFonts w:cs="Times New Roman"/>
                <w:color w:val="000000"/>
                <w:sz w:val="24"/>
                <w:szCs w:val="24"/>
              </w:rPr>
            </w:pPr>
          </w:p>
        </w:tc>
        <w:tc>
          <w:tcPr>
            <w:tcW w:w="2459" w:type="dxa"/>
            <w:tcBorders>
              <w:top w:val="single" w:sz="4" w:space="0" w:color="000000"/>
              <w:left w:val="single" w:sz="4" w:space="0" w:color="000000"/>
              <w:bottom w:val="single" w:sz="4" w:space="0" w:color="000000"/>
              <w:right w:val="single" w:sz="4" w:space="0" w:color="000000"/>
            </w:tcBorders>
            <w:vAlign w:val="center"/>
            <w:hideMark/>
          </w:tcPr>
          <w:p w14:paraId="1B7A83B1" w14:textId="77777777" w:rsidR="00C97D33" w:rsidRPr="00835288" w:rsidRDefault="00C97D33" w:rsidP="00B8633F">
            <w:pPr>
              <w:spacing w:before="240"/>
              <w:jc w:val="left"/>
              <w:rPr>
                <w:ins w:id="3265" w:author="Admin" w:date="2017-09-20T08:58:00Z"/>
                <w:rFonts w:cs="Times New Roman"/>
                <w:b/>
                <w:sz w:val="24"/>
                <w:szCs w:val="24"/>
              </w:rPr>
            </w:pPr>
            <w:ins w:id="3266" w:author="Admin" w:date="2017-09-20T08:58:00Z">
              <w:r>
                <w:rPr>
                  <w:rFonts w:cs="Times New Roman"/>
                  <w:b/>
                  <w:sz w:val="24"/>
                  <w:szCs w:val="24"/>
                </w:rPr>
                <w:t>Thêm mới bản ghi khai báo môn thi</w:t>
              </w:r>
            </w:ins>
          </w:p>
        </w:tc>
        <w:tc>
          <w:tcPr>
            <w:tcW w:w="6308" w:type="dxa"/>
            <w:tcBorders>
              <w:top w:val="single" w:sz="4" w:space="0" w:color="000000"/>
              <w:left w:val="single" w:sz="4" w:space="0" w:color="000000"/>
              <w:bottom w:val="single" w:sz="4" w:space="0" w:color="000000"/>
              <w:right w:val="single" w:sz="4" w:space="0" w:color="000000"/>
            </w:tcBorders>
            <w:vAlign w:val="center"/>
            <w:hideMark/>
          </w:tcPr>
          <w:p w14:paraId="461AE05D" w14:textId="77777777" w:rsidR="00C97D33" w:rsidRDefault="00C97D33" w:rsidP="00B8633F">
            <w:pPr>
              <w:spacing w:before="240"/>
              <w:jc w:val="left"/>
              <w:rPr>
                <w:ins w:id="3267" w:author="Admin" w:date="2017-09-20T08:58:00Z"/>
                <w:rFonts w:cs="Times New Roman"/>
                <w:sz w:val="24"/>
                <w:szCs w:val="24"/>
              </w:rPr>
            </w:pPr>
            <w:ins w:id="3268" w:author="Admin" w:date="2017-09-20T08:58:00Z">
              <w:r w:rsidRPr="00835288">
                <w:rPr>
                  <w:rFonts w:cs="Times New Roman"/>
                  <w:sz w:val="24"/>
                  <w:szCs w:val="24"/>
                </w:rPr>
                <w:t>Người dùng sử</w:t>
              </w:r>
              <w:r>
                <w:rPr>
                  <w:rFonts w:cs="Times New Roman"/>
                  <w:sz w:val="24"/>
                  <w:szCs w:val="24"/>
                </w:rPr>
                <w:t xml:space="preserve"> dụng chức năng này để "Khai báo</w:t>
              </w:r>
              <w:r w:rsidRPr="00835288">
                <w:rPr>
                  <w:rFonts w:cs="Times New Roman"/>
                  <w:sz w:val="24"/>
                  <w:szCs w:val="24"/>
                </w:rPr>
                <w:t xml:space="preserve">" </w:t>
              </w:r>
              <w:r>
                <w:rPr>
                  <w:rFonts w:cs="Times New Roman"/>
                  <w:sz w:val="24"/>
                  <w:szCs w:val="24"/>
                </w:rPr>
                <w:t>môn thi vị trí chức danh tuyển dụng</w:t>
              </w:r>
            </w:ins>
          </w:p>
          <w:p w14:paraId="101E1911" w14:textId="77777777" w:rsidR="00C97D33" w:rsidRDefault="00C97D33" w:rsidP="00B8633F">
            <w:pPr>
              <w:spacing w:before="240"/>
              <w:jc w:val="left"/>
              <w:rPr>
                <w:ins w:id="3269" w:author="Admin" w:date="2017-09-20T08:58:00Z"/>
                <w:rFonts w:cs="Times New Roman"/>
                <w:sz w:val="24"/>
                <w:szCs w:val="24"/>
              </w:rPr>
            </w:pPr>
            <w:ins w:id="3270" w:author="Admin" w:date="2017-09-20T08:58:00Z">
              <w:r>
                <w:rPr>
                  <w:rFonts w:cs="Times New Roman"/>
                  <w:sz w:val="24"/>
                  <w:szCs w:val="24"/>
                </w:rPr>
                <w:t>Các thông tin thêm mới gồm: Chức danh, Môn thi, Thang điểm môn thi, Điểm đạt môn thi, Ghi chú.</w:t>
              </w:r>
            </w:ins>
          </w:p>
          <w:p w14:paraId="6DB46D60" w14:textId="77777777" w:rsidR="00C97D33" w:rsidRPr="00835288" w:rsidRDefault="00C97D33" w:rsidP="00B8633F">
            <w:pPr>
              <w:spacing w:before="240"/>
              <w:jc w:val="left"/>
              <w:rPr>
                <w:ins w:id="3271" w:author="Admin" w:date="2017-09-20T08:58:00Z"/>
                <w:rFonts w:cs="Times New Roman"/>
                <w:sz w:val="24"/>
                <w:szCs w:val="24"/>
              </w:rPr>
            </w:pPr>
            <w:ins w:id="3272" w:author="Admin" w:date="2017-09-20T08:58:00Z">
              <w:r>
                <w:rPr>
                  <w:rFonts w:cs="Times New Roman"/>
                  <w:sz w:val="24"/>
                  <w:szCs w:val="24"/>
                </w:rPr>
                <w:t>Bản ghi thêm mới thành công sẽ hiển thị ở lưới dữ liệu</w:t>
              </w:r>
            </w:ins>
          </w:p>
        </w:tc>
      </w:tr>
      <w:tr w:rsidR="00C97D33" w:rsidRPr="00835288" w14:paraId="1FCD36BD" w14:textId="77777777" w:rsidTr="00B8633F">
        <w:trPr>
          <w:trHeight w:val="286"/>
          <w:ins w:id="3273" w:author="Admin" w:date="2017-09-20T08:58:00Z"/>
        </w:trPr>
        <w:tc>
          <w:tcPr>
            <w:tcW w:w="770" w:type="dxa"/>
            <w:tcBorders>
              <w:top w:val="single" w:sz="4" w:space="0" w:color="000000"/>
              <w:left w:val="single" w:sz="4" w:space="0" w:color="000000"/>
              <w:bottom w:val="single" w:sz="4" w:space="0" w:color="000000"/>
              <w:right w:val="single" w:sz="4" w:space="0" w:color="000000"/>
            </w:tcBorders>
            <w:vAlign w:val="center"/>
          </w:tcPr>
          <w:p w14:paraId="2D47CEEA" w14:textId="77777777" w:rsidR="00C97D33" w:rsidRPr="002D18A4" w:rsidRDefault="00C97D33" w:rsidP="00C97D33">
            <w:pPr>
              <w:pStyle w:val="ListParagraph"/>
              <w:numPr>
                <w:ilvl w:val="0"/>
                <w:numId w:val="78"/>
              </w:numPr>
              <w:spacing w:after="0" w:line="26" w:lineRule="atLeast"/>
              <w:jc w:val="center"/>
              <w:rPr>
                <w:ins w:id="3274" w:author="Admin" w:date="2017-09-20T08:58:00Z"/>
                <w:rFonts w:cs="Times New Roman"/>
                <w:color w:val="000000"/>
                <w:sz w:val="24"/>
                <w:szCs w:val="24"/>
              </w:rPr>
            </w:pPr>
          </w:p>
        </w:tc>
        <w:tc>
          <w:tcPr>
            <w:tcW w:w="2459" w:type="dxa"/>
            <w:tcBorders>
              <w:top w:val="single" w:sz="4" w:space="0" w:color="000000"/>
              <w:left w:val="single" w:sz="4" w:space="0" w:color="000000"/>
              <w:bottom w:val="single" w:sz="4" w:space="0" w:color="000000"/>
              <w:right w:val="single" w:sz="4" w:space="0" w:color="000000"/>
            </w:tcBorders>
            <w:vAlign w:val="center"/>
            <w:hideMark/>
          </w:tcPr>
          <w:p w14:paraId="36D9BDC7" w14:textId="77777777" w:rsidR="00C97D33" w:rsidRPr="00835288" w:rsidRDefault="00C97D33" w:rsidP="00B8633F">
            <w:pPr>
              <w:spacing w:before="240"/>
              <w:jc w:val="left"/>
              <w:rPr>
                <w:ins w:id="3275" w:author="Admin" w:date="2017-09-20T08:58:00Z"/>
                <w:rFonts w:cs="Times New Roman"/>
                <w:b/>
                <w:sz w:val="24"/>
                <w:szCs w:val="24"/>
              </w:rPr>
            </w:pPr>
            <w:ins w:id="3276" w:author="Admin" w:date="2017-09-20T08:58:00Z">
              <w:r w:rsidRPr="00835288">
                <w:rPr>
                  <w:rFonts w:cs="Times New Roman"/>
                  <w:b/>
                  <w:sz w:val="24"/>
                  <w:szCs w:val="24"/>
                </w:rPr>
                <w:t>Lưu</w:t>
              </w:r>
            </w:ins>
          </w:p>
        </w:tc>
        <w:tc>
          <w:tcPr>
            <w:tcW w:w="6308" w:type="dxa"/>
            <w:tcBorders>
              <w:top w:val="single" w:sz="4" w:space="0" w:color="000000"/>
              <w:left w:val="single" w:sz="4" w:space="0" w:color="000000"/>
              <w:bottom w:val="single" w:sz="4" w:space="0" w:color="000000"/>
              <w:right w:val="single" w:sz="4" w:space="0" w:color="000000"/>
            </w:tcBorders>
            <w:vAlign w:val="center"/>
            <w:hideMark/>
          </w:tcPr>
          <w:p w14:paraId="5A523BCE" w14:textId="77777777" w:rsidR="00C97D33" w:rsidRPr="00835288" w:rsidRDefault="00C97D33" w:rsidP="00B8633F">
            <w:pPr>
              <w:spacing w:before="240"/>
              <w:jc w:val="left"/>
              <w:rPr>
                <w:ins w:id="3277" w:author="Admin" w:date="2017-09-20T08:58:00Z"/>
                <w:rFonts w:cs="Times New Roman"/>
                <w:sz w:val="24"/>
                <w:szCs w:val="24"/>
              </w:rPr>
            </w:pPr>
            <w:ins w:id="3278" w:author="Admin" w:date="2017-09-20T08:58:00Z">
              <w:r w:rsidRPr="00835288">
                <w:rPr>
                  <w:rFonts w:cs="Times New Roman"/>
                  <w:sz w:val="24"/>
                  <w:szCs w:val="24"/>
                </w:rPr>
                <w:t>Người dùng sử dụng chức năng này để "</w:t>
              </w:r>
              <w:r>
                <w:rPr>
                  <w:rFonts w:cs="Times New Roman"/>
                  <w:sz w:val="24"/>
                  <w:szCs w:val="24"/>
                </w:rPr>
                <w:t>Lưu</w:t>
              </w:r>
              <w:r w:rsidRPr="00835288">
                <w:rPr>
                  <w:rFonts w:cs="Times New Roman"/>
                  <w:sz w:val="24"/>
                  <w:szCs w:val="24"/>
                </w:rPr>
                <w:t>" thông tin được "Thêm"/"Sửa" vào danh mục.</w:t>
              </w:r>
            </w:ins>
          </w:p>
        </w:tc>
      </w:tr>
      <w:tr w:rsidR="00C97D33" w:rsidRPr="00835288" w14:paraId="5A31671A" w14:textId="77777777" w:rsidTr="00B8633F">
        <w:trPr>
          <w:trHeight w:val="286"/>
          <w:ins w:id="3279" w:author="Admin" w:date="2017-09-20T08:58:00Z"/>
        </w:trPr>
        <w:tc>
          <w:tcPr>
            <w:tcW w:w="770" w:type="dxa"/>
            <w:tcBorders>
              <w:top w:val="single" w:sz="4" w:space="0" w:color="000000"/>
              <w:left w:val="single" w:sz="4" w:space="0" w:color="000000"/>
              <w:bottom w:val="single" w:sz="4" w:space="0" w:color="000000"/>
              <w:right w:val="single" w:sz="4" w:space="0" w:color="000000"/>
            </w:tcBorders>
            <w:vAlign w:val="center"/>
          </w:tcPr>
          <w:p w14:paraId="1EB9AF87" w14:textId="77777777" w:rsidR="00C97D33" w:rsidRPr="002D18A4" w:rsidRDefault="00C97D33" w:rsidP="00C97D33">
            <w:pPr>
              <w:pStyle w:val="ListParagraph"/>
              <w:numPr>
                <w:ilvl w:val="0"/>
                <w:numId w:val="78"/>
              </w:numPr>
              <w:spacing w:after="0" w:line="26" w:lineRule="atLeast"/>
              <w:jc w:val="center"/>
              <w:rPr>
                <w:ins w:id="3280" w:author="Admin" w:date="2017-09-20T08:58:00Z"/>
                <w:rFonts w:cs="Times New Roman"/>
                <w:color w:val="000000"/>
                <w:sz w:val="24"/>
                <w:szCs w:val="24"/>
              </w:rPr>
            </w:pPr>
          </w:p>
        </w:tc>
        <w:tc>
          <w:tcPr>
            <w:tcW w:w="2459" w:type="dxa"/>
            <w:tcBorders>
              <w:top w:val="single" w:sz="4" w:space="0" w:color="000000"/>
              <w:left w:val="single" w:sz="4" w:space="0" w:color="000000"/>
              <w:bottom w:val="single" w:sz="4" w:space="0" w:color="000000"/>
              <w:right w:val="single" w:sz="4" w:space="0" w:color="000000"/>
            </w:tcBorders>
            <w:vAlign w:val="center"/>
          </w:tcPr>
          <w:p w14:paraId="548F90BA" w14:textId="77777777" w:rsidR="00C97D33" w:rsidRPr="00835288" w:rsidRDefault="00C97D33" w:rsidP="00B8633F">
            <w:pPr>
              <w:spacing w:before="240"/>
              <w:jc w:val="left"/>
              <w:rPr>
                <w:ins w:id="3281" w:author="Admin" w:date="2017-09-20T08:58:00Z"/>
                <w:rFonts w:cs="Times New Roman"/>
                <w:b/>
                <w:sz w:val="24"/>
                <w:szCs w:val="24"/>
              </w:rPr>
            </w:pPr>
            <w:ins w:id="3282" w:author="Admin" w:date="2017-09-20T08:58:00Z">
              <w:r>
                <w:rPr>
                  <w:rFonts w:cs="Times New Roman"/>
                  <w:b/>
                  <w:sz w:val="24"/>
                  <w:szCs w:val="24"/>
                </w:rPr>
                <w:t>Xóa</w:t>
              </w:r>
            </w:ins>
          </w:p>
        </w:tc>
        <w:tc>
          <w:tcPr>
            <w:tcW w:w="6308" w:type="dxa"/>
            <w:tcBorders>
              <w:top w:val="single" w:sz="4" w:space="0" w:color="000000"/>
              <w:left w:val="single" w:sz="4" w:space="0" w:color="000000"/>
              <w:bottom w:val="single" w:sz="4" w:space="0" w:color="000000"/>
              <w:right w:val="single" w:sz="4" w:space="0" w:color="000000"/>
            </w:tcBorders>
            <w:vAlign w:val="center"/>
          </w:tcPr>
          <w:p w14:paraId="22B022BD" w14:textId="77777777" w:rsidR="00C97D33" w:rsidRPr="00835288" w:rsidRDefault="00C97D33" w:rsidP="00B8633F">
            <w:pPr>
              <w:spacing w:before="240"/>
              <w:jc w:val="left"/>
              <w:rPr>
                <w:ins w:id="3283" w:author="Admin" w:date="2017-09-20T08:58:00Z"/>
                <w:rFonts w:cs="Times New Roman"/>
                <w:sz w:val="24"/>
                <w:szCs w:val="24"/>
              </w:rPr>
            </w:pPr>
            <w:ins w:id="3284" w:author="Admin" w:date="2017-09-20T08:58:00Z">
              <w:r>
                <w:rPr>
                  <w:rFonts w:cs="Times New Roman"/>
                  <w:sz w:val="24"/>
                  <w:szCs w:val="24"/>
                </w:rPr>
                <w:t>Sử dụng chức năng này chọn một bản ghi và Xóa</w:t>
              </w:r>
            </w:ins>
          </w:p>
        </w:tc>
      </w:tr>
      <w:tr w:rsidR="00C97D33" w:rsidRPr="00835288" w14:paraId="66A01D96" w14:textId="77777777" w:rsidTr="00B8633F">
        <w:trPr>
          <w:trHeight w:val="286"/>
          <w:ins w:id="3285" w:author="Admin" w:date="2017-09-20T08:58:00Z"/>
        </w:trPr>
        <w:tc>
          <w:tcPr>
            <w:tcW w:w="770" w:type="dxa"/>
            <w:tcBorders>
              <w:top w:val="single" w:sz="4" w:space="0" w:color="000000"/>
              <w:left w:val="single" w:sz="4" w:space="0" w:color="000000"/>
              <w:bottom w:val="single" w:sz="4" w:space="0" w:color="000000"/>
              <w:right w:val="single" w:sz="4" w:space="0" w:color="000000"/>
            </w:tcBorders>
            <w:vAlign w:val="center"/>
          </w:tcPr>
          <w:p w14:paraId="344D445C" w14:textId="77777777" w:rsidR="00C97D33" w:rsidRPr="002D18A4" w:rsidRDefault="00C97D33" w:rsidP="00C97D33">
            <w:pPr>
              <w:pStyle w:val="ListParagraph"/>
              <w:numPr>
                <w:ilvl w:val="0"/>
                <w:numId w:val="78"/>
              </w:numPr>
              <w:spacing w:after="0" w:line="26" w:lineRule="atLeast"/>
              <w:jc w:val="center"/>
              <w:rPr>
                <w:ins w:id="3286" w:author="Admin" w:date="2017-09-20T08:58:00Z"/>
                <w:rFonts w:cs="Times New Roman"/>
                <w:color w:val="000000"/>
                <w:sz w:val="24"/>
                <w:szCs w:val="24"/>
              </w:rPr>
            </w:pPr>
          </w:p>
        </w:tc>
        <w:tc>
          <w:tcPr>
            <w:tcW w:w="2459" w:type="dxa"/>
            <w:tcBorders>
              <w:top w:val="single" w:sz="4" w:space="0" w:color="000000"/>
              <w:left w:val="single" w:sz="4" w:space="0" w:color="000000"/>
              <w:bottom w:val="single" w:sz="4" w:space="0" w:color="000000"/>
              <w:right w:val="single" w:sz="4" w:space="0" w:color="000000"/>
            </w:tcBorders>
            <w:vAlign w:val="center"/>
          </w:tcPr>
          <w:p w14:paraId="13445730" w14:textId="77777777" w:rsidR="00C97D33" w:rsidRDefault="00C97D33" w:rsidP="00B8633F">
            <w:pPr>
              <w:spacing w:before="240"/>
              <w:jc w:val="left"/>
              <w:rPr>
                <w:ins w:id="3287" w:author="Admin" w:date="2017-09-20T08:58:00Z"/>
                <w:rFonts w:cs="Times New Roman"/>
                <w:b/>
                <w:sz w:val="24"/>
                <w:szCs w:val="24"/>
              </w:rPr>
            </w:pPr>
            <w:ins w:id="3288" w:author="Admin" w:date="2017-09-20T08:58:00Z">
              <w:r>
                <w:rPr>
                  <w:rFonts w:cs="Times New Roman"/>
                  <w:b/>
                  <w:sz w:val="24"/>
                  <w:szCs w:val="24"/>
                </w:rPr>
                <w:t>Import</w:t>
              </w:r>
            </w:ins>
          </w:p>
        </w:tc>
        <w:tc>
          <w:tcPr>
            <w:tcW w:w="6308" w:type="dxa"/>
            <w:tcBorders>
              <w:top w:val="single" w:sz="4" w:space="0" w:color="000000"/>
              <w:left w:val="single" w:sz="4" w:space="0" w:color="000000"/>
              <w:bottom w:val="single" w:sz="4" w:space="0" w:color="000000"/>
              <w:right w:val="single" w:sz="4" w:space="0" w:color="000000"/>
            </w:tcBorders>
            <w:vAlign w:val="center"/>
          </w:tcPr>
          <w:p w14:paraId="3FD19724" w14:textId="77777777" w:rsidR="00C97D33" w:rsidRDefault="00C97D33" w:rsidP="00B8633F">
            <w:pPr>
              <w:spacing w:before="240"/>
              <w:jc w:val="left"/>
              <w:rPr>
                <w:ins w:id="3289" w:author="Admin" w:date="2017-09-20T08:58:00Z"/>
                <w:rFonts w:cs="Times New Roman"/>
                <w:sz w:val="24"/>
                <w:szCs w:val="24"/>
              </w:rPr>
            </w:pPr>
            <w:ins w:id="3290" w:author="Admin" w:date="2017-09-20T08:58:00Z">
              <w:r>
                <w:rPr>
                  <w:rFonts w:cs="Times New Roman"/>
                  <w:sz w:val="24"/>
                  <w:szCs w:val="24"/>
                </w:rPr>
                <w:t>Sử dụng chức năng này để nhập thông tin môn thi theo chức danh và import vào hệ thống</w:t>
              </w:r>
            </w:ins>
          </w:p>
        </w:tc>
      </w:tr>
      <w:tr w:rsidR="00C97D33" w:rsidRPr="00835288" w14:paraId="53203DA2" w14:textId="77777777" w:rsidTr="00B8633F">
        <w:trPr>
          <w:trHeight w:val="286"/>
          <w:ins w:id="3291" w:author="Admin" w:date="2017-09-20T08:58:00Z"/>
        </w:trPr>
        <w:tc>
          <w:tcPr>
            <w:tcW w:w="770" w:type="dxa"/>
            <w:tcBorders>
              <w:top w:val="single" w:sz="4" w:space="0" w:color="000000"/>
              <w:left w:val="single" w:sz="4" w:space="0" w:color="000000"/>
              <w:bottom w:val="single" w:sz="4" w:space="0" w:color="000000"/>
              <w:right w:val="single" w:sz="4" w:space="0" w:color="000000"/>
            </w:tcBorders>
            <w:vAlign w:val="center"/>
          </w:tcPr>
          <w:p w14:paraId="279BF7B5" w14:textId="77777777" w:rsidR="00C97D33" w:rsidRPr="002D18A4" w:rsidRDefault="00C97D33" w:rsidP="00C97D33">
            <w:pPr>
              <w:pStyle w:val="ListParagraph"/>
              <w:numPr>
                <w:ilvl w:val="0"/>
                <w:numId w:val="78"/>
              </w:numPr>
              <w:spacing w:after="0" w:line="26" w:lineRule="atLeast"/>
              <w:jc w:val="center"/>
              <w:rPr>
                <w:ins w:id="3292" w:author="Admin" w:date="2017-09-20T08:58:00Z"/>
                <w:rFonts w:cs="Times New Roman"/>
                <w:color w:val="000000"/>
                <w:sz w:val="24"/>
                <w:szCs w:val="24"/>
              </w:rPr>
            </w:pPr>
          </w:p>
        </w:tc>
        <w:tc>
          <w:tcPr>
            <w:tcW w:w="2459" w:type="dxa"/>
            <w:tcBorders>
              <w:top w:val="single" w:sz="4" w:space="0" w:color="000000"/>
              <w:left w:val="single" w:sz="4" w:space="0" w:color="000000"/>
              <w:bottom w:val="single" w:sz="4" w:space="0" w:color="000000"/>
              <w:right w:val="single" w:sz="4" w:space="0" w:color="000000"/>
            </w:tcBorders>
            <w:vAlign w:val="center"/>
          </w:tcPr>
          <w:p w14:paraId="257AAA08" w14:textId="77777777" w:rsidR="00C97D33" w:rsidRPr="00835288" w:rsidRDefault="00C97D33" w:rsidP="00B8633F">
            <w:pPr>
              <w:spacing w:before="240"/>
              <w:jc w:val="left"/>
              <w:rPr>
                <w:ins w:id="3293" w:author="Admin" w:date="2017-09-20T08:58:00Z"/>
                <w:rFonts w:cs="Times New Roman"/>
                <w:b/>
                <w:sz w:val="24"/>
                <w:szCs w:val="24"/>
              </w:rPr>
            </w:pPr>
            <w:ins w:id="3294" w:author="Admin" w:date="2017-09-20T08:58:00Z">
              <w:r>
                <w:rPr>
                  <w:rFonts w:cs="Times New Roman"/>
                  <w:b/>
                  <w:sz w:val="24"/>
                  <w:szCs w:val="24"/>
                </w:rPr>
                <w:t>Xuất excel</w:t>
              </w:r>
            </w:ins>
          </w:p>
        </w:tc>
        <w:tc>
          <w:tcPr>
            <w:tcW w:w="6308" w:type="dxa"/>
            <w:tcBorders>
              <w:top w:val="single" w:sz="4" w:space="0" w:color="000000"/>
              <w:left w:val="single" w:sz="4" w:space="0" w:color="000000"/>
              <w:bottom w:val="single" w:sz="4" w:space="0" w:color="000000"/>
              <w:right w:val="single" w:sz="4" w:space="0" w:color="000000"/>
            </w:tcBorders>
            <w:vAlign w:val="center"/>
          </w:tcPr>
          <w:p w14:paraId="6DD9AF20" w14:textId="77777777" w:rsidR="00C97D33" w:rsidRPr="00835288" w:rsidRDefault="00C97D33" w:rsidP="00B8633F">
            <w:pPr>
              <w:spacing w:before="240"/>
              <w:jc w:val="left"/>
              <w:rPr>
                <w:ins w:id="3295" w:author="Admin" w:date="2017-09-20T08:58:00Z"/>
                <w:rFonts w:cs="Times New Roman"/>
                <w:sz w:val="24"/>
                <w:szCs w:val="24"/>
              </w:rPr>
            </w:pPr>
            <w:ins w:id="3296" w:author="Admin" w:date="2017-09-20T08:58:00Z">
              <w:r>
                <w:rPr>
                  <w:rFonts w:cs="Times New Roman"/>
                  <w:sz w:val="24"/>
                  <w:szCs w:val="24"/>
                </w:rPr>
                <w:t>Người dùng sử dụng chức năng này để xuất dữ liệu ra file excel</w:t>
              </w:r>
            </w:ins>
          </w:p>
        </w:tc>
      </w:tr>
    </w:tbl>
    <w:p w14:paraId="16E955FB" w14:textId="77777777" w:rsidR="00C97D33" w:rsidRDefault="00C97D33" w:rsidP="00C97D33">
      <w:pPr>
        <w:pStyle w:val="AutoNumDescription"/>
        <w:rPr>
          <w:ins w:id="3297" w:author="Admin" w:date="2017-09-20T08:58:00Z"/>
        </w:rPr>
      </w:pPr>
    </w:p>
    <w:p w14:paraId="46F175BC" w14:textId="784CF11E" w:rsidR="00065E2C" w:rsidRDefault="00065E2C" w:rsidP="00065E2C">
      <w:pPr>
        <w:pStyle w:val="AutoNumDescription"/>
      </w:pPr>
    </w:p>
    <w:p w14:paraId="59162F65" w14:textId="06A6E133" w:rsidR="00896B3B" w:rsidRDefault="0003354A" w:rsidP="00896B3B">
      <w:pPr>
        <w:pStyle w:val="Heading2"/>
      </w:pPr>
      <w:bookmarkStart w:id="3298" w:name="_Toc494461306"/>
      <w:r>
        <w:t>Hệ thống năng lực</w:t>
      </w:r>
      <w:bookmarkEnd w:id="3298"/>
    </w:p>
    <w:p w14:paraId="5D0B73F9" w14:textId="7871A193" w:rsidR="00896B3B" w:rsidRDefault="00896B3B" w:rsidP="00714D4C">
      <w:pPr>
        <w:pStyle w:val="Heading3"/>
      </w:pPr>
      <w:bookmarkStart w:id="3299" w:name="_Toc480536899"/>
      <w:bookmarkStart w:id="3300" w:name="_Toc494461307"/>
      <w:r>
        <w:t>Danh mục nhóm năng lực</w:t>
      </w:r>
      <w:bookmarkEnd w:id="3299"/>
      <w:ins w:id="3301" w:author="Admin" w:date="2017-09-18T11:46:00Z">
        <w:r w:rsidR="00F514CF">
          <w:t>, năng lực</w:t>
        </w:r>
      </w:ins>
      <w:bookmarkEnd w:id="3300"/>
    </w:p>
    <w:p w14:paraId="1B6CEC81" w14:textId="77777777" w:rsidR="00896B3B" w:rsidRPr="00835288" w:rsidRDefault="00896B3B" w:rsidP="00896B3B">
      <w:pPr>
        <w:pStyle w:val="Heading4"/>
      </w:pPr>
      <w:r w:rsidRPr="00835288">
        <w:t>Mục đích, ý nghĩa</w:t>
      </w:r>
    </w:p>
    <w:p w14:paraId="3CB9CA8F" w14:textId="5CA39AB7" w:rsidR="00896B3B" w:rsidRPr="00835288" w:rsidRDefault="00896B3B" w:rsidP="00896B3B">
      <w:pPr>
        <w:pStyle w:val="ListParagraph"/>
        <w:numPr>
          <w:ilvl w:val="0"/>
          <w:numId w:val="4"/>
        </w:numPr>
        <w:spacing w:line="312" w:lineRule="auto"/>
        <w:ind w:left="426" w:hanging="426"/>
        <w:rPr>
          <w:rFonts w:cs="Times New Roman"/>
          <w:sz w:val="24"/>
          <w:szCs w:val="24"/>
        </w:rPr>
      </w:pPr>
      <w:r>
        <w:rPr>
          <w:rFonts w:cs="Times New Roman"/>
          <w:sz w:val="24"/>
          <w:szCs w:val="24"/>
        </w:rPr>
        <w:t>Khai báo các nhóm năng lực</w:t>
      </w:r>
      <w:ins w:id="3302" w:author="Admin" w:date="2017-09-18T11:46:00Z">
        <w:r w:rsidR="00F514CF">
          <w:rPr>
            <w:rFonts w:cs="Times New Roman"/>
            <w:sz w:val="24"/>
            <w:szCs w:val="24"/>
          </w:rPr>
          <w:t>, năng lực</w:t>
        </w:r>
      </w:ins>
      <w:r>
        <w:rPr>
          <w:rFonts w:cs="Times New Roman"/>
          <w:sz w:val="24"/>
          <w:szCs w:val="24"/>
        </w:rPr>
        <w:t xml:space="preserve"> sử dụng trong hệ thống</w:t>
      </w:r>
    </w:p>
    <w:p w14:paraId="20A50A22" w14:textId="77777777" w:rsidR="00896B3B" w:rsidRDefault="00896B3B" w:rsidP="00896B3B">
      <w:pPr>
        <w:pStyle w:val="Heading4"/>
      </w:pPr>
      <w:r>
        <w:t>Đặc tả tình huống nghiệp vụ</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896B3B" w14:paraId="466B31A3"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6826E59" w14:textId="77777777" w:rsidR="00896B3B" w:rsidRDefault="00896B3B" w:rsidP="00896B3B">
            <w:pPr>
              <w:snapToGrid w:val="0"/>
              <w:spacing w:before="120" w:line="276" w:lineRule="auto"/>
              <w:rPr>
                <w:rFonts w:cs="Times New Roman"/>
                <w:sz w:val="26"/>
                <w:szCs w:val="26"/>
              </w:rPr>
            </w:pPr>
            <w:r>
              <w:rPr>
                <w:rFonts w:cs="Times New Roman"/>
                <w:b/>
                <w:bCs/>
                <w:szCs w:val="26"/>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4D04EC9" w14:textId="4C40BEC2" w:rsidR="00896B3B" w:rsidRPr="00441A67" w:rsidRDefault="00896B3B" w:rsidP="00896B3B">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khai báo danh mục nhóm năng lực</w:t>
            </w:r>
            <w:ins w:id="3303" w:author="Admin" w:date="2017-09-18T11:47:00Z">
              <w:r w:rsidR="00F514CF">
                <w:rPr>
                  <w:sz w:val="24"/>
                  <w:szCs w:val="24"/>
                </w:rPr>
                <w:t>, năng lực</w:t>
              </w:r>
            </w:ins>
          </w:p>
        </w:tc>
      </w:tr>
      <w:tr w:rsidR="00896B3B" w14:paraId="54F376D1"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95C1209" w14:textId="77777777" w:rsidR="00896B3B" w:rsidRDefault="00896B3B" w:rsidP="00896B3B">
            <w:pPr>
              <w:snapToGrid w:val="0"/>
              <w:spacing w:before="120" w:line="276" w:lineRule="auto"/>
              <w:rPr>
                <w:rFonts w:cs="Times New Roman"/>
                <w:szCs w:val="26"/>
              </w:rPr>
            </w:pPr>
            <w:r>
              <w:rPr>
                <w:rFonts w:cs="Times New Roman"/>
                <w:b/>
                <w:bCs/>
                <w:szCs w:val="26"/>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C2C923F" w14:textId="67FE797C" w:rsidR="00896B3B" w:rsidRPr="00441A67" w:rsidRDefault="00896B3B">
            <w:pPr>
              <w:pStyle w:val="AutoNumDescription"/>
              <w:spacing w:after="0" w:line="276" w:lineRule="auto"/>
              <w:rPr>
                <w:sz w:val="24"/>
                <w:szCs w:val="24"/>
              </w:rPr>
            </w:pPr>
            <w:r>
              <w:rPr>
                <w:sz w:val="24"/>
                <w:szCs w:val="24"/>
              </w:rPr>
              <w:t>Người sử dụng khai báo danh mục nhóm năng lực</w:t>
            </w:r>
            <w:ins w:id="3304" w:author="Admin" w:date="2017-09-18T11:47:00Z">
              <w:r w:rsidR="00F514CF">
                <w:rPr>
                  <w:sz w:val="24"/>
                  <w:szCs w:val="24"/>
                </w:rPr>
                <w:t>, năng lực</w:t>
              </w:r>
            </w:ins>
            <w:r>
              <w:rPr>
                <w:sz w:val="24"/>
                <w:szCs w:val="24"/>
              </w:rPr>
              <w:t xml:space="preserve"> </w:t>
            </w:r>
            <w:del w:id="3305" w:author="Admin" w:date="2017-09-18T11:47:00Z">
              <w:r w:rsidDel="00F514CF">
                <w:rPr>
                  <w:sz w:val="24"/>
                  <w:szCs w:val="24"/>
                </w:rPr>
                <w:delText>để gán năng lực vào nhóm năng lực</w:delText>
              </w:r>
            </w:del>
          </w:p>
        </w:tc>
      </w:tr>
      <w:tr w:rsidR="00896B3B" w:rsidRPr="00980BD4" w14:paraId="5F9C9345"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B221A8D" w14:textId="77777777" w:rsidR="00896B3B" w:rsidRDefault="00896B3B" w:rsidP="00896B3B">
            <w:pPr>
              <w:snapToGrid w:val="0"/>
              <w:spacing w:before="120" w:line="276" w:lineRule="auto"/>
              <w:rPr>
                <w:rFonts w:cs="Times New Roman"/>
                <w:szCs w:val="26"/>
              </w:rPr>
            </w:pPr>
            <w:r>
              <w:rPr>
                <w:rFonts w:cs="Times New Roman"/>
                <w:b/>
                <w:bCs/>
                <w:szCs w:val="26"/>
              </w:rPr>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66158E9" w14:textId="77777777" w:rsidR="00896B3B" w:rsidRPr="00441A67" w:rsidRDefault="00896B3B" w:rsidP="00896B3B">
            <w:pPr>
              <w:spacing w:before="240"/>
              <w:rPr>
                <w:rFonts w:cs="Times New Roman"/>
                <w:sz w:val="24"/>
                <w:szCs w:val="24"/>
              </w:rPr>
            </w:pPr>
            <w:r>
              <w:rPr>
                <w:rFonts w:cs="Times New Roman"/>
                <w:sz w:val="24"/>
                <w:szCs w:val="24"/>
              </w:rPr>
              <w:t>N/A</w:t>
            </w:r>
          </w:p>
        </w:tc>
      </w:tr>
      <w:tr w:rsidR="00896B3B" w14:paraId="3BBD7A80"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4CAB9DA" w14:textId="77777777" w:rsidR="00896B3B" w:rsidRDefault="00896B3B" w:rsidP="00896B3B">
            <w:pPr>
              <w:snapToGrid w:val="0"/>
              <w:spacing w:before="120" w:line="276" w:lineRule="auto"/>
              <w:rPr>
                <w:rFonts w:cs="Times New Roman"/>
                <w:szCs w:val="26"/>
              </w:rPr>
            </w:pPr>
            <w:r>
              <w:rPr>
                <w:rFonts w:cs="Times New Roman"/>
                <w:b/>
                <w:bCs/>
                <w:szCs w:val="26"/>
              </w:rPr>
              <w:lastRenderedPageBreak/>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048965E" w14:textId="77777777" w:rsidR="00896B3B" w:rsidRPr="00964392" w:rsidRDefault="00896B3B" w:rsidP="00896B3B">
            <w:pPr>
              <w:snapToGrid w:val="0"/>
              <w:spacing w:before="120" w:line="276" w:lineRule="auto"/>
              <w:rPr>
                <w:rFonts w:cs="Times New Roman"/>
                <w:sz w:val="24"/>
                <w:szCs w:val="24"/>
              </w:rPr>
            </w:pPr>
            <w:r>
              <w:rPr>
                <w:rFonts w:cs="Times New Roman"/>
                <w:sz w:val="24"/>
                <w:szCs w:val="24"/>
              </w:rPr>
              <w:t>N/A</w:t>
            </w:r>
          </w:p>
        </w:tc>
      </w:tr>
      <w:tr w:rsidR="00896B3B" w14:paraId="291D5B68"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6F115EFB" w14:textId="77777777" w:rsidR="00896B3B" w:rsidRDefault="00896B3B" w:rsidP="00896B3B">
            <w:pPr>
              <w:snapToGrid w:val="0"/>
              <w:spacing w:before="120" w:line="276" w:lineRule="auto"/>
              <w:rPr>
                <w:rFonts w:cs="Times New Roman"/>
                <w:b/>
                <w:bCs/>
                <w:szCs w:val="26"/>
              </w:rPr>
            </w:pPr>
            <w:r>
              <w:rPr>
                <w:rFonts w:cs="Times New Roman"/>
                <w:b/>
                <w:bCs/>
                <w:szCs w:val="26"/>
              </w:rPr>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875C543" w14:textId="30C884D6" w:rsidR="00896B3B" w:rsidRPr="00964392" w:rsidRDefault="00896B3B">
            <w:pPr>
              <w:snapToGrid w:val="0"/>
              <w:spacing w:before="120" w:line="276" w:lineRule="auto"/>
              <w:rPr>
                <w:rFonts w:cs="Times New Roman"/>
                <w:sz w:val="24"/>
                <w:szCs w:val="24"/>
              </w:rPr>
            </w:pPr>
            <w:r>
              <w:rPr>
                <w:rFonts w:cs="Times New Roman"/>
                <w:sz w:val="24"/>
                <w:szCs w:val="24"/>
              </w:rPr>
              <w:t xml:space="preserve">Nhóm năng lực khai báo thành công sẽ hiển thị ở chức năng “Danh mục năng lực” để gán năng lực </w:t>
            </w:r>
            <w:del w:id="3306" w:author="Admin" w:date="2017-09-18T11:47:00Z">
              <w:r w:rsidDel="00F514CF">
                <w:rPr>
                  <w:rFonts w:cs="Times New Roman"/>
                  <w:sz w:val="24"/>
                  <w:szCs w:val="24"/>
                </w:rPr>
                <w:delText>vào nhóm năng lực</w:delText>
              </w:r>
            </w:del>
            <w:ins w:id="3307" w:author="Admin" w:date="2017-09-18T11:47:00Z">
              <w:r w:rsidR="00F514CF">
                <w:rPr>
                  <w:rFonts w:cs="Times New Roman"/>
                  <w:sz w:val="24"/>
                  <w:szCs w:val="24"/>
                </w:rPr>
                <w:t>mức năng lực cho từng năng lực</w:t>
              </w:r>
            </w:ins>
          </w:p>
        </w:tc>
      </w:tr>
    </w:tbl>
    <w:p w14:paraId="5A3C2E4A" w14:textId="77777777" w:rsidR="00896B3B" w:rsidRDefault="00896B3B" w:rsidP="00896B3B">
      <w:pPr>
        <w:pStyle w:val="Heading4"/>
      </w:pPr>
      <w:r>
        <w:t>Màn hình giao diện</w:t>
      </w:r>
    </w:p>
    <w:p w14:paraId="197C0664" w14:textId="78227043" w:rsidR="00896B3B" w:rsidRDefault="008167C1" w:rsidP="000562F9">
      <w:del w:id="3308" w:author="Admin" w:date="2017-09-18T11:44:00Z">
        <w:r w:rsidRPr="008167C1" w:rsidDel="00F514CF">
          <w:rPr>
            <w:noProof/>
          </w:rPr>
          <w:drawing>
            <wp:inline distT="0" distB="0" distL="0" distR="0" wp14:anchorId="14BDAF20" wp14:editId="53B4A9D6">
              <wp:extent cx="5943600" cy="3355658"/>
              <wp:effectExtent l="0" t="0" r="0" b="0"/>
              <wp:docPr id="10" name="Picture 10" descr="C:\Users\admin\AppData\Local\Temp\fla3C6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fla3C62.tmp\Snap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55658"/>
                      </a:xfrm>
                      <a:prstGeom prst="rect">
                        <a:avLst/>
                      </a:prstGeom>
                      <a:noFill/>
                      <a:ln>
                        <a:noFill/>
                      </a:ln>
                    </pic:spPr>
                  </pic:pic>
                </a:graphicData>
              </a:graphic>
            </wp:inline>
          </w:drawing>
        </w:r>
      </w:del>
      <w:ins w:id="3309" w:author="Admin" w:date="2017-09-18T11:44:00Z">
        <w:r w:rsidR="00F514CF" w:rsidRPr="00F514CF">
          <w:rPr>
            <w:noProof/>
          </w:rPr>
          <w:drawing>
            <wp:inline distT="0" distB="0" distL="0" distR="0" wp14:anchorId="70B7B35C" wp14:editId="7E833636">
              <wp:extent cx="5943600" cy="3249168"/>
              <wp:effectExtent l="0" t="0" r="0" b="8890"/>
              <wp:docPr id="37" name="Picture 37" descr="C:\Users\Admin\AppData\Local\Temp\flaA0F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flaA0F0.tmp\Snapsh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49168"/>
                      </a:xfrm>
                      <a:prstGeom prst="rect">
                        <a:avLst/>
                      </a:prstGeom>
                      <a:noFill/>
                      <a:ln>
                        <a:noFill/>
                      </a:ln>
                    </pic:spPr>
                  </pic:pic>
                </a:graphicData>
              </a:graphic>
            </wp:inline>
          </w:drawing>
        </w:r>
      </w:ins>
    </w:p>
    <w:p w14:paraId="664863DE" w14:textId="0471B6BC" w:rsidR="00896B3B" w:rsidRPr="005F5764" w:rsidRDefault="00896B3B" w:rsidP="00896B3B">
      <w:pPr>
        <w:pStyle w:val="Heading4"/>
      </w:pPr>
      <w:r>
        <w:t>Mô tả các trường thông tin trên màn hình</w:t>
      </w:r>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3310" w:author="Admin" w:date="2017-09-29T11:58:00Z">
          <w:tblPr>
            <w:tblW w:w="453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810"/>
        <w:gridCol w:w="1620"/>
        <w:gridCol w:w="2700"/>
        <w:gridCol w:w="990"/>
        <w:gridCol w:w="900"/>
        <w:gridCol w:w="990"/>
        <w:gridCol w:w="1350"/>
        <w:tblGridChange w:id="3311">
          <w:tblGrid>
            <w:gridCol w:w="1298"/>
            <w:gridCol w:w="1298"/>
            <w:gridCol w:w="2697"/>
            <w:gridCol w:w="1149"/>
            <w:gridCol w:w="797"/>
            <w:gridCol w:w="936"/>
            <w:gridCol w:w="1799"/>
          </w:tblGrid>
        </w:tblGridChange>
      </w:tblGrid>
      <w:tr w:rsidR="00BF26CD" w:rsidRPr="00835288" w14:paraId="2C155EE1" w14:textId="77777777" w:rsidTr="00BF26CD">
        <w:trPr>
          <w:trHeight w:val="364"/>
          <w:tblHeader/>
          <w:trPrChange w:id="3312" w:author="Admin" w:date="2017-09-29T11:58:00Z">
            <w:trPr>
              <w:trHeight w:val="364"/>
              <w:tblHeader/>
            </w:trPr>
          </w:trPrChange>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Change w:id="3313" w:author="Admin" w:date="2017-09-29T11:58:00Z">
              <w:tcPr>
                <w:tcW w:w="129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4AD4A1D7" w14:textId="17DC53E2" w:rsidR="00BF26CD" w:rsidRPr="00835288" w:rsidRDefault="00BF26CD" w:rsidP="00896B3B">
            <w:pPr>
              <w:spacing w:before="240"/>
              <w:jc w:val="center"/>
              <w:rPr>
                <w:ins w:id="3314" w:author="Admin" w:date="2017-09-29T11:58:00Z"/>
                <w:rFonts w:cs="Times New Roman"/>
                <w:b/>
                <w:sz w:val="24"/>
                <w:szCs w:val="24"/>
              </w:rPr>
            </w:pPr>
            <w:ins w:id="3315" w:author="Admin" w:date="2017-09-29T11:58:00Z">
              <w:r>
                <w:rPr>
                  <w:rFonts w:cs="Times New Roman"/>
                  <w:b/>
                  <w:sz w:val="24"/>
                  <w:szCs w:val="24"/>
                </w:rPr>
                <w:t>STT</w:t>
              </w:r>
            </w:ins>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3316" w:author="Admin" w:date="2017-09-29T11:58:00Z">
              <w:tcPr>
                <w:tcW w:w="129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5AAAFBE" w14:textId="1CA6ECBC" w:rsidR="00BF26CD" w:rsidRPr="00835288" w:rsidRDefault="00BF26CD" w:rsidP="00896B3B">
            <w:pPr>
              <w:spacing w:before="240"/>
              <w:jc w:val="center"/>
              <w:rPr>
                <w:rFonts w:cs="Times New Roman"/>
                <w:b/>
                <w:sz w:val="24"/>
                <w:szCs w:val="24"/>
              </w:rPr>
            </w:pPr>
            <w:r w:rsidRPr="00835288">
              <w:rPr>
                <w:rFonts w:cs="Times New Roman"/>
                <w:b/>
                <w:sz w:val="24"/>
                <w:szCs w:val="24"/>
              </w:rPr>
              <w:t>Tên 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3317" w:author="Admin" w:date="2017-09-29T11:58:00Z">
              <w:tcPr>
                <w:tcW w:w="269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30251452" w14:textId="77777777" w:rsidR="00BF26CD" w:rsidRPr="00835288" w:rsidRDefault="00BF26CD" w:rsidP="00896B3B">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3318" w:author="Admin" w:date="2017-09-29T11:58:00Z">
              <w:tcPr>
                <w:tcW w:w="114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98967C8" w14:textId="77777777" w:rsidR="00BF26CD" w:rsidRPr="00835288" w:rsidRDefault="00BF26CD" w:rsidP="00896B3B">
            <w:pPr>
              <w:spacing w:before="240"/>
              <w:jc w:val="center"/>
              <w:rPr>
                <w:rFonts w:cs="Times New Roman"/>
                <w:b/>
                <w:sz w:val="24"/>
                <w:szCs w:val="24"/>
              </w:rPr>
            </w:pPr>
            <w:r w:rsidRPr="00835288">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3319" w:author="Admin" w:date="2017-09-29T11:58:00Z">
              <w:tcPr>
                <w:tcW w:w="797"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475F1CE7" w14:textId="77777777" w:rsidR="00BF26CD" w:rsidRPr="00835288" w:rsidRDefault="00BF26CD" w:rsidP="00896B3B">
            <w:pPr>
              <w:spacing w:before="240"/>
              <w:jc w:val="center"/>
              <w:rPr>
                <w:rFonts w:cs="Times New Roman"/>
                <w:b/>
                <w:sz w:val="24"/>
                <w:szCs w:val="24"/>
              </w:rPr>
            </w:pPr>
            <w:r>
              <w:rPr>
                <w:rFonts w:cs="Times New Roman"/>
                <w:b/>
                <w:sz w:val="24"/>
                <w:szCs w:val="24"/>
              </w:rPr>
              <w:t>Độ dài</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tcPrChange w:id="3320" w:author="Admin" w:date="2017-09-29T11:58:00Z">
              <w:tcPr>
                <w:tcW w:w="936"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26E49B11" w14:textId="77777777" w:rsidR="00BF26CD" w:rsidRPr="00835288" w:rsidRDefault="00BF26CD" w:rsidP="00896B3B">
            <w:pPr>
              <w:spacing w:before="240"/>
              <w:jc w:val="center"/>
              <w:rPr>
                <w:rFonts w:cs="Times New Roman"/>
                <w:b/>
                <w:sz w:val="24"/>
                <w:szCs w:val="24"/>
              </w:rPr>
            </w:pPr>
            <w:r w:rsidRPr="00835288">
              <w:rPr>
                <w:rFonts w:cs="Times New Roman"/>
                <w:b/>
                <w:sz w:val="24"/>
                <w:szCs w:val="24"/>
              </w:rPr>
              <w:t>Bắt buộc</w:t>
            </w:r>
          </w:p>
        </w:tc>
        <w:tc>
          <w:tcPr>
            <w:tcW w:w="13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3321" w:author="Admin" w:date="2017-09-29T11:58:00Z">
              <w:tcPr>
                <w:tcW w:w="179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2B1DAA27" w14:textId="77777777" w:rsidR="00BF26CD" w:rsidRPr="00835288" w:rsidRDefault="00BF26CD" w:rsidP="00896B3B">
            <w:pPr>
              <w:spacing w:before="240"/>
              <w:jc w:val="center"/>
              <w:rPr>
                <w:rFonts w:cs="Times New Roman"/>
                <w:b/>
                <w:sz w:val="24"/>
                <w:szCs w:val="24"/>
              </w:rPr>
            </w:pPr>
            <w:r w:rsidRPr="00835288">
              <w:rPr>
                <w:rFonts w:cs="Times New Roman"/>
                <w:b/>
                <w:sz w:val="24"/>
                <w:szCs w:val="24"/>
              </w:rPr>
              <w:t>Ghi chú</w:t>
            </w:r>
          </w:p>
        </w:tc>
      </w:tr>
      <w:tr w:rsidR="00BF26CD" w:rsidRPr="00835288" w14:paraId="7DC746B1" w14:textId="77777777" w:rsidTr="00BF26CD">
        <w:trPr>
          <w:trHeight w:val="346"/>
          <w:trPrChange w:id="3322" w:author="Admin" w:date="2017-09-29T11:58:00Z">
            <w:trPr>
              <w:trHeight w:val="34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3323" w:author="Admin" w:date="2017-09-29T11:58:00Z">
              <w:tcPr>
                <w:tcW w:w="1298" w:type="dxa"/>
                <w:tcBorders>
                  <w:top w:val="single" w:sz="4" w:space="0" w:color="000000"/>
                  <w:left w:val="single" w:sz="4" w:space="0" w:color="000000"/>
                  <w:bottom w:val="single" w:sz="4" w:space="0" w:color="000000"/>
                  <w:right w:val="single" w:sz="4" w:space="0" w:color="000000"/>
                </w:tcBorders>
              </w:tcPr>
            </w:tcPrChange>
          </w:tcPr>
          <w:p w14:paraId="08C58A7B" w14:textId="77777777" w:rsidR="00BF26CD" w:rsidRPr="00BF26CD" w:rsidDel="00F514CF" w:rsidRDefault="00BF26CD" w:rsidP="00BF26CD">
            <w:pPr>
              <w:pStyle w:val="ListParagraph"/>
              <w:numPr>
                <w:ilvl w:val="0"/>
                <w:numId w:val="82"/>
              </w:numPr>
              <w:spacing w:after="0" w:line="26" w:lineRule="atLeast"/>
              <w:jc w:val="left"/>
              <w:rPr>
                <w:ins w:id="3324" w:author="Admin" w:date="2017-09-29T11:58:00Z"/>
                <w:rFonts w:cs="Times New Roman"/>
                <w:color w:val="000000"/>
                <w:sz w:val="24"/>
                <w:szCs w:val="24"/>
                <w:rPrChange w:id="3325" w:author="Admin" w:date="2017-09-29T11:58:00Z">
                  <w:rPr>
                    <w:ins w:id="3326" w:author="Admin" w:date="2017-09-29T11:58:00Z"/>
                  </w:rPr>
                </w:rPrChange>
              </w:rPr>
              <w:pPrChange w:id="3327" w:author="Admin" w:date="2017-09-29T11:58:00Z">
                <w:pPr>
                  <w:spacing w:after="0" w:line="26" w:lineRule="atLeast"/>
                  <w:jc w:val="left"/>
                </w:pPr>
              </w:pPrChange>
            </w:pPr>
          </w:p>
        </w:tc>
        <w:tc>
          <w:tcPr>
            <w:tcW w:w="1620" w:type="dxa"/>
            <w:tcBorders>
              <w:top w:val="single" w:sz="4" w:space="0" w:color="000000"/>
              <w:left w:val="single" w:sz="4" w:space="0" w:color="000000"/>
              <w:bottom w:val="single" w:sz="4" w:space="0" w:color="000000"/>
              <w:right w:val="single" w:sz="4" w:space="0" w:color="000000"/>
            </w:tcBorders>
            <w:vAlign w:val="center"/>
            <w:tcPrChange w:id="3328" w:author="Admin" w:date="2017-09-29T11:58:00Z">
              <w:tcPr>
                <w:tcW w:w="1298" w:type="dxa"/>
                <w:tcBorders>
                  <w:top w:val="single" w:sz="4" w:space="0" w:color="000000"/>
                  <w:left w:val="single" w:sz="4" w:space="0" w:color="000000"/>
                  <w:bottom w:val="single" w:sz="4" w:space="0" w:color="000000"/>
                  <w:right w:val="single" w:sz="4" w:space="0" w:color="000000"/>
                </w:tcBorders>
                <w:vAlign w:val="center"/>
              </w:tcPr>
            </w:tcPrChange>
          </w:tcPr>
          <w:p w14:paraId="673F7746" w14:textId="5A51A220" w:rsidR="00BF26CD" w:rsidRPr="00835288" w:rsidRDefault="00BF26CD" w:rsidP="00896B3B">
            <w:pPr>
              <w:spacing w:after="0" w:line="26" w:lineRule="atLeast"/>
              <w:jc w:val="left"/>
              <w:rPr>
                <w:rFonts w:cs="Times New Roman"/>
                <w:color w:val="000000"/>
                <w:sz w:val="24"/>
                <w:szCs w:val="24"/>
              </w:rPr>
            </w:pPr>
            <w:del w:id="3329" w:author="Admin" w:date="2017-09-18T11:47:00Z">
              <w:r w:rsidDel="00F514CF">
                <w:rPr>
                  <w:rFonts w:cs="Times New Roman"/>
                  <w:color w:val="000000"/>
                  <w:sz w:val="24"/>
                  <w:szCs w:val="24"/>
                </w:rPr>
                <w:delText xml:space="preserve">Mã </w:delText>
              </w:r>
            </w:del>
            <w:ins w:id="3330" w:author="Admin" w:date="2017-09-18T11:47:00Z">
              <w:r>
                <w:rPr>
                  <w:rFonts w:cs="Times New Roman"/>
                  <w:color w:val="000000"/>
                  <w:sz w:val="24"/>
                  <w:szCs w:val="24"/>
                </w:rPr>
                <w:t xml:space="preserve">Tên </w:t>
              </w:r>
            </w:ins>
            <w:r>
              <w:rPr>
                <w:rFonts w:cs="Times New Roman"/>
                <w:color w:val="000000"/>
                <w:sz w:val="24"/>
                <w:szCs w:val="24"/>
              </w:rPr>
              <w:t>nhóm năng lực</w:t>
            </w:r>
          </w:p>
        </w:tc>
        <w:tc>
          <w:tcPr>
            <w:tcW w:w="2700" w:type="dxa"/>
            <w:tcBorders>
              <w:top w:val="single" w:sz="4" w:space="0" w:color="000000"/>
              <w:left w:val="single" w:sz="4" w:space="0" w:color="000000"/>
              <w:bottom w:val="single" w:sz="4" w:space="0" w:color="000000"/>
              <w:right w:val="single" w:sz="4" w:space="0" w:color="000000"/>
            </w:tcBorders>
            <w:vAlign w:val="center"/>
            <w:tcPrChange w:id="3331" w:author="Admin" w:date="2017-09-29T11:58:00Z">
              <w:tcPr>
                <w:tcW w:w="2697" w:type="dxa"/>
                <w:tcBorders>
                  <w:top w:val="single" w:sz="4" w:space="0" w:color="000000"/>
                  <w:left w:val="single" w:sz="4" w:space="0" w:color="000000"/>
                  <w:bottom w:val="single" w:sz="4" w:space="0" w:color="000000"/>
                  <w:right w:val="single" w:sz="4" w:space="0" w:color="000000"/>
                </w:tcBorders>
                <w:vAlign w:val="center"/>
              </w:tcPr>
            </w:tcPrChange>
          </w:tcPr>
          <w:p w14:paraId="08CFB676" w14:textId="24FDFBC3" w:rsidR="00BF26CD" w:rsidRPr="00835288" w:rsidRDefault="00BF26CD" w:rsidP="00896B3B">
            <w:pPr>
              <w:spacing w:after="0" w:line="26" w:lineRule="atLeast"/>
              <w:jc w:val="left"/>
              <w:rPr>
                <w:rFonts w:cs="Times New Roman"/>
                <w:color w:val="000000"/>
                <w:sz w:val="24"/>
                <w:szCs w:val="24"/>
              </w:rPr>
            </w:pPr>
            <w:del w:id="3332" w:author="Admin" w:date="2017-09-18T11:47:00Z">
              <w:r w:rsidDel="00F514CF">
                <w:rPr>
                  <w:rFonts w:cs="Times New Roman"/>
                  <w:color w:val="000000"/>
                  <w:sz w:val="24"/>
                  <w:szCs w:val="24"/>
                </w:rPr>
                <w:delText xml:space="preserve">Mã </w:delText>
              </w:r>
            </w:del>
            <w:ins w:id="3333" w:author="Admin" w:date="2017-09-18T11:47:00Z">
              <w:r>
                <w:rPr>
                  <w:rFonts w:cs="Times New Roman"/>
                  <w:color w:val="000000"/>
                  <w:sz w:val="24"/>
                  <w:szCs w:val="24"/>
                </w:rPr>
                <w:t xml:space="preserve">Tên </w:t>
              </w:r>
            </w:ins>
            <w:r>
              <w:rPr>
                <w:rFonts w:cs="Times New Roman"/>
                <w:color w:val="000000"/>
                <w:sz w:val="24"/>
                <w:szCs w:val="24"/>
              </w:rPr>
              <w:t>của nhóm năng lực</w:t>
            </w:r>
            <w:ins w:id="3334" w:author="Admin" w:date="2017-09-18T11:48:00Z">
              <w:r>
                <w:rPr>
                  <w:rFonts w:cs="Times New Roman"/>
                  <w:color w:val="000000"/>
                  <w:sz w:val="24"/>
                  <w:szCs w:val="24"/>
                </w:rPr>
                <w:t>. nhóm năng lực quản lý, chuyên môn, năng lực chung, …</w:t>
              </w:r>
            </w:ins>
          </w:p>
        </w:tc>
        <w:tc>
          <w:tcPr>
            <w:tcW w:w="990" w:type="dxa"/>
            <w:tcBorders>
              <w:top w:val="single" w:sz="4" w:space="0" w:color="000000"/>
              <w:left w:val="single" w:sz="4" w:space="0" w:color="000000"/>
              <w:bottom w:val="single" w:sz="4" w:space="0" w:color="000000"/>
              <w:right w:val="single" w:sz="4" w:space="0" w:color="000000"/>
            </w:tcBorders>
            <w:vAlign w:val="center"/>
            <w:hideMark/>
            <w:tcPrChange w:id="3335" w:author="Admin" w:date="2017-09-29T11:58:00Z">
              <w:tcPr>
                <w:tcW w:w="1149" w:type="dxa"/>
                <w:tcBorders>
                  <w:top w:val="single" w:sz="4" w:space="0" w:color="000000"/>
                  <w:left w:val="single" w:sz="4" w:space="0" w:color="000000"/>
                  <w:bottom w:val="single" w:sz="4" w:space="0" w:color="000000"/>
                  <w:right w:val="single" w:sz="4" w:space="0" w:color="000000"/>
                </w:tcBorders>
                <w:vAlign w:val="center"/>
                <w:hideMark/>
              </w:tcPr>
            </w:tcPrChange>
          </w:tcPr>
          <w:p w14:paraId="23979447" w14:textId="77777777" w:rsidR="00BF26CD" w:rsidRPr="00835288" w:rsidRDefault="00BF26CD" w:rsidP="00896B3B">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Change w:id="3336" w:author="Admin" w:date="2017-09-29T11:58: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09201F3E" w14:textId="3A20B5C6" w:rsidR="00BF26CD" w:rsidRPr="00835288" w:rsidRDefault="00BF26CD"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Change w:id="3337" w:author="Admin" w:date="2017-09-29T11:58:00Z">
              <w:tcPr>
                <w:tcW w:w="936" w:type="dxa"/>
                <w:tcBorders>
                  <w:top w:val="single" w:sz="4" w:space="0" w:color="000000"/>
                  <w:left w:val="single" w:sz="4" w:space="0" w:color="000000"/>
                  <w:bottom w:val="single" w:sz="4" w:space="0" w:color="000000"/>
                  <w:right w:val="single" w:sz="4" w:space="0" w:color="000000"/>
                </w:tcBorders>
                <w:vAlign w:val="center"/>
              </w:tcPr>
            </w:tcPrChange>
          </w:tcPr>
          <w:p w14:paraId="305B50E3" w14:textId="77777777" w:rsidR="00BF26CD" w:rsidRPr="00835288" w:rsidRDefault="00BF26CD" w:rsidP="00896B3B">
            <w:pPr>
              <w:spacing w:before="240"/>
              <w:jc w:val="center"/>
              <w:rPr>
                <w:rFonts w:cs="Times New Roman"/>
                <w:sz w:val="24"/>
                <w:szCs w:val="24"/>
              </w:rPr>
            </w:pPr>
            <w:r w:rsidRPr="00835288">
              <w:rPr>
                <w:rFonts w:cs="Times New Roman"/>
                <w:sz w:val="24"/>
                <w:szCs w:val="24"/>
              </w:rPr>
              <w:t>Có</w:t>
            </w:r>
          </w:p>
        </w:tc>
        <w:tc>
          <w:tcPr>
            <w:tcW w:w="1350" w:type="dxa"/>
            <w:tcBorders>
              <w:top w:val="single" w:sz="4" w:space="0" w:color="000000"/>
              <w:left w:val="single" w:sz="4" w:space="0" w:color="000000"/>
              <w:bottom w:val="single" w:sz="4" w:space="0" w:color="000000"/>
              <w:right w:val="single" w:sz="4" w:space="0" w:color="000000"/>
            </w:tcBorders>
            <w:vAlign w:val="center"/>
            <w:tcPrChange w:id="3338" w:author="Admin" w:date="2017-09-29T11:58:00Z">
              <w:tcPr>
                <w:tcW w:w="1799" w:type="dxa"/>
                <w:tcBorders>
                  <w:top w:val="single" w:sz="4" w:space="0" w:color="000000"/>
                  <w:left w:val="single" w:sz="4" w:space="0" w:color="000000"/>
                  <w:bottom w:val="single" w:sz="4" w:space="0" w:color="000000"/>
                  <w:right w:val="single" w:sz="4" w:space="0" w:color="000000"/>
                </w:tcBorders>
                <w:vAlign w:val="center"/>
              </w:tcPr>
            </w:tcPrChange>
          </w:tcPr>
          <w:p w14:paraId="3A3AD341" w14:textId="77777777" w:rsidR="00BF26CD" w:rsidRPr="00835288" w:rsidRDefault="00BF26CD" w:rsidP="00896B3B">
            <w:pPr>
              <w:spacing w:before="240"/>
              <w:jc w:val="left"/>
              <w:rPr>
                <w:rFonts w:cs="Times New Roman"/>
                <w:sz w:val="24"/>
                <w:szCs w:val="24"/>
              </w:rPr>
            </w:pPr>
          </w:p>
        </w:tc>
      </w:tr>
      <w:tr w:rsidR="00BF26CD" w:rsidRPr="00835288" w14:paraId="6C8B57E0" w14:textId="77777777" w:rsidTr="00BF26CD">
        <w:trPr>
          <w:trHeight w:val="286"/>
          <w:trPrChange w:id="3339" w:author="Admin" w:date="2017-09-29T11:58: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3340" w:author="Admin" w:date="2017-09-29T11:58:00Z">
              <w:tcPr>
                <w:tcW w:w="1298" w:type="dxa"/>
                <w:tcBorders>
                  <w:top w:val="single" w:sz="4" w:space="0" w:color="000000"/>
                  <w:left w:val="single" w:sz="4" w:space="0" w:color="000000"/>
                  <w:bottom w:val="single" w:sz="4" w:space="0" w:color="000000"/>
                  <w:right w:val="single" w:sz="4" w:space="0" w:color="000000"/>
                </w:tcBorders>
              </w:tcPr>
            </w:tcPrChange>
          </w:tcPr>
          <w:p w14:paraId="47384A3C" w14:textId="77777777" w:rsidR="00BF26CD" w:rsidRPr="00BF26CD" w:rsidRDefault="00BF26CD" w:rsidP="00BF26CD">
            <w:pPr>
              <w:pStyle w:val="ListParagraph"/>
              <w:numPr>
                <w:ilvl w:val="0"/>
                <w:numId w:val="82"/>
              </w:numPr>
              <w:spacing w:after="0" w:line="26" w:lineRule="atLeast"/>
              <w:jc w:val="left"/>
              <w:rPr>
                <w:ins w:id="3341" w:author="Admin" w:date="2017-09-29T11:58:00Z"/>
                <w:rFonts w:cs="Times New Roman"/>
                <w:color w:val="000000"/>
                <w:sz w:val="24"/>
                <w:szCs w:val="24"/>
                <w:rPrChange w:id="3342" w:author="Admin" w:date="2017-09-29T11:58:00Z">
                  <w:rPr>
                    <w:ins w:id="3343" w:author="Admin" w:date="2017-09-29T11:58:00Z"/>
                  </w:rPr>
                </w:rPrChange>
              </w:rPr>
              <w:pPrChange w:id="3344" w:author="Admin" w:date="2017-09-29T11:58:00Z">
                <w:pPr>
                  <w:spacing w:after="0" w:line="26" w:lineRule="atLeast"/>
                  <w:jc w:val="left"/>
                </w:pPr>
              </w:pPrChange>
            </w:pPr>
          </w:p>
        </w:tc>
        <w:tc>
          <w:tcPr>
            <w:tcW w:w="1620" w:type="dxa"/>
            <w:tcBorders>
              <w:top w:val="single" w:sz="4" w:space="0" w:color="000000"/>
              <w:left w:val="single" w:sz="4" w:space="0" w:color="000000"/>
              <w:bottom w:val="single" w:sz="4" w:space="0" w:color="000000"/>
              <w:right w:val="single" w:sz="4" w:space="0" w:color="000000"/>
            </w:tcBorders>
            <w:vAlign w:val="center"/>
            <w:tcPrChange w:id="3345" w:author="Admin" w:date="2017-09-29T11:58:00Z">
              <w:tcPr>
                <w:tcW w:w="1298" w:type="dxa"/>
                <w:tcBorders>
                  <w:top w:val="single" w:sz="4" w:space="0" w:color="000000"/>
                  <w:left w:val="single" w:sz="4" w:space="0" w:color="000000"/>
                  <w:bottom w:val="single" w:sz="4" w:space="0" w:color="000000"/>
                  <w:right w:val="single" w:sz="4" w:space="0" w:color="000000"/>
                </w:tcBorders>
                <w:vAlign w:val="center"/>
              </w:tcPr>
            </w:tcPrChange>
          </w:tcPr>
          <w:p w14:paraId="6F2DB9EC" w14:textId="1D5E56E5" w:rsidR="00BF26CD" w:rsidRPr="00835288" w:rsidRDefault="00BF26CD">
            <w:pPr>
              <w:spacing w:after="0" w:line="26" w:lineRule="atLeast"/>
              <w:jc w:val="left"/>
              <w:rPr>
                <w:rFonts w:cs="Times New Roman"/>
                <w:color w:val="000000"/>
                <w:sz w:val="24"/>
                <w:szCs w:val="24"/>
              </w:rPr>
            </w:pPr>
            <w:r>
              <w:rPr>
                <w:rFonts w:cs="Times New Roman"/>
                <w:color w:val="000000"/>
                <w:sz w:val="24"/>
                <w:szCs w:val="24"/>
              </w:rPr>
              <w:t xml:space="preserve">Tên </w:t>
            </w:r>
            <w:del w:id="3346" w:author="Admin" w:date="2017-09-18T11:47:00Z">
              <w:r w:rsidDel="00F514CF">
                <w:rPr>
                  <w:rFonts w:cs="Times New Roman"/>
                  <w:color w:val="000000"/>
                  <w:sz w:val="24"/>
                  <w:szCs w:val="24"/>
                </w:rPr>
                <w:delText xml:space="preserve">nhóm </w:delText>
              </w:r>
            </w:del>
            <w:r>
              <w:rPr>
                <w:rFonts w:cs="Times New Roman"/>
                <w:color w:val="000000"/>
                <w:sz w:val="24"/>
                <w:szCs w:val="24"/>
              </w:rPr>
              <w:t>năng lực</w:t>
            </w:r>
          </w:p>
        </w:tc>
        <w:tc>
          <w:tcPr>
            <w:tcW w:w="2700" w:type="dxa"/>
            <w:tcBorders>
              <w:top w:val="single" w:sz="4" w:space="0" w:color="000000"/>
              <w:left w:val="single" w:sz="4" w:space="0" w:color="000000"/>
              <w:bottom w:val="single" w:sz="4" w:space="0" w:color="000000"/>
              <w:right w:val="single" w:sz="4" w:space="0" w:color="000000"/>
            </w:tcBorders>
            <w:vAlign w:val="center"/>
            <w:tcPrChange w:id="3347" w:author="Admin" w:date="2017-09-29T11:58:00Z">
              <w:tcPr>
                <w:tcW w:w="2697" w:type="dxa"/>
                <w:tcBorders>
                  <w:top w:val="single" w:sz="4" w:space="0" w:color="000000"/>
                  <w:left w:val="single" w:sz="4" w:space="0" w:color="000000"/>
                  <w:bottom w:val="single" w:sz="4" w:space="0" w:color="000000"/>
                  <w:right w:val="single" w:sz="4" w:space="0" w:color="000000"/>
                </w:tcBorders>
                <w:vAlign w:val="center"/>
              </w:tcPr>
            </w:tcPrChange>
          </w:tcPr>
          <w:p w14:paraId="48428A2B" w14:textId="4282344D" w:rsidR="00BF26CD" w:rsidRPr="00835288" w:rsidRDefault="00BF26CD">
            <w:pPr>
              <w:spacing w:after="0" w:line="26" w:lineRule="atLeast"/>
              <w:jc w:val="left"/>
              <w:rPr>
                <w:rFonts w:cs="Times New Roman"/>
                <w:color w:val="000000"/>
                <w:sz w:val="24"/>
                <w:szCs w:val="24"/>
              </w:rPr>
            </w:pPr>
            <w:ins w:id="3348" w:author="Admin" w:date="2017-09-18T11:48:00Z">
              <w:r>
                <w:rPr>
                  <w:rFonts w:cs="Times New Roman"/>
                  <w:color w:val="000000"/>
                  <w:sz w:val="24"/>
                  <w:szCs w:val="24"/>
                </w:rPr>
                <w:t>Tên năng lực thuộc nhóm năng lực</w:t>
              </w:r>
            </w:ins>
            <w:del w:id="3349" w:author="Admin" w:date="2017-09-18T11:48:00Z">
              <w:r w:rsidDel="00F514CF">
                <w:rPr>
                  <w:rFonts w:cs="Times New Roman"/>
                  <w:color w:val="000000"/>
                  <w:sz w:val="24"/>
                  <w:szCs w:val="24"/>
                </w:rPr>
                <w:delText>Tên nhóm năng lực. ví dụ: nhóm năng lực quản lý, chuyên môn, năng lực chung, …</w:delText>
              </w:r>
            </w:del>
          </w:p>
        </w:tc>
        <w:tc>
          <w:tcPr>
            <w:tcW w:w="990" w:type="dxa"/>
            <w:tcBorders>
              <w:top w:val="single" w:sz="4" w:space="0" w:color="000000"/>
              <w:left w:val="single" w:sz="4" w:space="0" w:color="000000"/>
              <w:bottom w:val="single" w:sz="4" w:space="0" w:color="000000"/>
              <w:right w:val="single" w:sz="4" w:space="0" w:color="000000"/>
            </w:tcBorders>
            <w:vAlign w:val="center"/>
            <w:hideMark/>
            <w:tcPrChange w:id="3350" w:author="Admin" w:date="2017-09-29T11:58:00Z">
              <w:tcPr>
                <w:tcW w:w="1149" w:type="dxa"/>
                <w:tcBorders>
                  <w:top w:val="single" w:sz="4" w:space="0" w:color="000000"/>
                  <w:left w:val="single" w:sz="4" w:space="0" w:color="000000"/>
                  <w:bottom w:val="single" w:sz="4" w:space="0" w:color="000000"/>
                  <w:right w:val="single" w:sz="4" w:space="0" w:color="000000"/>
                </w:tcBorders>
                <w:vAlign w:val="center"/>
                <w:hideMark/>
              </w:tcPr>
            </w:tcPrChange>
          </w:tcPr>
          <w:p w14:paraId="3BBB8224" w14:textId="77777777" w:rsidR="00BF26CD" w:rsidRPr="00835288" w:rsidRDefault="00BF26CD" w:rsidP="00896B3B">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Change w:id="3351" w:author="Admin" w:date="2017-09-29T11:58: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237C75D9" w14:textId="13EA5203" w:rsidR="00BF26CD" w:rsidRPr="00835288" w:rsidRDefault="00BF26CD"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Change w:id="3352" w:author="Admin" w:date="2017-09-29T11:58:00Z">
              <w:tcPr>
                <w:tcW w:w="936" w:type="dxa"/>
                <w:tcBorders>
                  <w:top w:val="single" w:sz="4" w:space="0" w:color="000000"/>
                  <w:left w:val="single" w:sz="4" w:space="0" w:color="000000"/>
                  <w:bottom w:val="single" w:sz="4" w:space="0" w:color="000000"/>
                  <w:right w:val="single" w:sz="4" w:space="0" w:color="000000"/>
                </w:tcBorders>
                <w:vAlign w:val="center"/>
              </w:tcPr>
            </w:tcPrChange>
          </w:tcPr>
          <w:p w14:paraId="78C1C658" w14:textId="77777777" w:rsidR="00BF26CD" w:rsidRPr="00835288" w:rsidRDefault="00BF26CD" w:rsidP="00896B3B">
            <w:pPr>
              <w:spacing w:before="240"/>
              <w:jc w:val="center"/>
              <w:rPr>
                <w:rFonts w:cs="Times New Roman"/>
                <w:sz w:val="24"/>
                <w:szCs w:val="24"/>
              </w:rPr>
            </w:pPr>
            <w:r w:rsidRPr="00835288">
              <w:rPr>
                <w:rFonts w:cs="Times New Roman"/>
                <w:sz w:val="24"/>
                <w:szCs w:val="24"/>
              </w:rPr>
              <w:t>Có</w:t>
            </w:r>
          </w:p>
        </w:tc>
        <w:tc>
          <w:tcPr>
            <w:tcW w:w="1350" w:type="dxa"/>
            <w:tcBorders>
              <w:top w:val="single" w:sz="4" w:space="0" w:color="000000"/>
              <w:left w:val="single" w:sz="4" w:space="0" w:color="000000"/>
              <w:bottom w:val="single" w:sz="4" w:space="0" w:color="000000"/>
              <w:right w:val="single" w:sz="4" w:space="0" w:color="000000"/>
            </w:tcBorders>
            <w:vAlign w:val="center"/>
            <w:tcPrChange w:id="3353" w:author="Admin" w:date="2017-09-29T11:58:00Z">
              <w:tcPr>
                <w:tcW w:w="1799" w:type="dxa"/>
                <w:tcBorders>
                  <w:top w:val="single" w:sz="4" w:space="0" w:color="000000"/>
                  <w:left w:val="single" w:sz="4" w:space="0" w:color="000000"/>
                  <w:bottom w:val="single" w:sz="4" w:space="0" w:color="000000"/>
                  <w:right w:val="single" w:sz="4" w:space="0" w:color="000000"/>
                </w:tcBorders>
                <w:vAlign w:val="center"/>
              </w:tcPr>
            </w:tcPrChange>
          </w:tcPr>
          <w:p w14:paraId="3CE306DE" w14:textId="77777777" w:rsidR="00BF26CD" w:rsidRPr="00835288" w:rsidRDefault="00BF26CD" w:rsidP="00896B3B">
            <w:pPr>
              <w:spacing w:before="240"/>
              <w:jc w:val="left"/>
              <w:rPr>
                <w:rFonts w:cs="Times New Roman"/>
                <w:sz w:val="24"/>
                <w:szCs w:val="24"/>
              </w:rPr>
            </w:pPr>
          </w:p>
        </w:tc>
      </w:tr>
      <w:tr w:rsidR="00BF26CD" w:rsidRPr="00835288" w14:paraId="61F648C4" w14:textId="77777777" w:rsidTr="00BF26CD">
        <w:trPr>
          <w:trHeight w:val="286"/>
          <w:trPrChange w:id="3354" w:author="Admin" w:date="2017-09-29T11:58: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3355" w:author="Admin" w:date="2017-09-29T11:58:00Z">
              <w:tcPr>
                <w:tcW w:w="1298" w:type="dxa"/>
                <w:tcBorders>
                  <w:top w:val="single" w:sz="4" w:space="0" w:color="000000"/>
                  <w:left w:val="single" w:sz="4" w:space="0" w:color="000000"/>
                  <w:bottom w:val="single" w:sz="4" w:space="0" w:color="000000"/>
                  <w:right w:val="single" w:sz="4" w:space="0" w:color="000000"/>
                </w:tcBorders>
              </w:tcPr>
            </w:tcPrChange>
          </w:tcPr>
          <w:p w14:paraId="6095EB17" w14:textId="77777777" w:rsidR="00BF26CD" w:rsidRDefault="00BF26CD" w:rsidP="00BF26CD">
            <w:pPr>
              <w:pStyle w:val="NoSpacing"/>
              <w:numPr>
                <w:ilvl w:val="0"/>
                <w:numId w:val="82"/>
              </w:numPr>
              <w:spacing w:before="240"/>
              <w:rPr>
                <w:ins w:id="3356" w:author="Admin" w:date="2017-09-29T11:58:00Z"/>
              </w:rPr>
              <w:pPrChange w:id="3357" w:author="Admin" w:date="2017-09-29T11:58:00Z">
                <w:pPr>
                  <w:pStyle w:val="NoSpacing"/>
                  <w:spacing w:before="240"/>
                </w:pPr>
              </w:pPrChange>
            </w:pPr>
          </w:p>
        </w:tc>
        <w:tc>
          <w:tcPr>
            <w:tcW w:w="1620" w:type="dxa"/>
            <w:tcBorders>
              <w:top w:val="single" w:sz="4" w:space="0" w:color="000000"/>
              <w:left w:val="single" w:sz="4" w:space="0" w:color="000000"/>
              <w:bottom w:val="single" w:sz="4" w:space="0" w:color="000000"/>
              <w:right w:val="single" w:sz="4" w:space="0" w:color="000000"/>
            </w:tcBorders>
            <w:vAlign w:val="center"/>
            <w:tcPrChange w:id="3358" w:author="Admin" w:date="2017-09-29T11:58:00Z">
              <w:tcPr>
                <w:tcW w:w="1298" w:type="dxa"/>
                <w:tcBorders>
                  <w:top w:val="single" w:sz="4" w:space="0" w:color="000000"/>
                  <w:left w:val="single" w:sz="4" w:space="0" w:color="000000"/>
                  <w:bottom w:val="single" w:sz="4" w:space="0" w:color="000000"/>
                  <w:right w:val="single" w:sz="4" w:space="0" w:color="000000"/>
                </w:tcBorders>
                <w:vAlign w:val="center"/>
              </w:tcPr>
            </w:tcPrChange>
          </w:tcPr>
          <w:p w14:paraId="62BDC38C" w14:textId="5584BEBB" w:rsidR="00BF26CD" w:rsidRPr="00835288" w:rsidRDefault="00BF26CD" w:rsidP="00896B3B">
            <w:pPr>
              <w:pStyle w:val="NoSpacing"/>
              <w:spacing w:before="240"/>
            </w:pPr>
            <w:r>
              <w:t>Trạng thái</w:t>
            </w:r>
          </w:p>
        </w:tc>
        <w:tc>
          <w:tcPr>
            <w:tcW w:w="2700" w:type="dxa"/>
            <w:tcBorders>
              <w:top w:val="single" w:sz="4" w:space="0" w:color="000000"/>
              <w:left w:val="single" w:sz="4" w:space="0" w:color="000000"/>
              <w:bottom w:val="single" w:sz="4" w:space="0" w:color="000000"/>
              <w:right w:val="single" w:sz="4" w:space="0" w:color="000000"/>
            </w:tcBorders>
            <w:vAlign w:val="center"/>
            <w:tcPrChange w:id="3359" w:author="Admin" w:date="2017-09-29T11:58:00Z">
              <w:tcPr>
                <w:tcW w:w="2697" w:type="dxa"/>
                <w:tcBorders>
                  <w:top w:val="single" w:sz="4" w:space="0" w:color="000000"/>
                  <w:left w:val="single" w:sz="4" w:space="0" w:color="000000"/>
                  <w:bottom w:val="single" w:sz="4" w:space="0" w:color="000000"/>
                  <w:right w:val="single" w:sz="4" w:space="0" w:color="000000"/>
                </w:tcBorders>
                <w:vAlign w:val="center"/>
              </w:tcPr>
            </w:tcPrChange>
          </w:tcPr>
          <w:p w14:paraId="2503C09B" w14:textId="77777777" w:rsidR="00BF26CD" w:rsidRPr="00835288" w:rsidRDefault="00BF26CD" w:rsidP="00896B3B">
            <w:pPr>
              <w:spacing w:before="240"/>
              <w:jc w:val="left"/>
              <w:rPr>
                <w:rFonts w:cs="Times New Roman"/>
                <w:sz w:val="24"/>
                <w:szCs w:val="24"/>
              </w:rPr>
            </w:pPr>
            <w:r>
              <w:rPr>
                <w:rFonts w:cs="Times New Roman"/>
                <w:sz w:val="24"/>
                <w:szCs w:val="24"/>
              </w:rPr>
              <w:t>“Áp dụng” hay “Ngừng áp dụng” nhóm năng lực</w:t>
            </w:r>
            <w:r w:rsidRPr="00835288">
              <w:rPr>
                <w:rFonts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Change w:id="3360" w:author="Admin" w:date="2017-09-29T11:58:00Z">
              <w:tcPr>
                <w:tcW w:w="1149" w:type="dxa"/>
                <w:tcBorders>
                  <w:top w:val="single" w:sz="4" w:space="0" w:color="000000"/>
                  <w:left w:val="single" w:sz="4" w:space="0" w:color="000000"/>
                  <w:bottom w:val="single" w:sz="4" w:space="0" w:color="000000"/>
                  <w:right w:val="single" w:sz="4" w:space="0" w:color="000000"/>
                </w:tcBorders>
                <w:vAlign w:val="center"/>
              </w:tcPr>
            </w:tcPrChange>
          </w:tcPr>
          <w:p w14:paraId="1C00BF9F" w14:textId="77777777" w:rsidR="00BF26CD" w:rsidRPr="00835288" w:rsidRDefault="00BF26CD" w:rsidP="00896B3B">
            <w:pPr>
              <w:spacing w:before="240"/>
              <w:jc w:val="center"/>
              <w:rPr>
                <w:rFonts w:cs="Times New Roman"/>
                <w:sz w:val="24"/>
                <w:szCs w:val="24"/>
              </w:rPr>
            </w:pPr>
            <w:r>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vAlign w:val="center"/>
            <w:tcPrChange w:id="3361" w:author="Admin" w:date="2017-09-29T11:58: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63C3EAE9" w14:textId="77777777" w:rsidR="00BF26CD" w:rsidRPr="00835288" w:rsidRDefault="00BF26CD"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Change w:id="3362" w:author="Admin" w:date="2017-09-29T11:58:00Z">
              <w:tcPr>
                <w:tcW w:w="936" w:type="dxa"/>
                <w:tcBorders>
                  <w:top w:val="single" w:sz="4" w:space="0" w:color="000000"/>
                  <w:left w:val="single" w:sz="4" w:space="0" w:color="000000"/>
                  <w:bottom w:val="single" w:sz="4" w:space="0" w:color="000000"/>
                  <w:right w:val="single" w:sz="4" w:space="0" w:color="000000"/>
                </w:tcBorders>
                <w:vAlign w:val="center"/>
              </w:tcPr>
            </w:tcPrChange>
          </w:tcPr>
          <w:p w14:paraId="6E17D6AA" w14:textId="77777777" w:rsidR="00BF26CD" w:rsidRPr="00835288" w:rsidRDefault="00BF26CD" w:rsidP="00896B3B">
            <w:pPr>
              <w:spacing w:before="240"/>
              <w:jc w:val="center"/>
              <w:rPr>
                <w:rFonts w:cs="Times New Roman"/>
                <w:sz w:val="24"/>
                <w:szCs w:val="24"/>
              </w:rPr>
            </w:pPr>
            <w:r w:rsidRPr="00835288">
              <w:rPr>
                <w:rFonts w:cs="Times New Roman"/>
                <w:sz w:val="24"/>
                <w:szCs w:val="24"/>
              </w:rPr>
              <w:t>Không</w:t>
            </w:r>
          </w:p>
        </w:tc>
        <w:tc>
          <w:tcPr>
            <w:tcW w:w="1350" w:type="dxa"/>
            <w:tcBorders>
              <w:top w:val="single" w:sz="4" w:space="0" w:color="000000"/>
              <w:left w:val="single" w:sz="4" w:space="0" w:color="000000"/>
              <w:bottom w:val="single" w:sz="4" w:space="0" w:color="000000"/>
              <w:right w:val="single" w:sz="4" w:space="0" w:color="000000"/>
            </w:tcBorders>
            <w:vAlign w:val="center"/>
            <w:tcPrChange w:id="3363" w:author="Admin" w:date="2017-09-29T11:58:00Z">
              <w:tcPr>
                <w:tcW w:w="1799" w:type="dxa"/>
                <w:tcBorders>
                  <w:top w:val="single" w:sz="4" w:space="0" w:color="000000"/>
                  <w:left w:val="single" w:sz="4" w:space="0" w:color="000000"/>
                  <w:bottom w:val="single" w:sz="4" w:space="0" w:color="000000"/>
                  <w:right w:val="single" w:sz="4" w:space="0" w:color="000000"/>
                </w:tcBorders>
                <w:vAlign w:val="center"/>
              </w:tcPr>
            </w:tcPrChange>
          </w:tcPr>
          <w:p w14:paraId="239338C9" w14:textId="77777777" w:rsidR="00BF26CD" w:rsidRPr="00835288" w:rsidRDefault="00BF26CD" w:rsidP="00896B3B">
            <w:pPr>
              <w:spacing w:before="240"/>
              <w:jc w:val="left"/>
              <w:rPr>
                <w:rFonts w:cs="Times New Roman"/>
                <w:sz w:val="24"/>
                <w:szCs w:val="24"/>
              </w:rPr>
            </w:pPr>
          </w:p>
        </w:tc>
      </w:tr>
      <w:tr w:rsidR="00BF26CD" w:rsidRPr="00835288" w14:paraId="57784C9E" w14:textId="77777777" w:rsidTr="00BF26CD">
        <w:trPr>
          <w:trHeight w:val="286"/>
          <w:trPrChange w:id="3364" w:author="Admin" w:date="2017-09-29T11:58: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3365" w:author="Admin" w:date="2017-09-29T11:58:00Z">
              <w:tcPr>
                <w:tcW w:w="1298" w:type="dxa"/>
                <w:tcBorders>
                  <w:top w:val="single" w:sz="4" w:space="0" w:color="000000"/>
                  <w:left w:val="single" w:sz="4" w:space="0" w:color="000000"/>
                  <w:bottom w:val="single" w:sz="4" w:space="0" w:color="000000"/>
                  <w:right w:val="single" w:sz="4" w:space="0" w:color="000000"/>
                </w:tcBorders>
              </w:tcPr>
            </w:tcPrChange>
          </w:tcPr>
          <w:p w14:paraId="386A8193" w14:textId="77777777" w:rsidR="00BF26CD" w:rsidRDefault="00BF26CD" w:rsidP="00BF26CD">
            <w:pPr>
              <w:pStyle w:val="NoSpacing"/>
              <w:numPr>
                <w:ilvl w:val="0"/>
                <w:numId w:val="82"/>
              </w:numPr>
              <w:spacing w:before="240"/>
              <w:rPr>
                <w:ins w:id="3366" w:author="Admin" w:date="2017-09-29T11:58:00Z"/>
              </w:rPr>
              <w:pPrChange w:id="3367" w:author="Admin" w:date="2017-09-29T11:58:00Z">
                <w:pPr>
                  <w:pStyle w:val="NoSpacing"/>
                  <w:spacing w:before="240"/>
                </w:pPr>
              </w:pPrChange>
            </w:pPr>
          </w:p>
        </w:tc>
        <w:tc>
          <w:tcPr>
            <w:tcW w:w="1620" w:type="dxa"/>
            <w:tcBorders>
              <w:top w:val="single" w:sz="4" w:space="0" w:color="000000"/>
              <w:left w:val="single" w:sz="4" w:space="0" w:color="000000"/>
              <w:bottom w:val="single" w:sz="4" w:space="0" w:color="000000"/>
              <w:right w:val="single" w:sz="4" w:space="0" w:color="000000"/>
            </w:tcBorders>
            <w:vAlign w:val="center"/>
            <w:tcPrChange w:id="3368" w:author="Admin" w:date="2017-09-29T11:58:00Z">
              <w:tcPr>
                <w:tcW w:w="1298" w:type="dxa"/>
                <w:tcBorders>
                  <w:top w:val="single" w:sz="4" w:space="0" w:color="000000"/>
                  <w:left w:val="single" w:sz="4" w:space="0" w:color="000000"/>
                  <w:bottom w:val="single" w:sz="4" w:space="0" w:color="000000"/>
                  <w:right w:val="single" w:sz="4" w:space="0" w:color="000000"/>
                </w:tcBorders>
                <w:vAlign w:val="center"/>
              </w:tcPr>
            </w:tcPrChange>
          </w:tcPr>
          <w:p w14:paraId="345BC96B" w14:textId="7268C56B" w:rsidR="00BF26CD" w:rsidRPr="00835288" w:rsidRDefault="00BF26CD" w:rsidP="00896B3B">
            <w:pPr>
              <w:pStyle w:val="NoSpacing"/>
              <w:spacing w:before="240"/>
            </w:pPr>
            <w:r>
              <w:t>Ghi chú</w:t>
            </w:r>
          </w:p>
        </w:tc>
        <w:tc>
          <w:tcPr>
            <w:tcW w:w="2700" w:type="dxa"/>
            <w:tcBorders>
              <w:top w:val="single" w:sz="4" w:space="0" w:color="000000"/>
              <w:left w:val="single" w:sz="4" w:space="0" w:color="000000"/>
              <w:bottom w:val="single" w:sz="4" w:space="0" w:color="000000"/>
              <w:right w:val="single" w:sz="4" w:space="0" w:color="000000"/>
            </w:tcBorders>
            <w:vAlign w:val="center"/>
            <w:tcPrChange w:id="3369" w:author="Admin" w:date="2017-09-29T11:58:00Z">
              <w:tcPr>
                <w:tcW w:w="2697" w:type="dxa"/>
                <w:tcBorders>
                  <w:top w:val="single" w:sz="4" w:space="0" w:color="000000"/>
                  <w:left w:val="single" w:sz="4" w:space="0" w:color="000000"/>
                  <w:bottom w:val="single" w:sz="4" w:space="0" w:color="000000"/>
                  <w:right w:val="single" w:sz="4" w:space="0" w:color="000000"/>
                </w:tcBorders>
                <w:vAlign w:val="center"/>
              </w:tcPr>
            </w:tcPrChange>
          </w:tcPr>
          <w:p w14:paraId="404ADA00" w14:textId="77777777" w:rsidR="00BF26CD" w:rsidRPr="00835288" w:rsidRDefault="00BF26CD" w:rsidP="00896B3B">
            <w:pPr>
              <w:spacing w:before="240"/>
              <w:jc w:val="left"/>
              <w:rPr>
                <w:rFonts w:cs="Times New Roman"/>
                <w:sz w:val="24"/>
                <w:szCs w:val="24"/>
              </w:rPr>
            </w:pPr>
            <w:r>
              <w:rPr>
                <w:rFonts w:cs="Times New Roman"/>
                <w:sz w:val="24"/>
                <w:szCs w:val="24"/>
              </w:rPr>
              <w:t>Mô tả thêm</w:t>
            </w:r>
          </w:p>
        </w:tc>
        <w:tc>
          <w:tcPr>
            <w:tcW w:w="990" w:type="dxa"/>
            <w:tcBorders>
              <w:top w:val="single" w:sz="4" w:space="0" w:color="000000"/>
              <w:left w:val="single" w:sz="4" w:space="0" w:color="000000"/>
              <w:bottom w:val="single" w:sz="4" w:space="0" w:color="000000"/>
              <w:right w:val="single" w:sz="4" w:space="0" w:color="000000"/>
            </w:tcBorders>
            <w:vAlign w:val="center"/>
            <w:tcPrChange w:id="3370" w:author="Admin" w:date="2017-09-29T11:58:00Z">
              <w:tcPr>
                <w:tcW w:w="1149" w:type="dxa"/>
                <w:tcBorders>
                  <w:top w:val="single" w:sz="4" w:space="0" w:color="000000"/>
                  <w:left w:val="single" w:sz="4" w:space="0" w:color="000000"/>
                  <w:bottom w:val="single" w:sz="4" w:space="0" w:color="000000"/>
                  <w:right w:val="single" w:sz="4" w:space="0" w:color="000000"/>
                </w:tcBorders>
                <w:vAlign w:val="center"/>
              </w:tcPr>
            </w:tcPrChange>
          </w:tcPr>
          <w:p w14:paraId="1299FA75" w14:textId="77777777" w:rsidR="00BF26CD" w:rsidRPr="00835288" w:rsidRDefault="00BF26CD" w:rsidP="00896B3B">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Change w:id="3371" w:author="Admin" w:date="2017-09-29T11:58:00Z">
              <w:tcPr>
                <w:tcW w:w="797" w:type="dxa"/>
                <w:tcBorders>
                  <w:top w:val="single" w:sz="4" w:space="0" w:color="000000"/>
                  <w:left w:val="single" w:sz="4" w:space="0" w:color="000000"/>
                  <w:bottom w:val="single" w:sz="4" w:space="0" w:color="000000"/>
                  <w:right w:val="single" w:sz="4" w:space="0" w:color="000000"/>
                </w:tcBorders>
                <w:vAlign w:val="center"/>
              </w:tcPr>
            </w:tcPrChange>
          </w:tcPr>
          <w:p w14:paraId="382A26C8" w14:textId="1F58F1D7" w:rsidR="00BF26CD" w:rsidRPr="00835288" w:rsidRDefault="00BF26CD" w:rsidP="00896B3B">
            <w:pPr>
              <w:spacing w:before="240"/>
              <w:jc w:val="center"/>
              <w:rPr>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Change w:id="3372" w:author="Admin" w:date="2017-09-29T11:58:00Z">
              <w:tcPr>
                <w:tcW w:w="936" w:type="dxa"/>
                <w:tcBorders>
                  <w:top w:val="single" w:sz="4" w:space="0" w:color="000000"/>
                  <w:left w:val="single" w:sz="4" w:space="0" w:color="000000"/>
                  <w:bottom w:val="single" w:sz="4" w:space="0" w:color="000000"/>
                  <w:right w:val="single" w:sz="4" w:space="0" w:color="000000"/>
                </w:tcBorders>
                <w:vAlign w:val="center"/>
              </w:tcPr>
            </w:tcPrChange>
          </w:tcPr>
          <w:p w14:paraId="441E9D0C" w14:textId="77777777" w:rsidR="00BF26CD" w:rsidRPr="00835288" w:rsidRDefault="00BF26CD" w:rsidP="00896B3B">
            <w:pPr>
              <w:spacing w:before="240"/>
              <w:jc w:val="center"/>
              <w:rPr>
                <w:rFonts w:cs="Times New Roman"/>
                <w:sz w:val="24"/>
                <w:szCs w:val="24"/>
              </w:rPr>
            </w:pPr>
            <w:r w:rsidRPr="00835288">
              <w:rPr>
                <w:rFonts w:cs="Times New Roman"/>
                <w:sz w:val="24"/>
                <w:szCs w:val="24"/>
              </w:rPr>
              <w:t>Không</w:t>
            </w:r>
          </w:p>
        </w:tc>
        <w:tc>
          <w:tcPr>
            <w:tcW w:w="1350" w:type="dxa"/>
            <w:tcBorders>
              <w:top w:val="single" w:sz="4" w:space="0" w:color="000000"/>
              <w:left w:val="single" w:sz="4" w:space="0" w:color="000000"/>
              <w:bottom w:val="single" w:sz="4" w:space="0" w:color="000000"/>
              <w:right w:val="single" w:sz="4" w:space="0" w:color="000000"/>
            </w:tcBorders>
            <w:vAlign w:val="center"/>
            <w:tcPrChange w:id="3373" w:author="Admin" w:date="2017-09-29T11:58:00Z">
              <w:tcPr>
                <w:tcW w:w="1799" w:type="dxa"/>
                <w:tcBorders>
                  <w:top w:val="single" w:sz="4" w:space="0" w:color="000000"/>
                  <w:left w:val="single" w:sz="4" w:space="0" w:color="000000"/>
                  <w:bottom w:val="single" w:sz="4" w:space="0" w:color="000000"/>
                  <w:right w:val="single" w:sz="4" w:space="0" w:color="000000"/>
                </w:tcBorders>
                <w:vAlign w:val="center"/>
              </w:tcPr>
            </w:tcPrChange>
          </w:tcPr>
          <w:p w14:paraId="657BBFC1" w14:textId="77777777" w:rsidR="00BF26CD" w:rsidRPr="00835288" w:rsidRDefault="00BF26CD" w:rsidP="00896B3B">
            <w:pPr>
              <w:spacing w:before="240"/>
              <w:jc w:val="left"/>
              <w:rPr>
                <w:rFonts w:cs="Times New Roman"/>
                <w:sz w:val="24"/>
                <w:szCs w:val="24"/>
              </w:rPr>
            </w:pPr>
          </w:p>
        </w:tc>
      </w:tr>
    </w:tbl>
    <w:p w14:paraId="3D202CC1" w14:textId="77777777" w:rsidR="00896B3B" w:rsidRPr="004908C7" w:rsidRDefault="00896B3B" w:rsidP="00896B3B">
      <w:pPr>
        <w:pStyle w:val="Heading4"/>
      </w:pPr>
      <w:r>
        <w:lastRenderedPageBreak/>
        <w:t>Thao tác chức năng</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9"/>
        <w:gridCol w:w="2414"/>
        <w:gridCol w:w="6178"/>
      </w:tblGrid>
      <w:tr w:rsidR="00896B3B" w:rsidRPr="00835288" w14:paraId="7DA9765C" w14:textId="77777777" w:rsidTr="00896B3B">
        <w:trPr>
          <w:trHeight w:val="364"/>
          <w:tblHeader/>
        </w:trPr>
        <w:tc>
          <w:tcPr>
            <w:tcW w:w="76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661BC69" w14:textId="77777777" w:rsidR="00896B3B" w:rsidRPr="00835288" w:rsidRDefault="00896B3B" w:rsidP="00896B3B">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E85C8E2"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 xml:space="preserve">Thao tác </w:t>
            </w:r>
          </w:p>
        </w:tc>
        <w:tc>
          <w:tcPr>
            <w:tcW w:w="617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D785D8B"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Mô tả</w:t>
            </w:r>
          </w:p>
        </w:tc>
      </w:tr>
      <w:tr w:rsidR="00896B3B" w:rsidRPr="00835288" w14:paraId="7096A501"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692E9198" w14:textId="550CE9F6" w:rsidR="00896B3B" w:rsidRPr="00896B3B" w:rsidRDefault="00896B3B" w:rsidP="00742467">
            <w:pPr>
              <w:pStyle w:val="ListParagraph"/>
              <w:numPr>
                <w:ilvl w:val="0"/>
                <w:numId w:val="6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3A945CE5" w14:textId="349D665F" w:rsidR="00896B3B" w:rsidRPr="00835288" w:rsidRDefault="00896B3B" w:rsidP="00896B3B">
            <w:pPr>
              <w:spacing w:before="240"/>
              <w:jc w:val="left"/>
              <w:rPr>
                <w:rFonts w:cs="Times New Roman"/>
                <w:b/>
                <w:sz w:val="24"/>
                <w:szCs w:val="24"/>
              </w:rPr>
            </w:pPr>
            <w:r>
              <w:rPr>
                <w:rFonts w:cs="Times New Roman"/>
                <w:b/>
                <w:sz w:val="24"/>
                <w:szCs w:val="24"/>
              </w:rPr>
              <w:t>Thêm mới bản ghi nhóm năng lực</w:t>
            </w:r>
            <w:ins w:id="3374" w:author="Admin" w:date="2017-09-18T11:48:00Z">
              <w:r w:rsidR="00F514CF">
                <w:rPr>
                  <w:rFonts w:cs="Times New Roman"/>
                  <w:b/>
                  <w:sz w:val="24"/>
                  <w:szCs w:val="24"/>
                </w:rPr>
                <w:t>, năng lực</w:t>
              </w:r>
            </w:ins>
          </w:p>
        </w:tc>
        <w:tc>
          <w:tcPr>
            <w:tcW w:w="6178" w:type="dxa"/>
            <w:tcBorders>
              <w:top w:val="single" w:sz="4" w:space="0" w:color="000000"/>
              <w:left w:val="single" w:sz="4" w:space="0" w:color="000000"/>
              <w:bottom w:val="single" w:sz="4" w:space="0" w:color="000000"/>
              <w:right w:val="single" w:sz="4" w:space="0" w:color="000000"/>
            </w:tcBorders>
            <w:vAlign w:val="center"/>
            <w:hideMark/>
          </w:tcPr>
          <w:p w14:paraId="68BC8D83" w14:textId="5566A237" w:rsidR="00896B3B" w:rsidRDefault="00896B3B" w:rsidP="00896B3B">
            <w:pPr>
              <w:spacing w:before="240"/>
              <w:jc w:val="left"/>
              <w:rPr>
                <w:rFonts w:cs="Times New Roman"/>
                <w:sz w:val="24"/>
                <w:szCs w:val="24"/>
              </w:rPr>
            </w:pPr>
            <w:r w:rsidRPr="00835288">
              <w:rPr>
                <w:rFonts w:cs="Times New Roman"/>
                <w:sz w:val="24"/>
                <w:szCs w:val="24"/>
              </w:rPr>
              <w:t>Người dùng sử</w:t>
            </w:r>
            <w:r>
              <w:rPr>
                <w:rFonts w:cs="Times New Roman"/>
                <w:sz w:val="24"/>
                <w:szCs w:val="24"/>
              </w:rPr>
              <w:t xml:space="preserve"> dụng chức năng này để "Khai báo</w:t>
            </w:r>
            <w:r w:rsidRPr="00835288">
              <w:rPr>
                <w:rFonts w:cs="Times New Roman"/>
                <w:sz w:val="24"/>
                <w:szCs w:val="24"/>
              </w:rPr>
              <w:t xml:space="preserve">" </w:t>
            </w:r>
            <w:r>
              <w:rPr>
                <w:rFonts w:cs="Times New Roman"/>
                <w:sz w:val="24"/>
                <w:szCs w:val="24"/>
              </w:rPr>
              <w:t>bản ghi nhóm năng lực</w:t>
            </w:r>
            <w:ins w:id="3375" w:author="Admin" w:date="2017-09-18T11:48:00Z">
              <w:r w:rsidR="00F514CF">
                <w:rPr>
                  <w:rFonts w:cs="Times New Roman"/>
                  <w:sz w:val="24"/>
                  <w:szCs w:val="24"/>
                </w:rPr>
                <w:t>, năng lực</w:t>
              </w:r>
            </w:ins>
          </w:p>
          <w:p w14:paraId="248DD001" w14:textId="6A238345" w:rsidR="00896B3B" w:rsidDel="00F514CF" w:rsidRDefault="00896B3B" w:rsidP="00896B3B">
            <w:pPr>
              <w:spacing w:before="240"/>
              <w:jc w:val="left"/>
              <w:rPr>
                <w:del w:id="3376" w:author="Admin" w:date="2017-09-18T11:48:00Z"/>
                <w:rFonts w:cs="Times New Roman"/>
                <w:sz w:val="24"/>
                <w:szCs w:val="24"/>
              </w:rPr>
            </w:pPr>
            <w:del w:id="3377" w:author="Admin" w:date="2017-09-18T11:48:00Z">
              <w:r w:rsidDel="00F514CF">
                <w:rPr>
                  <w:rFonts w:cs="Times New Roman"/>
                  <w:sz w:val="24"/>
                  <w:szCs w:val="24"/>
                </w:rPr>
                <w:delText>Các thông tin thêm mới gồm: Mã nhóm năng lực, tên nhóm năng lực, Ghi chú</w:delText>
              </w:r>
            </w:del>
          </w:p>
          <w:p w14:paraId="6F71820A" w14:textId="77777777" w:rsidR="00896B3B" w:rsidRPr="00835288" w:rsidRDefault="00896B3B" w:rsidP="00896B3B">
            <w:pPr>
              <w:spacing w:before="240"/>
              <w:jc w:val="left"/>
              <w:rPr>
                <w:rFonts w:cs="Times New Roman"/>
                <w:sz w:val="24"/>
                <w:szCs w:val="24"/>
              </w:rPr>
            </w:pPr>
            <w:r>
              <w:rPr>
                <w:rFonts w:cs="Times New Roman"/>
                <w:sz w:val="24"/>
                <w:szCs w:val="24"/>
              </w:rPr>
              <w:t>Bản ghi thêm mới thành công sẽ hiển thị ở lưới dữ liệu</w:t>
            </w:r>
          </w:p>
        </w:tc>
      </w:tr>
      <w:tr w:rsidR="00896B3B" w:rsidRPr="00835288" w14:paraId="404B154B"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59B3A7B4" w14:textId="6B785CF4" w:rsidR="00896B3B" w:rsidRPr="00896B3B" w:rsidRDefault="00896B3B" w:rsidP="00742467">
            <w:pPr>
              <w:pStyle w:val="ListParagraph"/>
              <w:numPr>
                <w:ilvl w:val="0"/>
                <w:numId w:val="6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5C357D7B" w14:textId="77777777" w:rsidR="00896B3B" w:rsidRPr="00835288" w:rsidRDefault="00896B3B" w:rsidP="00896B3B">
            <w:pPr>
              <w:spacing w:before="240"/>
              <w:jc w:val="left"/>
              <w:rPr>
                <w:rFonts w:cs="Times New Roman"/>
                <w:b/>
                <w:sz w:val="24"/>
                <w:szCs w:val="24"/>
              </w:rPr>
            </w:pPr>
            <w:r w:rsidRPr="00835288">
              <w:rPr>
                <w:rFonts w:cs="Times New Roman"/>
                <w:b/>
                <w:sz w:val="24"/>
                <w:szCs w:val="24"/>
              </w:rPr>
              <w:t>Lưu</w:t>
            </w:r>
          </w:p>
        </w:tc>
        <w:tc>
          <w:tcPr>
            <w:tcW w:w="6178" w:type="dxa"/>
            <w:tcBorders>
              <w:top w:val="single" w:sz="4" w:space="0" w:color="000000"/>
              <w:left w:val="single" w:sz="4" w:space="0" w:color="000000"/>
              <w:bottom w:val="single" w:sz="4" w:space="0" w:color="000000"/>
              <w:right w:val="single" w:sz="4" w:space="0" w:color="000000"/>
            </w:tcBorders>
            <w:vAlign w:val="center"/>
            <w:hideMark/>
          </w:tcPr>
          <w:p w14:paraId="0B1BB067" w14:textId="77777777" w:rsidR="00896B3B" w:rsidRPr="00835288" w:rsidRDefault="00896B3B" w:rsidP="00896B3B">
            <w:pPr>
              <w:spacing w:before="240"/>
              <w:jc w:val="left"/>
              <w:rPr>
                <w:rFonts w:cs="Times New Roman"/>
                <w:sz w:val="24"/>
                <w:szCs w:val="24"/>
              </w:rPr>
            </w:pPr>
            <w:r w:rsidRPr="00835288">
              <w:rPr>
                <w:rFonts w:cs="Times New Roman"/>
                <w:sz w:val="24"/>
                <w:szCs w:val="24"/>
              </w:rPr>
              <w:t>Người dùng sử dụng chức năng này để "</w:t>
            </w:r>
            <w:r>
              <w:rPr>
                <w:rFonts w:cs="Times New Roman"/>
                <w:sz w:val="24"/>
                <w:szCs w:val="24"/>
              </w:rPr>
              <w:t>Lưu</w:t>
            </w:r>
            <w:r w:rsidRPr="00835288">
              <w:rPr>
                <w:rFonts w:cs="Times New Roman"/>
                <w:sz w:val="24"/>
                <w:szCs w:val="24"/>
              </w:rPr>
              <w:t>" thông tin được "Thêm"/"Sửa" vào danh mục.</w:t>
            </w:r>
          </w:p>
        </w:tc>
      </w:tr>
      <w:tr w:rsidR="00896B3B" w:rsidRPr="00835288" w14:paraId="6D73CA76"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1B7CA8BA" w14:textId="0392EDA3" w:rsidR="00896B3B" w:rsidRPr="00896B3B" w:rsidRDefault="00896B3B" w:rsidP="00742467">
            <w:pPr>
              <w:pStyle w:val="ListParagraph"/>
              <w:numPr>
                <w:ilvl w:val="0"/>
                <w:numId w:val="6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1861B02E" w14:textId="0B418C2F" w:rsidR="00896B3B" w:rsidRPr="00835288" w:rsidRDefault="00896B3B" w:rsidP="00896B3B">
            <w:pPr>
              <w:spacing w:before="240"/>
              <w:jc w:val="left"/>
              <w:rPr>
                <w:rFonts w:cs="Times New Roman"/>
                <w:b/>
                <w:sz w:val="24"/>
                <w:szCs w:val="24"/>
              </w:rPr>
            </w:pPr>
            <w:r>
              <w:rPr>
                <w:rFonts w:cs="Times New Roman"/>
                <w:b/>
                <w:sz w:val="24"/>
                <w:szCs w:val="24"/>
              </w:rPr>
              <w:t>Xóa</w:t>
            </w:r>
          </w:p>
        </w:tc>
        <w:tc>
          <w:tcPr>
            <w:tcW w:w="6178" w:type="dxa"/>
            <w:tcBorders>
              <w:top w:val="single" w:sz="4" w:space="0" w:color="000000"/>
              <w:left w:val="single" w:sz="4" w:space="0" w:color="000000"/>
              <w:bottom w:val="single" w:sz="4" w:space="0" w:color="000000"/>
              <w:right w:val="single" w:sz="4" w:space="0" w:color="000000"/>
            </w:tcBorders>
            <w:vAlign w:val="center"/>
            <w:hideMark/>
          </w:tcPr>
          <w:p w14:paraId="76B0888F" w14:textId="23357FE9" w:rsidR="00896B3B" w:rsidRPr="00835288" w:rsidRDefault="00896B3B" w:rsidP="00896B3B">
            <w:pPr>
              <w:spacing w:before="240"/>
              <w:jc w:val="left"/>
              <w:rPr>
                <w:rFonts w:cs="Times New Roman"/>
                <w:sz w:val="24"/>
                <w:szCs w:val="24"/>
              </w:rPr>
            </w:pPr>
            <w:r w:rsidRPr="00835288">
              <w:rPr>
                <w:rFonts w:cs="Times New Roman"/>
                <w:sz w:val="24"/>
                <w:szCs w:val="24"/>
              </w:rPr>
              <w:t xml:space="preserve">Người dùng sử dụng chức năng này để </w:t>
            </w:r>
            <w:r>
              <w:rPr>
                <w:rFonts w:cs="Times New Roman"/>
                <w:sz w:val="24"/>
                <w:szCs w:val="24"/>
              </w:rPr>
              <w:t>chọn bản ghi nhóm năng lực và xóa bản ghi. Bản ghi chỉ được Xóa khi chưa được sử dụng để gán năng lực vào nhóm năng lực</w:t>
            </w:r>
          </w:p>
        </w:tc>
      </w:tr>
      <w:tr w:rsidR="00896B3B" w:rsidRPr="00835288" w14:paraId="7EFF5210" w14:textId="77777777" w:rsidTr="00896B3B">
        <w:trPr>
          <w:trHeight w:val="286"/>
        </w:trPr>
        <w:tc>
          <w:tcPr>
            <w:tcW w:w="769" w:type="dxa"/>
            <w:tcBorders>
              <w:top w:val="single" w:sz="4" w:space="0" w:color="000000"/>
              <w:left w:val="single" w:sz="4" w:space="0" w:color="000000"/>
              <w:bottom w:val="single" w:sz="4" w:space="0" w:color="000000"/>
              <w:right w:val="single" w:sz="4" w:space="0" w:color="000000"/>
            </w:tcBorders>
            <w:vAlign w:val="center"/>
          </w:tcPr>
          <w:p w14:paraId="0E2AFC18" w14:textId="36B33665" w:rsidR="00896B3B" w:rsidRPr="00896B3B" w:rsidRDefault="00896B3B" w:rsidP="00742467">
            <w:pPr>
              <w:pStyle w:val="ListParagraph"/>
              <w:numPr>
                <w:ilvl w:val="0"/>
                <w:numId w:val="6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2215D580" w14:textId="77777777" w:rsidR="00896B3B" w:rsidRPr="00835288" w:rsidRDefault="00896B3B" w:rsidP="00896B3B">
            <w:pPr>
              <w:spacing w:before="240"/>
              <w:jc w:val="left"/>
              <w:rPr>
                <w:rFonts w:cs="Times New Roman"/>
                <w:b/>
                <w:sz w:val="24"/>
                <w:szCs w:val="24"/>
              </w:rPr>
            </w:pPr>
            <w:r>
              <w:rPr>
                <w:rFonts w:cs="Times New Roman"/>
                <w:b/>
                <w:sz w:val="24"/>
                <w:szCs w:val="24"/>
              </w:rPr>
              <w:t>Xuất excel</w:t>
            </w:r>
          </w:p>
        </w:tc>
        <w:tc>
          <w:tcPr>
            <w:tcW w:w="6178" w:type="dxa"/>
            <w:tcBorders>
              <w:top w:val="single" w:sz="4" w:space="0" w:color="000000"/>
              <w:left w:val="single" w:sz="4" w:space="0" w:color="000000"/>
              <w:bottom w:val="single" w:sz="4" w:space="0" w:color="000000"/>
              <w:right w:val="single" w:sz="4" w:space="0" w:color="000000"/>
            </w:tcBorders>
            <w:vAlign w:val="center"/>
          </w:tcPr>
          <w:p w14:paraId="3AAC4C7E" w14:textId="77777777" w:rsidR="00896B3B" w:rsidRPr="00835288" w:rsidRDefault="00896B3B" w:rsidP="00896B3B">
            <w:pPr>
              <w:spacing w:before="240"/>
              <w:jc w:val="left"/>
              <w:rPr>
                <w:rFonts w:cs="Times New Roman"/>
                <w:sz w:val="24"/>
                <w:szCs w:val="24"/>
              </w:rPr>
            </w:pPr>
            <w:r>
              <w:rPr>
                <w:rFonts w:cs="Times New Roman"/>
                <w:sz w:val="24"/>
                <w:szCs w:val="24"/>
              </w:rPr>
              <w:t>Người dùng sử dụng chức năng này để xuất dữ liệu ra file excel</w:t>
            </w:r>
          </w:p>
        </w:tc>
      </w:tr>
    </w:tbl>
    <w:p w14:paraId="23FC3D47" w14:textId="40BCB251" w:rsidR="00896B3B" w:rsidDel="00F514CF" w:rsidRDefault="00896B3B" w:rsidP="00896B3B">
      <w:pPr>
        <w:pStyle w:val="AutoNumDescription"/>
        <w:rPr>
          <w:del w:id="3378" w:author="Admin" w:date="2017-09-18T11:49:00Z"/>
        </w:rPr>
      </w:pPr>
      <w:bookmarkStart w:id="3379" w:name="_Toc493510937"/>
      <w:bookmarkStart w:id="3380" w:name="_Toc493626922"/>
      <w:bookmarkStart w:id="3381" w:name="_Toc494461308"/>
      <w:bookmarkEnd w:id="3379"/>
      <w:bookmarkEnd w:id="3380"/>
      <w:bookmarkEnd w:id="3381"/>
    </w:p>
    <w:p w14:paraId="1EC7A43D" w14:textId="493DA78C" w:rsidR="00896B3B" w:rsidDel="00F514CF" w:rsidRDefault="00896B3B" w:rsidP="00714D4C">
      <w:pPr>
        <w:pStyle w:val="Heading3"/>
        <w:rPr>
          <w:del w:id="3382" w:author="Admin" w:date="2017-09-18T11:49:00Z"/>
        </w:rPr>
      </w:pPr>
      <w:bookmarkStart w:id="3383" w:name="_Toc480536900"/>
      <w:del w:id="3384" w:author="Admin" w:date="2017-09-18T11:49:00Z">
        <w:r w:rsidDel="00F514CF">
          <w:delText>Danh mục năng lực</w:delText>
        </w:r>
        <w:bookmarkStart w:id="3385" w:name="_Toc493510938"/>
        <w:bookmarkStart w:id="3386" w:name="_Toc493626923"/>
        <w:bookmarkStart w:id="3387" w:name="_Toc494461309"/>
        <w:bookmarkEnd w:id="3383"/>
        <w:bookmarkEnd w:id="3385"/>
        <w:bookmarkEnd w:id="3386"/>
        <w:bookmarkEnd w:id="3387"/>
      </w:del>
    </w:p>
    <w:p w14:paraId="6BF46AA9" w14:textId="68C06D53" w:rsidR="00896B3B" w:rsidRPr="00835288" w:rsidDel="00F514CF" w:rsidRDefault="00896B3B" w:rsidP="00896B3B">
      <w:pPr>
        <w:pStyle w:val="Heading4"/>
        <w:rPr>
          <w:del w:id="3388" w:author="Admin" w:date="2017-09-18T11:49:00Z"/>
        </w:rPr>
      </w:pPr>
      <w:del w:id="3389" w:author="Admin" w:date="2017-09-18T11:49:00Z">
        <w:r w:rsidRPr="00835288" w:rsidDel="00F514CF">
          <w:delText>Mục đích, ý nghĩa</w:delText>
        </w:r>
        <w:bookmarkStart w:id="3390" w:name="_Toc493510939"/>
        <w:bookmarkStart w:id="3391" w:name="_Toc493626924"/>
        <w:bookmarkStart w:id="3392" w:name="_Toc494461310"/>
        <w:bookmarkEnd w:id="3390"/>
        <w:bookmarkEnd w:id="3391"/>
        <w:bookmarkEnd w:id="3392"/>
      </w:del>
    </w:p>
    <w:p w14:paraId="1AACBF92" w14:textId="392F07C8" w:rsidR="00896B3B" w:rsidDel="00F514CF" w:rsidRDefault="00896B3B" w:rsidP="00896B3B">
      <w:pPr>
        <w:pStyle w:val="ListParagraph"/>
        <w:numPr>
          <w:ilvl w:val="0"/>
          <w:numId w:val="4"/>
        </w:numPr>
        <w:spacing w:line="312" w:lineRule="auto"/>
        <w:ind w:left="426" w:hanging="426"/>
        <w:rPr>
          <w:del w:id="3393" w:author="Admin" w:date="2017-09-18T11:49:00Z"/>
          <w:rFonts w:cs="Times New Roman"/>
          <w:sz w:val="24"/>
          <w:szCs w:val="24"/>
        </w:rPr>
      </w:pPr>
      <w:del w:id="3394" w:author="Admin" w:date="2017-09-18T11:49:00Z">
        <w:r w:rsidDel="00F514CF">
          <w:rPr>
            <w:rFonts w:cs="Times New Roman"/>
            <w:sz w:val="24"/>
            <w:szCs w:val="24"/>
          </w:rPr>
          <w:delText>Quản lý danh mục năng lực.</w:delText>
        </w:r>
        <w:bookmarkStart w:id="3395" w:name="_Toc493510940"/>
        <w:bookmarkStart w:id="3396" w:name="_Toc493626925"/>
        <w:bookmarkStart w:id="3397" w:name="_Toc494461311"/>
        <w:bookmarkEnd w:id="3395"/>
        <w:bookmarkEnd w:id="3396"/>
        <w:bookmarkEnd w:id="3397"/>
      </w:del>
    </w:p>
    <w:p w14:paraId="703E0659" w14:textId="2BC9649F" w:rsidR="00896B3B" w:rsidRPr="00835288" w:rsidDel="00F514CF" w:rsidRDefault="00896B3B" w:rsidP="00896B3B">
      <w:pPr>
        <w:pStyle w:val="ListParagraph"/>
        <w:numPr>
          <w:ilvl w:val="0"/>
          <w:numId w:val="4"/>
        </w:numPr>
        <w:spacing w:line="312" w:lineRule="auto"/>
        <w:ind w:left="426" w:hanging="426"/>
        <w:rPr>
          <w:del w:id="3398" w:author="Admin" w:date="2017-09-18T11:49:00Z"/>
          <w:rFonts w:cs="Times New Roman"/>
          <w:sz w:val="24"/>
          <w:szCs w:val="24"/>
        </w:rPr>
      </w:pPr>
      <w:del w:id="3399" w:author="Admin" w:date="2017-09-18T11:49:00Z">
        <w:r w:rsidDel="00F514CF">
          <w:rPr>
            <w:rFonts w:cs="Times New Roman"/>
            <w:sz w:val="24"/>
            <w:szCs w:val="24"/>
          </w:rPr>
          <w:delText>Năng lực khai báo thành công sẽ được gán cho chức danh và cho từng nhân viên.</w:delText>
        </w:r>
        <w:bookmarkStart w:id="3400" w:name="_Toc493510941"/>
        <w:bookmarkStart w:id="3401" w:name="_Toc493626926"/>
        <w:bookmarkStart w:id="3402" w:name="_Toc494461312"/>
        <w:bookmarkEnd w:id="3400"/>
        <w:bookmarkEnd w:id="3401"/>
        <w:bookmarkEnd w:id="3402"/>
      </w:del>
    </w:p>
    <w:p w14:paraId="2F943954" w14:textId="6108BB8D" w:rsidR="00896B3B" w:rsidDel="00F514CF" w:rsidRDefault="00896B3B" w:rsidP="00896B3B">
      <w:pPr>
        <w:pStyle w:val="Heading4"/>
        <w:rPr>
          <w:del w:id="3403" w:author="Admin" w:date="2017-09-18T11:49:00Z"/>
        </w:rPr>
      </w:pPr>
      <w:del w:id="3404" w:author="Admin" w:date="2017-09-18T11:49:00Z">
        <w:r w:rsidDel="00F514CF">
          <w:delText>Đặc tả tình huống nghiệp vụ</w:delText>
        </w:r>
        <w:bookmarkStart w:id="3405" w:name="_Toc493510942"/>
        <w:bookmarkStart w:id="3406" w:name="_Toc493626927"/>
        <w:bookmarkStart w:id="3407" w:name="_Toc494461313"/>
        <w:bookmarkEnd w:id="3405"/>
        <w:bookmarkEnd w:id="3406"/>
        <w:bookmarkEnd w:id="3407"/>
      </w:del>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896B3B" w:rsidDel="00F514CF" w14:paraId="749C12B7" w14:textId="2765B548" w:rsidTr="00896B3B">
        <w:trPr>
          <w:del w:id="3408" w:author="Admin" w:date="2017-09-18T11:4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4681086" w14:textId="2CBDA982" w:rsidR="00896B3B" w:rsidDel="00F514CF" w:rsidRDefault="00896B3B" w:rsidP="00896B3B">
            <w:pPr>
              <w:snapToGrid w:val="0"/>
              <w:spacing w:before="120" w:line="276" w:lineRule="auto"/>
              <w:rPr>
                <w:del w:id="3409" w:author="Admin" w:date="2017-09-18T11:49:00Z"/>
                <w:rFonts w:cs="Times New Roman"/>
                <w:sz w:val="26"/>
                <w:szCs w:val="26"/>
              </w:rPr>
            </w:pPr>
            <w:del w:id="3410" w:author="Admin" w:date="2017-09-18T11:49:00Z">
              <w:r w:rsidDel="00F514CF">
                <w:rPr>
                  <w:rFonts w:cs="Times New Roman"/>
                  <w:b/>
                  <w:bCs/>
                  <w:szCs w:val="26"/>
                </w:rPr>
                <w:delText>Mô tả yêu cầu</w:delText>
              </w:r>
              <w:bookmarkStart w:id="3411" w:name="_Toc493510943"/>
              <w:bookmarkStart w:id="3412" w:name="_Toc493626928"/>
              <w:bookmarkStart w:id="3413" w:name="_Toc494461314"/>
              <w:bookmarkEnd w:id="3411"/>
              <w:bookmarkEnd w:id="3412"/>
              <w:bookmarkEnd w:id="3413"/>
            </w:del>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74EC9B0" w14:textId="4A0E732F" w:rsidR="00896B3B" w:rsidRPr="00441A67" w:rsidDel="00F514CF" w:rsidRDefault="00896B3B" w:rsidP="00896B3B">
            <w:pPr>
              <w:snapToGrid w:val="0"/>
              <w:spacing w:before="120" w:line="276" w:lineRule="auto"/>
              <w:ind w:left="54"/>
              <w:rPr>
                <w:del w:id="3414" w:author="Admin" w:date="2017-09-18T11:49:00Z"/>
                <w:rFonts w:ascii="Verdana" w:hAnsi="Verdana" w:cstheme="minorBidi"/>
                <w:sz w:val="24"/>
                <w:szCs w:val="24"/>
              </w:rPr>
            </w:pPr>
            <w:del w:id="3415" w:author="Admin" w:date="2017-09-18T11:49:00Z">
              <w:r w:rsidRPr="00441A67" w:rsidDel="00F514CF">
                <w:rPr>
                  <w:sz w:val="24"/>
                  <w:szCs w:val="24"/>
                </w:rPr>
                <w:delText xml:space="preserve">Người </w:delText>
              </w:r>
              <w:r w:rsidDel="00F514CF">
                <w:rPr>
                  <w:sz w:val="24"/>
                  <w:szCs w:val="24"/>
                </w:rPr>
                <w:delText>sử dụng đăng nhập vào hệ thống khai báo thông tin bản ghi năng lực</w:delText>
              </w:r>
              <w:bookmarkStart w:id="3416" w:name="_Toc493510944"/>
              <w:bookmarkStart w:id="3417" w:name="_Toc493626929"/>
              <w:bookmarkStart w:id="3418" w:name="_Toc494461315"/>
              <w:bookmarkEnd w:id="3416"/>
              <w:bookmarkEnd w:id="3417"/>
              <w:bookmarkEnd w:id="3418"/>
            </w:del>
          </w:p>
        </w:tc>
        <w:bookmarkStart w:id="3419" w:name="_Toc493510945"/>
        <w:bookmarkStart w:id="3420" w:name="_Toc493626930"/>
        <w:bookmarkStart w:id="3421" w:name="_Toc494461316"/>
        <w:bookmarkEnd w:id="3419"/>
        <w:bookmarkEnd w:id="3420"/>
        <w:bookmarkEnd w:id="3421"/>
      </w:tr>
      <w:tr w:rsidR="00896B3B" w:rsidDel="00F514CF" w14:paraId="7E152AA6" w14:textId="19709C71" w:rsidTr="00896B3B">
        <w:trPr>
          <w:del w:id="3422" w:author="Admin" w:date="2017-09-18T11:4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286F603" w14:textId="028BFDF0" w:rsidR="00896B3B" w:rsidDel="00F514CF" w:rsidRDefault="00896B3B" w:rsidP="00896B3B">
            <w:pPr>
              <w:snapToGrid w:val="0"/>
              <w:spacing w:before="120" w:line="276" w:lineRule="auto"/>
              <w:rPr>
                <w:del w:id="3423" w:author="Admin" w:date="2017-09-18T11:49:00Z"/>
                <w:rFonts w:cs="Times New Roman"/>
                <w:szCs w:val="26"/>
              </w:rPr>
            </w:pPr>
            <w:del w:id="3424" w:author="Admin" w:date="2017-09-18T11:49:00Z">
              <w:r w:rsidDel="00F514CF">
                <w:rPr>
                  <w:rFonts w:cs="Times New Roman"/>
                  <w:b/>
                  <w:bCs/>
                  <w:szCs w:val="26"/>
                </w:rPr>
                <w:delText>Dòng sự kiện chính</w:delText>
              </w:r>
              <w:bookmarkStart w:id="3425" w:name="_Toc493510946"/>
              <w:bookmarkStart w:id="3426" w:name="_Toc493626931"/>
              <w:bookmarkStart w:id="3427" w:name="_Toc494461317"/>
              <w:bookmarkEnd w:id="3425"/>
              <w:bookmarkEnd w:id="3426"/>
              <w:bookmarkEnd w:id="3427"/>
            </w:del>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E988A90" w14:textId="78A621C1" w:rsidR="00896B3B" w:rsidDel="00F514CF" w:rsidRDefault="00896B3B" w:rsidP="00896B3B">
            <w:pPr>
              <w:pStyle w:val="AutoNumDescription"/>
              <w:spacing w:after="0" w:line="276" w:lineRule="auto"/>
              <w:rPr>
                <w:del w:id="3428" w:author="Admin" w:date="2017-09-18T11:49:00Z"/>
                <w:sz w:val="24"/>
                <w:szCs w:val="24"/>
              </w:rPr>
            </w:pPr>
            <w:del w:id="3429" w:author="Admin" w:date="2017-09-18T11:49:00Z">
              <w:r w:rsidDel="00F514CF">
                <w:rPr>
                  <w:sz w:val="24"/>
                  <w:szCs w:val="24"/>
                </w:rPr>
                <w:delText>Người sử dụng khai báo danh mục năng lực để sử dụng ở phần nghiệp vụ. Danh mục khai báo thành công sẽ sử dụng để:</w:delText>
              </w:r>
              <w:bookmarkStart w:id="3430" w:name="_Toc493510947"/>
              <w:bookmarkStart w:id="3431" w:name="_Toc493626932"/>
              <w:bookmarkStart w:id="3432" w:name="_Toc494461318"/>
              <w:bookmarkEnd w:id="3430"/>
              <w:bookmarkEnd w:id="3431"/>
              <w:bookmarkEnd w:id="3432"/>
            </w:del>
          </w:p>
          <w:p w14:paraId="2D087601" w14:textId="4B9EF229" w:rsidR="00896B3B" w:rsidDel="00F514CF" w:rsidRDefault="00896B3B" w:rsidP="00896B3B">
            <w:pPr>
              <w:pStyle w:val="AutoNumDescription"/>
              <w:numPr>
                <w:ilvl w:val="0"/>
                <w:numId w:val="4"/>
              </w:numPr>
              <w:spacing w:after="0" w:line="276" w:lineRule="auto"/>
              <w:ind w:left="0"/>
              <w:rPr>
                <w:del w:id="3433" w:author="Admin" w:date="2017-09-18T11:49:00Z"/>
                <w:sz w:val="24"/>
                <w:szCs w:val="24"/>
              </w:rPr>
            </w:pPr>
            <w:del w:id="3434" w:author="Admin" w:date="2017-09-18T11:49:00Z">
              <w:r w:rsidDel="00F514CF">
                <w:rPr>
                  <w:sz w:val="24"/>
                  <w:szCs w:val="24"/>
                </w:rPr>
                <w:delText>- Gán năng lực cho chức danh</w:delText>
              </w:r>
              <w:bookmarkStart w:id="3435" w:name="_Toc493510948"/>
              <w:bookmarkStart w:id="3436" w:name="_Toc493626933"/>
              <w:bookmarkStart w:id="3437" w:name="_Toc494461319"/>
              <w:bookmarkEnd w:id="3435"/>
              <w:bookmarkEnd w:id="3436"/>
              <w:bookmarkEnd w:id="3437"/>
            </w:del>
          </w:p>
          <w:p w14:paraId="38A3C6FA" w14:textId="1E896EE9" w:rsidR="00896B3B" w:rsidRPr="00441A67" w:rsidDel="00F514CF" w:rsidRDefault="00896B3B" w:rsidP="00896B3B">
            <w:pPr>
              <w:pStyle w:val="AutoNumDescription"/>
              <w:numPr>
                <w:ilvl w:val="0"/>
                <w:numId w:val="4"/>
              </w:numPr>
              <w:spacing w:after="0" w:line="276" w:lineRule="auto"/>
              <w:ind w:left="0"/>
              <w:rPr>
                <w:del w:id="3438" w:author="Admin" w:date="2017-09-18T11:49:00Z"/>
                <w:sz w:val="24"/>
                <w:szCs w:val="24"/>
              </w:rPr>
            </w:pPr>
            <w:del w:id="3439" w:author="Admin" w:date="2017-09-18T11:49:00Z">
              <w:r w:rsidDel="00F514CF">
                <w:rPr>
                  <w:sz w:val="24"/>
                  <w:szCs w:val="24"/>
                </w:rPr>
                <w:delText>- Gán năng lực cho từng nhân viên</w:delText>
              </w:r>
              <w:bookmarkStart w:id="3440" w:name="_Toc493510949"/>
              <w:bookmarkStart w:id="3441" w:name="_Toc493626934"/>
              <w:bookmarkStart w:id="3442" w:name="_Toc494461320"/>
              <w:bookmarkEnd w:id="3440"/>
              <w:bookmarkEnd w:id="3441"/>
              <w:bookmarkEnd w:id="3442"/>
            </w:del>
          </w:p>
        </w:tc>
        <w:bookmarkStart w:id="3443" w:name="_Toc493510950"/>
        <w:bookmarkStart w:id="3444" w:name="_Toc493626935"/>
        <w:bookmarkStart w:id="3445" w:name="_Toc494461321"/>
        <w:bookmarkEnd w:id="3443"/>
        <w:bookmarkEnd w:id="3444"/>
        <w:bookmarkEnd w:id="3445"/>
      </w:tr>
      <w:tr w:rsidR="00896B3B" w:rsidRPr="00980BD4" w:rsidDel="00F514CF" w14:paraId="0641B6A3" w14:textId="07C4DC53" w:rsidTr="00896B3B">
        <w:trPr>
          <w:del w:id="3446" w:author="Admin" w:date="2017-09-18T11:4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D122D9A" w14:textId="5B3CA613" w:rsidR="00896B3B" w:rsidDel="00F514CF" w:rsidRDefault="00896B3B" w:rsidP="00896B3B">
            <w:pPr>
              <w:snapToGrid w:val="0"/>
              <w:spacing w:before="120" w:line="276" w:lineRule="auto"/>
              <w:rPr>
                <w:del w:id="3447" w:author="Admin" w:date="2017-09-18T11:49:00Z"/>
                <w:rFonts w:cs="Times New Roman"/>
                <w:szCs w:val="26"/>
              </w:rPr>
            </w:pPr>
            <w:del w:id="3448" w:author="Admin" w:date="2017-09-18T11:49:00Z">
              <w:r w:rsidDel="00F514CF">
                <w:rPr>
                  <w:rFonts w:cs="Times New Roman"/>
                  <w:b/>
                  <w:bCs/>
                  <w:szCs w:val="26"/>
                </w:rPr>
                <w:delText>Dòng sự kiện phụ</w:delText>
              </w:r>
              <w:bookmarkStart w:id="3449" w:name="_Toc493510951"/>
              <w:bookmarkStart w:id="3450" w:name="_Toc493626936"/>
              <w:bookmarkStart w:id="3451" w:name="_Toc494461322"/>
              <w:bookmarkEnd w:id="3449"/>
              <w:bookmarkEnd w:id="3450"/>
              <w:bookmarkEnd w:id="3451"/>
            </w:del>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D6C13D6" w14:textId="0BF316F8" w:rsidR="00896B3B" w:rsidRPr="00441A67" w:rsidDel="00F514CF" w:rsidRDefault="00896B3B" w:rsidP="00896B3B">
            <w:pPr>
              <w:spacing w:before="240"/>
              <w:rPr>
                <w:del w:id="3452" w:author="Admin" w:date="2017-09-18T11:49:00Z"/>
                <w:rFonts w:cs="Times New Roman"/>
                <w:sz w:val="24"/>
                <w:szCs w:val="24"/>
              </w:rPr>
            </w:pPr>
            <w:del w:id="3453" w:author="Admin" w:date="2017-09-18T11:49:00Z">
              <w:r w:rsidDel="00F514CF">
                <w:rPr>
                  <w:rFonts w:cs="Times New Roman"/>
                  <w:sz w:val="24"/>
                  <w:szCs w:val="24"/>
                </w:rPr>
                <w:delText>N/A</w:delText>
              </w:r>
              <w:bookmarkStart w:id="3454" w:name="_Toc493510952"/>
              <w:bookmarkStart w:id="3455" w:name="_Toc493626937"/>
              <w:bookmarkStart w:id="3456" w:name="_Toc494461323"/>
              <w:bookmarkEnd w:id="3454"/>
              <w:bookmarkEnd w:id="3455"/>
              <w:bookmarkEnd w:id="3456"/>
            </w:del>
          </w:p>
        </w:tc>
        <w:bookmarkStart w:id="3457" w:name="_Toc493510953"/>
        <w:bookmarkStart w:id="3458" w:name="_Toc493626938"/>
        <w:bookmarkStart w:id="3459" w:name="_Toc494461324"/>
        <w:bookmarkEnd w:id="3457"/>
        <w:bookmarkEnd w:id="3458"/>
        <w:bookmarkEnd w:id="3459"/>
      </w:tr>
      <w:tr w:rsidR="00896B3B" w:rsidDel="00F514CF" w14:paraId="2098E4E1" w14:textId="4315103C" w:rsidTr="00896B3B">
        <w:trPr>
          <w:del w:id="3460" w:author="Admin" w:date="2017-09-18T11:4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208400B" w14:textId="402DDF6A" w:rsidR="00896B3B" w:rsidDel="00F514CF" w:rsidRDefault="00896B3B" w:rsidP="00896B3B">
            <w:pPr>
              <w:snapToGrid w:val="0"/>
              <w:spacing w:before="120" w:line="276" w:lineRule="auto"/>
              <w:rPr>
                <w:del w:id="3461" w:author="Admin" w:date="2017-09-18T11:49:00Z"/>
                <w:rFonts w:cs="Times New Roman"/>
                <w:szCs w:val="26"/>
              </w:rPr>
            </w:pPr>
            <w:del w:id="3462" w:author="Admin" w:date="2017-09-18T11:49:00Z">
              <w:r w:rsidDel="00F514CF">
                <w:rPr>
                  <w:rFonts w:cs="Times New Roman"/>
                  <w:b/>
                  <w:bCs/>
                  <w:szCs w:val="26"/>
                </w:rPr>
                <w:delText xml:space="preserve">Yêu cầu đặc biệt </w:delText>
              </w:r>
              <w:bookmarkStart w:id="3463" w:name="_Toc493510954"/>
              <w:bookmarkStart w:id="3464" w:name="_Toc493626939"/>
              <w:bookmarkStart w:id="3465" w:name="_Toc494461325"/>
              <w:bookmarkEnd w:id="3463"/>
              <w:bookmarkEnd w:id="3464"/>
              <w:bookmarkEnd w:id="3465"/>
            </w:del>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18D9BA5" w14:textId="59EBB895" w:rsidR="00896B3B" w:rsidRPr="00964392" w:rsidDel="00F514CF" w:rsidRDefault="00896B3B" w:rsidP="00896B3B">
            <w:pPr>
              <w:snapToGrid w:val="0"/>
              <w:spacing w:before="120" w:line="276" w:lineRule="auto"/>
              <w:rPr>
                <w:del w:id="3466" w:author="Admin" w:date="2017-09-18T11:49:00Z"/>
                <w:rFonts w:cs="Times New Roman"/>
                <w:sz w:val="24"/>
                <w:szCs w:val="24"/>
              </w:rPr>
            </w:pPr>
            <w:del w:id="3467" w:author="Admin" w:date="2017-09-18T11:49:00Z">
              <w:r w:rsidDel="00F514CF">
                <w:rPr>
                  <w:rFonts w:cs="Times New Roman"/>
                  <w:sz w:val="24"/>
                  <w:szCs w:val="24"/>
                </w:rPr>
                <w:delText>N/A</w:delText>
              </w:r>
              <w:bookmarkStart w:id="3468" w:name="_Toc493510955"/>
              <w:bookmarkStart w:id="3469" w:name="_Toc493626940"/>
              <w:bookmarkStart w:id="3470" w:name="_Toc494461326"/>
              <w:bookmarkEnd w:id="3468"/>
              <w:bookmarkEnd w:id="3469"/>
              <w:bookmarkEnd w:id="3470"/>
            </w:del>
          </w:p>
        </w:tc>
        <w:bookmarkStart w:id="3471" w:name="_Toc493510956"/>
        <w:bookmarkStart w:id="3472" w:name="_Toc493626941"/>
        <w:bookmarkStart w:id="3473" w:name="_Toc494461327"/>
        <w:bookmarkEnd w:id="3471"/>
        <w:bookmarkEnd w:id="3472"/>
        <w:bookmarkEnd w:id="3473"/>
      </w:tr>
      <w:tr w:rsidR="00896B3B" w:rsidDel="00F514CF" w14:paraId="1186AF30" w14:textId="60F837B8" w:rsidTr="00896B3B">
        <w:trPr>
          <w:del w:id="3474" w:author="Admin" w:date="2017-09-18T11:49: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249160B5" w14:textId="1A1C9B0D" w:rsidR="00896B3B" w:rsidDel="00F514CF" w:rsidRDefault="00896B3B" w:rsidP="00896B3B">
            <w:pPr>
              <w:snapToGrid w:val="0"/>
              <w:spacing w:before="120" w:line="276" w:lineRule="auto"/>
              <w:rPr>
                <w:del w:id="3475" w:author="Admin" w:date="2017-09-18T11:49:00Z"/>
                <w:rFonts w:cs="Times New Roman"/>
                <w:b/>
                <w:bCs/>
                <w:szCs w:val="26"/>
              </w:rPr>
            </w:pPr>
            <w:del w:id="3476" w:author="Admin" w:date="2017-09-18T11:49:00Z">
              <w:r w:rsidDel="00F514CF">
                <w:rPr>
                  <w:rFonts w:cs="Times New Roman"/>
                  <w:b/>
                  <w:bCs/>
                  <w:szCs w:val="26"/>
                </w:rPr>
                <w:delText>Các ràng buộc</w:delText>
              </w:r>
              <w:bookmarkStart w:id="3477" w:name="_Toc493510957"/>
              <w:bookmarkStart w:id="3478" w:name="_Toc493626942"/>
              <w:bookmarkStart w:id="3479" w:name="_Toc494461328"/>
              <w:bookmarkEnd w:id="3477"/>
              <w:bookmarkEnd w:id="3478"/>
              <w:bookmarkEnd w:id="3479"/>
            </w:del>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837D8D7" w14:textId="617F0539" w:rsidR="00896B3B" w:rsidRPr="00964392" w:rsidDel="00F514CF" w:rsidRDefault="00896B3B" w:rsidP="00896B3B">
            <w:pPr>
              <w:snapToGrid w:val="0"/>
              <w:spacing w:before="120" w:line="276" w:lineRule="auto"/>
              <w:rPr>
                <w:del w:id="3480" w:author="Admin" w:date="2017-09-18T11:49:00Z"/>
                <w:rFonts w:cs="Times New Roman"/>
                <w:sz w:val="24"/>
                <w:szCs w:val="24"/>
              </w:rPr>
            </w:pPr>
            <w:del w:id="3481" w:author="Admin" w:date="2017-09-18T11:49:00Z">
              <w:r w:rsidDel="00F514CF">
                <w:rPr>
                  <w:rFonts w:cs="Times New Roman"/>
                  <w:sz w:val="24"/>
                  <w:szCs w:val="24"/>
                </w:rPr>
                <w:delText>Năng lực khai báo thành công sẽ hiển thị ở các trường thông tin “Năng lực” chức năng “gán năng lực cho chức danh” và “gán năng lực cho cán bộ nhân viên”</w:delText>
              </w:r>
              <w:bookmarkStart w:id="3482" w:name="_Toc493510958"/>
              <w:bookmarkStart w:id="3483" w:name="_Toc493626943"/>
              <w:bookmarkStart w:id="3484" w:name="_Toc494461329"/>
              <w:bookmarkEnd w:id="3482"/>
              <w:bookmarkEnd w:id="3483"/>
              <w:bookmarkEnd w:id="3484"/>
            </w:del>
          </w:p>
        </w:tc>
        <w:bookmarkStart w:id="3485" w:name="_Toc493510959"/>
        <w:bookmarkStart w:id="3486" w:name="_Toc493626944"/>
        <w:bookmarkStart w:id="3487" w:name="_Toc494461330"/>
        <w:bookmarkEnd w:id="3485"/>
        <w:bookmarkEnd w:id="3486"/>
        <w:bookmarkEnd w:id="3487"/>
      </w:tr>
    </w:tbl>
    <w:p w14:paraId="19A00B7A" w14:textId="0F35EBE7" w:rsidR="00896B3B" w:rsidDel="00F514CF" w:rsidRDefault="00896B3B" w:rsidP="00896B3B">
      <w:pPr>
        <w:pStyle w:val="Heading4"/>
        <w:rPr>
          <w:del w:id="3488" w:author="Admin" w:date="2017-09-18T11:49:00Z"/>
        </w:rPr>
      </w:pPr>
      <w:del w:id="3489" w:author="Admin" w:date="2017-09-18T11:49:00Z">
        <w:r w:rsidDel="00F514CF">
          <w:delText>Màn hình giao diện</w:delText>
        </w:r>
        <w:bookmarkStart w:id="3490" w:name="_Toc493510960"/>
        <w:bookmarkStart w:id="3491" w:name="_Toc493626945"/>
        <w:bookmarkStart w:id="3492" w:name="_Toc494461331"/>
        <w:bookmarkEnd w:id="3490"/>
        <w:bookmarkEnd w:id="3491"/>
        <w:bookmarkEnd w:id="3492"/>
      </w:del>
    </w:p>
    <w:p w14:paraId="35F1900F" w14:textId="19996B08" w:rsidR="00896B3B" w:rsidDel="00F514CF" w:rsidRDefault="001A563E" w:rsidP="00896B3B">
      <w:pPr>
        <w:pStyle w:val="AutoNumDescription"/>
        <w:rPr>
          <w:del w:id="3493" w:author="Admin" w:date="2017-09-18T11:49:00Z"/>
        </w:rPr>
      </w:pPr>
      <w:del w:id="3494" w:author="Admin" w:date="2017-09-18T11:49:00Z">
        <w:r w:rsidRPr="001A563E" w:rsidDel="00F514CF">
          <w:rPr>
            <w:noProof/>
          </w:rPr>
          <w:drawing>
            <wp:inline distT="0" distB="0" distL="0" distR="0" wp14:anchorId="39AE8048" wp14:editId="61B5EBC4">
              <wp:extent cx="5943600" cy="3097530"/>
              <wp:effectExtent l="0" t="0" r="0" b="7620"/>
              <wp:docPr id="13" name="Picture 13" descr="C:\Users\admin\AppData\Local\Temp\fla201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201B.tmp\Snapsh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bookmarkStart w:id="3495" w:name="_Toc493510961"/>
        <w:bookmarkStart w:id="3496" w:name="_Toc493626946"/>
        <w:bookmarkStart w:id="3497" w:name="_Toc494461332"/>
        <w:bookmarkEnd w:id="3495"/>
        <w:bookmarkEnd w:id="3496"/>
        <w:bookmarkEnd w:id="3497"/>
      </w:del>
    </w:p>
    <w:p w14:paraId="76FB7A4F" w14:textId="294B84B0" w:rsidR="00896B3B" w:rsidRPr="005F5764" w:rsidDel="00F514CF" w:rsidRDefault="00896B3B" w:rsidP="00896B3B">
      <w:pPr>
        <w:pStyle w:val="Heading4"/>
        <w:rPr>
          <w:del w:id="3498" w:author="Admin" w:date="2017-09-18T11:49:00Z"/>
        </w:rPr>
      </w:pPr>
      <w:del w:id="3499" w:author="Admin" w:date="2017-09-18T11:49:00Z">
        <w:r w:rsidDel="00F514CF">
          <w:delText>Mô tả các trường thông tin trên màn hình</w:delText>
        </w:r>
        <w:bookmarkStart w:id="3500" w:name="_Toc493510962"/>
        <w:bookmarkStart w:id="3501" w:name="_Toc493626947"/>
        <w:bookmarkStart w:id="3502" w:name="_Toc494461333"/>
        <w:bookmarkEnd w:id="3500"/>
        <w:bookmarkEnd w:id="3501"/>
        <w:bookmarkEnd w:id="3502"/>
      </w:del>
    </w:p>
    <w:tbl>
      <w:tblPr>
        <w:tblW w:w="498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800"/>
        <w:gridCol w:w="2790"/>
        <w:gridCol w:w="990"/>
        <w:gridCol w:w="900"/>
        <w:gridCol w:w="900"/>
        <w:gridCol w:w="1260"/>
      </w:tblGrid>
      <w:tr w:rsidR="00896B3B" w:rsidRPr="00835288" w:rsidDel="00F514CF" w14:paraId="777ED86D" w14:textId="6793DB7D" w:rsidTr="00896B3B">
        <w:trPr>
          <w:trHeight w:val="364"/>
          <w:tblHeader/>
          <w:del w:id="3503" w:author="Admin" w:date="2017-09-18T11:49:00Z"/>
        </w:trPr>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8066A4C" w14:textId="7023E50E" w:rsidR="00896B3B" w:rsidRPr="00835288" w:rsidDel="00F514CF" w:rsidRDefault="00896B3B" w:rsidP="00896B3B">
            <w:pPr>
              <w:spacing w:before="240"/>
              <w:jc w:val="center"/>
              <w:rPr>
                <w:del w:id="3504" w:author="Admin" w:date="2017-09-18T11:49:00Z"/>
                <w:rFonts w:cs="Times New Roman"/>
                <w:b/>
                <w:sz w:val="24"/>
                <w:szCs w:val="24"/>
              </w:rPr>
            </w:pPr>
            <w:del w:id="3505" w:author="Admin" w:date="2017-09-18T11:49:00Z">
              <w:r w:rsidDel="00F514CF">
                <w:rPr>
                  <w:rFonts w:cs="Times New Roman"/>
                  <w:b/>
                  <w:sz w:val="24"/>
                  <w:szCs w:val="24"/>
                </w:rPr>
                <w:delText>STT</w:delText>
              </w:r>
              <w:bookmarkStart w:id="3506" w:name="_Toc493510963"/>
              <w:bookmarkStart w:id="3507" w:name="_Toc493626948"/>
              <w:bookmarkStart w:id="3508" w:name="_Toc494461334"/>
              <w:bookmarkEnd w:id="3506"/>
              <w:bookmarkEnd w:id="3507"/>
              <w:bookmarkEnd w:id="3508"/>
            </w:del>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B30B241" w14:textId="2C172F04" w:rsidR="00896B3B" w:rsidRPr="00835288" w:rsidDel="00F514CF" w:rsidRDefault="00896B3B" w:rsidP="00896B3B">
            <w:pPr>
              <w:spacing w:before="240"/>
              <w:jc w:val="center"/>
              <w:rPr>
                <w:del w:id="3509" w:author="Admin" w:date="2017-09-18T11:49:00Z"/>
                <w:rFonts w:cs="Times New Roman"/>
                <w:b/>
                <w:sz w:val="24"/>
                <w:szCs w:val="24"/>
              </w:rPr>
            </w:pPr>
            <w:del w:id="3510" w:author="Admin" w:date="2017-09-18T11:49:00Z">
              <w:r w:rsidRPr="00835288" w:rsidDel="00F514CF">
                <w:rPr>
                  <w:rFonts w:cs="Times New Roman"/>
                  <w:b/>
                  <w:sz w:val="24"/>
                  <w:szCs w:val="24"/>
                </w:rPr>
                <w:delText>Tên trường dữ liệu</w:delText>
              </w:r>
              <w:bookmarkStart w:id="3511" w:name="_Toc493510964"/>
              <w:bookmarkStart w:id="3512" w:name="_Toc493626949"/>
              <w:bookmarkStart w:id="3513" w:name="_Toc494461335"/>
              <w:bookmarkEnd w:id="3511"/>
              <w:bookmarkEnd w:id="3512"/>
              <w:bookmarkEnd w:id="3513"/>
            </w:del>
          </w:p>
        </w:tc>
        <w:tc>
          <w:tcPr>
            <w:tcW w:w="27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6332966" w14:textId="107379B5" w:rsidR="00896B3B" w:rsidRPr="00835288" w:rsidDel="00F514CF" w:rsidRDefault="00896B3B" w:rsidP="00896B3B">
            <w:pPr>
              <w:spacing w:before="240"/>
              <w:jc w:val="center"/>
              <w:rPr>
                <w:del w:id="3514" w:author="Admin" w:date="2017-09-18T11:49:00Z"/>
                <w:rFonts w:cs="Times New Roman"/>
                <w:b/>
                <w:sz w:val="24"/>
                <w:szCs w:val="24"/>
              </w:rPr>
            </w:pPr>
            <w:del w:id="3515" w:author="Admin" w:date="2017-09-18T11:49:00Z">
              <w:r w:rsidRPr="00835288" w:rsidDel="00F514CF">
                <w:rPr>
                  <w:rFonts w:cs="Times New Roman"/>
                  <w:b/>
                  <w:sz w:val="24"/>
                  <w:szCs w:val="24"/>
                </w:rPr>
                <w:delText>Mô tả</w:delText>
              </w:r>
              <w:bookmarkStart w:id="3516" w:name="_Toc493510965"/>
              <w:bookmarkStart w:id="3517" w:name="_Toc493626950"/>
              <w:bookmarkStart w:id="3518" w:name="_Toc494461336"/>
              <w:bookmarkEnd w:id="3516"/>
              <w:bookmarkEnd w:id="3517"/>
              <w:bookmarkEnd w:id="3518"/>
            </w:del>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3C81A54" w14:textId="3910D2A5" w:rsidR="00896B3B" w:rsidRPr="00835288" w:rsidDel="00F514CF" w:rsidRDefault="00896B3B" w:rsidP="00896B3B">
            <w:pPr>
              <w:spacing w:before="240"/>
              <w:jc w:val="center"/>
              <w:rPr>
                <w:del w:id="3519" w:author="Admin" w:date="2017-09-18T11:49:00Z"/>
                <w:rFonts w:cs="Times New Roman"/>
                <w:b/>
                <w:sz w:val="24"/>
                <w:szCs w:val="24"/>
              </w:rPr>
            </w:pPr>
            <w:del w:id="3520" w:author="Admin" w:date="2017-09-18T11:49:00Z">
              <w:r w:rsidRPr="00835288" w:rsidDel="00F514CF">
                <w:rPr>
                  <w:rFonts w:cs="Times New Roman"/>
                  <w:b/>
                  <w:sz w:val="24"/>
                  <w:szCs w:val="24"/>
                </w:rPr>
                <w:delText>Kiểu dữ liệu</w:delText>
              </w:r>
              <w:bookmarkStart w:id="3521" w:name="_Toc493510966"/>
              <w:bookmarkStart w:id="3522" w:name="_Toc493626951"/>
              <w:bookmarkStart w:id="3523" w:name="_Toc494461337"/>
              <w:bookmarkEnd w:id="3521"/>
              <w:bookmarkEnd w:id="3522"/>
              <w:bookmarkEnd w:id="3523"/>
            </w:del>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EA6CE0D" w14:textId="7315D0FF" w:rsidR="00896B3B" w:rsidRPr="00835288" w:rsidDel="00F514CF" w:rsidRDefault="00896B3B" w:rsidP="00896B3B">
            <w:pPr>
              <w:spacing w:before="240"/>
              <w:jc w:val="center"/>
              <w:rPr>
                <w:del w:id="3524" w:author="Admin" w:date="2017-09-18T11:49:00Z"/>
                <w:rFonts w:cs="Times New Roman"/>
                <w:b/>
                <w:sz w:val="24"/>
                <w:szCs w:val="24"/>
              </w:rPr>
            </w:pPr>
            <w:del w:id="3525" w:author="Admin" w:date="2017-09-18T11:49:00Z">
              <w:r w:rsidDel="00F514CF">
                <w:rPr>
                  <w:rFonts w:cs="Times New Roman"/>
                  <w:b/>
                  <w:sz w:val="24"/>
                  <w:szCs w:val="24"/>
                </w:rPr>
                <w:delText>Độ dài</w:delText>
              </w:r>
              <w:bookmarkStart w:id="3526" w:name="_Toc493510967"/>
              <w:bookmarkStart w:id="3527" w:name="_Toc493626952"/>
              <w:bookmarkStart w:id="3528" w:name="_Toc494461338"/>
              <w:bookmarkEnd w:id="3526"/>
              <w:bookmarkEnd w:id="3527"/>
              <w:bookmarkEnd w:id="3528"/>
            </w:del>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03B91C7" w14:textId="26FFC8F0" w:rsidR="00896B3B" w:rsidRPr="00835288" w:rsidDel="00F514CF" w:rsidRDefault="00896B3B" w:rsidP="00896B3B">
            <w:pPr>
              <w:spacing w:before="240"/>
              <w:jc w:val="center"/>
              <w:rPr>
                <w:del w:id="3529" w:author="Admin" w:date="2017-09-18T11:49:00Z"/>
                <w:rFonts w:cs="Times New Roman"/>
                <w:b/>
                <w:sz w:val="24"/>
                <w:szCs w:val="24"/>
              </w:rPr>
            </w:pPr>
            <w:del w:id="3530" w:author="Admin" w:date="2017-09-18T11:49:00Z">
              <w:r w:rsidRPr="00835288" w:rsidDel="00F514CF">
                <w:rPr>
                  <w:rFonts w:cs="Times New Roman"/>
                  <w:b/>
                  <w:sz w:val="24"/>
                  <w:szCs w:val="24"/>
                </w:rPr>
                <w:delText>Bắt buộc</w:delText>
              </w:r>
              <w:bookmarkStart w:id="3531" w:name="_Toc493510968"/>
              <w:bookmarkStart w:id="3532" w:name="_Toc493626953"/>
              <w:bookmarkStart w:id="3533" w:name="_Toc494461339"/>
              <w:bookmarkEnd w:id="3531"/>
              <w:bookmarkEnd w:id="3532"/>
              <w:bookmarkEnd w:id="3533"/>
            </w:del>
          </w:p>
        </w:tc>
        <w:tc>
          <w:tcPr>
            <w:tcW w:w="12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8545CF5" w14:textId="3DCC743B" w:rsidR="00896B3B" w:rsidRPr="00835288" w:rsidDel="00F514CF" w:rsidRDefault="00896B3B" w:rsidP="00896B3B">
            <w:pPr>
              <w:spacing w:before="240"/>
              <w:jc w:val="center"/>
              <w:rPr>
                <w:del w:id="3534" w:author="Admin" w:date="2017-09-18T11:49:00Z"/>
                <w:rFonts w:cs="Times New Roman"/>
                <w:b/>
                <w:sz w:val="24"/>
                <w:szCs w:val="24"/>
              </w:rPr>
            </w:pPr>
            <w:del w:id="3535" w:author="Admin" w:date="2017-09-18T11:49:00Z">
              <w:r w:rsidRPr="00835288" w:rsidDel="00F514CF">
                <w:rPr>
                  <w:rFonts w:cs="Times New Roman"/>
                  <w:b/>
                  <w:sz w:val="24"/>
                  <w:szCs w:val="24"/>
                </w:rPr>
                <w:delText>Ghi chú</w:delText>
              </w:r>
              <w:bookmarkStart w:id="3536" w:name="_Toc493510969"/>
              <w:bookmarkStart w:id="3537" w:name="_Toc493626954"/>
              <w:bookmarkStart w:id="3538" w:name="_Toc494461340"/>
              <w:bookmarkEnd w:id="3536"/>
              <w:bookmarkEnd w:id="3537"/>
              <w:bookmarkEnd w:id="3538"/>
            </w:del>
          </w:p>
        </w:tc>
        <w:bookmarkStart w:id="3539" w:name="_Toc493510970"/>
        <w:bookmarkStart w:id="3540" w:name="_Toc493626955"/>
        <w:bookmarkStart w:id="3541" w:name="_Toc494461341"/>
        <w:bookmarkEnd w:id="3539"/>
        <w:bookmarkEnd w:id="3540"/>
        <w:bookmarkEnd w:id="3541"/>
      </w:tr>
      <w:tr w:rsidR="00896B3B" w:rsidRPr="00835288" w:rsidDel="00F514CF" w14:paraId="72C8576D" w14:textId="7404161B" w:rsidTr="00896B3B">
        <w:trPr>
          <w:trHeight w:val="346"/>
          <w:del w:id="3542" w:author="Admin" w:date="2017-09-18T11:49:00Z"/>
        </w:trPr>
        <w:tc>
          <w:tcPr>
            <w:tcW w:w="900" w:type="dxa"/>
            <w:tcBorders>
              <w:top w:val="single" w:sz="4" w:space="0" w:color="000000"/>
              <w:left w:val="single" w:sz="4" w:space="0" w:color="000000"/>
              <w:bottom w:val="single" w:sz="4" w:space="0" w:color="000000"/>
              <w:right w:val="single" w:sz="4" w:space="0" w:color="000000"/>
            </w:tcBorders>
            <w:vAlign w:val="center"/>
          </w:tcPr>
          <w:p w14:paraId="36CD63EC" w14:textId="2E58455E" w:rsidR="00896B3B" w:rsidRPr="00896B3B" w:rsidDel="00F514CF" w:rsidRDefault="00896B3B" w:rsidP="00742467">
            <w:pPr>
              <w:pStyle w:val="ListParagraph"/>
              <w:numPr>
                <w:ilvl w:val="0"/>
                <w:numId w:val="63"/>
              </w:numPr>
              <w:spacing w:after="0" w:line="26" w:lineRule="atLeast"/>
              <w:jc w:val="left"/>
              <w:rPr>
                <w:del w:id="3543" w:author="Admin" w:date="2017-09-18T11:49:00Z"/>
                <w:rFonts w:cs="Times New Roman"/>
                <w:color w:val="000000"/>
                <w:sz w:val="24"/>
                <w:szCs w:val="24"/>
              </w:rPr>
            </w:pPr>
            <w:bookmarkStart w:id="3544" w:name="_Toc493510971"/>
            <w:bookmarkStart w:id="3545" w:name="_Toc493626956"/>
            <w:bookmarkStart w:id="3546" w:name="_Toc494461342"/>
            <w:bookmarkEnd w:id="3544"/>
            <w:bookmarkEnd w:id="3545"/>
            <w:bookmarkEnd w:id="3546"/>
          </w:p>
        </w:tc>
        <w:tc>
          <w:tcPr>
            <w:tcW w:w="1800" w:type="dxa"/>
            <w:tcBorders>
              <w:top w:val="single" w:sz="4" w:space="0" w:color="000000"/>
              <w:left w:val="single" w:sz="4" w:space="0" w:color="000000"/>
              <w:bottom w:val="single" w:sz="4" w:space="0" w:color="000000"/>
              <w:right w:val="single" w:sz="4" w:space="0" w:color="000000"/>
            </w:tcBorders>
            <w:vAlign w:val="center"/>
          </w:tcPr>
          <w:p w14:paraId="6CAF839A" w14:textId="7D1F16CB" w:rsidR="00896B3B" w:rsidRPr="00835288" w:rsidDel="00F514CF" w:rsidRDefault="00896B3B" w:rsidP="00896B3B">
            <w:pPr>
              <w:spacing w:after="0" w:line="26" w:lineRule="atLeast"/>
              <w:jc w:val="left"/>
              <w:rPr>
                <w:del w:id="3547" w:author="Admin" w:date="2017-09-18T11:49:00Z"/>
                <w:rFonts w:cs="Times New Roman"/>
                <w:color w:val="000000"/>
                <w:sz w:val="24"/>
                <w:szCs w:val="24"/>
              </w:rPr>
            </w:pPr>
            <w:del w:id="3548" w:author="Admin" w:date="2017-09-18T11:49:00Z">
              <w:r w:rsidDel="00F514CF">
                <w:rPr>
                  <w:rFonts w:cs="Times New Roman"/>
                  <w:color w:val="000000"/>
                  <w:sz w:val="24"/>
                  <w:szCs w:val="24"/>
                </w:rPr>
                <w:delText>Nhóm năng lực</w:delText>
              </w:r>
              <w:bookmarkStart w:id="3549" w:name="_Toc493510972"/>
              <w:bookmarkStart w:id="3550" w:name="_Toc493626957"/>
              <w:bookmarkStart w:id="3551" w:name="_Toc494461343"/>
              <w:bookmarkEnd w:id="3549"/>
              <w:bookmarkEnd w:id="3550"/>
              <w:bookmarkEnd w:id="3551"/>
            </w:del>
          </w:p>
        </w:tc>
        <w:tc>
          <w:tcPr>
            <w:tcW w:w="2790" w:type="dxa"/>
            <w:tcBorders>
              <w:top w:val="single" w:sz="4" w:space="0" w:color="000000"/>
              <w:left w:val="single" w:sz="4" w:space="0" w:color="000000"/>
              <w:bottom w:val="single" w:sz="4" w:space="0" w:color="000000"/>
              <w:right w:val="single" w:sz="4" w:space="0" w:color="000000"/>
            </w:tcBorders>
            <w:vAlign w:val="center"/>
          </w:tcPr>
          <w:p w14:paraId="2458A947" w14:textId="06938033" w:rsidR="00896B3B" w:rsidRPr="00835288" w:rsidDel="00F514CF" w:rsidRDefault="00896B3B" w:rsidP="00896B3B">
            <w:pPr>
              <w:spacing w:after="0" w:line="26" w:lineRule="atLeast"/>
              <w:jc w:val="left"/>
              <w:rPr>
                <w:del w:id="3552" w:author="Admin" w:date="2017-09-18T11:49:00Z"/>
                <w:rFonts w:cs="Times New Roman"/>
                <w:color w:val="000000"/>
                <w:sz w:val="24"/>
                <w:szCs w:val="24"/>
              </w:rPr>
            </w:pPr>
            <w:del w:id="3553" w:author="Admin" w:date="2017-09-18T11:49:00Z">
              <w:r w:rsidDel="00F514CF">
                <w:rPr>
                  <w:rFonts w:cs="Times New Roman"/>
                  <w:color w:val="000000"/>
                  <w:sz w:val="24"/>
                  <w:szCs w:val="24"/>
                </w:rPr>
                <w:delText>Hiển thị danh sách nhóm năng lực để chọn</w:delText>
              </w:r>
              <w:bookmarkStart w:id="3554" w:name="_Toc493510973"/>
              <w:bookmarkStart w:id="3555" w:name="_Toc493626958"/>
              <w:bookmarkStart w:id="3556" w:name="_Toc494461344"/>
              <w:bookmarkEnd w:id="3554"/>
              <w:bookmarkEnd w:id="3555"/>
              <w:bookmarkEnd w:id="3556"/>
            </w:del>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7862C5DB" w14:textId="03832A8D" w:rsidR="00896B3B" w:rsidRPr="00835288" w:rsidDel="00F514CF" w:rsidRDefault="00896B3B" w:rsidP="00896B3B">
            <w:pPr>
              <w:spacing w:before="240"/>
              <w:jc w:val="center"/>
              <w:rPr>
                <w:del w:id="3557" w:author="Admin" w:date="2017-09-18T11:49:00Z"/>
                <w:rFonts w:cs="Times New Roman"/>
                <w:sz w:val="24"/>
                <w:szCs w:val="24"/>
              </w:rPr>
            </w:pPr>
            <w:del w:id="3558" w:author="Admin" w:date="2017-09-18T11:49:00Z">
              <w:r w:rsidDel="00F514CF">
                <w:rPr>
                  <w:rFonts w:cs="Times New Roman"/>
                  <w:sz w:val="24"/>
                  <w:szCs w:val="24"/>
                </w:rPr>
                <w:delText>Chọn một</w:delText>
              </w:r>
              <w:bookmarkStart w:id="3559" w:name="_Toc493510974"/>
              <w:bookmarkStart w:id="3560" w:name="_Toc493626959"/>
              <w:bookmarkStart w:id="3561" w:name="_Toc494461345"/>
              <w:bookmarkEnd w:id="3559"/>
              <w:bookmarkEnd w:id="3560"/>
              <w:bookmarkEnd w:id="3561"/>
            </w:del>
          </w:p>
        </w:tc>
        <w:tc>
          <w:tcPr>
            <w:tcW w:w="900" w:type="dxa"/>
            <w:tcBorders>
              <w:top w:val="single" w:sz="4" w:space="0" w:color="000000"/>
              <w:left w:val="single" w:sz="4" w:space="0" w:color="000000"/>
              <w:bottom w:val="single" w:sz="4" w:space="0" w:color="000000"/>
              <w:right w:val="single" w:sz="4" w:space="0" w:color="000000"/>
            </w:tcBorders>
            <w:vAlign w:val="center"/>
          </w:tcPr>
          <w:p w14:paraId="004D6430" w14:textId="5A041712" w:rsidR="00896B3B" w:rsidRPr="00835288" w:rsidDel="00F514CF" w:rsidRDefault="00896B3B" w:rsidP="00896B3B">
            <w:pPr>
              <w:spacing w:before="240"/>
              <w:jc w:val="center"/>
              <w:rPr>
                <w:del w:id="3562" w:author="Admin" w:date="2017-09-18T11:49:00Z"/>
                <w:rFonts w:cs="Times New Roman"/>
                <w:sz w:val="24"/>
                <w:szCs w:val="24"/>
              </w:rPr>
            </w:pPr>
            <w:bookmarkStart w:id="3563" w:name="_Toc493510975"/>
            <w:bookmarkStart w:id="3564" w:name="_Toc493626960"/>
            <w:bookmarkStart w:id="3565" w:name="_Toc494461346"/>
            <w:bookmarkEnd w:id="3563"/>
            <w:bookmarkEnd w:id="3564"/>
            <w:bookmarkEnd w:id="3565"/>
          </w:p>
        </w:tc>
        <w:tc>
          <w:tcPr>
            <w:tcW w:w="900" w:type="dxa"/>
            <w:tcBorders>
              <w:top w:val="single" w:sz="4" w:space="0" w:color="000000"/>
              <w:left w:val="single" w:sz="4" w:space="0" w:color="000000"/>
              <w:bottom w:val="single" w:sz="4" w:space="0" w:color="000000"/>
              <w:right w:val="single" w:sz="4" w:space="0" w:color="000000"/>
            </w:tcBorders>
            <w:vAlign w:val="center"/>
          </w:tcPr>
          <w:p w14:paraId="34094235" w14:textId="69F6020D" w:rsidR="00896B3B" w:rsidRPr="00835288" w:rsidDel="00F514CF" w:rsidRDefault="00896B3B" w:rsidP="00896B3B">
            <w:pPr>
              <w:spacing w:before="240"/>
              <w:jc w:val="center"/>
              <w:rPr>
                <w:del w:id="3566" w:author="Admin" w:date="2017-09-18T11:49:00Z"/>
                <w:rFonts w:cs="Times New Roman"/>
                <w:sz w:val="24"/>
                <w:szCs w:val="24"/>
              </w:rPr>
            </w:pPr>
            <w:del w:id="3567" w:author="Admin" w:date="2017-09-18T11:49:00Z">
              <w:r w:rsidRPr="00835288" w:rsidDel="00F514CF">
                <w:rPr>
                  <w:rFonts w:cs="Times New Roman"/>
                  <w:sz w:val="24"/>
                  <w:szCs w:val="24"/>
                </w:rPr>
                <w:delText>Có</w:delText>
              </w:r>
              <w:bookmarkStart w:id="3568" w:name="_Toc493510976"/>
              <w:bookmarkStart w:id="3569" w:name="_Toc493626961"/>
              <w:bookmarkStart w:id="3570" w:name="_Toc494461347"/>
              <w:bookmarkEnd w:id="3568"/>
              <w:bookmarkEnd w:id="3569"/>
              <w:bookmarkEnd w:id="3570"/>
            </w:del>
          </w:p>
        </w:tc>
        <w:tc>
          <w:tcPr>
            <w:tcW w:w="1260" w:type="dxa"/>
            <w:tcBorders>
              <w:top w:val="single" w:sz="4" w:space="0" w:color="000000"/>
              <w:left w:val="single" w:sz="4" w:space="0" w:color="000000"/>
              <w:bottom w:val="single" w:sz="4" w:space="0" w:color="000000"/>
              <w:right w:val="single" w:sz="4" w:space="0" w:color="000000"/>
            </w:tcBorders>
            <w:vAlign w:val="center"/>
          </w:tcPr>
          <w:p w14:paraId="623DAAA5" w14:textId="1DB997DF" w:rsidR="00896B3B" w:rsidRPr="00835288" w:rsidDel="00F514CF" w:rsidRDefault="00896B3B" w:rsidP="00896B3B">
            <w:pPr>
              <w:spacing w:before="240"/>
              <w:jc w:val="left"/>
              <w:rPr>
                <w:del w:id="3571" w:author="Admin" w:date="2017-09-18T11:49:00Z"/>
                <w:rFonts w:cs="Times New Roman"/>
                <w:sz w:val="24"/>
                <w:szCs w:val="24"/>
              </w:rPr>
            </w:pPr>
            <w:bookmarkStart w:id="3572" w:name="_Toc493510977"/>
            <w:bookmarkStart w:id="3573" w:name="_Toc493626962"/>
            <w:bookmarkStart w:id="3574" w:name="_Toc494461348"/>
            <w:bookmarkEnd w:id="3572"/>
            <w:bookmarkEnd w:id="3573"/>
            <w:bookmarkEnd w:id="3574"/>
          </w:p>
        </w:tc>
        <w:bookmarkStart w:id="3575" w:name="_Toc493510978"/>
        <w:bookmarkStart w:id="3576" w:name="_Toc493626963"/>
        <w:bookmarkStart w:id="3577" w:name="_Toc494461349"/>
        <w:bookmarkEnd w:id="3575"/>
        <w:bookmarkEnd w:id="3576"/>
        <w:bookmarkEnd w:id="3577"/>
      </w:tr>
      <w:tr w:rsidR="00896B3B" w:rsidRPr="00835288" w:rsidDel="00F514CF" w14:paraId="4C3986F6" w14:textId="74B66246" w:rsidTr="00896B3B">
        <w:trPr>
          <w:trHeight w:val="346"/>
          <w:del w:id="3578" w:author="Admin" w:date="2017-09-18T11:49:00Z"/>
        </w:trPr>
        <w:tc>
          <w:tcPr>
            <w:tcW w:w="900" w:type="dxa"/>
            <w:tcBorders>
              <w:top w:val="single" w:sz="4" w:space="0" w:color="000000"/>
              <w:left w:val="single" w:sz="4" w:space="0" w:color="000000"/>
              <w:bottom w:val="single" w:sz="4" w:space="0" w:color="000000"/>
              <w:right w:val="single" w:sz="4" w:space="0" w:color="000000"/>
            </w:tcBorders>
            <w:vAlign w:val="center"/>
          </w:tcPr>
          <w:p w14:paraId="28AF2026" w14:textId="5BD110AE" w:rsidR="00896B3B" w:rsidRPr="00896B3B" w:rsidDel="00F514CF" w:rsidRDefault="00896B3B" w:rsidP="00742467">
            <w:pPr>
              <w:pStyle w:val="ListParagraph"/>
              <w:numPr>
                <w:ilvl w:val="0"/>
                <w:numId w:val="63"/>
              </w:numPr>
              <w:spacing w:after="0" w:line="26" w:lineRule="atLeast"/>
              <w:jc w:val="left"/>
              <w:rPr>
                <w:del w:id="3579" w:author="Admin" w:date="2017-09-18T11:49:00Z"/>
                <w:rFonts w:cs="Times New Roman"/>
                <w:color w:val="000000"/>
                <w:sz w:val="24"/>
                <w:szCs w:val="24"/>
              </w:rPr>
            </w:pPr>
            <w:bookmarkStart w:id="3580" w:name="_Toc493510979"/>
            <w:bookmarkStart w:id="3581" w:name="_Toc493626964"/>
            <w:bookmarkStart w:id="3582" w:name="_Toc494461350"/>
            <w:bookmarkEnd w:id="3580"/>
            <w:bookmarkEnd w:id="3581"/>
            <w:bookmarkEnd w:id="3582"/>
          </w:p>
        </w:tc>
        <w:tc>
          <w:tcPr>
            <w:tcW w:w="1800" w:type="dxa"/>
            <w:tcBorders>
              <w:top w:val="single" w:sz="4" w:space="0" w:color="000000"/>
              <w:left w:val="single" w:sz="4" w:space="0" w:color="000000"/>
              <w:bottom w:val="single" w:sz="4" w:space="0" w:color="000000"/>
              <w:right w:val="single" w:sz="4" w:space="0" w:color="000000"/>
            </w:tcBorders>
            <w:vAlign w:val="center"/>
          </w:tcPr>
          <w:p w14:paraId="3EB9A880" w14:textId="7E79BB40" w:rsidR="00896B3B" w:rsidDel="00F514CF" w:rsidRDefault="00896B3B" w:rsidP="00896B3B">
            <w:pPr>
              <w:spacing w:after="0" w:line="26" w:lineRule="atLeast"/>
              <w:jc w:val="left"/>
              <w:rPr>
                <w:del w:id="3583" w:author="Admin" w:date="2017-09-18T11:49:00Z"/>
                <w:rFonts w:cs="Times New Roman"/>
                <w:color w:val="000000"/>
                <w:sz w:val="24"/>
                <w:szCs w:val="24"/>
              </w:rPr>
            </w:pPr>
            <w:del w:id="3584" w:author="Admin" w:date="2017-09-18T11:49:00Z">
              <w:r w:rsidDel="00F514CF">
                <w:rPr>
                  <w:rFonts w:cs="Times New Roman"/>
                  <w:color w:val="000000"/>
                  <w:sz w:val="24"/>
                  <w:szCs w:val="24"/>
                </w:rPr>
                <w:delText>Mã năng lực</w:delText>
              </w:r>
              <w:bookmarkStart w:id="3585" w:name="_Toc493510980"/>
              <w:bookmarkStart w:id="3586" w:name="_Toc493626965"/>
              <w:bookmarkStart w:id="3587" w:name="_Toc494461351"/>
              <w:bookmarkEnd w:id="3585"/>
              <w:bookmarkEnd w:id="3586"/>
              <w:bookmarkEnd w:id="3587"/>
            </w:del>
          </w:p>
        </w:tc>
        <w:tc>
          <w:tcPr>
            <w:tcW w:w="2790" w:type="dxa"/>
            <w:tcBorders>
              <w:top w:val="single" w:sz="4" w:space="0" w:color="000000"/>
              <w:left w:val="single" w:sz="4" w:space="0" w:color="000000"/>
              <w:bottom w:val="single" w:sz="4" w:space="0" w:color="000000"/>
              <w:right w:val="single" w:sz="4" w:space="0" w:color="000000"/>
            </w:tcBorders>
            <w:vAlign w:val="center"/>
          </w:tcPr>
          <w:p w14:paraId="73820CF7" w14:textId="1F117080" w:rsidR="00896B3B" w:rsidDel="00F514CF" w:rsidRDefault="00896B3B" w:rsidP="00896B3B">
            <w:pPr>
              <w:spacing w:after="0" w:line="26" w:lineRule="atLeast"/>
              <w:jc w:val="left"/>
              <w:rPr>
                <w:del w:id="3588" w:author="Admin" w:date="2017-09-18T11:49:00Z"/>
                <w:rFonts w:cs="Times New Roman"/>
                <w:color w:val="000000"/>
                <w:sz w:val="24"/>
                <w:szCs w:val="24"/>
              </w:rPr>
            </w:pPr>
            <w:del w:id="3589" w:author="Admin" w:date="2017-09-18T11:49:00Z">
              <w:r w:rsidDel="00F514CF">
                <w:rPr>
                  <w:rFonts w:cs="Times New Roman"/>
                  <w:color w:val="000000"/>
                  <w:sz w:val="24"/>
                  <w:szCs w:val="24"/>
                </w:rPr>
                <w:delText>Ký hiệu của năng lực</w:delText>
              </w:r>
              <w:bookmarkStart w:id="3590" w:name="_Toc493510981"/>
              <w:bookmarkStart w:id="3591" w:name="_Toc493626966"/>
              <w:bookmarkStart w:id="3592" w:name="_Toc494461352"/>
              <w:bookmarkEnd w:id="3590"/>
              <w:bookmarkEnd w:id="3591"/>
              <w:bookmarkEnd w:id="3592"/>
            </w:del>
          </w:p>
        </w:tc>
        <w:tc>
          <w:tcPr>
            <w:tcW w:w="990" w:type="dxa"/>
            <w:tcBorders>
              <w:top w:val="single" w:sz="4" w:space="0" w:color="000000"/>
              <w:left w:val="single" w:sz="4" w:space="0" w:color="000000"/>
              <w:bottom w:val="single" w:sz="4" w:space="0" w:color="000000"/>
              <w:right w:val="single" w:sz="4" w:space="0" w:color="000000"/>
            </w:tcBorders>
            <w:vAlign w:val="center"/>
          </w:tcPr>
          <w:p w14:paraId="5F385118" w14:textId="7B15A7DA" w:rsidR="00896B3B" w:rsidDel="00F514CF" w:rsidRDefault="00896B3B" w:rsidP="00896B3B">
            <w:pPr>
              <w:spacing w:before="240"/>
              <w:jc w:val="center"/>
              <w:rPr>
                <w:del w:id="3593" w:author="Admin" w:date="2017-09-18T11:49:00Z"/>
                <w:rFonts w:cs="Times New Roman"/>
                <w:sz w:val="24"/>
                <w:szCs w:val="24"/>
              </w:rPr>
            </w:pPr>
            <w:del w:id="3594" w:author="Admin" w:date="2017-09-18T11:49:00Z">
              <w:r w:rsidDel="00F514CF">
                <w:rPr>
                  <w:rFonts w:cs="Times New Roman"/>
                  <w:sz w:val="24"/>
                  <w:szCs w:val="24"/>
                </w:rPr>
                <w:delText>Ký tự</w:delText>
              </w:r>
              <w:bookmarkStart w:id="3595" w:name="_Toc493510982"/>
              <w:bookmarkStart w:id="3596" w:name="_Toc493626967"/>
              <w:bookmarkStart w:id="3597" w:name="_Toc494461353"/>
              <w:bookmarkEnd w:id="3595"/>
              <w:bookmarkEnd w:id="3596"/>
              <w:bookmarkEnd w:id="3597"/>
            </w:del>
          </w:p>
        </w:tc>
        <w:tc>
          <w:tcPr>
            <w:tcW w:w="900" w:type="dxa"/>
            <w:tcBorders>
              <w:top w:val="single" w:sz="4" w:space="0" w:color="000000"/>
              <w:left w:val="single" w:sz="4" w:space="0" w:color="000000"/>
              <w:bottom w:val="single" w:sz="4" w:space="0" w:color="000000"/>
              <w:right w:val="single" w:sz="4" w:space="0" w:color="000000"/>
            </w:tcBorders>
            <w:vAlign w:val="center"/>
          </w:tcPr>
          <w:p w14:paraId="0E8BFF2E" w14:textId="08D54FBC" w:rsidR="00896B3B" w:rsidRPr="00835288" w:rsidDel="00F514CF" w:rsidRDefault="00896B3B" w:rsidP="00896B3B">
            <w:pPr>
              <w:spacing w:before="240"/>
              <w:jc w:val="center"/>
              <w:rPr>
                <w:del w:id="3598" w:author="Admin" w:date="2017-09-18T11:49:00Z"/>
                <w:rFonts w:cs="Times New Roman"/>
                <w:sz w:val="24"/>
                <w:szCs w:val="24"/>
              </w:rPr>
            </w:pPr>
            <w:bookmarkStart w:id="3599" w:name="_Toc493510983"/>
            <w:bookmarkStart w:id="3600" w:name="_Toc493626968"/>
            <w:bookmarkStart w:id="3601" w:name="_Toc494461354"/>
            <w:bookmarkEnd w:id="3599"/>
            <w:bookmarkEnd w:id="3600"/>
            <w:bookmarkEnd w:id="3601"/>
          </w:p>
        </w:tc>
        <w:tc>
          <w:tcPr>
            <w:tcW w:w="900" w:type="dxa"/>
            <w:tcBorders>
              <w:top w:val="single" w:sz="4" w:space="0" w:color="000000"/>
              <w:left w:val="single" w:sz="4" w:space="0" w:color="000000"/>
              <w:bottom w:val="single" w:sz="4" w:space="0" w:color="000000"/>
              <w:right w:val="single" w:sz="4" w:space="0" w:color="000000"/>
            </w:tcBorders>
            <w:vAlign w:val="center"/>
          </w:tcPr>
          <w:p w14:paraId="2BC94C0C" w14:textId="63C3A06E" w:rsidR="00896B3B" w:rsidRPr="00835288" w:rsidDel="00F514CF" w:rsidRDefault="00896B3B" w:rsidP="00896B3B">
            <w:pPr>
              <w:spacing w:before="240"/>
              <w:jc w:val="center"/>
              <w:rPr>
                <w:del w:id="3602" w:author="Admin" w:date="2017-09-18T11:49:00Z"/>
                <w:rFonts w:cs="Times New Roman"/>
                <w:sz w:val="24"/>
                <w:szCs w:val="24"/>
              </w:rPr>
            </w:pPr>
            <w:del w:id="3603" w:author="Admin" w:date="2017-09-18T11:49:00Z">
              <w:r w:rsidDel="00F514CF">
                <w:rPr>
                  <w:rFonts w:cs="Times New Roman"/>
                  <w:sz w:val="24"/>
                  <w:szCs w:val="24"/>
                </w:rPr>
                <w:delText>Có</w:delText>
              </w:r>
              <w:bookmarkStart w:id="3604" w:name="_Toc493510984"/>
              <w:bookmarkStart w:id="3605" w:name="_Toc493626969"/>
              <w:bookmarkStart w:id="3606" w:name="_Toc494461355"/>
              <w:bookmarkEnd w:id="3604"/>
              <w:bookmarkEnd w:id="3605"/>
              <w:bookmarkEnd w:id="3606"/>
            </w:del>
          </w:p>
        </w:tc>
        <w:tc>
          <w:tcPr>
            <w:tcW w:w="1260" w:type="dxa"/>
            <w:tcBorders>
              <w:top w:val="single" w:sz="4" w:space="0" w:color="000000"/>
              <w:left w:val="single" w:sz="4" w:space="0" w:color="000000"/>
              <w:bottom w:val="single" w:sz="4" w:space="0" w:color="000000"/>
              <w:right w:val="single" w:sz="4" w:space="0" w:color="000000"/>
            </w:tcBorders>
            <w:vAlign w:val="center"/>
          </w:tcPr>
          <w:p w14:paraId="64773502" w14:textId="62EE8D7A" w:rsidR="00896B3B" w:rsidRPr="00835288" w:rsidDel="00F514CF" w:rsidRDefault="00896B3B" w:rsidP="00896B3B">
            <w:pPr>
              <w:spacing w:before="240"/>
              <w:jc w:val="left"/>
              <w:rPr>
                <w:del w:id="3607" w:author="Admin" w:date="2017-09-18T11:49:00Z"/>
                <w:rFonts w:cs="Times New Roman"/>
                <w:sz w:val="24"/>
                <w:szCs w:val="24"/>
              </w:rPr>
            </w:pPr>
            <w:bookmarkStart w:id="3608" w:name="_Toc493510985"/>
            <w:bookmarkStart w:id="3609" w:name="_Toc493626970"/>
            <w:bookmarkStart w:id="3610" w:name="_Toc494461356"/>
            <w:bookmarkEnd w:id="3608"/>
            <w:bookmarkEnd w:id="3609"/>
            <w:bookmarkEnd w:id="3610"/>
          </w:p>
        </w:tc>
        <w:bookmarkStart w:id="3611" w:name="_Toc493510986"/>
        <w:bookmarkStart w:id="3612" w:name="_Toc493626971"/>
        <w:bookmarkStart w:id="3613" w:name="_Toc494461357"/>
        <w:bookmarkEnd w:id="3611"/>
        <w:bookmarkEnd w:id="3612"/>
        <w:bookmarkEnd w:id="3613"/>
      </w:tr>
      <w:tr w:rsidR="00896B3B" w:rsidRPr="00835288" w:rsidDel="00F514CF" w14:paraId="3DFC5BE8" w14:textId="5929C526" w:rsidTr="00896B3B">
        <w:trPr>
          <w:trHeight w:val="286"/>
          <w:del w:id="3614" w:author="Admin" w:date="2017-09-18T11:49:00Z"/>
        </w:trPr>
        <w:tc>
          <w:tcPr>
            <w:tcW w:w="900" w:type="dxa"/>
            <w:tcBorders>
              <w:top w:val="single" w:sz="4" w:space="0" w:color="000000"/>
              <w:left w:val="single" w:sz="4" w:space="0" w:color="000000"/>
              <w:bottom w:val="single" w:sz="4" w:space="0" w:color="000000"/>
              <w:right w:val="single" w:sz="4" w:space="0" w:color="000000"/>
            </w:tcBorders>
            <w:vAlign w:val="center"/>
          </w:tcPr>
          <w:p w14:paraId="48DBAD35" w14:textId="13E51949" w:rsidR="00896B3B" w:rsidRPr="00896B3B" w:rsidDel="00F514CF" w:rsidRDefault="00896B3B" w:rsidP="00742467">
            <w:pPr>
              <w:pStyle w:val="ListParagraph"/>
              <w:numPr>
                <w:ilvl w:val="0"/>
                <w:numId w:val="63"/>
              </w:numPr>
              <w:spacing w:after="0" w:line="26" w:lineRule="atLeast"/>
              <w:jc w:val="left"/>
              <w:rPr>
                <w:del w:id="3615" w:author="Admin" w:date="2017-09-18T11:49:00Z"/>
                <w:rFonts w:cs="Times New Roman"/>
                <w:color w:val="000000"/>
                <w:sz w:val="24"/>
                <w:szCs w:val="24"/>
              </w:rPr>
            </w:pPr>
            <w:bookmarkStart w:id="3616" w:name="_Toc493510987"/>
            <w:bookmarkStart w:id="3617" w:name="_Toc493626972"/>
            <w:bookmarkStart w:id="3618" w:name="_Toc494461358"/>
            <w:bookmarkEnd w:id="3616"/>
            <w:bookmarkEnd w:id="3617"/>
            <w:bookmarkEnd w:id="3618"/>
          </w:p>
        </w:tc>
        <w:tc>
          <w:tcPr>
            <w:tcW w:w="1800" w:type="dxa"/>
            <w:tcBorders>
              <w:top w:val="single" w:sz="4" w:space="0" w:color="000000"/>
              <w:left w:val="single" w:sz="4" w:space="0" w:color="000000"/>
              <w:bottom w:val="single" w:sz="4" w:space="0" w:color="000000"/>
              <w:right w:val="single" w:sz="4" w:space="0" w:color="000000"/>
            </w:tcBorders>
            <w:vAlign w:val="center"/>
          </w:tcPr>
          <w:p w14:paraId="27CB3AE9" w14:textId="5D14AE88" w:rsidR="00896B3B" w:rsidRPr="00835288" w:rsidDel="00F514CF" w:rsidRDefault="00896B3B" w:rsidP="00896B3B">
            <w:pPr>
              <w:spacing w:after="0" w:line="26" w:lineRule="atLeast"/>
              <w:jc w:val="left"/>
              <w:rPr>
                <w:del w:id="3619" w:author="Admin" w:date="2017-09-18T11:49:00Z"/>
                <w:rFonts w:cs="Times New Roman"/>
                <w:color w:val="000000"/>
                <w:sz w:val="24"/>
                <w:szCs w:val="24"/>
              </w:rPr>
            </w:pPr>
            <w:del w:id="3620" w:author="Admin" w:date="2017-09-18T11:49:00Z">
              <w:r w:rsidDel="00F514CF">
                <w:rPr>
                  <w:rFonts w:cs="Times New Roman"/>
                  <w:color w:val="000000"/>
                  <w:sz w:val="24"/>
                  <w:szCs w:val="24"/>
                </w:rPr>
                <w:delText>Tên năng lực</w:delText>
              </w:r>
              <w:bookmarkStart w:id="3621" w:name="_Toc493510988"/>
              <w:bookmarkStart w:id="3622" w:name="_Toc493626973"/>
              <w:bookmarkStart w:id="3623" w:name="_Toc494461359"/>
              <w:bookmarkEnd w:id="3621"/>
              <w:bookmarkEnd w:id="3622"/>
              <w:bookmarkEnd w:id="3623"/>
            </w:del>
          </w:p>
        </w:tc>
        <w:tc>
          <w:tcPr>
            <w:tcW w:w="2790" w:type="dxa"/>
            <w:tcBorders>
              <w:top w:val="single" w:sz="4" w:space="0" w:color="000000"/>
              <w:left w:val="single" w:sz="4" w:space="0" w:color="000000"/>
              <w:bottom w:val="single" w:sz="4" w:space="0" w:color="000000"/>
              <w:right w:val="single" w:sz="4" w:space="0" w:color="000000"/>
            </w:tcBorders>
            <w:vAlign w:val="center"/>
          </w:tcPr>
          <w:p w14:paraId="3A9FCE64" w14:textId="153D9A47" w:rsidR="00896B3B" w:rsidRPr="00835288" w:rsidDel="00F514CF" w:rsidRDefault="00896B3B" w:rsidP="00896B3B">
            <w:pPr>
              <w:spacing w:after="0" w:line="26" w:lineRule="atLeast"/>
              <w:jc w:val="left"/>
              <w:rPr>
                <w:del w:id="3624" w:author="Admin" w:date="2017-09-18T11:49:00Z"/>
                <w:rFonts w:cs="Times New Roman"/>
                <w:color w:val="000000"/>
                <w:sz w:val="24"/>
                <w:szCs w:val="24"/>
              </w:rPr>
            </w:pPr>
            <w:del w:id="3625" w:author="Admin" w:date="2017-09-18T11:49:00Z">
              <w:r w:rsidDel="00F514CF">
                <w:rPr>
                  <w:rFonts w:cs="Times New Roman"/>
                  <w:color w:val="000000"/>
                  <w:sz w:val="24"/>
                  <w:szCs w:val="24"/>
                </w:rPr>
                <w:delText>Tên năng lực</w:delText>
              </w:r>
              <w:bookmarkStart w:id="3626" w:name="_Toc493510989"/>
              <w:bookmarkStart w:id="3627" w:name="_Toc493626974"/>
              <w:bookmarkStart w:id="3628" w:name="_Toc494461360"/>
              <w:bookmarkEnd w:id="3626"/>
              <w:bookmarkEnd w:id="3627"/>
              <w:bookmarkEnd w:id="3628"/>
            </w:del>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1FBDB2B0" w14:textId="7BC47D1C" w:rsidR="00896B3B" w:rsidRPr="00835288" w:rsidDel="00F514CF" w:rsidRDefault="00896B3B" w:rsidP="00896B3B">
            <w:pPr>
              <w:spacing w:before="240"/>
              <w:jc w:val="center"/>
              <w:rPr>
                <w:del w:id="3629" w:author="Admin" w:date="2017-09-18T11:49:00Z"/>
                <w:rFonts w:cs="Times New Roman"/>
                <w:sz w:val="24"/>
                <w:szCs w:val="24"/>
              </w:rPr>
            </w:pPr>
            <w:del w:id="3630" w:author="Admin" w:date="2017-09-18T11:49:00Z">
              <w:r w:rsidDel="00F514CF">
                <w:rPr>
                  <w:rFonts w:cs="Times New Roman"/>
                  <w:sz w:val="24"/>
                  <w:szCs w:val="24"/>
                </w:rPr>
                <w:delText>Ký tự</w:delText>
              </w:r>
              <w:bookmarkStart w:id="3631" w:name="_Toc493510990"/>
              <w:bookmarkStart w:id="3632" w:name="_Toc493626975"/>
              <w:bookmarkStart w:id="3633" w:name="_Toc494461361"/>
              <w:bookmarkEnd w:id="3631"/>
              <w:bookmarkEnd w:id="3632"/>
              <w:bookmarkEnd w:id="3633"/>
            </w:del>
          </w:p>
        </w:tc>
        <w:tc>
          <w:tcPr>
            <w:tcW w:w="900" w:type="dxa"/>
            <w:tcBorders>
              <w:top w:val="single" w:sz="4" w:space="0" w:color="000000"/>
              <w:left w:val="single" w:sz="4" w:space="0" w:color="000000"/>
              <w:bottom w:val="single" w:sz="4" w:space="0" w:color="000000"/>
              <w:right w:val="single" w:sz="4" w:space="0" w:color="000000"/>
            </w:tcBorders>
            <w:vAlign w:val="center"/>
          </w:tcPr>
          <w:p w14:paraId="4B7CD40B" w14:textId="3C008C17" w:rsidR="00896B3B" w:rsidRPr="00835288" w:rsidDel="00F514CF" w:rsidRDefault="00896B3B" w:rsidP="00896B3B">
            <w:pPr>
              <w:spacing w:before="240"/>
              <w:jc w:val="center"/>
              <w:rPr>
                <w:del w:id="3634" w:author="Admin" w:date="2017-09-18T11:49:00Z"/>
                <w:rFonts w:cs="Times New Roman"/>
                <w:sz w:val="24"/>
                <w:szCs w:val="24"/>
              </w:rPr>
            </w:pPr>
            <w:bookmarkStart w:id="3635" w:name="_Toc493510991"/>
            <w:bookmarkStart w:id="3636" w:name="_Toc493626976"/>
            <w:bookmarkStart w:id="3637" w:name="_Toc494461362"/>
            <w:bookmarkEnd w:id="3635"/>
            <w:bookmarkEnd w:id="3636"/>
            <w:bookmarkEnd w:id="3637"/>
          </w:p>
        </w:tc>
        <w:tc>
          <w:tcPr>
            <w:tcW w:w="900" w:type="dxa"/>
            <w:tcBorders>
              <w:top w:val="single" w:sz="4" w:space="0" w:color="000000"/>
              <w:left w:val="single" w:sz="4" w:space="0" w:color="000000"/>
              <w:bottom w:val="single" w:sz="4" w:space="0" w:color="000000"/>
              <w:right w:val="single" w:sz="4" w:space="0" w:color="000000"/>
            </w:tcBorders>
            <w:vAlign w:val="center"/>
          </w:tcPr>
          <w:p w14:paraId="0EDF7620" w14:textId="7C0B1E00" w:rsidR="00896B3B" w:rsidRPr="00835288" w:rsidDel="00F514CF" w:rsidRDefault="00896B3B" w:rsidP="00896B3B">
            <w:pPr>
              <w:spacing w:before="240"/>
              <w:jc w:val="center"/>
              <w:rPr>
                <w:del w:id="3638" w:author="Admin" w:date="2017-09-18T11:49:00Z"/>
                <w:rFonts w:cs="Times New Roman"/>
                <w:sz w:val="24"/>
                <w:szCs w:val="24"/>
              </w:rPr>
            </w:pPr>
            <w:del w:id="3639" w:author="Admin" w:date="2017-09-18T11:49:00Z">
              <w:r w:rsidRPr="00835288" w:rsidDel="00F514CF">
                <w:rPr>
                  <w:rFonts w:cs="Times New Roman"/>
                  <w:sz w:val="24"/>
                  <w:szCs w:val="24"/>
                </w:rPr>
                <w:delText>Có</w:delText>
              </w:r>
              <w:bookmarkStart w:id="3640" w:name="_Toc493510992"/>
              <w:bookmarkStart w:id="3641" w:name="_Toc493626977"/>
              <w:bookmarkStart w:id="3642" w:name="_Toc494461363"/>
              <w:bookmarkEnd w:id="3640"/>
              <w:bookmarkEnd w:id="3641"/>
              <w:bookmarkEnd w:id="3642"/>
            </w:del>
          </w:p>
        </w:tc>
        <w:tc>
          <w:tcPr>
            <w:tcW w:w="1260" w:type="dxa"/>
            <w:tcBorders>
              <w:top w:val="single" w:sz="4" w:space="0" w:color="000000"/>
              <w:left w:val="single" w:sz="4" w:space="0" w:color="000000"/>
              <w:bottom w:val="single" w:sz="4" w:space="0" w:color="000000"/>
              <w:right w:val="single" w:sz="4" w:space="0" w:color="000000"/>
            </w:tcBorders>
            <w:vAlign w:val="center"/>
          </w:tcPr>
          <w:p w14:paraId="2DC37215" w14:textId="518AE96C" w:rsidR="00896B3B" w:rsidRPr="00835288" w:rsidDel="00F514CF" w:rsidRDefault="00896B3B" w:rsidP="00896B3B">
            <w:pPr>
              <w:spacing w:before="240"/>
              <w:jc w:val="left"/>
              <w:rPr>
                <w:del w:id="3643" w:author="Admin" w:date="2017-09-18T11:49:00Z"/>
                <w:rFonts w:cs="Times New Roman"/>
                <w:sz w:val="24"/>
                <w:szCs w:val="24"/>
              </w:rPr>
            </w:pPr>
            <w:bookmarkStart w:id="3644" w:name="_Toc493510993"/>
            <w:bookmarkStart w:id="3645" w:name="_Toc493626978"/>
            <w:bookmarkStart w:id="3646" w:name="_Toc494461364"/>
            <w:bookmarkEnd w:id="3644"/>
            <w:bookmarkEnd w:id="3645"/>
            <w:bookmarkEnd w:id="3646"/>
          </w:p>
        </w:tc>
        <w:bookmarkStart w:id="3647" w:name="_Toc493510994"/>
        <w:bookmarkStart w:id="3648" w:name="_Toc493626979"/>
        <w:bookmarkStart w:id="3649" w:name="_Toc494461365"/>
        <w:bookmarkEnd w:id="3647"/>
        <w:bookmarkEnd w:id="3648"/>
        <w:bookmarkEnd w:id="3649"/>
      </w:tr>
      <w:tr w:rsidR="00896B3B" w:rsidRPr="00835288" w:rsidDel="00F514CF" w14:paraId="266AE019" w14:textId="3068CAF9" w:rsidTr="00896B3B">
        <w:trPr>
          <w:trHeight w:val="286"/>
          <w:del w:id="3650" w:author="Admin" w:date="2017-09-18T11:49:00Z"/>
        </w:trPr>
        <w:tc>
          <w:tcPr>
            <w:tcW w:w="900" w:type="dxa"/>
            <w:tcBorders>
              <w:top w:val="single" w:sz="4" w:space="0" w:color="000000"/>
              <w:left w:val="single" w:sz="4" w:space="0" w:color="000000"/>
              <w:bottom w:val="single" w:sz="4" w:space="0" w:color="000000"/>
              <w:right w:val="single" w:sz="4" w:space="0" w:color="000000"/>
            </w:tcBorders>
            <w:vAlign w:val="center"/>
          </w:tcPr>
          <w:p w14:paraId="6428449E" w14:textId="327D38BE" w:rsidR="00896B3B" w:rsidRPr="00896B3B" w:rsidDel="00F514CF" w:rsidRDefault="00896B3B" w:rsidP="00742467">
            <w:pPr>
              <w:pStyle w:val="ListParagraph"/>
              <w:numPr>
                <w:ilvl w:val="0"/>
                <w:numId w:val="63"/>
              </w:numPr>
              <w:spacing w:after="0" w:line="26" w:lineRule="atLeast"/>
              <w:jc w:val="left"/>
              <w:rPr>
                <w:del w:id="3651" w:author="Admin" w:date="2017-09-18T11:49:00Z"/>
                <w:rFonts w:cs="Times New Roman"/>
                <w:color w:val="000000"/>
                <w:sz w:val="24"/>
                <w:szCs w:val="24"/>
              </w:rPr>
            </w:pPr>
            <w:bookmarkStart w:id="3652" w:name="_Toc493510995"/>
            <w:bookmarkStart w:id="3653" w:name="_Toc493626980"/>
            <w:bookmarkStart w:id="3654" w:name="_Toc494461366"/>
            <w:bookmarkEnd w:id="3652"/>
            <w:bookmarkEnd w:id="3653"/>
            <w:bookmarkEnd w:id="3654"/>
          </w:p>
        </w:tc>
        <w:tc>
          <w:tcPr>
            <w:tcW w:w="1800" w:type="dxa"/>
            <w:tcBorders>
              <w:top w:val="single" w:sz="4" w:space="0" w:color="000000"/>
              <w:left w:val="single" w:sz="4" w:space="0" w:color="000000"/>
              <w:bottom w:val="single" w:sz="4" w:space="0" w:color="000000"/>
              <w:right w:val="single" w:sz="4" w:space="0" w:color="000000"/>
            </w:tcBorders>
            <w:vAlign w:val="center"/>
          </w:tcPr>
          <w:p w14:paraId="77DD468C" w14:textId="08F6A71F" w:rsidR="00896B3B" w:rsidDel="00F514CF" w:rsidRDefault="00896B3B" w:rsidP="00896B3B">
            <w:pPr>
              <w:spacing w:after="0" w:line="26" w:lineRule="atLeast"/>
              <w:jc w:val="left"/>
              <w:rPr>
                <w:del w:id="3655" w:author="Admin" w:date="2017-09-18T11:49:00Z"/>
                <w:rFonts w:cs="Times New Roman"/>
                <w:color w:val="000000"/>
                <w:sz w:val="24"/>
                <w:szCs w:val="24"/>
              </w:rPr>
            </w:pPr>
            <w:del w:id="3656" w:author="Admin" w:date="2017-09-18T11:49:00Z">
              <w:r w:rsidDel="00F514CF">
                <w:rPr>
                  <w:rFonts w:cs="Times New Roman"/>
                  <w:color w:val="000000"/>
                  <w:sz w:val="24"/>
                  <w:szCs w:val="24"/>
                </w:rPr>
                <w:delText>Mô tả</w:delText>
              </w:r>
              <w:bookmarkStart w:id="3657" w:name="_Toc493510996"/>
              <w:bookmarkStart w:id="3658" w:name="_Toc493626981"/>
              <w:bookmarkStart w:id="3659" w:name="_Toc494461367"/>
              <w:bookmarkEnd w:id="3657"/>
              <w:bookmarkEnd w:id="3658"/>
              <w:bookmarkEnd w:id="3659"/>
            </w:del>
          </w:p>
        </w:tc>
        <w:tc>
          <w:tcPr>
            <w:tcW w:w="2790" w:type="dxa"/>
            <w:tcBorders>
              <w:top w:val="single" w:sz="4" w:space="0" w:color="000000"/>
              <w:left w:val="single" w:sz="4" w:space="0" w:color="000000"/>
              <w:bottom w:val="single" w:sz="4" w:space="0" w:color="000000"/>
              <w:right w:val="single" w:sz="4" w:space="0" w:color="000000"/>
            </w:tcBorders>
            <w:vAlign w:val="center"/>
          </w:tcPr>
          <w:p w14:paraId="7EE8714D" w14:textId="3DC82EDC" w:rsidR="00896B3B" w:rsidDel="00F514CF" w:rsidRDefault="00D10C46" w:rsidP="00896B3B">
            <w:pPr>
              <w:spacing w:after="0" w:line="26" w:lineRule="atLeast"/>
              <w:jc w:val="left"/>
              <w:rPr>
                <w:del w:id="3660" w:author="Admin" w:date="2017-09-18T11:49:00Z"/>
                <w:rFonts w:cs="Times New Roman"/>
                <w:color w:val="000000"/>
                <w:sz w:val="24"/>
                <w:szCs w:val="24"/>
              </w:rPr>
            </w:pPr>
            <w:del w:id="3661" w:author="Admin" w:date="2017-09-18T11:49:00Z">
              <w:r w:rsidDel="00F514CF">
                <w:rPr>
                  <w:rFonts w:cs="Times New Roman"/>
                  <w:color w:val="000000"/>
                  <w:sz w:val="24"/>
                  <w:szCs w:val="24"/>
                </w:rPr>
                <w:delText>Mô tả thông tin về năng lực</w:delText>
              </w:r>
              <w:bookmarkStart w:id="3662" w:name="_Toc493510997"/>
              <w:bookmarkStart w:id="3663" w:name="_Toc493626982"/>
              <w:bookmarkStart w:id="3664" w:name="_Toc494461368"/>
              <w:bookmarkEnd w:id="3662"/>
              <w:bookmarkEnd w:id="3663"/>
              <w:bookmarkEnd w:id="3664"/>
            </w:del>
          </w:p>
        </w:tc>
        <w:tc>
          <w:tcPr>
            <w:tcW w:w="990" w:type="dxa"/>
            <w:tcBorders>
              <w:top w:val="single" w:sz="4" w:space="0" w:color="000000"/>
              <w:left w:val="single" w:sz="4" w:space="0" w:color="000000"/>
              <w:bottom w:val="single" w:sz="4" w:space="0" w:color="000000"/>
              <w:right w:val="single" w:sz="4" w:space="0" w:color="000000"/>
            </w:tcBorders>
            <w:vAlign w:val="center"/>
          </w:tcPr>
          <w:p w14:paraId="364F8E56" w14:textId="672D878B" w:rsidR="00896B3B" w:rsidDel="00F514CF" w:rsidRDefault="00D10C46" w:rsidP="00896B3B">
            <w:pPr>
              <w:spacing w:before="240"/>
              <w:jc w:val="center"/>
              <w:rPr>
                <w:del w:id="3665" w:author="Admin" w:date="2017-09-18T11:49:00Z"/>
                <w:rFonts w:cs="Times New Roman"/>
                <w:sz w:val="24"/>
                <w:szCs w:val="24"/>
              </w:rPr>
            </w:pPr>
            <w:del w:id="3666" w:author="Admin" w:date="2017-09-18T11:49:00Z">
              <w:r w:rsidDel="00F514CF">
                <w:rPr>
                  <w:rFonts w:cs="Times New Roman"/>
                  <w:sz w:val="24"/>
                  <w:szCs w:val="24"/>
                </w:rPr>
                <w:delText>Ký tự</w:delText>
              </w:r>
              <w:bookmarkStart w:id="3667" w:name="_Toc493510998"/>
              <w:bookmarkStart w:id="3668" w:name="_Toc493626983"/>
              <w:bookmarkStart w:id="3669" w:name="_Toc494461369"/>
              <w:bookmarkEnd w:id="3667"/>
              <w:bookmarkEnd w:id="3668"/>
              <w:bookmarkEnd w:id="3669"/>
            </w:del>
          </w:p>
        </w:tc>
        <w:tc>
          <w:tcPr>
            <w:tcW w:w="900" w:type="dxa"/>
            <w:tcBorders>
              <w:top w:val="single" w:sz="4" w:space="0" w:color="000000"/>
              <w:left w:val="single" w:sz="4" w:space="0" w:color="000000"/>
              <w:bottom w:val="single" w:sz="4" w:space="0" w:color="000000"/>
              <w:right w:val="single" w:sz="4" w:space="0" w:color="000000"/>
            </w:tcBorders>
            <w:vAlign w:val="center"/>
          </w:tcPr>
          <w:p w14:paraId="25143A5B" w14:textId="58B5C82B" w:rsidR="00896B3B" w:rsidRPr="00835288" w:rsidDel="00F514CF" w:rsidRDefault="00896B3B" w:rsidP="00896B3B">
            <w:pPr>
              <w:spacing w:before="240"/>
              <w:jc w:val="center"/>
              <w:rPr>
                <w:del w:id="3670" w:author="Admin" w:date="2017-09-18T11:49:00Z"/>
                <w:rFonts w:cs="Times New Roman"/>
                <w:sz w:val="24"/>
                <w:szCs w:val="24"/>
              </w:rPr>
            </w:pPr>
            <w:bookmarkStart w:id="3671" w:name="_Toc493510999"/>
            <w:bookmarkStart w:id="3672" w:name="_Toc493626984"/>
            <w:bookmarkStart w:id="3673" w:name="_Toc494461370"/>
            <w:bookmarkEnd w:id="3671"/>
            <w:bookmarkEnd w:id="3672"/>
            <w:bookmarkEnd w:id="3673"/>
          </w:p>
        </w:tc>
        <w:tc>
          <w:tcPr>
            <w:tcW w:w="900" w:type="dxa"/>
            <w:tcBorders>
              <w:top w:val="single" w:sz="4" w:space="0" w:color="000000"/>
              <w:left w:val="single" w:sz="4" w:space="0" w:color="000000"/>
              <w:bottom w:val="single" w:sz="4" w:space="0" w:color="000000"/>
              <w:right w:val="single" w:sz="4" w:space="0" w:color="000000"/>
            </w:tcBorders>
            <w:vAlign w:val="center"/>
          </w:tcPr>
          <w:p w14:paraId="140F88FB" w14:textId="65F775BF" w:rsidR="00896B3B" w:rsidRPr="00835288" w:rsidDel="00F514CF" w:rsidRDefault="00D10C46" w:rsidP="00D10C46">
            <w:pPr>
              <w:spacing w:before="240"/>
              <w:rPr>
                <w:del w:id="3674" w:author="Admin" w:date="2017-09-18T11:49:00Z"/>
                <w:rFonts w:cs="Times New Roman"/>
                <w:sz w:val="24"/>
                <w:szCs w:val="24"/>
              </w:rPr>
            </w:pPr>
            <w:del w:id="3675" w:author="Admin" w:date="2017-09-18T11:49:00Z">
              <w:r w:rsidDel="00F514CF">
                <w:rPr>
                  <w:rFonts w:cs="Times New Roman"/>
                  <w:sz w:val="24"/>
                  <w:szCs w:val="24"/>
                </w:rPr>
                <w:delText xml:space="preserve">  Có</w:delText>
              </w:r>
              <w:bookmarkStart w:id="3676" w:name="_Toc493511000"/>
              <w:bookmarkStart w:id="3677" w:name="_Toc493626985"/>
              <w:bookmarkStart w:id="3678" w:name="_Toc494461371"/>
              <w:bookmarkEnd w:id="3676"/>
              <w:bookmarkEnd w:id="3677"/>
              <w:bookmarkEnd w:id="3678"/>
            </w:del>
          </w:p>
        </w:tc>
        <w:tc>
          <w:tcPr>
            <w:tcW w:w="1260" w:type="dxa"/>
            <w:tcBorders>
              <w:top w:val="single" w:sz="4" w:space="0" w:color="000000"/>
              <w:left w:val="single" w:sz="4" w:space="0" w:color="000000"/>
              <w:bottom w:val="single" w:sz="4" w:space="0" w:color="000000"/>
              <w:right w:val="single" w:sz="4" w:space="0" w:color="000000"/>
            </w:tcBorders>
            <w:vAlign w:val="center"/>
          </w:tcPr>
          <w:p w14:paraId="3306C972" w14:textId="616D126D" w:rsidR="00896B3B" w:rsidRPr="00835288" w:rsidDel="00F514CF" w:rsidRDefault="00896B3B" w:rsidP="00896B3B">
            <w:pPr>
              <w:spacing w:before="240"/>
              <w:jc w:val="left"/>
              <w:rPr>
                <w:del w:id="3679" w:author="Admin" w:date="2017-09-18T11:49:00Z"/>
                <w:rFonts w:cs="Times New Roman"/>
                <w:sz w:val="24"/>
                <w:szCs w:val="24"/>
              </w:rPr>
            </w:pPr>
            <w:bookmarkStart w:id="3680" w:name="_Toc493511001"/>
            <w:bookmarkStart w:id="3681" w:name="_Toc493626986"/>
            <w:bookmarkStart w:id="3682" w:name="_Toc494461372"/>
            <w:bookmarkEnd w:id="3680"/>
            <w:bookmarkEnd w:id="3681"/>
            <w:bookmarkEnd w:id="3682"/>
          </w:p>
        </w:tc>
        <w:bookmarkStart w:id="3683" w:name="_Toc493511002"/>
        <w:bookmarkStart w:id="3684" w:name="_Toc493626987"/>
        <w:bookmarkStart w:id="3685" w:name="_Toc494461373"/>
        <w:bookmarkEnd w:id="3683"/>
        <w:bookmarkEnd w:id="3684"/>
        <w:bookmarkEnd w:id="3685"/>
      </w:tr>
      <w:tr w:rsidR="00896B3B" w:rsidRPr="00835288" w:rsidDel="00F514CF" w14:paraId="65BD070E" w14:textId="45D7DEAB" w:rsidTr="00896B3B">
        <w:trPr>
          <w:trHeight w:val="286"/>
          <w:del w:id="3686" w:author="Admin" w:date="2017-09-18T11:49:00Z"/>
        </w:trPr>
        <w:tc>
          <w:tcPr>
            <w:tcW w:w="900" w:type="dxa"/>
            <w:tcBorders>
              <w:top w:val="single" w:sz="4" w:space="0" w:color="000000"/>
              <w:left w:val="single" w:sz="4" w:space="0" w:color="000000"/>
              <w:bottom w:val="single" w:sz="4" w:space="0" w:color="000000"/>
              <w:right w:val="single" w:sz="4" w:space="0" w:color="000000"/>
            </w:tcBorders>
            <w:vAlign w:val="center"/>
          </w:tcPr>
          <w:p w14:paraId="7EB495B9" w14:textId="3F3F7119" w:rsidR="00896B3B" w:rsidDel="00F514CF" w:rsidRDefault="00896B3B" w:rsidP="00742467">
            <w:pPr>
              <w:pStyle w:val="NoSpacing"/>
              <w:numPr>
                <w:ilvl w:val="0"/>
                <w:numId w:val="63"/>
              </w:numPr>
              <w:spacing w:before="240"/>
              <w:rPr>
                <w:del w:id="3687" w:author="Admin" w:date="2017-09-18T11:49:00Z"/>
              </w:rPr>
            </w:pPr>
            <w:bookmarkStart w:id="3688" w:name="_Toc493511003"/>
            <w:bookmarkStart w:id="3689" w:name="_Toc493626988"/>
            <w:bookmarkStart w:id="3690" w:name="_Toc494461374"/>
            <w:bookmarkEnd w:id="3688"/>
            <w:bookmarkEnd w:id="3689"/>
            <w:bookmarkEnd w:id="3690"/>
          </w:p>
        </w:tc>
        <w:tc>
          <w:tcPr>
            <w:tcW w:w="1800" w:type="dxa"/>
            <w:tcBorders>
              <w:top w:val="single" w:sz="4" w:space="0" w:color="000000"/>
              <w:left w:val="single" w:sz="4" w:space="0" w:color="000000"/>
              <w:bottom w:val="single" w:sz="4" w:space="0" w:color="000000"/>
              <w:right w:val="single" w:sz="4" w:space="0" w:color="000000"/>
            </w:tcBorders>
            <w:vAlign w:val="center"/>
          </w:tcPr>
          <w:p w14:paraId="6BA015E1" w14:textId="3E1CC98B" w:rsidR="00896B3B" w:rsidRPr="00835288" w:rsidDel="00F514CF" w:rsidRDefault="00896B3B" w:rsidP="00896B3B">
            <w:pPr>
              <w:pStyle w:val="NoSpacing"/>
              <w:spacing w:before="240"/>
              <w:rPr>
                <w:del w:id="3691" w:author="Admin" w:date="2017-09-18T11:49:00Z"/>
              </w:rPr>
            </w:pPr>
            <w:del w:id="3692" w:author="Admin" w:date="2017-09-18T11:49:00Z">
              <w:r w:rsidDel="00F514CF">
                <w:delText>Trạng thái</w:delText>
              </w:r>
              <w:bookmarkStart w:id="3693" w:name="_Toc493511004"/>
              <w:bookmarkStart w:id="3694" w:name="_Toc493626989"/>
              <w:bookmarkStart w:id="3695" w:name="_Toc494461375"/>
              <w:bookmarkEnd w:id="3693"/>
              <w:bookmarkEnd w:id="3694"/>
              <w:bookmarkEnd w:id="3695"/>
            </w:del>
          </w:p>
        </w:tc>
        <w:tc>
          <w:tcPr>
            <w:tcW w:w="2790" w:type="dxa"/>
            <w:tcBorders>
              <w:top w:val="single" w:sz="4" w:space="0" w:color="000000"/>
              <w:left w:val="single" w:sz="4" w:space="0" w:color="000000"/>
              <w:bottom w:val="single" w:sz="4" w:space="0" w:color="000000"/>
              <w:right w:val="single" w:sz="4" w:space="0" w:color="000000"/>
            </w:tcBorders>
            <w:vAlign w:val="center"/>
          </w:tcPr>
          <w:p w14:paraId="7774563D" w14:textId="6EADA401" w:rsidR="00896B3B" w:rsidRPr="00835288" w:rsidDel="00F514CF" w:rsidRDefault="00896B3B" w:rsidP="00896B3B">
            <w:pPr>
              <w:spacing w:before="240"/>
              <w:jc w:val="left"/>
              <w:rPr>
                <w:del w:id="3696" w:author="Admin" w:date="2017-09-18T11:49:00Z"/>
                <w:rFonts w:cs="Times New Roman"/>
                <w:sz w:val="24"/>
                <w:szCs w:val="24"/>
              </w:rPr>
            </w:pPr>
            <w:del w:id="3697" w:author="Admin" w:date="2017-09-18T11:49:00Z">
              <w:r w:rsidDel="00F514CF">
                <w:rPr>
                  <w:rFonts w:cs="Times New Roman"/>
                  <w:sz w:val="24"/>
                  <w:szCs w:val="24"/>
                </w:rPr>
                <w:delText>“Áp dụng” hay “Ngừng áp dụng” nhóm năng lực</w:delText>
              </w:r>
              <w:r w:rsidRPr="00835288" w:rsidDel="00F514CF">
                <w:rPr>
                  <w:rFonts w:cs="Times New Roman"/>
                  <w:sz w:val="24"/>
                  <w:szCs w:val="24"/>
                </w:rPr>
                <w:delText xml:space="preserve"> </w:delText>
              </w:r>
              <w:bookmarkStart w:id="3698" w:name="_Toc493511005"/>
              <w:bookmarkStart w:id="3699" w:name="_Toc493626990"/>
              <w:bookmarkStart w:id="3700" w:name="_Toc494461376"/>
              <w:bookmarkEnd w:id="3698"/>
              <w:bookmarkEnd w:id="3699"/>
              <w:bookmarkEnd w:id="3700"/>
            </w:del>
          </w:p>
        </w:tc>
        <w:tc>
          <w:tcPr>
            <w:tcW w:w="990" w:type="dxa"/>
            <w:tcBorders>
              <w:top w:val="single" w:sz="4" w:space="0" w:color="000000"/>
              <w:left w:val="single" w:sz="4" w:space="0" w:color="000000"/>
              <w:bottom w:val="single" w:sz="4" w:space="0" w:color="000000"/>
              <w:right w:val="single" w:sz="4" w:space="0" w:color="000000"/>
            </w:tcBorders>
            <w:vAlign w:val="center"/>
          </w:tcPr>
          <w:p w14:paraId="451D6BF4" w14:textId="52E0CD7F" w:rsidR="00896B3B" w:rsidRPr="00835288" w:rsidDel="00F514CF" w:rsidRDefault="00896B3B" w:rsidP="00896B3B">
            <w:pPr>
              <w:spacing w:before="240"/>
              <w:jc w:val="center"/>
              <w:rPr>
                <w:del w:id="3701" w:author="Admin" w:date="2017-09-18T11:49:00Z"/>
                <w:rFonts w:cs="Times New Roman"/>
                <w:sz w:val="24"/>
                <w:szCs w:val="24"/>
              </w:rPr>
            </w:pPr>
            <w:del w:id="3702" w:author="Admin" w:date="2017-09-18T11:49:00Z">
              <w:r w:rsidDel="00F514CF">
                <w:rPr>
                  <w:rFonts w:cs="Times New Roman"/>
                  <w:sz w:val="24"/>
                  <w:szCs w:val="24"/>
                </w:rPr>
                <w:delText>Tích chọn</w:delText>
              </w:r>
              <w:bookmarkStart w:id="3703" w:name="_Toc493511006"/>
              <w:bookmarkStart w:id="3704" w:name="_Toc493626991"/>
              <w:bookmarkStart w:id="3705" w:name="_Toc494461377"/>
              <w:bookmarkEnd w:id="3703"/>
              <w:bookmarkEnd w:id="3704"/>
              <w:bookmarkEnd w:id="3705"/>
            </w:del>
          </w:p>
        </w:tc>
        <w:tc>
          <w:tcPr>
            <w:tcW w:w="900" w:type="dxa"/>
            <w:tcBorders>
              <w:top w:val="single" w:sz="4" w:space="0" w:color="000000"/>
              <w:left w:val="single" w:sz="4" w:space="0" w:color="000000"/>
              <w:bottom w:val="single" w:sz="4" w:space="0" w:color="000000"/>
              <w:right w:val="single" w:sz="4" w:space="0" w:color="000000"/>
            </w:tcBorders>
            <w:vAlign w:val="center"/>
          </w:tcPr>
          <w:p w14:paraId="14C34AFB" w14:textId="15386565" w:rsidR="00896B3B" w:rsidRPr="00835288" w:rsidDel="00F514CF" w:rsidRDefault="00896B3B" w:rsidP="00896B3B">
            <w:pPr>
              <w:spacing w:before="240"/>
              <w:jc w:val="center"/>
              <w:rPr>
                <w:del w:id="3706" w:author="Admin" w:date="2017-09-18T11:49:00Z"/>
                <w:rFonts w:cs="Times New Roman"/>
                <w:sz w:val="24"/>
                <w:szCs w:val="24"/>
              </w:rPr>
            </w:pPr>
            <w:bookmarkStart w:id="3707" w:name="_Toc493511007"/>
            <w:bookmarkStart w:id="3708" w:name="_Toc493626992"/>
            <w:bookmarkStart w:id="3709" w:name="_Toc494461378"/>
            <w:bookmarkEnd w:id="3707"/>
            <w:bookmarkEnd w:id="3708"/>
            <w:bookmarkEnd w:id="3709"/>
          </w:p>
        </w:tc>
        <w:tc>
          <w:tcPr>
            <w:tcW w:w="900" w:type="dxa"/>
            <w:tcBorders>
              <w:top w:val="single" w:sz="4" w:space="0" w:color="000000"/>
              <w:left w:val="single" w:sz="4" w:space="0" w:color="000000"/>
              <w:bottom w:val="single" w:sz="4" w:space="0" w:color="000000"/>
              <w:right w:val="single" w:sz="4" w:space="0" w:color="000000"/>
            </w:tcBorders>
            <w:vAlign w:val="center"/>
          </w:tcPr>
          <w:p w14:paraId="232042C5" w14:textId="2F968884" w:rsidR="00896B3B" w:rsidRPr="00835288" w:rsidDel="00F514CF" w:rsidRDefault="00896B3B" w:rsidP="00896B3B">
            <w:pPr>
              <w:spacing w:before="240"/>
              <w:jc w:val="center"/>
              <w:rPr>
                <w:del w:id="3710" w:author="Admin" w:date="2017-09-18T11:49:00Z"/>
                <w:rFonts w:cs="Times New Roman"/>
                <w:sz w:val="24"/>
                <w:szCs w:val="24"/>
              </w:rPr>
            </w:pPr>
            <w:del w:id="3711" w:author="Admin" w:date="2017-09-18T11:49:00Z">
              <w:r w:rsidRPr="00835288" w:rsidDel="00F514CF">
                <w:rPr>
                  <w:rFonts w:cs="Times New Roman"/>
                  <w:sz w:val="24"/>
                  <w:szCs w:val="24"/>
                </w:rPr>
                <w:delText>Không</w:delText>
              </w:r>
              <w:bookmarkStart w:id="3712" w:name="_Toc493511008"/>
              <w:bookmarkStart w:id="3713" w:name="_Toc493626993"/>
              <w:bookmarkStart w:id="3714" w:name="_Toc494461379"/>
              <w:bookmarkEnd w:id="3712"/>
              <w:bookmarkEnd w:id="3713"/>
              <w:bookmarkEnd w:id="3714"/>
            </w:del>
          </w:p>
        </w:tc>
        <w:tc>
          <w:tcPr>
            <w:tcW w:w="1260" w:type="dxa"/>
            <w:tcBorders>
              <w:top w:val="single" w:sz="4" w:space="0" w:color="000000"/>
              <w:left w:val="single" w:sz="4" w:space="0" w:color="000000"/>
              <w:bottom w:val="single" w:sz="4" w:space="0" w:color="000000"/>
              <w:right w:val="single" w:sz="4" w:space="0" w:color="000000"/>
            </w:tcBorders>
            <w:vAlign w:val="center"/>
          </w:tcPr>
          <w:p w14:paraId="27AE5343" w14:textId="3D000BF7" w:rsidR="00896B3B" w:rsidRPr="00835288" w:rsidDel="00F514CF" w:rsidRDefault="00896B3B" w:rsidP="00896B3B">
            <w:pPr>
              <w:spacing w:before="240"/>
              <w:jc w:val="left"/>
              <w:rPr>
                <w:del w:id="3715" w:author="Admin" w:date="2017-09-18T11:49:00Z"/>
                <w:rFonts w:cs="Times New Roman"/>
                <w:sz w:val="24"/>
                <w:szCs w:val="24"/>
              </w:rPr>
            </w:pPr>
            <w:bookmarkStart w:id="3716" w:name="_Toc493511009"/>
            <w:bookmarkStart w:id="3717" w:name="_Toc493626994"/>
            <w:bookmarkStart w:id="3718" w:name="_Toc494461380"/>
            <w:bookmarkEnd w:id="3716"/>
            <w:bookmarkEnd w:id="3717"/>
            <w:bookmarkEnd w:id="3718"/>
          </w:p>
        </w:tc>
        <w:bookmarkStart w:id="3719" w:name="_Toc493511010"/>
        <w:bookmarkStart w:id="3720" w:name="_Toc493626995"/>
        <w:bookmarkStart w:id="3721" w:name="_Toc494461381"/>
        <w:bookmarkEnd w:id="3719"/>
        <w:bookmarkEnd w:id="3720"/>
        <w:bookmarkEnd w:id="3721"/>
      </w:tr>
      <w:tr w:rsidR="00896B3B" w:rsidRPr="00835288" w:rsidDel="00F514CF" w14:paraId="686856D8" w14:textId="57A426B4" w:rsidTr="00896B3B">
        <w:trPr>
          <w:trHeight w:val="286"/>
          <w:del w:id="3722" w:author="Admin" w:date="2017-09-18T11:49:00Z"/>
        </w:trPr>
        <w:tc>
          <w:tcPr>
            <w:tcW w:w="900" w:type="dxa"/>
            <w:tcBorders>
              <w:top w:val="single" w:sz="4" w:space="0" w:color="000000"/>
              <w:left w:val="single" w:sz="4" w:space="0" w:color="000000"/>
              <w:bottom w:val="single" w:sz="4" w:space="0" w:color="000000"/>
              <w:right w:val="single" w:sz="4" w:space="0" w:color="000000"/>
            </w:tcBorders>
            <w:vAlign w:val="center"/>
          </w:tcPr>
          <w:p w14:paraId="44DBE1E7" w14:textId="05861B18" w:rsidR="00896B3B" w:rsidDel="00F514CF" w:rsidRDefault="00896B3B" w:rsidP="00742467">
            <w:pPr>
              <w:pStyle w:val="NoSpacing"/>
              <w:numPr>
                <w:ilvl w:val="0"/>
                <w:numId w:val="63"/>
              </w:numPr>
              <w:spacing w:before="240"/>
              <w:rPr>
                <w:del w:id="3723" w:author="Admin" w:date="2017-09-18T11:49:00Z"/>
              </w:rPr>
            </w:pPr>
            <w:bookmarkStart w:id="3724" w:name="_Toc493511011"/>
            <w:bookmarkStart w:id="3725" w:name="_Toc493626996"/>
            <w:bookmarkStart w:id="3726" w:name="_Toc494461382"/>
            <w:bookmarkEnd w:id="3724"/>
            <w:bookmarkEnd w:id="3725"/>
            <w:bookmarkEnd w:id="3726"/>
          </w:p>
        </w:tc>
        <w:tc>
          <w:tcPr>
            <w:tcW w:w="1800" w:type="dxa"/>
            <w:tcBorders>
              <w:top w:val="single" w:sz="4" w:space="0" w:color="000000"/>
              <w:left w:val="single" w:sz="4" w:space="0" w:color="000000"/>
              <w:bottom w:val="single" w:sz="4" w:space="0" w:color="000000"/>
              <w:right w:val="single" w:sz="4" w:space="0" w:color="000000"/>
            </w:tcBorders>
            <w:vAlign w:val="center"/>
          </w:tcPr>
          <w:p w14:paraId="22116B5E" w14:textId="58656021" w:rsidR="00896B3B" w:rsidRPr="00835288" w:rsidDel="00F514CF" w:rsidRDefault="00896B3B" w:rsidP="00896B3B">
            <w:pPr>
              <w:pStyle w:val="NoSpacing"/>
              <w:spacing w:before="240"/>
              <w:rPr>
                <w:del w:id="3727" w:author="Admin" w:date="2017-09-18T11:49:00Z"/>
              </w:rPr>
            </w:pPr>
            <w:del w:id="3728" w:author="Admin" w:date="2017-09-18T11:49:00Z">
              <w:r w:rsidDel="00F514CF">
                <w:delText>Ghi chú</w:delText>
              </w:r>
              <w:bookmarkStart w:id="3729" w:name="_Toc493511012"/>
              <w:bookmarkStart w:id="3730" w:name="_Toc493626997"/>
              <w:bookmarkStart w:id="3731" w:name="_Toc494461383"/>
              <w:bookmarkEnd w:id="3729"/>
              <w:bookmarkEnd w:id="3730"/>
              <w:bookmarkEnd w:id="3731"/>
            </w:del>
          </w:p>
        </w:tc>
        <w:tc>
          <w:tcPr>
            <w:tcW w:w="2790" w:type="dxa"/>
            <w:tcBorders>
              <w:top w:val="single" w:sz="4" w:space="0" w:color="000000"/>
              <w:left w:val="single" w:sz="4" w:space="0" w:color="000000"/>
              <w:bottom w:val="single" w:sz="4" w:space="0" w:color="000000"/>
              <w:right w:val="single" w:sz="4" w:space="0" w:color="000000"/>
            </w:tcBorders>
            <w:vAlign w:val="center"/>
          </w:tcPr>
          <w:p w14:paraId="1150C28E" w14:textId="7499B18C" w:rsidR="00896B3B" w:rsidRPr="00835288" w:rsidDel="00F514CF" w:rsidRDefault="00896B3B" w:rsidP="00896B3B">
            <w:pPr>
              <w:spacing w:before="240"/>
              <w:jc w:val="left"/>
              <w:rPr>
                <w:del w:id="3732" w:author="Admin" w:date="2017-09-18T11:49:00Z"/>
                <w:rFonts w:cs="Times New Roman"/>
                <w:sz w:val="24"/>
                <w:szCs w:val="24"/>
              </w:rPr>
            </w:pPr>
            <w:del w:id="3733" w:author="Admin" w:date="2017-09-18T11:49:00Z">
              <w:r w:rsidDel="00F514CF">
                <w:rPr>
                  <w:rFonts w:cs="Times New Roman"/>
                  <w:sz w:val="24"/>
                  <w:szCs w:val="24"/>
                </w:rPr>
                <w:delText>Mô tả thêm</w:delText>
              </w:r>
              <w:bookmarkStart w:id="3734" w:name="_Toc493511013"/>
              <w:bookmarkStart w:id="3735" w:name="_Toc493626998"/>
              <w:bookmarkStart w:id="3736" w:name="_Toc494461384"/>
              <w:bookmarkEnd w:id="3734"/>
              <w:bookmarkEnd w:id="3735"/>
              <w:bookmarkEnd w:id="3736"/>
            </w:del>
          </w:p>
        </w:tc>
        <w:tc>
          <w:tcPr>
            <w:tcW w:w="990" w:type="dxa"/>
            <w:tcBorders>
              <w:top w:val="single" w:sz="4" w:space="0" w:color="000000"/>
              <w:left w:val="single" w:sz="4" w:space="0" w:color="000000"/>
              <w:bottom w:val="single" w:sz="4" w:space="0" w:color="000000"/>
              <w:right w:val="single" w:sz="4" w:space="0" w:color="000000"/>
            </w:tcBorders>
            <w:vAlign w:val="center"/>
          </w:tcPr>
          <w:p w14:paraId="6244728D" w14:textId="126D3D4F" w:rsidR="00896B3B" w:rsidRPr="00835288" w:rsidDel="00F514CF" w:rsidRDefault="00896B3B" w:rsidP="00896B3B">
            <w:pPr>
              <w:spacing w:before="240"/>
              <w:jc w:val="center"/>
              <w:rPr>
                <w:del w:id="3737" w:author="Admin" w:date="2017-09-18T11:49:00Z"/>
                <w:rFonts w:cs="Times New Roman"/>
                <w:sz w:val="24"/>
                <w:szCs w:val="24"/>
              </w:rPr>
            </w:pPr>
            <w:del w:id="3738" w:author="Admin" w:date="2017-09-18T11:49:00Z">
              <w:r w:rsidDel="00F514CF">
                <w:rPr>
                  <w:rFonts w:cs="Times New Roman"/>
                  <w:sz w:val="24"/>
                  <w:szCs w:val="24"/>
                </w:rPr>
                <w:delText>Ký tự</w:delText>
              </w:r>
              <w:bookmarkStart w:id="3739" w:name="_Toc493511014"/>
              <w:bookmarkStart w:id="3740" w:name="_Toc493626999"/>
              <w:bookmarkStart w:id="3741" w:name="_Toc494461385"/>
              <w:bookmarkEnd w:id="3739"/>
              <w:bookmarkEnd w:id="3740"/>
              <w:bookmarkEnd w:id="3741"/>
            </w:del>
          </w:p>
        </w:tc>
        <w:tc>
          <w:tcPr>
            <w:tcW w:w="900" w:type="dxa"/>
            <w:tcBorders>
              <w:top w:val="single" w:sz="4" w:space="0" w:color="000000"/>
              <w:left w:val="single" w:sz="4" w:space="0" w:color="000000"/>
              <w:bottom w:val="single" w:sz="4" w:space="0" w:color="000000"/>
              <w:right w:val="single" w:sz="4" w:space="0" w:color="000000"/>
            </w:tcBorders>
            <w:vAlign w:val="center"/>
          </w:tcPr>
          <w:p w14:paraId="76EB6CD0" w14:textId="03D5AE75" w:rsidR="00896B3B" w:rsidRPr="00835288" w:rsidDel="00F514CF" w:rsidRDefault="00896B3B" w:rsidP="00896B3B">
            <w:pPr>
              <w:spacing w:before="240"/>
              <w:jc w:val="center"/>
              <w:rPr>
                <w:del w:id="3742" w:author="Admin" w:date="2017-09-18T11:49:00Z"/>
                <w:rFonts w:cs="Times New Roman"/>
                <w:sz w:val="24"/>
                <w:szCs w:val="24"/>
              </w:rPr>
            </w:pPr>
            <w:bookmarkStart w:id="3743" w:name="_Toc493511015"/>
            <w:bookmarkStart w:id="3744" w:name="_Toc493627000"/>
            <w:bookmarkStart w:id="3745" w:name="_Toc494461386"/>
            <w:bookmarkEnd w:id="3743"/>
            <w:bookmarkEnd w:id="3744"/>
            <w:bookmarkEnd w:id="3745"/>
          </w:p>
        </w:tc>
        <w:tc>
          <w:tcPr>
            <w:tcW w:w="900" w:type="dxa"/>
            <w:tcBorders>
              <w:top w:val="single" w:sz="4" w:space="0" w:color="000000"/>
              <w:left w:val="single" w:sz="4" w:space="0" w:color="000000"/>
              <w:bottom w:val="single" w:sz="4" w:space="0" w:color="000000"/>
              <w:right w:val="single" w:sz="4" w:space="0" w:color="000000"/>
            </w:tcBorders>
            <w:vAlign w:val="center"/>
          </w:tcPr>
          <w:p w14:paraId="40BA6B23" w14:textId="37927F2B" w:rsidR="00896B3B" w:rsidRPr="00835288" w:rsidDel="00F514CF" w:rsidRDefault="00896B3B" w:rsidP="00896B3B">
            <w:pPr>
              <w:spacing w:before="240"/>
              <w:jc w:val="center"/>
              <w:rPr>
                <w:del w:id="3746" w:author="Admin" w:date="2017-09-18T11:49:00Z"/>
                <w:rFonts w:cs="Times New Roman"/>
                <w:sz w:val="24"/>
                <w:szCs w:val="24"/>
              </w:rPr>
            </w:pPr>
            <w:del w:id="3747" w:author="Admin" w:date="2017-09-18T11:49:00Z">
              <w:r w:rsidRPr="00835288" w:rsidDel="00F514CF">
                <w:rPr>
                  <w:rFonts w:cs="Times New Roman"/>
                  <w:sz w:val="24"/>
                  <w:szCs w:val="24"/>
                </w:rPr>
                <w:delText>Không</w:delText>
              </w:r>
              <w:bookmarkStart w:id="3748" w:name="_Toc493511016"/>
              <w:bookmarkStart w:id="3749" w:name="_Toc493627001"/>
              <w:bookmarkStart w:id="3750" w:name="_Toc494461387"/>
              <w:bookmarkEnd w:id="3748"/>
              <w:bookmarkEnd w:id="3749"/>
              <w:bookmarkEnd w:id="3750"/>
            </w:del>
          </w:p>
        </w:tc>
        <w:tc>
          <w:tcPr>
            <w:tcW w:w="1260" w:type="dxa"/>
            <w:tcBorders>
              <w:top w:val="single" w:sz="4" w:space="0" w:color="000000"/>
              <w:left w:val="single" w:sz="4" w:space="0" w:color="000000"/>
              <w:bottom w:val="single" w:sz="4" w:space="0" w:color="000000"/>
              <w:right w:val="single" w:sz="4" w:space="0" w:color="000000"/>
            </w:tcBorders>
            <w:vAlign w:val="center"/>
          </w:tcPr>
          <w:p w14:paraId="4AACF60E" w14:textId="0A256519" w:rsidR="00896B3B" w:rsidRPr="00835288" w:rsidDel="00F514CF" w:rsidRDefault="00896B3B" w:rsidP="00896B3B">
            <w:pPr>
              <w:spacing w:before="240"/>
              <w:jc w:val="left"/>
              <w:rPr>
                <w:del w:id="3751" w:author="Admin" w:date="2017-09-18T11:49:00Z"/>
                <w:rFonts w:cs="Times New Roman"/>
                <w:sz w:val="24"/>
                <w:szCs w:val="24"/>
              </w:rPr>
            </w:pPr>
            <w:bookmarkStart w:id="3752" w:name="_Toc493511017"/>
            <w:bookmarkStart w:id="3753" w:name="_Toc493627002"/>
            <w:bookmarkStart w:id="3754" w:name="_Toc494461388"/>
            <w:bookmarkEnd w:id="3752"/>
            <w:bookmarkEnd w:id="3753"/>
            <w:bookmarkEnd w:id="3754"/>
          </w:p>
        </w:tc>
        <w:bookmarkStart w:id="3755" w:name="_Toc493511018"/>
        <w:bookmarkStart w:id="3756" w:name="_Toc493627003"/>
        <w:bookmarkStart w:id="3757" w:name="_Toc494461389"/>
        <w:bookmarkEnd w:id="3755"/>
        <w:bookmarkEnd w:id="3756"/>
        <w:bookmarkEnd w:id="3757"/>
      </w:tr>
    </w:tbl>
    <w:p w14:paraId="05D87B8E" w14:textId="6F6734F0" w:rsidR="00896B3B" w:rsidRPr="004908C7" w:rsidDel="00F514CF" w:rsidRDefault="00896B3B" w:rsidP="00896B3B">
      <w:pPr>
        <w:pStyle w:val="Heading4"/>
        <w:rPr>
          <w:del w:id="3758" w:author="Admin" w:date="2017-09-18T11:49:00Z"/>
        </w:rPr>
      </w:pPr>
      <w:del w:id="3759" w:author="Admin" w:date="2017-09-18T11:49:00Z">
        <w:r w:rsidDel="00F514CF">
          <w:delText>Thao tác chức năng</w:delText>
        </w:r>
        <w:bookmarkStart w:id="3760" w:name="_Toc493511019"/>
        <w:bookmarkStart w:id="3761" w:name="_Toc493627004"/>
        <w:bookmarkStart w:id="3762" w:name="_Toc494461390"/>
        <w:bookmarkEnd w:id="3760"/>
        <w:bookmarkEnd w:id="3761"/>
        <w:bookmarkEnd w:id="3762"/>
      </w:del>
    </w:p>
    <w:tbl>
      <w:tblPr>
        <w:tblW w:w="498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0"/>
        <w:gridCol w:w="3051"/>
        <w:gridCol w:w="5409"/>
      </w:tblGrid>
      <w:tr w:rsidR="009C2BE7" w:rsidRPr="00835288" w:rsidDel="00F514CF" w14:paraId="27019207" w14:textId="59D52577" w:rsidTr="009C2BE7">
        <w:trPr>
          <w:trHeight w:val="364"/>
          <w:tblHeader/>
          <w:del w:id="3763" w:author="Admin" w:date="2017-09-18T11:49:00Z"/>
        </w:trPr>
        <w:tc>
          <w:tcPr>
            <w:tcW w:w="1080" w:type="dxa"/>
            <w:tcBorders>
              <w:top w:val="single" w:sz="4" w:space="0" w:color="000000"/>
              <w:left w:val="single" w:sz="4" w:space="0" w:color="000000"/>
              <w:bottom w:val="single" w:sz="4" w:space="0" w:color="000000"/>
              <w:right w:val="single" w:sz="4" w:space="0" w:color="000000"/>
            </w:tcBorders>
            <w:shd w:val="clear" w:color="auto" w:fill="BFBFBF"/>
          </w:tcPr>
          <w:p w14:paraId="742FFFD5" w14:textId="367137B3" w:rsidR="009C2BE7" w:rsidRPr="00835288" w:rsidDel="00F514CF" w:rsidRDefault="009C2BE7" w:rsidP="00896B3B">
            <w:pPr>
              <w:spacing w:before="240"/>
              <w:jc w:val="center"/>
              <w:rPr>
                <w:del w:id="3764" w:author="Admin" w:date="2017-09-18T11:49:00Z"/>
                <w:rFonts w:cs="Times New Roman"/>
                <w:b/>
                <w:sz w:val="24"/>
                <w:szCs w:val="24"/>
              </w:rPr>
            </w:pPr>
            <w:del w:id="3765" w:author="Admin" w:date="2017-09-18T11:49:00Z">
              <w:r w:rsidDel="00F514CF">
                <w:rPr>
                  <w:rFonts w:cs="Times New Roman"/>
                  <w:b/>
                  <w:sz w:val="24"/>
                  <w:szCs w:val="24"/>
                </w:rPr>
                <w:delText>STT</w:delText>
              </w:r>
              <w:bookmarkStart w:id="3766" w:name="_Toc493511020"/>
              <w:bookmarkStart w:id="3767" w:name="_Toc493627005"/>
              <w:bookmarkStart w:id="3768" w:name="_Toc494461391"/>
              <w:bookmarkEnd w:id="3766"/>
              <w:bookmarkEnd w:id="3767"/>
              <w:bookmarkEnd w:id="3768"/>
            </w:del>
          </w:p>
        </w:tc>
        <w:tc>
          <w:tcPr>
            <w:tcW w:w="305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353B840" w14:textId="307297E8" w:rsidR="009C2BE7" w:rsidRPr="00835288" w:rsidDel="00F514CF" w:rsidRDefault="009C2BE7" w:rsidP="00896B3B">
            <w:pPr>
              <w:spacing w:before="240"/>
              <w:jc w:val="center"/>
              <w:rPr>
                <w:del w:id="3769" w:author="Admin" w:date="2017-09-18T11:49:00Z"/>
                <w:rFonts w:cs="Times New Roman"/>
                <w:b/>
                <w:sz w:val="24"/>
                <w:szCs w:val="24"/>
              </w:rPr>
            </w:pPr>
            <w:del w:id="3770" w:author="Admin" w:date="2017-09-18T11:49:00Z">
              <w:r w:rsidRPr="00835288" w:rsidDel="00F514CF">
                <w:rPr>
                  <w:rFonts w:cs="Times New Roman"/>
                  <w:b/>
                  <w:sz w:val="24"/>
                  <w:szCs w:val="24"/>
                </w:rPr>
                <w:delText xml:space="preserve">Thao tác </w:delText>
              </w:r>
              <w:bookmarkStart w:id="3771" w:name="_Toc493511021"/>
              <w:bookmarkStart w:id="3772" w:name="_Toc493627006"/>
              <w:bookmarkStart w:id="3773" w:name="_Toc494461392"/>
              <w:bookmarkEnd w:id="3771"/>
              <w:bookmarkEnd w:id="3772"/>
              <w:bookmarkEnd w:id="3773"/>
            </w:del>
          </w:p>
        </w:tc>
        <w:tc>
          <w:tcPr>
            <w:tcW w:w="54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DD03157" w14:textId="373A7CDE" w:rsidR="009C2BE7" w:rsidRPr="00835288" w:rsidDel="00F514CF" w:rsidRDefault="009C2BE7" w:rsidP="00896B3B">
            <w:pPr>
              <w:spacing w:before="240"/>
              <w:jc w:val="center"/>
              <w:rPr>
                <w:del w:id="3774" w:author="Admin" w:date="2017-09-18T11:49:00Z"/>
                <w:rFonts w:cs="Times New Roman"/>
                <w:b/>
                <w:sz w:val="24"/>
                <w:szCs w:val="24"/>
              </w:rPr>
            </w:pPr>
            <w:del w:id="3775" w:author="Admin" w:date="2017-09-18T11:49:00Z">
              <w:r w:rsidRPr="00835288" w:rsidDel="00F514CF">
                <w:rPr>
                  <w:rFonts w:cs="Times New Roman"/>
                  <w:b/>
                  <w:sz w:val="24"/>
                  <w:szCs w:val="24"/>
                </w:rPr>
                <w:delText>Mô tả</w:delText>
              </w:r>
              <w:bookmarkStart w:id="3776" w:name="_Toc493511022"/>
              <w:bookmarkStart w:id="3777" w:name="_Toc493627007"/>
              <w:bookmarkStart w:id="3778" w:name="_Toc494461393"/>
              <w:bookmarkEnd w:id="3776"/>
              <w:bookmarkEnd w:id="3777"/>
              <w:bookmarkEnd w:id="3778"/>
            </w:del>
          </w:p>
        </w:tc>
        <w:bookmarkStart w:id="3779" w:name="_Toc493511023"/>
        <w:bookmarkStart w:id="3780" w:name="_Toc493627008"/>
        <w:bookmarkStart w:id="3781" w:name="_Toc494461394"/>
        <w:bookmarkEnd w:id="3779"/>
        <w:bookmarkEnd w:id="3780"/>
        <w:bookmarkEnd w:id="3781"/>
      </w:tr>
      <w:tr w:rsidR="009C2BE7" w:rsidRPr="00835288" w:rsidDel="00F514CF" w14:paraId="691C211A" w14:textId="14ADE7DC" w:rsidTr="009C2BE7">
        <w:trPr>
          <w:trHeight w:val="286"/>
          <w:del w:id="3782" w:author="Admin" w:date="2017-09-18T11:49:00Z"/>
        </w:trPr>
        <w:tc>
          <w:tcPr>
            <w:tcW w:w="1080" w:type="dxa"/>
            <w:tcBorders>
              <w:top w:val="single" w:sz="4" w:space="0" w:color="000000"/>
              <w:left w:val="single" w:sz="4" w:space="0" w:color="000000"/>
              <w:bottom w:val="single" w:sz="4" w:space="0" w:color="000000"/>
              <w:right w:val="single" w:sz="4" w:space="0" w:color="000000"/>
            </w:tcBorders>
            <w:vAlign w:val="center"/>
          </w:tcPr>
          <w:p w14:paraId="0CDEB79C" w14:textId="610B37BF" w:rsidR="009C2BE7" w:rsidRPr="009C2BE7" w:rsidDel="00F514CF" w:rsidRDefault="009C2BE7" w:rsidP="009C2BE7">
            <w:pPr>
              <w:pStyle w:val="ListParagraph"/>
              <w:numPr>
                <w:ilvl w:val="0"/>
                <w:numId w:val="70"/>
              </w:numPr>
              <w:spacing w:before="240"/>
              <w:jc w:val="left"/>
              <w:rPr>
                <w:del w:id="3783" w:author="Admin" w:date="2017-09-18T11:49:00Z"/>
                <w:rFonts w:cs="Times New Roman"/>
                <w:sz w:val="24"/>
                <w:szCs w:val="24"/>
              </w:rPr>
            </w:pPr>
            <w:bookmarkStart w:id="3784" w:name="_Toc493511024"/>
            <w:bookmarkStart w:id="3785" w:name="_Toc493627009"/>
            <w:bookmarkStart w:id="3786" w:name="_Toc494461395"/>
            <w:bookmarkEnd w:id="3784"/>
            <w:bookmarkEnd w:id="3785"/>
            <w:bookmarkEnd w:id="3786"/>
          </w:p>
        </w:tc>
        <w:tc>
          <w:tcPr>
            <w:tcW w:w="3051" w:type="dxa"/>
            <w:tcBorders>
              <w:top w:val="single" w:sz="4" w:space="0" w:color="000000"/>
              <w:left w:val="single" w:sz="4" w:space="0" w:color="000000"/>
              <w:bottom w:val="single" w:sz="4" w:space="0" w:color="000000"/>
              <w:right w:val="single" w:sz="4" w:space="0" w:color="000000"/>
            </w:tcBorders>
            <w:vAlign w:val="center"/>
            <w:hideMark/>
          </w:tcPr>
          <w:p w14:paraId="30CE50C6" w14:textId="2496BA75" w:rsidR="009C2BE7" w:rsidRPr="00835288" w:rsidDel="00F514CF" w:rsidRDefault="009C2BE7" w:rsidP="00896B3B">
            <w:pPr>
              <w:spacing w:before="240"/>
              <w:jc w:val="left"/>
              <w:rPr>
                <w:del w:id="3787" w:author="Admin" w:date="2017-09-18T11:49:00Z"/>
                <w:rFonts w:cs="Times New Roman"/>
                <w:b/>
                <w:sz w:val="24"/>
                <w:szCs w:val="24"/>
              </w:rPr>
            </w:pPr>
            <w:del w:id="3788" w:author="Admin" w:date="2017-09-18T11:49:00Z">
              <w:r w:rsidDel="00F514CF">
                <w:rPr>
                  <w:rFonts w:cs="Times New Roman"/>
                  <w:b/>
                  <w:sz w:val="24"/>
                  <w:szCs w:val="24"/>
                </w:rPr>
                <w:delText>Thêm mới bản ghi danh mục năng lực</w:delText>
              </w:r>
              <w:bookmarkStart w:id="3789" w:name="_Toc493511025"/>
              <w:bookmarkStart w:id="3790" w:name="_Toc493627010"/>
              <w:bookmarkStart w:id="3791" w:name="_Toc494461396"/>
              <w:bookmarkEnd w:id="3789"/>
              <w:bookmarkEnd w:id="3790"/>
              <w:bookmarkEnd w:id="3791"/>
            </w:del>
          </w:p>
        </w:tc>
        <w:tc>
          <w:tcPr>
            <w:tcW w:w="5409" w:type="dxa"/>
            <w:tcBorders>
              <w:top w:val="single" w:sz="4" w:space="0" w:color="000000"/>
              <w:left w:val="single" w:sz="4" w:space="0" w:color="000000"/>
              <w:bottom w:val="single" w:sz="4" w:space="0" w:color="000000"/>
              <w:right w:val="single" w:sz="4" w:space="0" w:color="000000"/>
            </w:tcBorders>
            <w:vAlign w:val="center"/>
            <w:hideMark/>
          </w:tcPr>
          <w:p w14:paraId="75FD8B81" w14:textId="5118D095" w:rsidR="009C2BE7" w:rsidDel="00F514CF" w:rsidRDefault="009C2BE7" w:rsidP="00896B3B">
            <w:pPr>
              <w:spacing w:before="240"/>
              <w:jc w:val="left"/>
              <w:rPr>
                <w:del w:id="3792" w:author="Admin" w:date="2017-09-18T11:49:00Z"/>
                <w:rFonts w:cs="Times New Roman"/>
                <w:sz w:val="24"/>
                <w:szCs w:val="24"/>
              </w:rPr>
            </w:pPr>
            <w:del w:id="3793" w:author="Admin" w:date="2017-09-18T11:49:00Z">
              <w:r w:rsidRPr="00835288" w:rsidDel="00F514CF">
                <w:rPr>
                  <w:rFonts w:cs="Times New Roman"/>
                  <w:sz w:val="24"/>
                  <w:szCs w:val="24"/>
                </w:rPr>
                <w:delText>Người dùng sử</w:delText>
              </w:r>
              <w:r w:rsidDel="00F514CF">
                <w:rPr>
                  <w:rFonts w:cs="Times New Roman"/>
                  <w:sz w:val="24"/>
                  <w:szCs w:val="24"/>
                </w:rPr>
                <w:delText xml:space="preserve"> dụng chức năng này để "Khai báo</w:delText>
              </w:r>
              <w:r w:rsidRPr="00835288" w:rsidDel="00F514CF">
                <w:rPr>
                  <w:rFonts w:cs="Times New Roman"/>
                  <w:sz w:val="24"/>
                  <w:szCs w:val="24"/>
                </w:rPr>
                <w:delText xml:space="preserve">" </w:delText>
              </w:r>
              <w:r w:rsidDel="00F514CF">
                <w:rPr>
                  <w:rFonts w:cs="Times New Roman"/>
                  <w:sz w:val="24"/>
                  <w:szCs w:val="24"/>
                </w:rPr>
                <w:delText>bản ghi danh mục năng lực</w:delText>
              </w:r>
              <w:bookmarkStart w:id="3794" w:name="_Toc493511026"/>
              <w:bookmarkStart w:id="3795" w:name="_Toc493627011"/>
              <w:bookmarkStart w:id="3796" w:name="_Toc494461397"/>
              <w:bookmarkEnd w:id="3794"/>
              <w:bookmarkEnd w:id="3795"/>
              <w:bookmarkEnd w:id="3796"/>
            </w:del>
          </w:p>
          <w:p w14:paraId="1ADDC0F6" w14:textId="1A9B9113" w:rsidR="009C2BE7" w:rsidDel="00F514CF" w:rsidRDefault="009C2BE7" w:rsidP="00896B3B">
            <w:pPr>
              <w:pStyle w:val="NoSpacing"/>
              <w:spacing w:before="240"/>
              <w:rPr>
                <w:del w:id="3797" w:author="Admin" w:date="2017-09-18T11:49:00Z"/>
              </w:rPr>
            </w:pPr>
            <w:del w:id="3798" w:author="Admin" w:date="2017-09-18T11:49:00Z">
              <w:r w:rsidDel="00F514CF">
                <w:delText>Các thông tin thêm mới gồm: Nhóm năng lực, mã năng lực, tên năng lực, ngày hiệu lực, ngày hết hiệu lực, mô tả.</w:delText>
              </w:r>
              <w:bookmarkStart w:id="3799" w:name="_Toc493511027"/>
              <w:bookmarkStart w:id="3800" w:name="_Toc493627012"/>
              <w:bookmarkStart w:id="3801" w:name="_Toc494461398"/>
              <w:bookmarkEnd w:id="3799"/>
              <w:bookmarkEnd w:id="3800"/>
              <w:bookmarkEnd w:id="3801"/>
            </w:del>
          </w:p>
          <w:p w14:paraId="484062D3" w14:textId="2E1C747F" w:rsidR="009C2BE7" w:rsidRPr="00835288" w:rsidDel="00F514CF" w:rsidRDefault="009C2BE7" w:rsidP="00896B3B">
            <w:pPr>
              <w:spacing w:before="240"/>
              <w:jc w:val="left"/>
              <w:rPr>
                <w:del w:id="3802" w:author="Admin" w:date="2017-09-18T11:49:00Z"/>
                <w:rFonts w:cs="Times New Roman"/>
                <w:sz w:val="24"/>
                <w:szCs w:val="24"/>
              </w:rPr>
            </w:pPr>
            <w:del w:id="3803" w:author="Admin" w:date="2017-09-18T11:49:00Z">
              <w:r w:rsidDel="00F514CF">
                <w:rPr>
                  <w:rFonts w:cs="Times New Roman"/>
                  <w:sz w:val="24"/>
                  <w:szCs w:val="24"/>
                </w:rPr>
                <w:delText>Bản ghi thêm mới thành công sẽ hiển thị ở lưới dữ liệu</w:delText>
              </w:r>
              <w:bookmarkStart w:id="3804" w:name="_Toc493511028"/>
              <w:bookmarkStart w:id="3805" w:name="_Toc493627013"/>
              <w:bookmarkStart w:id="3806" w:name="_Toc494461399"/>
              <w:bookmarkEnd w:id="3804"/>
              <w:bookmarkEnd w:id="3805"/>
              <w:bookmarkEnd w:id="3806"/>
            </w:del>
          </w:p>
        </w:tc>
        <w:bookmarkStart w:id="3807" w:name="_Toc493511029"/>
        <w:bookmarkStart w:id="3808" w:name="_Toc493627014"/>
        <w:bookmarkStart w:id="3809" w:name="_Toc494461400"/>
        <w:bookmarkEnd w:id="3807"/>
        <w:bookmarkEnd w:id="3808"/>
        <w:bookmarkEnd w:id="3809"/>
      </w:tr>
      <w:tr w:rsidR="009C2BE7" w:rsidRPr="00835288" w:rsidDel="00F514CF" w14:paraId="26F42685" w14:textId="6F121D31" w:rsidTr="009C2BE7">
        <w:trPr>
          <w:trHeight w:val="286"/>
          <w:del w:id="3810" w:author="Admin" w:date="2017-09-18T11:49:00Z"/>
        </w:trPr>
        <w:tc>
          <w:tcPr>
            <w:tcW w:w="1080" w:type="dxa"/>
            <w:tcBorders>
              <w:top w:val="single" w:sz="4" w:space="0" w:color="000000"/>
              <w:left w:val="single" w:sz="4" w:space="0" w:color="000000"/>
              <w:bottom w:val="single" w:sz="4" w:space="0" w:color="000000"/>
              <w:right w:val="single" w:sz="4" w:space="0" w:color="000000"/>
            </w:tcBorders>
            <w:vAlign w:val="center"/>
          </w:tcPr>
          <w:p w14:paraId="639CF0C9" w14:textId="6EA48D7B" w:rsidR="009C2BE7" w:rsidRPr="009C2BE7" w:rsidDel="00F514CF" w:rsidRDefault="009C2BE7" w:rsidP="009C2BE7">
            <w:pPr>
              <w:pStyle w:val="ListParagraph"/>
              <w:numPr>
                <w:ilvl w:val="0"/>
                <w:numId w:val="70"/>
              </w:numPr>
              <w:spacing w:before="240"/>
              <w:jc w:val="left"/>
              <w:rPr>
                <w:del w:id="3811" w:author="Admin" w:date="2017-09-18T11:49:00Z"/>
                <w:rFonts w:cs="Times New Roman"/>
                <w:sz w:val="24"/>
                <w:szCs w:val="24"/>
              </w:rPr>
            </w:pPr>
            <w:bookmarkStart w:id="3812" w:name="_Toc493511030"/>
            <w:bookmarkStart w:id="3813" w:name="_Toc493627015"/>
            <w:bookmarkStart w:id="3814" w:name="_Toc494461401"/>
            <w:bookmarkEnd w:id="3812"/>
            <w:bookmarkEnd w:id="3813"/>
            <w:bookmarkEnd w:id="3814"/>
          </w:p>
        </w:tc>
        <w:tc>
          <w:tcPr>
            <w:tcW w:w="3051" w:type="dxa"/>
            <w:tcBorders>
              <w:top w:val="single" w:sz="4" w:space="0" w:color="000000"/>
              <w:left w:val="single" w:sz="4" w:space="0" w:color="000000"/>
              <w:bottom w:val="single" w:sz="4" w:space="0" w:color="000000"/>
              <w:right w:val="single" w:sz="4" w:space="0" w:color="000000"/>
            </w:tcBorders>
            <w:vAlign w:val="center"/>
            <w:hideMark/>
          </w:tcPr>
          <w:p w14:paraId="582AC07B" w14:textId="39D4881E" w:rsidR="009C2BE7" w:rsidRPr="00835288" w:rsidDel="00F514CF" w:rsidRDefault="009C2BE7" w:rsidP="00896B3B">
            <w:pPr>
              <w:spacing w:before="240"/>
              <w:jc w:val="left"/>
              <w:rPr>
                <w:del w:id="3815" w:author="Admin" w:date="2017-09-18T11:49:00Z"/>
                <w:rFonts w:cs="Times New Roman"/>
                <w:b/>
                <w:sz w:val="24"/>
                <w:szCs w:val="24"/>
              </w:rPr>
            </w:pPr>
            <w:del w:id="3816" w:author="Admin" w:date="2017-09-18T11:49:00Z">
              <w:r w:rsidRPr="00835288" w:rsidDel="00F514CF">
                <w:rPr>
                  <w:rFonts w:cs="Times New Roman"/>
                  <w:b/>
                  <w:sz w:val="24"/>
                  <w:szCs w:val="24"/>
                </w:rPr>
                <w:delText>Sửa</w:delText>
              </w:r>
              <w:bookmarkStart w:id="3817" w:name="_Toc493511031"/>
              <w:bookmarkStart w:id="3818" w:name="_Toc493627016"/>
              <w:bookmarkStart w:id="3819" w:name="_Toc494461402"/>
              <w:bookmarkEnd w:id="3817"/>
              <w:bookmarkEnd w:id="3818"/>
              <w:bookmarkEnd w:id="3819"/>
            </w:del>
          </w:p>
        </w:tc>
        <w:tc>
          <w:tcPr>
            <w:tcW w:w="5409" w:type="dxa"/>
            <w:tcBorders>
              <w:top w:val="single" w:sz="4" w:space="0" w:color="000000"/>
              <w:left w:val="single" w:sz="4" w:space="0" w:color="000000"/>
              <w:bottom w:val="single" w:sz="4" w:space="0" w:color="000000"/>
              <w:right w:val="single" w:sz="4" w:space="0" w:color="000000"/>
            </w:tcBorders>
            <w:vAlign w:val="center"/>
            <w:hideMark/>
          </w:tcPr>
          <w:p w14:paraId="7B271F99" w14:textId="25454FC6" w:rsidR="009C2BE7" w:rsidRPr="00835288" w:rsidDel="00F514CF" w:rsidRDefault="009C2BE7" w:rsidP="00896B3B">
            <w:pPr>
              <w:spacing w:before="240"/>
              <w:jc w:val="left"/>
              <w:rPr>
                <w:del w:id="3820" w:author="Admin" w:date="2017-09-18T11:49:00Z"/>
                <w:rFonts w:cs="Times New Roman"/>
                <w:sz w:val="24"/>
                <w:szCs w:val="24"/>
              </w:rPr>
            </w:pPr>
            <w:del w:id="3821" w:author="Admin" w:date="2017-09-18T11:49:00Z">
              <w:r w:rsidRPr="00835288" w:rsidDel="00F514CF">
                <w:rPr>
                  <w:rFonts w:cs="Times New Roman"/>
                  <w:sz w:val="24"/>
                  <w:szCs w:val="24"/>
                </w:rPr>
                <w:delText xml:space="preserve">Người dùng sử dụng chức năng này </w:delText>
              </w:r>
              <w:r w:rsidDel="00F514CF">
                <w:rPr>
                  <w:rFonts w:cs="Times New Roman"/>
                  <w:sz w:val="24"/>
                  <w:szCs w:val="24"/>
                </w:rPr>
                <w:delText>để sửa thông tin một danh mục</w:delText>
              </w:r>
              <w:bookmarkStart w:id="3822" w:name="_Toc493511032"/>
              <w:bookmarkStart w:id="3823" w:name="_Toc493627017"/>
              <w:bookmarkStart w:id="3824" w:name="_Toc494461403"/>
              <w:bookmarkEnd w:id="3822"/>
              <w:bookmarkEnd w:id="3823"/>
              <w:bookmarkEnd w:id="3824"/>
            </w:del>
          </w:p>
        </w:tc>
        <w:bookmarkStart w:id="3825" w:name="_Toc493511033"/>
        <w:bookmarkStart w:id="3826" w:name="_Toc493627018"/>
        <w:bookmarkStart w:id="3827" w:name="_Toc494461404"/>
        <w:bookmarkEnd w:id="3825"/>
        <w:bookmarkEnd w:id="3826"/>
        <w:bookmarkEnd w:id="3827"/>
      </w:tr>
      <w:tr w:rsidR="009C2BE7" w:rsidRPr="00835288" w:rsidDel="00F514CF" w14:paraId="7D7C2064" w14:textId="6C811961" w:rsidTr="009C2BE7">
        <w:trPr>
          <w:trHeight w:val="286"/>
          <w:del w:id="3828" w:author="Admin" w:date="2017-09-18T11:49:00Z"/>
        </w:trPr>
        <w:tc>
          <w:tcPr>
            <w:tcW w:w="1080" w:type="dxa"/>
            <w:tcBorders>
              <w:top w:val="single" w:sz="4" w:space="0" w:color="000000"/>
              <w:left w:val="single" w:sz="4" w:space="0" w:color="000000"/>
              <w:bottom w:val="single" w:sz="4" w:space="0" w:color="000000"/>
              <w:right w:val="single" w:sz="4" w:space="0" w:color="000000"/>
            </w:tcBorders>
            <w:vAlign w:val="center"/>
          </w:tcPr>
          <w:p w14:paraId="7F838043" w14:textId="24F6DED5" w:rsidR="009C2BE7" w:rsidRPr="009C2BE7" w:rsidDel="00F514CF" w:rsidRDefault="009C2BE7" w:rsidP="009C2BE7">
            <w:pPr>
              <w:pStyle w:val="ListParagraph"/>
              <w:numPr>
                <w:ilvl w:val="0"/>
                <w:numId w:val="70"/>
              </w:numPr>
              <w:spacing w:before="240"/>
              <w:jc w:val="left"/>
              <w:rPr>
                <w:del w:id="3829" w:author="Admin" w:date="2017-09-18T11:49:00Z"/>
                <w:rFonts w:cs="Times New Roman"/>
                <w:sz w:val="24"/>
                <w:szCs w:val="24"/>
              </w:rPr>
            </w:pPr>
            <w:bookmarkStart w:id="3830" w:name="_Toc493511034"/>
            <w:bookmarkStart w:id="3831" w:name="_Toc493627019"/>
            <w:bookmarkStart w:id="3832" w:name="_Toc494461405"/>
            <w:bookmarkEnd w:id="3830"/>
            <w:bookmarkEnd w:id="3831"/>
            <w:bookmarkEnd w:id="3832"/>
          </w:p>
        </w:tc>
        <w:tc>
          <w:tcPr>
            <w:tcW w:w="3051" w:type="dxa"/>
            <w:tcBorders>
              <w:top w:val="single" w:sz="4" w:space="0" w:color="000000"/>
              <w:left w:val="single" w:sz="4" w:space="0" w:color="000000"/>
              <w:bottom w:val="single" w:sz="4" w:space="0" w:color="000000"/>
              <w:right w:val="single" w:sz="4" w:space="0" w:color="000000"/>
            </w:tcBorders>
            <w:vAlign w:val="center"/>
            <w:hideMark/>
          </w:tcPr>
          <w:p w14:paraId="02E1546A" w14:textId="2DCF58F0" w:rsidR="009C2BE7" w:rsidRPr="00835288" w:rsidDel="00F514CF" w:rsidRDefault="009C2BE7" w:rsidP="00896B3B">
            <w:pPr>
              <w:spacing w:before="240"/>
              <w:jc w:val="left"/>
              <w:rPr>
                <w:del w:id="3833" w:author="Admin" w:date="2017-09-18T11:49:00Z"/>
                <w:rFonts w:cs="Times New Roman"/>
                <w:b/>
                <w:sz w:val="24"/>
                <w:szCs w:val="24"/>
              </w:rPr>
            </w:pPr>
            <w:del w:id="3834" w:author="Admin" w:date="2017-09-18T11:49:00Z">
              <w:r w:rsidRPr="00835288" w:rsidDel="00F514CF">
                <w:rPr>
                  <w:rFonts w:cs="Times New Roman"/>
                  <w:b/>
                  <w:sz w:val="24"/>
                  <w:szCs w:val="24"/>
                </w:rPr>
                <w:delText>Lưu</w:delText>
              </w:r>
              <w:bookmarkStart w:id="3835" w:name="_Toc493511035"/>
              <w:bookmarkStart w:id="3836" w:name="_Toc493627020"/>
              <w:bookmarkStart w:id="3837" w:name="_Toc494461406"/>
              <w:bookmarkEnd w:id="3835"/>
              <w:bookmarkEnd w:id="3836"/>
              <w:bookmarkEnd w:id="3837"/>
            </w:del>
          </w:p>
        </w:tc>
        <w:tc>
          <w:tcPr>
            <w:tcW w:w="5409" w:type="dxa"/>
            <w:tcBorders>
              <w:top w:val="single" w:sz="4" w:space="0" w:color="000000"/>
              <w:left w:val="single" w:sz="4" w:space="0" w:color="000000"/>
              <w:bottom w:val="single" w:sz="4" w:space="0" w:color="000000"/>
              <w:right w:val="single" w:sz="4" w:space="0" w:color="000000"/>
            </w:tcBorders>
            <w:vAlign w:val="center"/>
            <w:hideMark/>
          </w:tcPr>
          <w:p w14:paraId="19701FAE" w14:textId="2169A239" w:rsidR="009C2BE7" w:rsidRPr="00835288" w:rsidDel="00F514CF" w:rsidRDefault="009C2BE7" w:rsidP="00896B3B">
            <w:pPr>
              <w:spacing w:before="240"/>
              <w:jc w:val="left"/>
              <w:rPr>
                <w:del w:id="3838" w:author="Admin" w:date="2017-09-18T11:49:00Z"/>
                <w:rFonts w:cs="Times New Roman"/>
                <w:sz w:val="24"/>
                <w:szCs w:val="24"/>
              </w:rPr>
            </w:pPr>
            <w:del w:id="3839" w:author="Admin" w:date="2017-09-18T11:49:00Z">
              <w:r w:rsidRPr="00835288" w:rsidDel="00F514CF">
                <w:rPr>
                  <w:rFonts w:cs="Times New Roman"/>
                  <w:sz w:val="24"/>
                  <w:szCs w:val="24"/>
                </w:rPr>
                <w:delText>Người dùng sử dụng chức năng này để "</w:delText>
              </w:r>
              <w:r w:rsidDel="00F514CF">
                <w:rPr>
                  <w:rFonts w:cs="Times New Roman"/>
                  <w:sz w:val="24"/>
                  <w:szCs w:val="24"/>
                </w:rPr>
                <w:delText>Lưu</w:delText>
              </w:r>
              <w:r w:rsidRPr="00835288" w:rsidDel="00F514CF">
                <w:rPr>
                  <w:rFonts w:cs="Times New Roman"/>
                  <w:sz w:val="24"/>
                  <w:szCs w:val="24"/>
                </w:rPr>
                <w:delText>" thông tin được "Thêm"/"Sửa" vào danh mục.</w:delText>
              </w:r>
              <w:bookmarkStart w:id="3840" w:name="_Toc493511036"/>
              <w:bookmarkStart w:id="3841" w:name="_Toc493627021"/>
              <w:bookmarkStart w:id="3842" w:name="_Toc494461407"/>
              <w:bookmarkEnd w:id="3840"/>
              <w:bookmarkEnd w:id="3841"/>
              <w:bookmarkEnd w:id="3842"/>
            </w:del>
          </w:p>
        </w:tc>
        <w:bookmarkStart w:id="3843" w:name="_Toc493511037"/>
        <w:bookmarkStart w:id="3844" w:name="_Toc493627022"/>
        <w:bookmarkStart w:id="3845" w:name="_Toc494461408"/>
        <w:bookmarkEnd w:id="3843"/>
        <w:bookmarkEnd w:id="3844"/>
        <w:bookmarkEnd w:id="3845"/>
      </w:tr>
      <w:tr w:rsidR="009C2BE7" w:rsidRPr="00835288" w:rsidDel="00F514CF" w14:paraId="55611E70" w14:textId="726E3FC0" w:rsidTr="009C2BE7">
        <w:trPr>
          <w:trHeight w:val="286"/>
          <w:del w:id="3846" w:author="Admin" w:date="2017-09-18T11:49:00Z"/>
        </w:trPr>
        <w:tc>
          <w:tcPr>
            <w:tcW w:w="1080" w:type="dxa"/>
            <w:tcBorders>
              <w:top w:val="single" w:sz="4" w:space="0" w:color="000000"/>
              <w:left w:val="single" w:sz="4" w:space="0" w:color="000000"/>
              <w:bottom w:val="single" w:sz="4" w:space="0" w:color="000000"/>
              <w:right w:val="single" w:sz="4" w:space="0" w:color="000000"/>
            </w:tcBorders>
            <w:vAlign w:val="center"/>
          </w:tcPr>
          <w:p w14:paraId="0F65E325" w14:textId="2FB792AE" w:rsidR="009C2BE7" w:rsidRPr="009C2BE7" w:rsidDel="00F514CF" w:rsidRDefault="009C2BE7" w:rsidP="009C2BE7">
            <w:pPr>
              <w:pStyle w:val="ListParagraph"/>
              <w:numPr>
                <w:ilvl w:val="0"/>
                <w:numId w:val="70"/>
              </w:numPr>
              <w:spacing w:before="240"/>
              <w:jc w:val="left"/>
              <w:rPr>
                <w:del w:id="3847" w:author="Admin" w:date="2017-09-18T11:49:00Z"/>
                <w:rFonts w:cs="Times New Roman"/>
                <w:sz w:val="24"/>
                <w:szCs w:val="24"/>
              </w:rPr>
            </w:pPr>
            <w:bookmarkStart w:id="3848" w:name="_Toc493511038"/>
            <w:bookmarkStart w:id="3849" w:name="_Toc493627023"/>
            <w:bookmarkStart w:id="3850" w:name="_Toc494461409"/>
            <w:bookmarkEnd w:id="3848"/>
            <w:bookmarkEnd w:id="3849"/>
            <w:bookmarkEnd w:id="3850"/>
          </w:p>
        </w:tc>
        <w:tc>
          <w:tcPr>
            <w:tcW w:w="3051" w:type="dxa"/>
            <w:tcBorders>
              <w:top w:val="single" w:sz="4" w:space="0" w:color="000000"/>
              <w:left w:val="single" w:sz="4" w:space="0" w:color="000000"/>
              <w:bottom w:val="single" w:sz="4" w:space="0" w:color="000000"/>
              <w:right w:val="single" w:sz="4" w:space="0" w:color="000000"/>
            </w:tcBorders>
            <w:vAlign w:val="center"/>
            <w:hideMark/>
          </w:tcPr>
          <w:p w14:paraId="2278E53B" w14:textId="3082DB2E" w:rsidR="009C2BE7" w:rsidRPr="00835288" w:rsidDel="00F514CF" w:rsidRDefault="009C2BE7" w:rsidP="00896B3B">
            <w:pPr>
              <w:spacing w:before="240"/>
              <w:jc w:val="left"/>
              <w:rPr>
                <w:del w:id="3851" w:author="Admin" w:date="2017-09-18T11:49:00Z"/>
                <w:rFonts w:cs="Times New Roman"/>
                <w:b/>
                <w:sz w:val="24"/>
                <w:szCs w:val="24"/>
              </w:rPr>
            </w:pPr>
            <w:del w:id="3852" w:author="Admin" w:date="2017-09-18T11:49:00Z">
              <w:r w:rsidRPr="00835288" w:rsidDel="00F514CF">
                <w:rPr>
                  <w:rFonts w:cs="Times New Roman"/>
                  <w:b/>
                  <w:sz w:val="24"/>
                  <w:szCs w:val="24"/>
                </w:rPr>
                <w:delText>Hủy</w:delText>
              </w:r>
              <w:bookmarkStart w:id="3853" w:name="_Toc493511039"/>
              <w:bookmarkStart w:id="3854" w:name="_Toc493627024"/>
              <w:bookmarkStart w:id="3855" w:name="_Toc494461410"/>
              <w:bookmarkEnd w:id="3853"/>
              <w:bookmarkEnd w:id="3854"/>
              <w:bookmarkEnd w:id="3855"/>
            </w:del>
          </w:p>
        </w:tc>
        <w:tc>
          <w:tcPr>
            <w:tcW w:w="5409" w:type="dxa"/>
            <w:tcBorders>
              <w:top w:val="single" w:sz="4" w:space="0" w:color="000000"/>
              <w:left w:val="single" w:sz="4" w:space="0" w:color="000000"/>
              <w:bottom w:val="single" w:sz="4" w:space="0" w:color="000000"/>
              <w:right w:val="single" w:sz="4" w:space="0" w:color="000000"/>
            </w:tcBorders>
            <w:vAlign w:val="center"/>
            <w:hideMark/>
          </w:tcPr>
          <w:p w14:paraId="12FED5EA" w14:textId="271F2F81" w:rsidR="009C2BE7" w:rsidRPr="00835288" w:rsidDel="00F514CF" w:rsidRDefault="009C2BE7" w:rsidP="00896B3B">
            <w:pPr>
              <w:spacing w:before="240"/>
              <w:jc w:val="left"/>
              <w:rPr>
                <w:del w:id="3856" w:author="Admin" w:date="2017-09-18T11:49:00Z"/>
                <w:rFonts w:cs="Times New Roman"/>
                <w:sz w:val="24"/>
                <w:szCs w:val="24"/>
              </w:rPr>
            </w:pPr>
            <w:del w:id="3857" w:author="Admin" w:date="2017-09-18T11:49:00Z">
              <w:r w:rsidRPr="00835288" w:rsidDel="00F514CF">
                <w:rPr>
                  <w:rFonts w:cs="Times New Roman"/>
                  <w:sz w:val="24"/>
                  <w:szCs w:val="24"/>
                </w:rPr>
                <w:delText>Người dùng sử dụng chức năng này để "Hủy" quá trình "Thêm"/"Sửa" thông tin.</w:delText>
              </w:r>
              <w:bookmarkStart w:id="3858" w:name="_Toc493511040"/>
              <w:bookmarkStart w:id="3859" w:name="_Toc493627025"/>
              <w:bookmarkStart w:id="3860" w:name="_Toc494461411"/>
              <w:bookmarkEnd w:id="3858"/>
              <w:bookmarkEnd w:id="3859"/>
              <w:bookmarkEnd w:id="3860"/>
            </w:del>
          </w:p>
        </w:tc>
        <w:bookmarkStart w:id="3861" w:name="_Toc493511041"/>
        <w:bookmarkStart w:id="3862" w:name="_Toc493627026"/>
        <w:bookmarkStart w:id="3863" w:name="_Toc494461412"/>
        <w:bookmarkEnd w:id="3861"/>
        <w:bookmarkEnd w:id="3862"/>
        <w:bookmarkEnd w:id="3863"/>
      </w:tr>
      <w:tr w:rsidR="009C2BE7" w:rsidRPr="00835288" w:rsidDel="00F514CF" w14:paraId="0929B866" w14:textId="46899778" w:rsidTr="009C2BE7">
        <w:trPr>
          <w:trHeight w:val="286"/>
          <w:del w:id="3864" w:author="Admin" w:date="2017-09-18T11:49:00Z"/>
        </w:trPr>
        <w:tc>
          <w:tcPr>
            <w:tcW w:w="1080" w:type="dxa"/>
            <w:tcBorders>
              <w:top w:val="single" w:sz="4" w:space="0" w:color="000000"/>
              <w:left w:val="single" w:sz="4" w:space="0" w:color="000000"/>
              <w:bottom w:val="single" w:sz="4" w:space="0" w:color="000000"/>
              <w:right w:val="single" w:sz="4" w:space="0" w:color="000000"/>
            </w:tcBorders>
            <w:vAlign w:val="center"/>
          </w:tcPr>
          <w:p w14:paraId="5591A7E6" w14:textId="0A90AB6E" w:rsidR="009C2BE7" w:rsidRPr="009C2BE7" w:rsidDel="00F514CF" w:rsidRDefault="009C2BE7" w:rsidP="009C2BE7">
            <w:pPr>
              <w:pStyle w:val="ListParagraph"/>
              <w:numPr>
                <w:ilvl w:val="0"/>
                <w:numId w:val="70"/>
              </w:numPr>
              <w:spacing w:before="240"/>
              <w:jc w:val="left"/>
              <w:rPr>
                <w:del w:id="3865" w:author="Admin" w:date="2017-09-18T11:49:00Z"/>
                <w:rFonts w:cs="Times New Roman"/>
                <w:sz w:val="24"/>
                <w:szCs w:val="24"/>
              </w:rPr>
            </w:pPr>
            <w:bookmarkStart w:id="3866" w:name="_Toc493511042"/>
            <w:bookmarkStart w:id="3867" w:name="_Toc493627027"/>
            <w:bookmarkStart w:id="3868" w:name="_Toc494461413"/>
            <w:bookmarkEnd w:id="3866"/>
            <w:bookmarkEnd w:id="3867"/>
            <w:bookmarkEnd w:id="3868"/>
          </w:p>
        </w:tc>
        <w:tc>
          <w:tcPr>
            <w:tcW w:w="3051" w:type="dxa"/>
            <w:tcBorders>
              <w:top w:val="single" w:sz="4" w:space="0" w:color="000000"/>
              <w:left w:val="single" w:sz="4" w:space="0" w:color="000000"/>
              <w:bottom w:val="single" w:sz="4" w:space="0" w:color="000000"/>
              <w:right w:val="single" w:sz="4" w:space="0" w:color="000000"/>
            </w:tcBorders>
            <w:vAlign w:val="center"/>
          </w:tcPr>
          <w:p w14:paraId="7D70A582" w14:textId="7744FED7" w:rsidR="009C2BE7" w:rsidRPr="00835288" w:rsidDel="00F514CF" w:rsidRDefault="009C2BE7" w:rsidP="00896B3B">
            <w:pPr>
              <w:spacing w:before="240"/>
              <w:jc w:val="left"/>
              <w:rPr>
                <w:del w:id="3869" w:author="Admin" w:date="2017-09-18T11:49:00Z"/>
                <w:rFonts w:cs="Times New Roman"/>
                <w:b/>
                <w:sz w:val="24"/>
                <w:szCs w:val="24"/>
              </w:rPr>
            </w:pPr>
            <w:del w:id="3870" w:author="Admin" w:date="2017-09-18T11:49:00Z">
              <w:r w:rsidDel="00F514CF">
                <w:rPr>
                  <w:rFonts w:cs="Times New Roman"/>
                  <w:b/>
                  <w:sz w:val="24"/>
                  <w:szCs w:val="24"/>
                </w:rPr>
                <w:delText>Xóa</w:delText>
              </w:r>
              <w:bookmarkStart w:id="3871" w:name="_Toc493511043"/>
              <w:bookmarkStart w:id="3872" w:name="_Toc493627028"/>
              <w:bookmarkStart w:id="3873" w:name="_Toc494461414"/>
              <w:bookmarkEnd w:id="3871"/>
              <w:bookmarkEnd w:id="3872"/>
              <w:bookmarkEnd w:id="3873"/>
            </w:del>
          </w:p>
        </w:tc>
        <w:tc>
          <w:tcPr>
            <w:tcW w:w="5409" w:type="dxa"/>
            <w:tcBorders>
              <w:top w:val="single" w:sz="4" w:space="0" w:color="000000"/>
              <w:left w:val="single" w:sz="4" w:space="0" w:color="000000"/>
              <w:bottom w:val="single" w:sz="4" w:space="0" w:color="000000"/>
              <w:right w:val="single" w:sz="4" w:space="0" w:color="000000"/>
            </w:tcBorders>
            <w:vAlign w:val="center"/>
          </w:tcPr>
          <w:p w14:paraId="658A63F6" w14:textId="5CF1E275" w:rsidR="009C2BE7" w:rsidRPr="00835288" w:rsidDel="00F514CF" w:rsidRDefault="009C2BE7" w:rsidP="00896B3B">
            <w:pPr>
              <w:spacing w:before="240"/>
              <w:jc w:val="left"/>
              <w:rPr>
                <w:del w:id="3874" w:author="Admin" w:date="2017-09-18T11:49:00Z"/>
                <w:rFonts w:cs="Times New Roman"/>
                <w:sz w:val="24"/>
                <w:szCs w:val="24"/>
              </w:rPr>
            </w:pPr>
            <w:del w:id="3875" w:author="Admin" w:date="2017-09-18T11:49:00Z">
              <w:r w:rsidDel="00F514CF">
                <w:rPr>
                  <w:rFonts w:cs="Times New Roman"/>
                  <w:sz w:val="24"/>
                  <w:szCs w:val="24"/>
                </w:rPr>
                <w:delText>Người dùng sử dụng chức năng này để xóa một danh mục năng lực. Chỉ xóa được bản ghi khi chưa sử dụng ở phần nghiệp vụ.</w:delText>
              </w:r>
              <w:bookmarkStart w:id="3876" w:name="_Toc493511044"/>
              <w:bookmarkStart w:id="3877" w:name="_Toc493627029"/>
              <w:bookmarkStart w:id="3878" w:name="_Toc494461415"/>
              <w:bookmarkEnd w:id="3876"/>
              <w:bookmarkEnd w:id="3877"/>
              <w:bookmarkEnd w:id="3878"/>
            </w:del>
          </w:p>
        </w:tc>
        <w:bookmarkStart w:id="3879" w:name="_Toc493511045"/>
        <w:bookmarkStart w:id="3880" w:name="_Toc493627030"/>
        <w:bookmarkStart w:id="3881" w:name="_Toc494461416"/>
        <w:bookmarkEnd w:id="3879"/>
        <w:bookmarkEnd w:id="3880"/>
        <w:bookmarkEnd w:id="3881"/>
      </w:tr>
      <w:tr w:rsidR="009C2BE7" w:rsidRPr="00835288" w:rsidDel="00F514CF" w14:paraId="3F054527" w14:textId="095764C2" w:rsidTr="009C2BE7">
        <w:trPr>
          <w:trHeight w:val="286"/>
          <w:del w:id="3882" w:author="Admin" w:date="2017-09-18T11:49:00Z"/>
        </w:trPr>
        <w:tc>
          <w:tcPr>
            <w:tcW w:w="1080" w:type="dxa"/>
            <w:tcBorders>
              <w:top w:val="single" w:sz="4" w:space="0" w:color="000000"/>
              <w:left w:val="single" w:sz="4" w:space="0" w:color="000000"/>
              <w:bottom w:val="single" w:sz="4" w:space="0" w:color="000000"/>
              <w:right w:val="single" w:sz="4" w:space="0" w:color="000000"/>
            </w:tcBorders>
            <w:vAlign w:val="center"/>
          </w:tcPr>
          <w:p w14:paraId="559716B8" w14:textId="27849ED4" w:rsidR="009C2BE7" w:rsidRPr="009C2BE7" w:rsidDel="00F514CF" w:rsidRDefault="009C2BE7" w:rsidP="009C2BE7">
            <w:pPr>
              <w:pStyle w:val="ListParagraph"/>
              <w:numPr>
                <w:ilvl w:val="0"/>
                <w:numId w:val="70"/>
              </w:numPr>
              <w:spacing w:before="240"/>
              <w:jc w:val="left"/>
              <w:rPr>
                <w:del w:id="3883" w:author="Admin" w:date="2017-09-18T11:49:00Z"/>
                <w:rFonts w:cs="Times New Roman"/>
                <w:sz w:val="24"/>
                <w:szCs w:val="24"/>
              </w:rPr>
            </w:pPr>
            <w:bookmarkStart w:id="3884" w:name="_Toc493511046"/>
            <w:bookmarkStart w:id="3885" w:name="_Toc493627031"/>
            <w:bookmarkStart w:id="3886" w:name="_Toc494461417"/>
            <w:bookmarkEnd w:id="3884"/>
            <w:bookmarkEnd w:id="3885"/>
            <w:bookmarkEnd w:id="3886"/>
          </w:p>
        </w:tc>
        <w:tc>
          <w:tcPr>
            <w:tcW w:w="3051" w:type="dxa"/>
            <w:tcBorders>
              <w:top w:val="single" w:sz="4" w:space="0" w:color="000000"/>
              <w:left w:val="single" w:sz="4" w:space="0" w:color="000000"/>
              <w:bottom w:val="single" w:sz="4" w:space="0" w:color="000000"/>
              <w:right w:val="single" w:sz="4" w:space="0" w:color="000000"/>
            </w:tcBorders>
            <w:vAlign w:val="center"/>
          </w:tcPr>
          <w:p w14:paraId="651EB69E" w14:textId="6672D2B8" w:rsidR="009C2BE7" w:rsidRPr="00835288" w:rsidDel="00F514CF" w:rsidRDefault="009C2BE7" w:rsidP="00896B3B">
            <w:pPr>
              <w:spacing w:before="240"/>
              <w:jc w:val="left"/>
              <w:rPr>
                <w:del w:id="3887" w:author="Admin" w:date="2017-09-18T11:49:00Z"/>
                <w:rFonts w:cs="Times New Roman"/>
                <w:b/>
                <w:sz w:val="24"/>
                <w:szCs w:val="24"/>
              </w:rPr>
            </w:pPr>
            <w:del w:id="3888" w:author="Admin" w:date="2017-09-18T11:49:00Z">
              <w:r w:rsidDel="00F514CF">
                <w:rPr>
                  <w:rFonts w:cs="Times New Roman"/>
                  <w:b/>
                  <w:sz w:val="24"/>
                  <w:szCs w:val="24"/>
                </w:rPr>
                <w:delText>Xuất excel</w:delText>
              </w:r>
              <w:bookmarkStart w:id="3889" w:name="_Toc493511047"/>
              <w:bookmarkStart w:id="3890" w:name="_Toc493627032"/>
              <w:bookmarkStart w:id="3891" w:name="_Toc494461418"/>
              <w:bookmarkEnd w:id="3889"/>
              <w:bookmarkEnd w:id="3890"/>
              <w:bookmarkEnd w:id="3891"/>
            </w:del>
          </w:p>
        </w:tc>
        <w:tc>
          <w:tcPr>
            <w:tcW w:w="5409" w:type="dxa"/>
            <w:tcBorders>
              <w:top w:val="single" w:sz="4" w:space="0" w:color="000000"/>
              <w:left w:val="single" w:sz="4" w:space="0" w:color="000000"/>
              <w:bottom w:val="single" w:sz="4" w:space="0" w:color="000000"/>
              <w:right w:val="single" w:sz="4" w:space="0" w:color="000000"/>
            </w:tcBorders>
            <w:vAlign w:val="center"/>
          </w:tcPr>
          <w:p w14:paraId="6650A636" w14:textId="5E5F4E9A" w:rsidR="009C2BE7" w:rsidRPr="00835288" w:rsidDel="00F514CF" w:rsidRDefault="009C2BE7" w:rsidP="00896B3B">
            <w:pPr>
              <w:spacing w:before="240"/>
              <w:jc w:val="left"/>
              <w:rPr>
                <w:del w:id="3892" w:author="Admin" w:date="2017-09-18T11:49:00Z"/>
                <w:rFonts w:cs="Times New Roman"/>
                <w:sz w:val="24"/>
                <w:szCs w:val="24"/>
              </w:rPr>
            </w:pPr>
            <w:del w:id="3893" w:author="Admin" w:date="2017-09-18T11:49:00Z">
              <w:r w:rsidDel="00F514CF">
                <w:rPr>
                  <w:rFonts w:cs="Times New Roman"/>
                  <w:sz w:val="24"/>
                  <w:szCs w:val="24"/>
                </w:rPr>
                <w:delText>Người dùng sử dụng chức năng này để xuất dữ liệu ra file excel</w:delText>
              </w:r>
              <w:bookmarkStart w:id="3894" w:name="_Toc493511048"/>
              <w:bookmarkStart w:id="3895" w:name="_Toc493627033"/>
              <w:bookmarkStart w:id="3896" w:name="_Toc494461419"/>
              <w:bookmarkEnd w:id="3894"/>
              <w:bookmarkEnd w:id="3895"/>
              <w:bookmarkEnd w:id="3896"/>
            </w:del>
          </w:p>
        </w:tc>
        <w:bookmarkStart w:id="3897" w:name="_Toc493511049"/>
        <w:bookmarkStart w:id="3898" w:name="_Toc493627034"/>
        <w:bookmarkStart w:id="3899" w:name="_Toc494461420"/>
        <w:bookmarkEnd w:id="3897"/>
        <w:bookmarkEnd w:id="3898"/>
        <w:bookmarkEnd w:id="3899"/>
      </w:tr>
    </w:tbl>
    <w:p w14:paraId="483AB359" w14:textId="0F371AE8" w:rsidR="00896B3B" w:rsidRDefault="00896B3B" w:rsidP="00714D4C">
      <w:pPr>
        <w:pStyle w:val="Heading3"/>
      </w:pPr>
      <w:bookmarkStart w:id="3900" w:name="_Toc480536901"/>
      <w:bookmarkStart w:id="3901" w:name="_Toc494461421"/>
      <w:r>
        <w:t xml:space="preserve">Danh mục xây dựng </w:t>
      </w:r>
      <w:r w:rsidR="00D10C46">
        <w:t>mức</w:t>
      </w:r>
      <w:r>
        <w:t xml:space="preserve"> năng lực</w:t>
      </w:r>
      <w:bookmarkEnd w:id="3900"/>
      <w:bookmarkEnd w:id="3901"/>
    </w:p>
    <w:p w14:paraId="0EFF306E" w14:textId="77777777" w:rsidR="00896B3B" w:rsidRPr="00835288" w:rsidRDefault="00896B3B" w:rsidP="00896B3B">
      <w:pPr>
        <w:pStyle w:val="Heading4"/>
      </w:pPr>
      <w:r w:rsidRPr="00835288">
        <w:t>Mục đích, ý nghĩa</w:t>
      </w:r>
    </w:p>
    <w:p w14:paraId="6EF1B04B" w14:textId="77777777" w:rsidR="00896B3B" w:rsidRDefault="00896B3B" w:rsidP="00896B3B">
      <w:pPr>
        <w:pStyle w:val="ListParagraph"/>
        <w:numPr>
          <w:ilvl w:val="0"/>
          <w:numId w:val="4"/>
        </w:numPr>
        <w:spacing w:line="312" w:lineRule="auto"/>
        <w:ind w:left="426" w:hanging="426"/>
        <w:rPr>
          <w:rFonts w:cs="Times New Roman"/>
          <w:sz w:val="24"/>
          <w:szCs w:val="24"/>
        </w:rPr>
      </w:pPr>
      <w:r>
        <w:rPr>
          <w:rFonts w:cs="Times New Roman"/>
          <w:sz w:val="24"/>
          <w:szCs w:val="24"/>
        </w:rPr>
        <w:t>Xây dựng mức của từng năng lực và nội dung cụ thể của từng mức năng lực.</w:t>
      </w:r>
    </w:p>
    <w:p w14:paraId="54DA3648" w14:textId="77777777" w:rsidR="00896B3B" w:rsidRDefault="00896B3B" w:rsidP="00896B3B">
      <w:pPr>
        <w:pStyle w:val="Heading4"/>
      </w:pPr>
      <w:r>
        <w:t>Đặc tả tình huống nghiệp vụ</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896B3B" w14:paraId="1C04544F"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2613D0D" w14:textId="77777777" w:rsidR="00896B3B" w:rsidRDefault="00896B3B" w:rsidP="00896B3B">
            <w:pPr>
              <w:snapToGrid w:val="0"/>
              <w:spacing w:before="120" w:line="276" w:lineRule="auto"/>
              <w:rPr>
                <w:rFonts w:cs="Times New Roman"/>
                <w:sz w:val="26"/>
                <w:szCs w:val="26"/>
              </w:rPr>
            </w:pPr>
            <w:r>
              <w:rPr>
                <w:rFonts w:cs="Times New Roman"/>
                <w:b/>
                <w:bCs/>
                <w:szCs w:val="26"/>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76FEDD7" w14:textId="77777777" w:rsidR="00896B3B" w:rsidRPr="00441A67" w:rsidRDefault="00896B3B" w:rsidP="00896B3B">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khai báo mức của từng năng lực và nội dung cụ thể của từng mức năng lực.</w:t>
            </w:r>
          </w:p>
        </w:tc>
      </w:tr>
      <w:tr w:rsidR="00896B3B" w14:paraId="7EEE3E7E"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D231045" w14:textId="77777777" w:rsidR="00896B3B" w:rsidRDefault="00896B3B" w:rsidP="00896B3B">
            <w:pPr>
              <w:snapToGrid w:val="0"/>
              <w:spacing w:before="120" w:line="276" w:lineRule="auto"/>
              <w:rPr>
                <w:rFonts w:cs="Times New Roman"/>
                <w:szCs w:val="26"/>
              </w:rPr>
            </w:pPr>
            <w:r>
              <w:rPr>
                <w:rFonts w:cs="Times New Roman"/>
                <w:b/>
                <w:bCs/>
                <w:szCs w:val="26"/>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5342265" w14:textId="77777777" w:rsidR="00896B3B" w:rsidRDefault="00896B3B" w:rsidP="00896B3B">
            <w:pPr>
              <w:pStyle w:val="AutoNumDescription"/>
              <w:spacing w:after="0" w:line="276" w:lineRule="auto"/>
              <w:rPr>
                <w:sz w:val="24"/>
                <w:szCs w:val="24"/>
              </w:rPr>
            </w:pPr>
            <w:r>
              <w:rPr>
                <w:sz w:val="24"/>
                <w:szCs w:val="24"/>
              </w:rPr>
              <w:t>Mức năng lực là căn cứ để:</w:t>
            </w:r>
          </w:p>
          <w:p w14:paraId="6C187C4B" w14:textId="77777777" w:rsidR="00896B3B" w:rsidRDefault="00896B3B" w:rsidP="00896B3B">
            <w:pPr>
              <w:pStyle w:val="AutoNumDescription"/>
              <w:numPr>
                <w:ilvl w:val="0"/>
                <w:numId w:val="4"/>
              </w:numPr>
              <w:spacing w:after="0" w:line="276" w:lineRule="auto"/>
              <w:ind w:left="0"/>
              <w:rPr>
                <w:sz w:val="24"/>
                <w:szCs w:val="24"/>
              </w:rPr>
            </w:pPr>
            <w:r>
              <w:rPr>
                <w:sz w:val="24"/>
                <w:szCs w:val="24"/>
              </w:rPr>
              <w:t>- Thiết lập tiêu chuẩn năng lực cho chức danh</w:t>
            </w:r>
          </w:p>
          <w:p w14:paraId="02652FFA" w14:textId="77777777" w:rsidR="00896B3B" w:rsidRPr="00441A67" w:rsidRDefault="00896B3B" w:rsidP="00896B3B">
            <w:pPr>
              <w:pStyle w:val="AutoNumDescription"/>
              <w:numPr>
                <w:ilvl w:val="0"/>
                <w:numId w:val="4"/>
              </w:numPr>
              <w:spacing w:after="0" w:line="276" w:lineRule="auto"/>
              <w:ind w:left="0"/>
              <w:rPr>
                <w:sz w:val="24"/>
                <w:szCs w:val="24"/>
              </w:rPr>
            </w:pPr>
            <w:r>
              <w:rPr>
                <w:sz w:val="24"/>
                <w:szCs w:val="24"/>
              </w:rPr>
              <w:t>- Năng lực cho từng nhân viên và năng lực của nhân viên hiện tại đang ở mức nào trong khung năng lực.</w:t>
            </w:r>
          </w:p>
        </w:tc>
      </w:tr>
      <w:tr w:rsidR="00896B3B" w:rsidRPr="00980BD4" w14:paraId="3E96297F"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4E05C38" w14:textId="77777777" w:rsidR="00896B3B" w:rsidRDefault="00896B3B" w:rsidP="00896B3B">
            <w:pPr>
              <w:snapToGrid w:val="0"/>
              <w:spacing w:before="120" w:line="276" w:lineRule="auto"/>
              <w:rPr>
                <w:rFonts w:cs="Times New Roman"/>
                <w:szCs w:val="26"/>
              </w:rPr>
            </w:pPr>
            <w:r>
              <w:rPr>
                <w:rFonts w:cs="Times New Roman"/>
                <w:b/>
                <w:bCs/>
                <w:szCs w:val="26"/>
              </w:rPr>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3E7EDF" w14:textId="77777777" w:rsidR="00896B3B" w:rsidRPr="00441A67" w:rsidRDefault="00896B3B" w:rsidP="00896B3B">
            <w:pPr>
              <w:spacing w:before="240"/>
              <w:rPr>
                <w:rFonts w:cs="Times New Roman"/>
                <w:sz w:val="24"/>
                <w:szCs w:val="24"/>
              </w:rPr>
            </w:pPr>
            <w:r>
              <w:rPr>
                <w:rFonts w:cs="Times New Roman"/>
                <w:sz w:val="24"/>
                <w:szCs w:val="24"/>
              </w:rPr>
              <w:t>N/A</w:t>
            </w:r>
          </w:p>
        </w:tc>
      </w:tr>
      <w:tr w:rsidR="00896B3B" w14:paraId="362FE4CA"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1C2C9FA" w14:textId="77777777" w:rsidR="00896B3B" w:rsidRDefault="00896B3B" w:rsidP="00896B3B">
            <w:pPr>
              <w:snapToGrid w:val="0"/>
              <w:spacing w:before="120" w:line="276" w:lineRule="auto"/>
              <w:rPr>
                <w:rFonts w:cs="Times New Roman"/>
                <w:szCs w:val="26"/>
              </w:rPr>
            </w:pPr>
            <w:r>
              <w:rPr>
                <w:rFonts w:cs="Times New Roman"/>
                <w:b/>
                <w:bCs/>
                <w:szCs w:val="26"/>
              </w:rPr>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CB3152" w14:textId="77777777" w:rsidR="00896B3B" w:rsidRPr="00964392" w:rsidRDefault="00896B3B" w:rsidP="00896B3B">
            <w:pPr>
              <w:snapToGrid w:val="0"/>
              <w:spacing w:before="120" w:line="276" w:lineRule="auto"/>
              <w:rPr>
                <w:rFonts w:cs="Times New Roman"/>
                <w:sz w:val="24"/>
                <w:szCs w:val="24"/>
              </w:rPr>
            </w:pPr>
            <w:r>
              <w:rPr>
                <w:rFonts w:cs="Times New Roman"/>
                <w:sz w:val="24"/>
                <w:szCs w:val="24"/>
              </w:rPr>
              <w:t>N/A</w:t>
            </w:r>
          </w:p>
        </w:tc>
      </w:tr>
      <w:tr w:rsidR="00896B3B" w14:paraId="30B436B5" w14:textId="77777777" w:rsidTr="00896B3B">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6668F697" w14:textId="77777777" w:rsidR="00896B3B" w:rsidRDefault="00896B3B" w:rsidP="00896B3B">
            <w:pPr>
              <w:snapToGrid w:val="0"/>
              <w:spacing w:before="120" w:line="276" w:lineRule="auto"/>
              <w:rPr>
                <w:rFonts w:cs="Times New Roman"/>
                <w:b/>
                <w:bCs/>
                <w:szCs w:val="26"/>
              </w:rPr>
            </w:pPr>
            <w:r>
              <w:rPr>
                <w:rFonts w:cs="Times New Roman"/>
                <w:b/>
                <w:bCs/>
                <w:szCs w:val="26"/>
              </w:rPr>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3C8FD8F" w14:textId="77777777" w:rsidR="00896B3B" w:rsidRPr="00964392" w:rsidRDefault="00896B3B" w:rsidP="00896B3B">
            <w:pPr>
              <w:snapToGrid w:val="0"/>
              <w:spacing w:before="120" w:line="276" w:lineRule="auto"/>
              <w:rPr>
                <w:rFonts w:cs="Times New Roman"/>
                <w:sz w:val="24"/>
                <w:szCs w:val="24"/>
              </w:rPr>
            </w:pPr>
            <w:r>
              <w:rPr>
                <w:rFonts w:cs="Times New Roman"/>
                <w:sz w:val="24"/>
                <w:szCs w:val="24"/>
              </w:rPr>
              <w:t>Từ điển năng lực là căn cứ để thiết lập tiêu chuẩn năng lực cho chức danh, thiết lập năng lực cho từng nhân viên</w:t>
            </w:r>
          </w:p>
        </w:tc>
      </w:tr>
    </w:tbl>
    <w:p w14:paraId="5D25C613" w14:textId="7303BD15" w:rsidR="00D10C46" w:rsidRDefault="00D10C46" w:rsidP="00D10C46">
      <w:pPr>
        <w:pStyle w:val="Heading4"/>
      </w:pPr>
      <w:r>
        <w:lastRenderedPageBreak/>
        <w:t>Màn hình giao diện</w:t>
      </w:r>
    </w:p>
    <w:p w14:paraId="76432608" w14:textId="360F7C59" w:rsidR="00D10C46" w:rsidRDefault="00C24B66" w:rsidP="00D10C46">
      <w:pPr>
        <w:pStyle w:val="AutoNumDescription"/>
      </w:pPr>
      <w:del w:id="3902" w:author="Admin" w:date="2017-09-29T12:03:00Z">
        <w:r w:rsidRPr="00C24B66" w:rsidDel="00BF26CD">
          <w:rPr>
            <w:noProof/>
          </w:rPr>
          <w:drawing>
            <wp:inline distT="0" distB="0" distL="0" distR="0" wp14:anchorId="7CE166DB" wp14:editId="18A1BE81">
              <wp:extent cx="5943600" cy="3291840"/>
              <wp:effectExtent l="0" t="0" r="0" b="3810"/>
              <wp:docPr id="8" name="Picture 8" descr="C:\Users\admin\AppData\Local\Temp\fla3E3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fla3E3B.tmp\Snap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del>
      <w:ins w:id="3903" w:author="Admin" w:date="2017-09-29T12:03:00Z">
        <w:r w:rsidR="00BF26CD" w:rsidRPr="00BF26CD">
          <w:rPr>
            <w:rStyle w:val="Normal"/>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F26CD" w:rsidRPr="00BF26CD">
          <w:rPr>
            <w:noProof/>
          </w:rPr>
          <w:drawing>
            <wp:inline distT="0" distB="0" distL="0" distR="0" wp14:anchorId="19124632" wp14:editId="7044E244">
              <wp:extent cx="5943600" cy="2864386"/>
              <wp:effectExtent l="0" t="0" r="0" b="0"/>
              <wp:docPr id="47" name="Picture 47" descr="C:\Users\Admin\AppData\Local\Temp\fla4D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fla4DD1.tmp\Snapsh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64386"/>
                      </a:xfrm>
                      <a:prstGeom prst="rect">
                        <a:avLst/>
                      </a:prstGeom>
                      <a:noFill/>
                      <a:ln>
                        <a:noFill/>
                      </a:ln>
                    </pic:spPr>
                  </pic:pic>
                </a:graphicData>
              </a:graphic>
            </wp:inline>
          </w:drawing>
        </w:r>
      </w:ins>
    </w:p>
    <w:p w14:paraId="086BAFF7" w14:textId="0A22EDCB" w:rsidR="00D242BE" w:rsidRPr="00D242BE" w:rsidRDefault="00D242BE" w:rsidP="00D242BE">
      <w:pPr>
        <w:pStyle w:val="AutoNumDescription"/>
        <w:rPr>
          <w:b/>
          <w:sz w:val="24"/>
          <w:szCs w:val="24"/>
        </w:rPr>
      </w:pPr>
      <w:r w:rsidRPr="00D242BE">
        <w:rPr>
          <w:b/>
          <w:sz w:val="24"/>
          <w:szCs w:val="24"/>
        </w:rPr>
        <w:t xml:space="preserve">Nội dung: </w:t>
      </w:r>
    </w:p>
    <w:p w14:paraId="79092FC0" w14:textId="51A230A3" w:rsidR="00D242BE" w:rsidRPr="00D242BE" w:rsidRDefault="00D242BE" w:rsidP="00D242BE">
      <w:pPr>
        <w:pStyle w:val="AutoNumDescription"/>
        <w:rPr>
          <w:color w:val="FF0000"/>
          <w:sz w:val="24"/>
          <w:szCs w:val="24"/>
        </w:rPr>
      </w:pPr>
      <w:r w:rsidRPr="00D242BE">
        <w:rPr>
          <w:color w:val="FF0000"/>
          <w:sz w:val="24"/>
          <w:szCs w:val="24"/>
        </w:rPr>
        <w:t xml:space="preserve">Bỏ </w:t>
      </w:r>
      <w:r>
        <w:rPr>
          <w:color w:val="FF0000"/>
          <w:sz w:val="24"/>
          <w:szCs w:val="24"/>
        </w:rPr>
        <w:t xml:space="preserve">trường </w:t>
      </w:r>
      <w:r w:rsidRPr="00D242BE">
        <w:rPr>
          <w:color w:val="FF0000"/>
          <w:sz w:val="24"/>
          <w:szCs w:val="24"/>
        </w:rPr>
        <w:t>thông tin “mức điểm”</w:t>
      </w:r>
    </w:p>
    <w:p w14:paraId="0CA39CD7" w14:textId="7A0762F1" w:rsidR="00896B3B" w:rsidRPr="005F5764" w:rsidRDefault="00896B3B" w:rsidP="00896B3B">
      <w:pPr>
        <w:pStyle w:val="Heading4"/>
      </w:pPr>
      <w:r>
        <w:t>Mô tả các trường thông tin trên màn hình</w:t>
      </w:r>
    </w:p>
    <w:tbl>
      <w:tblPr>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8"/>
        <w:gridCol w:w="1588"/>
        <w:gridCol w:w="2557"/>
        <w:gridCol w:w="1149"/>
        <w:gridCol w:w="973"/>
        <w:gridCol w:w="1061"/>
        <w:gridCol w:w="1237"/>
      </w:tblGrid>
      <w:tr w:rsidR="00896B3B" w:rsidRPr="00835288" w14:paraId="767A73C5" w14:textId="77777777" w:rsidTr="00D10C46">
        <w:trPr>
          <w:trHeight w:val="364"/>
          <w:tblHeader/>
        </w:trPr>
        <w:tc>
          <w:tcPr>
            <w:tcW w:w="79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BC4AAD6" w14:textId="77777777" w:rsidR="00896B3B" w:rsidRPr="00835288" w:rsidRDefault="00896B3B" w:rsidP="00896B3B">
            <w:pPr>
              <w:spacing w:before="240"/>
              <w:jc w:val="center"/>
              <w:rPr>
                <w:rFonts w:cs="Times New Roman"/>
                <w:b/>
                <w:sz w:val="24"/>
                <w:szCs w:val="24"/>
              </w:rPr>
            </w:pPr>
            <w:r>
              <w:rPr>
                <w:rFonts w:cs="Times New Roman"/>
                <w:b/>
                <w:sz w:val="24"/>
                <w:szCs w:val="24"/>
              </w:rPr>
              <w:t>STT</w:t>
            </w:r>
          </w:p>
        </w:tc>
        <w:tc>
          <w:tcPr>
            <w:tcW w:w="158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2DABF90"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Tên trường dữ liệu</w:t>
            </w:r>
          </w:p>
        </w:tc>
        <w:tc>
          <w:tcPr>
            <w:tcW w:w="255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CF3DFD6"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Mô tả</w:t>
            </w:r>
          </w:p>
        </w:tc>
        <w:tc>
          <w:tcPr>
            <w:tcW w:w="114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2DEFD7F"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Kiểu dữ liệu</w:t>
            </w:r>
          </w:p>
        </w:tc>
        <w:tc>
          <w:tcPr>
            <w:tcW w:w="97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FAFA211" w14:textId="77777777" w:rsidR="00896B3B" w:rsidRPr="00835288" w:rsidRDefault="00896B3B" w:rsidP="00896B3B">
            <w:pPr>
              <w:spacing w:before="240"/>
              <w:jc w:val="center"/>
              <w:rPr>
                <w:rFonts w:cs="Times New Roman"/>
                <w:b/>
                <w:sz w:val="24"/>
                <w:szCs w:val="24"/>
              </w:rPr>
            </w:pPr>
            <w:r>
              <w:rPr>
                <w:rFonts w:cs="Times New Roman"/>
                <w:b/>
                <w:sz w:val="24"/>
                <w:szCs w:val="24"/>
              </w:rPr>
              <w:t>Độ dài</w:t>
            </w:r>
          </w:p>
        </w:tc>
        <w:tc>
          <w:tcPr>
            <w:tcW w:w="106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FE9311A"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Bắt buộc</w:t>
            </w:r>
          </w:p>
        </w:tc>
        <w:tc>
          <w:tcPr>
            <w:tcW w:w="123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00DA4DD"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Ghi chú</w:t>
            </w:r>
          </w:p>
        </w:tc>
      </w:tr>
      <w:tr w:rsidR="00896B3B" w:rsidRPr="00835288" w14:paraId="70212DA9" w14:textId="77777777" w:rsidTr="00D10C46">
        <w:trPr>
          <w:trHeight w:val="346"/>
        </w:trPr>
        <w:tc>
          <w:tcPr>
            <w:tcW w:w="798" w:type="dxa"/>
            <w:tcBorders>
              <w:top w:val="single" w:sz="4" w:space="0" w:color="000000"/>
              <w:left w:val="single" w:sz="4" w:space="0" w:color="000000"/>
              <w:bottom w:val="single" w:sz="4" w:space="0" w:color="000000"/>
              <w:right w:val="single" w:sz="4" w:space="0" w:color="000000"/>
            </w:tcBorders>
            <w:vAlign w:val="center"/>
          </w:tcPr>
          <w:p w14:paraId="52B84354" w14:textId="77777777" w:rsidR="00896B3B" w:rsidRPr="0092694E" w:rsidRDefault="00896B3B" w:rsidP="00742467">
            <w:pPr>
              <w:pStyle w:val="ListParagraph"/>
              <w:numPr>
                <w:ilvl w:val="0"/>
                <w:numId w:val="60"/>
              </w:numPr>
              <w:spacing w:after="0" w:line="26" w:lineRule="atLeast"/>
              <w:jc w:val="center"/>
              <w:rPr>
                <w:rFonts w:cs="Times New Roman"/>
                <w:color w:val="000000"/>
                <w:sz w:val="24"/>
                <w:szCs w:val="24"/>
              </w:rPr>
            </w:pPr>
          </w:p>
        </w:tc>
        <w:tc>
          <w:tcPr>
            <w:tcW w:w="1588" w:type="dxa"/>
            <w:tcBorders>
              <w:top w:val="single" w:sz="4" w:space="0" w:color="000000"/>
              <w:left w:val="single" w:sz="4" w:space="0" w:color="000000"/>
              <w:bottom w:val="single" w:sz="4" w:space="0" w:color="000000"/>
              <w:right w:val="single" w:sz="4" w:space="0" w:color="000000"/>
            </w:tcBorders>
            <w:vAlign w:val="center"/>
          </w:tcPr>
          <w:p w14:paraId="01FBC39D" w14:textId="77777777" w:rsidR="00896B3B" w:rsidRPr="00835288" w:rsidRDefault="00896B3B" w:rsidP="00896B3B">
            <w:pPr>
              <w:spacing w:after="0" w:line="26" w:lineRule="atLeast"/>
              <w:jc w:val="left"/>
              <w:rPr>
                <w:rFonts w:cs="Times New Roman"/>
                <w:color w:val="000000"/>
                <w:sz w:val="24"/>
                <w:szCs w:val="24"/>
              </w:rPr>
            </w:pPr>
            <w:r>
              <w:rPr>
                <w:rFonts w:cs="Times New Roman"/>
                <w:color w:val="000000"/>
                <w:sz w:val="24"/>
                <w:szCs w:val="24"/>
              </w:rPr>
              <w:t>Nhóm năng lực</w:t>
            </w:r>
          </w:p>
        </w:tc>
        <w:tc>
          <w:tcPr>
            <w:tcW w:w="2557" w:type="dxa"/>
            <w:tcBorders>
              <w:top w:val="single" w:sz="4" w:space="0" w:color="000000"/>
              <w:left w:val="single" w:sz="4" w:space="0" w:color="000000"/>
              <w:bottom w:val="single" w:sz="4" w:space="0" w:color="000000"/>
              <w:right w:val="single" w:sz="4" w:space="0" w:color="000000"/>
            </w:tcBorders>
            <w:vAlign w:val="center"/>
          </w:tcPr>
          <w:p w14:paraId="328C0633" w14:textId="77777777" w:rsidR="00896B3B" w:rsidRPr="00835288" w:rsidRDefault="00896B3B" w:rsidP="00896B3B">
            <w:pPr>
              <w:spacing w:after="0" w:line="26" w:lineRule="atLeast"/>
              <w:jc w:val="left"/>
              <w:rPr>
                <w:rFonts w:cs="Times New Roman"/>
                <w:color w:val="000000"/>
                <w:sz w:val="24"/>
                <w:szCs w:val="24"/>
              </w:rPr>
            </w:pPr>
            <w:r>
              <w:rPr>
                <w:rFonts w:cs="Times New Roman"/>
                <w:color w:val="000000"/>
                <w:sz w:val="24"/>
                <w:szCs w:val="24"/>
              </w:rPr>
              <w:t>Hiển thị danh sách nhóm năng lực để chọn</w:t>
            </w:r>
          </w:p>
        </w:tc>
        <w:tc>
          <w:tcPr>
            <w:tcW w:w="1149" w:type="dxa"/>
            <w:tcBorders>
              <w:top w:val="single" w:sz="4" w:space="0" w:color="000000"/>
              <w:left w:val="single" w:sz="4" w:space="0" w:color="000000"/>
              <w:bottom w:val="single" w:sz="4" w:space="0" w:color="000000"/>
              <w:right w:val="single" w:sz="4" w:space="0" w:color="000000"/>
            </w:tcBorders>
            <w:vAlign w:val="center"/>
            <w:hideMark/>
          </w:tcPr>
          <w:p w14:paraId="40D693CB" w14:textId="615EB4C3" w:rsidR="00896B3B" w:rsidRPr="00835288" w:rsidRDefault="00896B3B" w:rsidP="00896B3B">
            <w:pPr>
              <w:spacing w:before="240"/>
              <w:jc w:val="center"/>
              <w:rPr>
                <w:rFonts w:cs="Times New Roman"/>
                <w:sz w:val="24"/>
                <w:szCs w:val="24"/>
              </w:rPr>
            </w:pPr>
            <w:del w:id="3904" w:author="Admin" w:date="2017-09-29T11:59:00Z">
              <w:r w:rsidDel="00BF26CD">
                <w:rPr>
                  <w:rFonts w:cs="Times New Roman"/>
                  <w:sz w:val="24"/>
                  <w:szCs w:val="24"/>
                </w:rPr>
                <w:delText>Chọn một</w:delText>
              </w:r>
            </w:del>
            <w:ins w:id="3905" w:author="Admin" w:date="2017-09-29T11:59:00Z">
              <w:r w:rsidR="00BF26CD">
                <w:rPr>
                  <w:rFonts w:cs="Times New Roman"/>
                  <w:sz w:val="24"/>
                  <w:szCs w:val="24"/>
                </w:rPr>
                <w:t>Danh sách</w:t>
              </w:r>
            </w:ins>
          </w:p>
        </w:tc>
        <w:tc>
          <w:tcPr>
            <w:tcW w:w="973" w:type="dxa"/>
            <w:tcBorders>
              <w:top w:val="single" w:sz="4" w:space="0" w:color="000000"/>
              <w:left w:val="single" w:sz="4" w:space="0" w:color="000000"/>
              <w:bottom w:val="single" w:sz="4" w:space="0" w:color="000000"/>
              <w:right w:val="single" w:sz="4" w:space="0" w:color="000000"/>
            </w:tcBorders>
            <w:vAlign w:val="center"/>
          </w:tcPr>
          <w:p w14:paraId="02F0A53F" w14:textId="77777777" w:rsidR="00896B3B" w:rsidRPr="00835288" w:rsidRDefault="00896B3B" w:rsidP="00896B3B">
            <w:pPr>
              <w:spacing w:before="240"/>
              <w:jc w:val="center"/>
              <w:rPr>
                <w:rFonts w:cs="Times New Roman"/>
                <w:sz w:val="24"/>
                <w:szCs w:val="24"/>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650014D6" w14:textId="77777777" w:rsidR="00896B3B" w:rsidRPr="00835288" w:rsidRDefault="00896B3B" w:rsidP="00896B3B">
            <w:pPr>
              <w:spacing w:before="240"/>
              <w:jc w:val="center"/>
              <w:rPr>
                <w:rFonts w:cs="Times New Roman"/>
                <w:sz w:val="24"/>
                <w:szCs w:val="24"/>
              </w:rPr>
            </w:pPr>
            <w:r w:rsidRPr="00835288">
              <w:rPr>
                <w:rFonts w:cs="Times New Roman"/>
                <w:sz w:val="24"/>
                <w:szCs w:val="24"/>
              </w:rPr>
              <w:t>Có</w:t>
            </w:r>
          </w:p>
        </w:tc>
        <w:tc>
          <w:tcPr>
            <w:tcW w:w="1237" w:type="dxa"/>
            <w:tcBorders>
              <w:top w:val="single" w:sz="4" w:space="0" w:color="000000"/>
              <w:left w:val="single" w:sz="4" w:space="0" w:color="000000"/>
              <w:bottom w:val="single" w:sz="4" w:space="0" w:color="000000"/>
              <w:right w:val="single" w:sz="4" w:space="0" w:color="000000"/>
            </w:tcBorders>
            <w:vAlign w:val="center"/>
          </w:tcPr>
          <w:p w14:paraId="4F2C435D" w14:textId="77777777" w:rsidR="00896B3B" w:rsidRPr="00835288" w:rsidRDefault="00896B3B" w:rsidP="00896B3B">
            <w:pPr>
              <w:spacing w:before="240"/>
              <w:jc w:val="left"/>
              <w:rPr>
                <w:rFonts w:cs="Times New Roman"/>
                <w:sz w:val="24"/>
                <w:szCs w:val="24"/>
              </w:rPr>
            </w:pPr>
          </w:p>
        </w:tc>
      </w:tr>
      <w:tr w:rsidR="00896B3B" w:rsidRPr="00835288" w14:paraId="2D2B90E0" w14:textId="77777777" w:rsidTr="00D10C46">
        <w:trPr>
          <w:trHeight w:val="346"/>
        </w:trPr>
        <w:tc>
          <w:tcPr>
            <w:tcW w:w="798" w:type="dxa"/>
            <w:tcBorders>
              <w:top w:val="single" w:sz="4" w:space="0" w:color="000000"/>
              <w:left w:val="single" w:sz="4" w:space="0" w:color="000000"/>
              <w:bottom w:val="single" w:sz="4" w:space="0" w:color="000000"/>
              <w:right w:val="single" w:sz="4" w:space="0" w:color="000000"/>
            </w:tcBorders>
            <w:vAlign w:val="center"/>
          </w:tcPr>
          <w:p w14:paraId="43E1954B" w14:textId="77777777" w:rsidR="00896B3B" w:rsidRPr="0092694E" w:rsidRDefault="00896B3B" w:rsidP="00742467">
            <w:pPr>
              <w:pStyle w:val="ListParagraph"/>
              <w:numPr>
                <w:ilvl w:val="0"/>
                <w:numId w:val="60"/>
              </w:numPr>
              <w:spacing w:after="0" w:line="26" w:lineRule="atLeast"/>
              <w:jc w:val="center"/>
              <w:rPr>
                <w:rFonts w:cs="Times New Roman"/>
                <w:color w:val="000000"/>
                <w:sz w:val="24"/>
                <w:szCs w:val="24"/>
              </w:rPr>
            </w:pPr>
          </w:p>
        </w:tc>
        <w:tc>
          <w:tcPr>
            <w:tcW w:w="1588" w:type="dxa"/>
            <w:tcBorders>
              <w:top w:val="single" w:sz="4" w:space="0" w:color="000000"/>
              <w:left w:val="single" w:sz="4" w:space="0" w:color="000000"/>
              <w:bottom w:val="single" w:sz="4" w:space="0" w:color="000000"/>
              <w:right w:val="single" w:sz="4" w:space="0" w:color="000000"/>
            </w:tcBorders>
            <w:vAlign w:val="center"/>
          </w:tcPr>
          <w:p w14:paraId="40294379" w14:textId="77777777" w:rsidR="00896B3B" w:rsidRDefault="00896B3B" w:rsidP="00896B3B">
            <w:pPr>
              <w:spacing w:after="0" w:line="26" w:lineRule="atLeast"/>
              <w:jc w:val="left"/>
              <w:rPr>
                <w:rFonts w:cs="Times New Roman"/>
                <w:color w:val="000000"/>
                <w:sz w:val="24"/>
                <w:szCs w:val="24"/>
              </w:rPr>
            </w:pPr>
            <w:r>
              <w:rPr>
                <w:rFonts w:cs="Times New Roman"/>
                <w:color w:val="000000"/>
                <w:sz w:val="24"/>
                <w:szCs w:val="24"/>
              </w:rPr>
              <w:t>Năng lực</w:t>
            </w:r>
          </w:p>
        </w:tc>
        <w:tc>
          <w:tcPr>
            <w:tcW w:w="2557" w:type="dxa"/>
            <w:tcBorders>
              <w:top w:val="single" w:sz="4" w:space="0" w:color="000000"/>
              <w:left w:val="single" w:sz="4" w:space="0" w:color="000000"/>
              <w:bottom w:val="single" w:sz="4" w:space="0" w:color="000000"/>
              <w:right w:val="single" w:sz="4" w:space="0" w:color="000000"/>
            </w:tcBorders>
            <w:vAlign w:val="center"/>
          </w:tcPr>
          <w:p w14:paraId="0A0E6203" w14:textId="78F8D797" w:rsidR="00896B3B" w:rsidRDefault="00896B3B" w:rsidP="00896B3B">
            <w:pPr>
              <w:spacing w:after="0" w:line="26" w:lineRule="atLeast"/>
              <w:jc w:val="left"/>
              <w:rPr>
                <w:rFonts w:cs="Times New Roman"/>
                <w:color w:val="000000"/>
                <w:sz w:val="24"/>
                <w:szCs w:val="24"/>
              </w:rPr>
            </w:pPr>
            <w:r>
              <w:rPr>
                <w:rFonts w:cs="Times New Roman"/>
                <w:color w:val="000000"/>
                <w:sz w:val="24"/>
                <w:szCs w:val="24"/>
              </w:rPr>
              <w:t xml:space="preserve">Hiển thị năng lực </w:t>
            </w:r>
            <w:ins w:id="3906" w:author="Admin" w:date="2017-09-29T12:03:00Z">
              <w:r w:rsidR="00BF26CD">
                <w:rPr>
                  <w:rFonts w:cs="Times New Roman"/>
                  <w:color w:val="000000"/>
                  <w:sz w:val="24"/>
                  <w:szCs w:val="24"/>
                </w:rPr>
                <w:t>theo nhóm năng lực</w:t>
              </w:r>
            </w:ins>
            <w:del w:id="3907" w:author="Admin" w:date="2017-09-29T12:03:00Z">
              <w:r w:rsidDel="00BF26CD">
                <w:rPr>
                  <w:rFonts w:cs="Times New Roman"/>
                  <w:color w:val="000000"/>
                  <w:sz w:val="24"/>
                  <w:szCs w:val="24"/>
                </w:rPr>
                <w:delText>để chọn</w:delText>
              </w:r>
            </w:del>
          </w:p>
        </w:tc>
        <w:tc>
          <w:tcPr>
            <w:tcW w:w="1149" w:type="dxa"/>
            <w:tcBorders>
              <w:top w:val="single" w:sz="4" w:space="0" w:color="000000"/>
              <w:left w:val="single" w:sz="4" w:space="0" w:color="000000"/>
              <w:bottom w:val="single" w:sz="4" w:space="0" w:color="000000"/>
              <w:right w:val="single" w:sz="4" w:space="0" w:color="000000"/>
            </w:tcBorders>
            <w:vAlign w:val="center"/>
          </w:tcPr>
          <w:p w14:paraId="64D2B387" w14:textId="7AB89522" w:rsidR="00896B3B" w:rsidRDefault="00896B3B" w:rsidP="00896B3B">
            <w:pPr>
              <w:spacing w:before="240"/>
              <w:jc w:val="center"/>
              <w:rPr>
                <w:rFonts w:cs="Times New Roman"/>
                <w:sz w:val="24"/>
                <w:szCs w:val="24"/>
              </w:rPr>
            </w:pPr>
            <w:del w:id="3908" w:author="Admin" w:date="2017-09-29T11:59:00Z">
              <w:r w:rsidDel="00BF26CD">
                <w:rPr>
                  <w:rFonts w:cs="Times New Roman"/>
                  <w:sz w:val="24"/>
                  <w:szCs w:val="24"/>
                </w:rPr>
                <w:delText>Ký tự</w:delText>
              </w:r>
            </w:del>
            <w:ins w:id="3909" w:author="Admin" w:date="2017-09-29T11:59:00Z">
              <w:r w:rsidR="00BF26CD">
                <w:rPr>
                  <w:rFonts w:cs="Times New Roman"/>
                  <w:sz w:val="24"/>
                  <w:szCs w:val="24"/>
                </w:rPr>
                <w:t>Danh sách</w:t>
              </w:r>
            </w:ins>
          </w:p>
        </w:tc>
        <w:tc>
          <w:tcPr>
            <w:tcW w:w="973" w:type="dxa"/>
            <w:tcBorders>
              <w:top w:val="single" w:sz="4" w:space="0" w:color="000000"/>
              <w:left w:val="single" w:sz="4" w:space="0" w:color="000000"/>
              <w:bottom w:val="single" w:sz="4" w:space="0" w:color="000000"/>
              <w:right w:val="single" w:sz="4" w:space="0" w:color="000000"/>
            </w:tcBorders>
            <w:vAlign w:val="center"/>
          </w:tcPr>
          <w:p w14:paraId="023E22DB" w14:textId="68A50279" w:rsidR="00896B3B" w:rsidRPr="00835288" w:rsidRDefault="00896B3B" w:rsidP="00896B3B">
            <w:pPr>
              <w:spacing w:before="240"/>
              <w:jc w:val="center"/>
              <w:rPr>
                <w:rFonts w:cs="Times New Roman"/>
                <w:sz w:val="24"/>
                <w:szCs w:val="24"/>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24CBD2C0" w14:textId="77777777" w:rsidR="00896B3B" w:rsidRPr="00835288" w:rsidRDefault="00896B3B" w:rsidP="00896B3B">
            <w:pPr>
              <w:spacing w:before="240"/>
              <w:jc w:val="center"/>
              <w:rPr>
                <w:rFonts w:cs="Times New Roman"/>
                <w:sz w:val="24"/>
                <w:szCs w:val="24"/>
              </w:rPr>
            </w:pPr>
            <w:r>
              <w:rPr>
                <w:rFonts w:cs="Times New Roman"/>
                <w:sz w:val="24"/>
                <w:szCs w:val="24"/>
              </w:rPr>
              <w:t>Có</w:t>
            </w:r>
          </w:p>
        </w:tc>
        <w:tc>
          <w:tcPr>
            <w:tcW w:w="1237" w:type="dxa"/>
            <w:tcBorders>
              <w:top w:val="single" w:sz="4" w:space="0" w:color="000000"/>
              <w:left w:val="single" w:sz="4" w:space="0" w:color="000000"/>
              <w:bottom w:val="single" w:sz="4" w:space="0" w:color="000000"/>
              <w:right w:val="single" w:sz="4" w:space="0" w:color="000000"/>
            </w:tcBorders>
            <w:vAlign w:val="center"/>
          </w:tcPr>
          <w:p w14:paraId="3A60C327" w14:textId="77777777" w:rsidR="00896B3B" w:rsidRPr="00835288" w:rsidRDefault="00896B3B" w:rsidP="00896B3B">
            <w:pPr>
              <w:spacing w:before="240"/>
              <w:jc w:val="left"/>
              <w:rPr>
                <w:rFonts w:cs="Times New Roman"/>
                <w:sz w:val="24"/>
                <w:szCs w:val="24"/>
              </w:rPr>
            </w:pPr>
          </w:p>
        </w:tc>
      </w:tr>
      <w:tr w:rsidR="00896B3B" w:rsidRPr="00835288" w14:paraId="073F3CA4" w14:textId="77777777" w:rsidTr="00D10C46">
        <w:trPr>
          <w:trHeight w:val="286"/>
        </w:trPr>
        <w:tc>
          <w:tcPr>
            <w:tcW w:w="798" w:type="dxa"/>
            <w:tcBorders>
              <w:top w:val="single" w:sz="4" w:space="0" w:color="000000"/>
              <w:left w:val="single" w:sz="4" w:space="0" w:color="000000"/>
              <w:bottom w:val="single" w:sz="4" w:space="0" w:color="000000"/>
              <w:right w:val="single" w:sz="4" w:space="0" w:color="000000"/>
            </w:tcBorders>
            <w:vAlign w:val="center"/>
          </w:tcPr>
          <w:p w14:paraId="7B61B5D1" w14:textId="77777777" w:rsidR="00896B3B" w:rsidRPr="0092694E" w:rsidRDefault="00896B3B" w:rsidP="00742467">
            <w:pPr>
              <w:pStyle w:val="ListParagraph"/>
              <w:numPr>
                <w:ilvl w:val="0"/>
                <w:numId w:val="60"/>
              </w:numPr>
              <w:spacing w:after="0" w:line="26" w:lineRule="atLeast"/>
              <w:jc w:val="center"/>
              <w:rPr>
                <w:rFonts w:cs="Times New Roman"/>
                <w:color w:val="000000"/>
                <w:sz w:val="24"/>
                <w:szCs w:val="24"/>
              </w:rPr>
            </w:pPr>
          </w:p>
        </w:tc>
        <w:tc>
          <w:tcPr>
            <w:tcW w:w="1588" w:type="dxa"/>
            <w:tcBorders>
              <w:top w:val="single" w:sz="4" w:space="0" w:color="000000"/>
              <w:left w:val="single" w:sz="4" w:space="0" w:color="000000"/>
              <w:bottom w:val="single" w:sz="4" w:space="0" w:color="000000"/>
              <w:right w:val="single" w:sz="4" w:space="0" w:color="000000"/>
            </w:tcBorders>
            <w:vAlign w:val="center"/>
          </w:tcPr>
          <w:p w14:paraId="6E8907F6" w14:textId="77777777" w:rsidR="00896B3B" w:rsidRPr="00835288" w:rsidRDefault="00896B3B" w:rsidP="00896B3B">
            <w:pPr>
              <w:spacing w:after="0" w:line="26" w:lineRule="atLeast"/>
              <w:jc w:val="left"/>
              <w:rPr>
                <w:rFonts w:cs="Times New Roman"/>
                <w:color w:val="000000"/>
                <w:sz w:val="24"/>
                <w:szCs w:val="24"/>
              </w:rPr>
            </w:pPr>
            <w:r>
              <w:rPr>
                <w:rFonts w:cs="Times New Roman"/>
                <w:color w:val="000000"/>
                <w:sz w:val="24"/>
                <w:szCs w:val="24"/>
              </w:rPr>
              <w:t>Mức năng lực</w:t>
            </w:r>
          </w:p>
        </w:tc>
        <w:tc>
          <w:tcPr>
            <w:tcW w:w="2557" w:type="dxa"/>
            <w:tcBorders>
              <w:top w:val="single" w:sz="4" w:space="0" w:color="000000"/>
              <w:left w:val="single" w:sz="4" w:space="0" w:color="000000"/>
              <w:bottom w:val="single" w:sz="4" w:space="0" w:color="000000"/>
              <w:right w:val="single" w:sz="4" w:space="0" w:color="000000"/>
            </w:tcBorders>
            <w:vAlign w:val="center"/>
          </w:tcPr>
          <w:p w14:paraId="1A035E15" w14:textId="77777777" w:rsidR="00896B3B" w:rsidRPr="00835288" w:rsidRDefault="00896B3B" w:rsidP="00896B3B">
            <w:pPr>
              <w:spacing w:after="0" w:line="26" w:lineRule="atLeast"/>
              <w:jc w:val="left"/>
              <w:rPr>
                <w:rFonts w:cs="Times New Roman"/>
                <w:color w:val="000000"/>
                <w:sz w:val="24"/>
                <w:szCs w:val="24"/>
              </w:rPr>
            </w:pPr>
            <w:r>
              <w:rPr>
                <w:rFonts w:cs="Times New Roman"/>
                <w:color w:val="000000"/>
                <w:sz w:val="24"/>
                <w:szCs w:val="24"/>
              </w:rPr>
              <w:t>Mức năng lực (mức năng lực do từng công ty quy định có tối đa mấy mức, ví dụ 1/4 hoặc 1/5)</w:t>
            </w:r>
          </w:p>
        </w:tc>
        <w:tc>
          <w:tcPr>
            <w:tcW w:w="1149" w:type="dxa"/>
            <w:tcBorders>
              <w:top w:val="single" w:sz="4" w:space="0" w:color="000000"/>
              <w:left w:val="single" w:sz="4" w:space="0" w:color="000000"/>
              <w:bottom w:val="single" w:sz="4" w:space="0" w:color="000000"/>
              <w:right w:val="single" w:sz="4" w:space="0" w:color="000000"/>
            </w:tcBorders>
            <w:vAlign w:val="center"/>
            <w:hideMark/>
          </w:tcPr>
          <w:p w14:paraId="0E3D0CE5" w14:textId="77777777" w:rsidR="00896B3B" w:rsidRPr="00835288" w:rsidRDefault="00896B3B" w:rsidP="00896B3B">
            <w:pPr>
              <w:spacing w:before="240"/>
              <w:jc w:val="center"/>
              <w:rPr>
                <w:rFonts w:cs="Times New Roman"/>
                <w:sz w:val="24"/>
                <w:szCs w:val="24"/>
              </w:rPr>
            </w:pPr>
            <w:r>
              <w:rPr>
                <w:rFonts w:cs="Times New Roman"/>
                <w:sz w:val="24"/>
                <w:szCs w:val="24"/>
              </w:rPr>
              <w:t>Ký tự</w:t>
            </w:r>
          </w:p>
        </w:tc>
        <w:tc>
          <w:tcPr>
            <w:tcW w:w="973" w:type="dxa"/>
            <w:tcBorders>
              <w:top w:val="single" w:sz="4" w:space="0" w:color="000000"/>
              <w:left w:val="single" w:sz="4" w:space="0" w:color="000000"/>
              <w:bottom w:val="single" w:sz="4" w:space="0" w:color="000000"/>
              <w:right w:val="single" w:sz="4" w:space="0" w:color="000000"/>
            </w:tcBorders>
            <w:vAlign w:val="center"/>
          </w:tcPr>
          <w:p w14:paraId="572468AF" w14:textId="1D5CD8B7" w:rsidR="00896B3B" w:rsidRPr="00835288" w:rsidRDefault="00896B3B" w:rsidP="00896B3B">
            <w:pPr>
              <w:spacing w:before="240"/>
              <w:jc w:val="center"/>
              <w:rPr>
                <w:rFonts w:cs="Times New Roman"/>
                <w:sz w:val="24"/>
                <w:szCs w:val="24"/>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2AD0E3F5" w14:textId="77777777" w:rsidR="00896B3B" w:rsidRPr="00835288" w:rsidRDefault="00896B3B" w:rsidP="00896B3B">
            <w:pPr>
              <w:spacing w:before="240"/>
              <w:jc w:val="center"/>
              <w:rPr>
                <w:rFonts w:cs="Times New Roman"/>
                <w:sz w:val="24"/>
                <w:szCs w:val="24"/>
              </w:rPr>
            </w:pPr>
            <w:r w:rsidRPr="00835288">
              <w:rPr>
                <w:rFonts w:cs="Times New Roman"/>
                <w:sz w:val="24"/>
                <w:szCs w:val="24"/>
              </w:rPr>
              <w:t>Có</w:t>
            </w:r>
          </w:p>
        </w:tc>
        <w:tc>
          <w:tcPr>
            <w:tcW w:w="1237" w:type="dxa"/>
            <w:tcBorders>
              <w:top w:val="single" w:sz="4" w:space="0" w:color="000000"/>
              <w:left w:val="single" w:sz="4" w:space="0" w:color="000000"/>
              <w:bottom w:val="single" w:sz="4" w:space="0" w:color="000000"/>
              <w:right w:val="single" w:sz="4" w:space="0" w:color="000000"/>
            </w:tcBorders>
            <w:vAlign w:val="center"/>
          </w:tcPr>
          <w:p w14:paraId="2AC5F470" w14:textId="77777777" w:rsidR="00896B3B" w:rsidRPr="00835288" w:rsidRDefault="00896B3B" w:rsidP="00896B3B">
            <w:pPr>
              <w:spacing w:before="240"/>
              <w:jc w:val="left"/>
              <w:rPr>
                <w:rFonts w:cs="Times New Roman"/>
                <w:sz w:val="24"/>
                <w:szCs w:val="24"/>
              </w:rPr>
            </w:pPr>
          </w:p>
        </w:tc>
      </w:tr>
      <w:tr w:rsidR="00896B3B" w:rsidRPr="00835288" w14:paraId="2E6369E3" w14:textId="77777777" w:rsidTr="00D10C46">
        <w:trPr>
          <w:trHeight w:val="286"/>
        </w:trPr>
        <w:tc>
          <w:tcPr>
            <w:tcW w:w="798" w:type="dxa"/>
            <w:tcBorders>
              <w:top w:val="single" w:sz="4" w:space="0" w:color="000000"/>
              <w:left w:val="single" w:sz="4" w:space="0" w:color="000000"/>
              <w:bottom w:val="single" w:sz="4" w:space="0" w:color="000000"/>
              <w:right w:val="single" w:sz="4" w:space="0" w:color="000000"/>
            </w:tcBorders>
            <w:vAlign w:val="center"/>
          </w:tcPr>
          <w:p w14:paraId="20060BCA" w14:textId="77777777" w:rsidR="00896B3B" w:rsidRDefault="00896B3B" w:rsidP="00742467">
            <w:pPr>
              <w:pStyle w:val="NoSpacing"/>
              <w:numPr>
                <w:ilvl w:val="0"/>
                <w:numId w:val="60"/>
              </w:numPr>
              <w:spacing w:before="240"/>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22FEFE4E" w14:textId="77777777" w:rsidR="00896B3B" w:rsidRPr="00835288" w:rsidRDefault="00896B3B" w:rsidP="00896B3B">
            <w:pPr>
              <w:pStyle w:val="NoSpacing"/>
              <w:spacing w:before="240"/>
            </w:pPr>
            <w:r>
              <w:t>Mô tả năng lực theo mức</w:t>
            </w:r>
          </w:p>
        </w:tc>
        <w:tc>
          <w:tcPr>
            <w:tcW w:w="2557" w:type="dxa"/>
            <w:tcBorders>
              <w:top w:val="single" w:sz="4" w:space="0" w:color="000000"/>
              <w:left w:val="single" w:sz="4" w:space="0" w:color="000000"/>
              <w:bottom w:val="single" w:sz="4" w:space="0" w:color="000000"/>
              <w:right w:val="single" w:sz="4" w:space="0" w:color="000000"/>
            </w:tcBorders>
            <w:vAlign w:val="center"/>
          </w:tcPr>
          <w:p w14:paraId="2B6EB979" w14:textId="77777777" w:rsidR="00896B3B" w:rsidRPr="00835288" w:rsidRDefault="00896B3B" w:rsidP="00896B3B">
            <w:pPr>
              <w:spacing w:before="240"/>
              <w:jc w:val="left"/>
              <w:rPr>
                <w:rFonts w:cs="Times New Roman"/>
                <w:sz w:val="24"/>
                <w:szCs w:val="24"/>
              </w:rPr>
            </w:pPr>
            <w:r>
              <w:rPr>
                <w:rFonts w:cs="Times New Roman"/>
                <w:sz w:val="24"/>
                <w:szCs w:val="24"/>
              </w:rPr>
              <w:t>Mô tả năng lực cần có theo từng mức cụ thể</w:t>
            </w:r>
          </w:p>
        </w:tc>
        <w:tc>
          <w:tcPr>
            <w:tcW w:w="1149" w:type="dxa"/>
            <w:tcBorders>
              <w:top w:val="single" w:sz="4" w:space="0" w:color="000000"/>
              <w:left w:val="single" w:sz="4" w:space="0" w:color="000000"/>
              <w:bottom w:val="single" w:sz="4" w:space="0" w:color="000000"/>
              <w:right w:val="single" w:sz="4" w:space="0" w:color="000000"/>
            </w:tcBorders>
            <w:vAlign w:val="center"/>
          </w:tcPr>
          <w:p w14:paraId="08E28604" w14:textId="77777777" w:rsidR="00896B3B" w:rsidRDefault="00896B3B" w:rsidP="00896B3B">
            <w:pPr>
              <w:spacing w:before="240"/>
              <w:jc w:val="center"/>
              <w:rPr>
                <w:ins w:id="3910" w:author="Admin" w:date="2017-09-18T11:50:00Z"/>
                <w:rFonts w:cs="Times New Roman"/>
                <w:sz w:val="24"/>
                <w:szCs w:val="24"/>
              </w:rPr>
            </w:pPr>
            <w:r>
              <w:rPr>
                <w:rFonts w:cs="Times New Roman"/>
                <w:sz w:val="24"/>
                <w:szCs w:val="24"/>
              </w:rPr>
              <w:t>Ký tự</w:t>
            </w:r>
          </w:p>
          <w:p w14:paraId="51CE2734" w14:textId="780099C8" w:rsidR="00437D63" w:rsidRPr="00835288" w:rsidRDefault="00437D63" w:rsidP="00896B3B">
            <w:pPr>
              <w:spacing w:before="240"/>
              <w:jc w:val="center"/>
              <w:rPr>
                <w:rFonts w:cs="Times New Roman"/>
                <w:sz w:val="24"/>
                <w:szCs w:val="24"/>
              </w:rPr>
            </w:pPr>
            <w:ins w:id="3911" w:author="Admin" w:date="2017-09-18T11:50:00Z">
              <w:r>
                <w:rPr>
                  <w:rFonts w:cs="Times New Roman"/>
                  <w:sz w:val="24"/>
                  <w:szCs w:val="24"/>
                </w:rPr>
                <w:t>(nhiều dòng)</w:t>
              </w:r>
            </w:ins>
          </w:p>
        </w:tc>
        <w:tc>
          <w:tcPr>
            <w:tcW w:w="973" w:type="dxa"/>
            <w:tcBorders>
              <w:top w:val="single" w:sz="4" w:space="0" w:color="000000"/>
              <w:left w:val="single" w:sz="4" w:space="0" w:color="000000"/>
              <w:bottom w:val="single" w:sz="4" w:space="0" w:color="000000"/>
              <w:right w:val="single" w:sz="4" w:space="0" w:color="000000"/>
            </w:tcBorders>
            <w:vAlign w:val="center"/>
          </w:tcPr>
          <w:p w14:paraId="6CC2E455" w14:textId="0DF2A885" w:rsidR="00896B3B" w:rsidRPr="00835288" w:rsidRDefault="00896B3B" w:rsidP="00896B3B">
            <w:pPr>
              <w:spacing w:before="240"/>
              <w:jc w:val="center"/>
              <w:rPr>
                <w:rFonts w:cs="Times New Roman"/>
                <w:sz w:val="24"/>
                <w:szCs w:val="24"/>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0BBE870B" w14:textId="77777777" w:rsidR="00896B3B" w:rsidRPr="00835288" w:rsidRDefault="00896B3B" w:rsidP="00896B3B">
            <w:pPr>
              <w:spacing w:before="240"/>
              <w:jc w:val="center"/>
              <w:rPr>
                <w:rFonts w:cs="Times New Roman"/>
                <w:sz w:val="24"/>
                <w:szCs w:val="24"/>
              </w:rPr>
            </w:pPr>
            <w:r>
              <w:rPr>
                <w:rFonts w:cs="Times New Roman"/>
                <w:sz w:val="24"/>
                <w:szCs w:val="24"/>
              </w:rPr>
              <w:t>Có</w:t>
            </w:r>
          </w:p>
        </w:tc>
        <w:tc>
          <w:tcPr>
            <w:tcW w:w="1237" w:type="dxa"/>
            <w:tcBorders>
              <w:top w:val="single" w:sz="4" w:space="0" w:color="000000"/>
              <w:left w:val="single" w:sz="4" w:space="0" w:color="000000"/>
              <w:bottom w:val="single" w:sz="4" w:space="0" w:color="000000"/>
              <w:right w:val="single" w:sz="4" w:space="0" w:color="000000"/>
            </w:tcBorders>
            <w:vAlign w:val="center"/>
          </w:tcPr>
          <w:p w14:paraId="274F75B5" w14:textId="77777777" w:rsidR="00896B3B" w:rsidRPr="00835288" w:rsidRDefault="00896B3B" w:rsidP="00896B3B">
            <w:pPr>
              <w:spacing w:before="240"/>
              <w:jc w:val="left"/>
              <w:rPr>
                <w:rFonts w:cs="Times New Roman"/>
                <w:sz w:val="24"/>
                <w:szCs w:val="24"/>
              </w:rPr>
            </w:pPr>
          </w:p>
        </w:tc>
      </w:tr>
      <w:tr w:rsidR="00D10C46" w:rsidRPr="00835288" w14:paraId="57F6F11A" w14:textId="77777777" w:rsidTr="00D10C46">
        <w:trPr>
          <w:trHeight w:val="286"/>
        </w:trPr>
        <w:tc>
          <w:tcPr>
            <w:tcW w:w="798" w:type="dxa"/>
            <w:tcBorders>
              <w:top w:val="single" w:sz="4" w:space="0" w:color="000000"/>
              <w:left w:val="single" w:sz="4" w:space="0" w:color="000000"/>
              <w:bottom w:val="single" w:sz="4" w:space="0" w:color="000000"/>
              <w:right w:val="single" w:sz="4" w:space="0" w:color="000000"/>
            </w:tcBorders>
            <w:vAlign w:val="center"/>
          </w:tcPr>
          <w:p w14:paraId="36E1E7BB" w14:textId="77777777" w:rsidR="00D10C46" w:rsidRDefault="00D10C46" w:rsidP="00742467">
            <w:pPr>
              <w:pStyle w:val="NoSpacing"/>
              <w:numPr>
                <w:ilvl w:val="0"/>
                <w:numId w:val="60"/>
              </w:numPr>
              <w:spacing w:before="240"/>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1383C89A" w14:textId="77777777" w:rsidR="00D10C46" w:rsidRPr="00835288" w:rsidRDefault="00D10C46" w:rsidP="00D10C46">
            <w:pPr>
              <w:pStyle w:val="NoSpacing"/>
              <w:spacing w:before="240"/>
            </w:pPr>
            <w:r>
              <w:t>Ghi chú</w:t>
            </w:r>
          </w:p>
        </w:tc>
        <w:tc>
          <w:tcPr>
            <w:tcW w:w="2557" w:type="dxa"/>
            <w:tcBorders>
              <w:top w:val="single" w:sz="4" w:space="0" w:color="000000"/>
              <w:left w:val="single" w:sz="4" w:space="0" w:color="000000"/>
              <w:bottom w:val="single" w:sz="4" w:space="0" w:color="000000"/>
              <w:right w:val="single" w:sz="4" w:space="0" w:color="000000"/>
            </w:tcBorders>
            <w:vAlign w:val="center"/>
          </w:tcPr>
          <w:p w14:paraId="41B3835A" w14:textId="77777777" w:rsidR="00D10C46" w:rsidRPr="00835288" w:rsidRDefault="00D10C46" w:rsidP="00D10C46">
            <w:pPr>
              <w:spacing w:before="240"/>
              <w:jc w:val="left"/>
              <w:rPr>
                <w:rFonts w:cs="Times New Roman"/>
                <w:sz w:val="24"/>
                <w:szCs w:val="24"/>
              </w:rPr>
            </w:pPr>
            <w:r>
              <w:rPr>
                <w:rFonts w:cs="Times New Roman"/>
                <w:sz w:val="24"/>
                <w:szCs w:val="24"/>
              </w:rPr>
              <w:t>Mô tả thêm</w:t>
            </w:r>
          </w:p>
        </w:tc>
        <w:tc>
          <w:tcPr>
            <w:tcW w:w="1149" w:type="dxa"/>
            <w:tcBorders>
              <w:top w:val="single" w:sz="4" w:space="0" w:color="000000"/>
              <w:left w:val="single" w:sz="4" w:space="0" w:color="000000"/>
              <w:bottom w:val="single" w:sz="4" w:space="0" w:color="000000"/>
              <w:right w:val="single" w:sz="4" w:space="0" w:color="000000"/>
            </w:tcBorders>
            <w:vAlign w:val="center"/>
          </w:tcPr>
          <w:p w14:paraId="1EC2F182" w14:textId="77777777" w:rsidR="00D10C46" w:rsidRPr="00835288" w:rsidRDefault="00D10C46" w:rsidP="00D10C46">
            <w:pPr>
              <w:spacing w:before="240"/>
              <w:jc w:val="center"/>
              <w:rPr>
                <w:rFonts w:cs="Times New Roman"/>
                <w:sz w:val="24"/>
                <w:szCs w:val="24"/>
              </w:rPr>
            </w:pPr>
            <w:r>
              <w:rPr>
                <w:rFonts w:cs="Times New Roman"/>
                <w:sz w:val="24"/>
                <w:szCs w:val="24"/>
              </w:rPr>
              <w:t>Ký tự</w:t>
            </w:r>
          </w:p>
        </w:tc>
        <w:tc>
          <w:tcPr>
            <w:tcW w:w="973" w:type="dxa"/>
            <w:tcBorders>
              <w:top w:val="single" w:sz="4" w:space="0" w:color="000000"/>
              <w:left w:val="single" w:sz="4" w:space="0" w:color="000000"/>
              <w:bottom w:val="single" w:sz="4" w:space="0" w:color="000000"/>
              <w:right w:val="single" w:sz="4" w:space="0" w:color="000000"/>
            </w:tcBorders>
            <w:vAlign w:val="center"/>
          </w:tcPr>
          <w:p w14:paraId="37B7CB97" w14:textId="3137A719" w:rsidR="00D10C46" w:rsidRPr="00835288" w:rsidRDefault="00D10C46" w:rsidP="00D10C46">
            <w:pPr>
              <w:spacing w:before="240"/>
              <w:jc w:val="center"/>
              <w:rPr>
                <w:rFonts w:cs="Times New Roman"/>
                <w:sz w:val="24"/>
                <w:szCs w:val="24"/>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210A1EA6" w14:textId="77777777" w:rsidR="00D10C46" w:rsidRPr="00835288" w:rsidRDefault="00D10C46" w:rsidP="00D10C46">
            <w:pPr>
              <w:spacing w:before="240"/>
              <w:jc w:val="center"/>
              <w:rPr>
                <w:rFonts w:cs="Times New Roman"/>
                <w:sz w:val="24"/>
                <w:szCs w:val="24"/>
              </w:rPr>
            </w:pPr>
            <w:r w:rsidRPr="00835288">
              <w:rPr>
                <w:rFonts w:cs="Times New Roman"/>
                <w:sz w:val="24"/>
                <w:szCs w:val="24"/>
              </w:rPr>
              <w:t>Không</w:t>
            </w:r>
          </w:p>
        </w:tc>
        <w:tc>
          <w:tcPr>
            <w:tcW w:w="1237" w:type="dxa"/>
            <w:tcBorders>
              <w:top w:val="single" w:sz="4" w:space="0" w:color="000000"/>
              <w:left w:val="single" w:sz="4" w:space="0" w:color="000000"/>
              <w:bottom w:val="single" w:sz="4" w:space="0" w:color="000000"/>
              <w:right w:val="single" w:sz="4" w:space="0" w:color="000000"/>
            </w:tcBorders>
            <w:vAlign w:val="center"/>
          </w:tcPr>
          <w:p w14:paraId="1C468206" w14:textId="77777777" w:rsidR="00D10C46" w:rsidRPr="00835288" w:rsidRDefault="00D10C46" w:rsidP="00D10C46">
            <w:pPr>
              <w:spacing w:before="240"/>
              <w:jc w:val="left"/>
              <w:rPr>
                <w:rFonts w:cs="Times New Roman"/>
                <w:sz w:val="24"/>
                <w:szCs w:val="24"/>
              </w:rPr>
            </w:pPr>
          </w:p>
        </w:tc>
      </w:tr>
    </w:tbl>
    <w:p w14:paraId="5DE7BBBF" w14:textId="3E991304" w:rsidR="00437D63" w:rsidRDefault="00437D63">
      <w:pPr>
        <w:pStyle w:val="AutoNumDescription"/>
        <w:rPr>
          <w:ins w:id="3912" w:author="Admin" w:date="2017-09-18T11:51:00Z"/>
        </w:rPr>
        <w:pPrChange w:id="3913" w:author="Admin" w:date="2017-09-18T11:51:00Z">
          <w:pPr>
            <w:pStyle w:val="Heading4"/>
          </w:pPr>
        </w:pPrChange>
      </w:pPr>
      <w:ins w:id="3914" w:author="Admin" w:date="2017-09-18T11:51:00Z">
        <w:r w:rsidRPr="00437D63">
          <w:rPr>
            <w:b/>
            <w:sz w:val="24"/>
            <w:szCs w:val="24"/>
            <w:rPrChange w:id="3915" w:author="Admin" w:date="2017-09-18T11:51:00Z">
              <w:rPr/>
            </w:rPrChange>
          </w:rPr>
          <w:t>Mô tả nghiệp vụ</w:t>
        </w:r>
        <w:r>
          <w:rPr>
            <w:b/>
            <w:sz w:val="24"/>
            <w:szCs w:val="24"/>
          </w:rPr>
          <w:t>:</w:t>
        </w:r>
      </w:ins>
    </w:p>
    <w:p w14:paraId="43344F91" w14:textId="77777777" w:rsidR="00437D63" w:rsidRPr="00437D63" w:rsidRDefault="00437D63" w:rsidP="00437D63">
      <w:pPr>
        <w:pStyle w:val="CommentText"/>
        <w:rPr>
          <w:ins w:id="3916" w:author="Admin" w:date="2017-09-18T11:51:00Z"/>
          <w:rStyle w:val="CommentReference"/>
          <w:sz w:val="24"/>
          <w:szCs w:val="24"/>
          <w:rPrChange w:id="3917" w:author="Admin" w:date="2017-09-18T11:51:00Z">
            <w:rPr>
              <w:ins w:id="3918" w:author="Admin" w:date="2017-09-18T11:51:00Z"/>
              <w:rStyle w:val="CommentReference"/>
              <w:rFonts w:eastAsiaTheme="minorHAnsi" w:cs="Times New Roman"/>
            </w:rPr>
          </w:rPrChange>
        </w:rPr>
      </w:pPr>
      <w:ins w:id="3919" w:author="Admin" w:date="2017-09-18T11:51:00Z">
        <w:r w:rsidRPr="00437D63">
          <w:rPr>
            <w:rStyle w:val="CommentReference"/>
            <w:sz w:val="24"/>
            <w:szCs w:val="24"/>
            <w:rPrChange w:id="3920" w:author="Admin" w:date="2017-09-18T11:51:00Z">
              <w:rPr>
                <w:rStyle w:val="CommentReference"/>
              </w:rPr>
            </w:rPrChange>
          </w:rPr>
          <w:t>Khi nhấn Lưu hệ thống hiển thị thống báo “Bạn có muốn tiếp tục tạo bản ghi mới” nếu nhấn “Có” hệ thống giữ nguyên form (giữ nguyên giữ liệu bản ghi trước) để người dùng tạo, nếu không hiển thị các trường thông tin trắng.</w:t>
        </w:r>
      </w:ins>
    </w:p>
    <w:p w14:paraId="378C52E1" w14:textId="4904F2E9" w:rsidR="00896B3B" w:rsidRPr="004908C7" w:rsidRDefault="00896B3B" w:rsidP="00896B3B">
      <w:pPr>
        <w:pStyle w:val="Heading4"/>
      </w:pPr>
      <w:r>
        <w:t>Thao tác chức năng</w:t>
      </w:r>
    </w:p>
    <w:tbl>
      <w:tblPr>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3921" w:author="Admin" w:date="2017-09-18T11:50:00Z">
          <w:tblPr>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1071"/>
        <w:gridCol w:w="2123"/>
        <w:gridCol w:w="6169"/>
        <w:tblGridChange w:id="3922">
          <w:tblGrid>
            <w:gridCol w:w="1071"/>
            <w:gridCol w:w="2123"/>
            <w:gridCol w:w="6169"/>
          </w:tblGrid>
        </w:tblGridChange>
      </w:tblGrid>
      <w:tr w:rsidR="00896B3B" w:rsidRPr="00835288" w14:paraId="3979FDC5" w14:textId="77777777" w:rsidTr="00437D63">
        <w:trPr>
          <w:trHeight w:val="364"/>
          <w:tblHeader/>
          <w:trPrChange w:id="3923" w:author="Admin" w:date="2017-09-18T11:50:00Z">
            <w:trPr>
              <w:trHeight w:val="364"/>
              <w:tblHeader/>
            </w:trPr>
          </w:trPrChange>
        </w:trPr>
        <w:tc>
          <w:tcPr>
            <w:tcW w:w="1071" w:type="dxa"/>
            <w:tcBorders>
              <w:top w:val="single" w:sz="4" w:space="0" w:color="000000"/>
              <w:left w:val="single" w:sz="4" w:space="0" w:color="000000"/>
              <w:bottom w:val="single" w:sz="4" w:space="0" w:color="000000"/>
              <w:right w:val="single" w:sz="4" w:space="0" w:color="000000"/>
            </w:tcBorders>
            <w:shd w:val="clear" w:color="auto" w:fill="BFBFBF"/>
            <w:tcPrChange w:id="3924" w:author="Admin" w:date="2017-09-18T11:50:00Z">
              <w:tcPr>
                <w:tcW w:w="1080"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1D5452D0" w14:textId="77777777" w:rsidR="00896B3B" w:rsidRPr="00835288" w:rsidRDefault="00896B3B" w:rsidP="00896B3B">
            <w:pPr>
              <w:spacing w:before="240"/>
              <w:jc w:val="center"/>
              <w:rPr>
                <w:rFonts w:cs="Times New Roman"/>
                <w:b/>
                <w:sz w:val="24"/>
                <w:szCs w:val="24"/>
              </w:rPr>
            </w:pPr>
            <w:r>
              <w:rPr>
                <w:rFonts w:cs="Times New Roman"/>
                <w:b/>
                <w:sz w:val="24"/>
                <w:szCs w:val="24"/>
              </w:rPr>
              <w:t>Bước</w:t>
            </w:r>
          </w:p>
        </w:tc>
        <w:tc>
          <w:tcPr>
            <w:tcW w:w="2123"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3925" w:author="Admin" w:date="2017-09-18T11:50:00Z">
              <w:tcPr>
                <w:tcW w:w="21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46F9BD92"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 xml:space="preserve">Thao tác </w:t>
            </w:r>
          </w:p>
        </w:tc>
        <w:tc>
          <w:tcPr>
            <w:tcW w:w="6169"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3926" w:author="Admin" w:date="2017-09-18T11:50:00Z">
              <w:tcPr>
                <w:tcW w:w="629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5EA52DE" w14:textId="77777777" w:rsidR="00896B3B" w:rsidRPr="00835288" w:rsidRDefault="00896B3B" w:rsidP="00896B3B">
            <w:pPr>
              <w:spacing w:before="240"/>
              <w:jc w:val="center"/>
              <w:rPr>
                <w:rFonts w:cs="Times New Roman"/>
                <w:b/>
                <w:sz w:val="24"/>
                <w:szCs w:val="24"/>
              </w:rPr>
            </w:pPr>
            <w:r w:rsidRPr="00835288">
              <w:rPr>
                <w:rFonts w:cs="Times New Roman"/>
                <w:b/>
                <w:sz w:val="24"/>
                <w:szCs w:val="24"/>
              </w:rPr>
              <w:t>Mô tả</w:t>
            </w:r>
          </w:p>
        </w:tc>
      </w:tr>
      <w:tr w:rsidR="00896B3B" w:rsidRPr="00835288" w14:paraId="0DFCBB4E" w14:textId="77777777" w:rsidTr="00437D63">
        <w:trPr>
          <w:trHeight w:val="286"/>
          <w:trPrChange w:id="3927"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28"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1809306E" w14:textId="77777777" w:rsidR="00896B3B" w:rsidRPr="0092694E" w:rsidRDefault="00896B3B" w:rsidP="00742467">
            <w:pPr>
              <w:pStyle w:val="ListParagraph"/>
              <w:numPr>
                <w:ilvl w:val="0"/>
                <w:numId w:val="61"/>
              </w:numPr>
              <w:spacing w:before="240"/>
              <w:jc w:val="center"/>
              <w:rPr>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hideMark/>
            <w:tcPrChange w:id="3929" w:author="Admin" w:date="2017-09-18T11:50:00Z">
              <w:tcPr>
                <w:tcW w:w="2160" w:type="dxa"/>
                <w:tcBorders>
                  <w:top w:val="single" w:sz="4" w:space="0" w:color="000000"/>
                  <w:left w:val="single" w:sz="4" w:space="0" w:color="000000"/>
                  <w:bottom w:val="single" w:sz="4" w:space="0" w:color="000000"/>
                  <w:right w:val="single" w:sz="4" w:space="0" w:color="000000"/>
                </w:tcBorders>
                <w:vAlign w:val="center"/>
                <w:hideMark/>
              </w:tcPr>
            </w:tcPrChange>
          </w:tcPr>
          <w:p w14:paraId="3393B8D7" w14:textId="77777777" w:rsidR="00896B3B" w:rsidRPr="00835288" w:rsidRDefault="00896B3B" w:rsidP="00896B3B">
            <w:pPr>
              <w:spacing w:before="240"/>
              <w:jc w:val="left"/>
              <w:rPr>
                <w:rFonts w:cs="Times New Roman"/>
                <w:b/>
                <w:sz w:val="24"/>
                <w:szCs w:val="24"/>
              </w:rPr>
            </w:pPr>
            <w:r>
              <w:rPr>
                <w:rFonts w:cs="Times New Roman"/>
                <w:b/>
                <w:sz w:val="24"/>
                <w:szCs w:val="24"/>
              </w:rPr>
              <w:t>Thêm mới bản ghi từ điển năng lực</w:t>
            </w:r>
          </w:p>
        </w:tc>
        <w:tc>
          <w:tcPr>
            <w:tcW w:w="6169" w:type="dxa"/>
            <w:tcBorders>
              <w:top w:val="single" w:sz="4" w:space="0" w:color="000000"/>
              <w:left w:val="single" w:sz="4" w:space="0" w:color="000000"/>
              <w:bottom w:val="single" w:sz="4" w:space="0" w:color="000000"/>
              <w:right w:val="single" w:sz="4" w:space="0" w:color="000000"/>
            </w:tcBorders>
            <w:vAlign w:val="center"/>
            <w:hideMark/>
            <w:tcPrChange w:id="3930" w:author="Admin" w:date="2017-09-18T11:50:00Z">
              <w:tcPr>
                <w:tcW w:w="6299" w:type="dxa"/>
                <w:tcBorders>
                  <w:top w:val="single" w:sz="4" w:space="0" w:color="000000"/>
                  <w:left w:val="single" w:sz="4" w:space="0" w:color="000000"/>
                  <w:bottom w:val="single" w:sz="4" w:space="0" w:color="000000"/>
                  <w:right w:val="single" w:sz="4" w:space="0" w:color="000000"/>
                </w:tcBorders>
                <w:vAlign w:val="center"/>
                <w:hideMark/>
              </w:tcPr>
            </w:tcPrChange>
          </w:tcPr>
          <w:p w14:paraId="4526D185" w14:textId="77777777" w:rsidR="00896B3B" w:rsidRDefault="00896B3B" w:rsidP="00896B3B">
            <w:pPr>
              <w:spacing w:before="240"/>
              <w:jc w:val="left"/>
              <w:rPr>
                <w:rFonts w:cs="Times New Roman"/>
                <w:sz w:val="24"/>
                <w:szCs w:val="24"/>
              </w:rPr>
            </w:pPr>
            <w:r w:rsidRPr="00835288">
              <w:rPr>
                <w:rFonts w:cs="Times New Roman"/>
                <w:sz w:val="24"/>
                <w:szCs w:val="24"/>
              </w:rPr>
              <w:t>Người dùng sử</w:t>
            </w:r>
            <w:r>
              <w:rPr>
                <w:rFonts w:cs="Times New Roman"/>
                <w:sz w:val="24"/>
                <w:szCs w:val="24"/>
              </w:rPr>
              <w:t xml:space="preserve"> dụng chức năng này để "Khai báo</w:t>
            </w:r>
            <w:r w:rsidRPr="00835288">
              <w:rPr>
                <w:rFonts w:cs="Times New Roman"/>
                <w:sz w:val="24"/>
                <w:szCs w:val="24"/>
              </w:rPr>
              <w:t xml:space="preserve">" </w:t>
            </w:r>
            <w:r>
              <w:rPr>
                <w:rFonts w:cs="Times New Roman"/>
                <w:sz w:val="24"/>
                <w:szCs w:val="24"/>
              </w:rPr>
              <w:t>bản ghi từ điển năng lực</w:t>
            </w:r>
          </w:p>
          <w:p w14:paraId="7D40A4BE" w14:textId="77777777" w:rsidR="00896B3B" w:rsidRDefault="00896B3B" w:rsidP="00896B3B">
            <w:pPr>
              <w:pStyle w:val="NoSpacing"/>
              <w:spacing w:before="240"/>
            </w:pPr>
            <w:r>
              <w:t>Các thông tin thêm mới gồm: Nhóm năng lực, năng lực, mức năng lực, mô tả năng lực theo mức, ghi chú</w:t>
            </w:r>
          </w:p>
          <w:p w14:paraId="33FD0D87" w14:textId="77777777" w:rsidR="00896B3B" w:rsidRPr="00835288" w:rsidRDefault="00896B3B" w:rsidP="00896B3B">
            <w:pPr>
              <w:spacing w:before="240"/>
              <w:jc w:val="left"/>
              <w:rPr>
                <w:rFonts w:cs="Times New Roman"/>
                <w:sz w:val="24"/>
                <w:szCs w:val="24"/>
              </w:rPr>
            </w:pPr>
            <w:r>
              <w:rPr>
                <w:rFonts w:cs="Times New Roman"/>
                <w:sz w:val="24"/>
                <w:szCs w:val="24"/>
              </w:rPr>
              <w:t>Bản ghi thêm mới thành công sẽ hiển thị ở lưới dữ liệu</w:t>
            </w:r>
          </w:p>
        </w:tc>
      </w:tr>
      <w:tr w:rsidR="00896B3B" w:rsidRPr="00835288" w:rsidDel="00437D63" w14:paraId="33FDAEB2" w14:textId="153BE438" w:rsidTr="00437D63">
        <w:trPr>
          <w:trHeight w:val="286"/>
          <w:del w:id="3931" w:author="Admin" w:date="2017-09-18T11:50:00Z"/>
          <w:trPrChange w:id="3932"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33"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33AA48D9" w14:textId="396B7119" w:rsidR="00896B3B" w:rsidRPr="0092694E" w:rsidDel="00437D63" w:rsidRDefault="00896B3B" w:rsidP="00742467">
            <w:pPr>
              <w:pStyle w:val="ListParagraph"/>
              <w:numPr>
                <w:ilvl w:val="0"/>
                <w:numId w:val="61"/>
              </w:numPr>
              <w:spacing w:before="240"/>
              <w:jc w:val="center"/>
              <w:rPr>
                <w:del w:id="3934" w:author="Admin" w:date="2017-09-18T11:50:00Z"/>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hideMark/>
            <w:tcPrChange w:id="3935" w:author="Admin" w:date="2017-09-18T11:50:00Z">
              <w:tcPr>
                <w:tcW w:w="2160" w:type="dxa"/>
                <w:tcBorders>
                  <w:top w:val="single" w:sz="4" w:space="0" w:color="000000"/>
                  <w:left w:val="single" w:sz="4" w:space="0" w:color="000000"/>
                  <w:bottom w:val="single" w:sz="4" w:space="0" w:color="000000"/>
                  <w:right w:val="single" w:sz="4" w:space="0" w:color="000000"/>
                </w:tcBorders>
                <w:vAlign w:val="center"/>
                <w:hideMark/>
              </w:tcPr>
            </w:tcPrChange>
          </w:tcPr>
          <w:p w14:paraId="26B97870" w14:textId="69DEA373" w:rsidR="00896B3B" w:rsidRPr="00835288" w:rsidDel="00437D63" w:rsidRDefault="00896B3B" w:rsidP="00896B3B">
            <w:pPr>
              <w:spacing w:before="240"/>
              <w:jc w:val="left"/>
              <w:rPr>
                <w:del w:id="3936" w:author="Admin" w:date="2017-09-18T11:50:00Z"/>
                <w:rFonts w:cs="Times New Roman"/>
                <w:b/>
                <w:sz w:val="24"/>
                <w:szCs w:val="24"/>
              </w:rPr>
            </w:pPr>
            <w:del w:id="3937" w:author="Admin" w:date="2017-09-18T11:50:00Z">
              <w:r w:rsidRPr="00835288" w:rsidDel="00437D63">
                <w:rPr>
                  <w:rFonts w:cs="Times New Roman"/>
                  <w:b/>
                  <w:sz w:val="24"/>
                  <w:szCs w:val="24"/>
                </w:rPr>
                <w:delText>Sửa</w:delText>
              </w:r>
            </w:del>
          </w:p>
        </w:tc>
        <w:tc>
          <w:tcPr>
            <w:tcW w:w="6169" w:type="dxa"/>
            <w:tcBorders>
              <w:top w:val="single" w:sz="4" w:space="0" w:color="000000"/>
              <w:left w:val="single" w:sz="4" w:space="0" w:color="000000"/>
              <w:bottom w:val="single" w:sz="4" w:space="0" w:color="000000"/>
              <w:right w:val="single" w:sz="4" w:space="0" w:color="000000"/>
            </w:tcBorders>
            <w:vAlign w:val="center"/>
            <w:hideMark/>
            <w:tcPrChange w:id="3938" w:author="Admin" w:date="2017-09-18T11:50:00Z">
              <w:tcPr>
                <w:tcW w:w="6299" w:type="dxa"/>
                <w:tcBorders>
                  <w:top w:val="single" w:sz="4" w:space="0" w:color="000000"/>
                  <w:left w:val="single" w:sz="4" w:space="0" w:color="000000"/>
                  <w:bottom w:val="single" w:sz="4" w:space="0" w:color="000000"/>
                  <w:right w:val="single" w:sz="4" w:space="0" w:color="000000"/>
                </w:tcBorders>
                <w:vAlign w:val="center"/>
                <w:hideMark/>
              </w:tcPr>
            </w:tcPrChange>
          </w:tcPr>
          <w:p w14:paraId="344E1EBB" w14:textId="25E9CBCB" w:rsidR="00896B3B" w:rsidRPr="00835288" w:rsidDel="00437D63" w:rsidRDefault="00896B3B" w:rsidP="00896B3B">
            <w:pPr>
              <w:spacing w:before="240"/>
              <w:jc w:val="left"/>
              <w:rPr>
                <w:del w:id="3939" w:author="Admin" w:date="2017-09-18T11:50:00Z"/>
                <w:rFonts w:cs="Times New Roman"/>
                <w:sz w:val="24"/>
                <w:szCs w:val="24"/>
              </w:rPr>
            </w:pPr>
            <w:del w:id="3940" w:author="Admin" w:date="2017-09-18T11:50:00Z">
              <w:r w:rsidRPr="00835288" w:rsidDel="00437D63">
                <w:rPr>
                  <w:rFonts w:cs="Times New Roman"/>
                  <w:sz w:val="24"/>
                  <w:szCs w:val="24"/>
                </w:rPr>
                <w:delText xml:space="preserve">Người dùng sử dụng chức năng này </w:delText>
              </w:r>
              <w:r w:rsidDel="00437D63">
                <w:rPr>
                  <w:rFonts w:cs="Times New Roman"/>
                  <w:sz w:val="24"/>
                  <w:szCs w:val="24"/>
                </w:rPr>
                <w:delText>để sửa thông tin một danh mục</w:delText>
              </w:r>
            </w:del>
          </w:p>
        </w:tc>
      </w:tr>
      <w:tr w:rsidR="00896B3B" w:rsidRPr="00835288" w14:paraId="5F5251B2" w14:textId="77777777" w:rsidTr="00437D63">
        <w:trPr>
          <w:trHeight w:val="286"/>
          <w:trPrChange w:id="3941"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42"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2623B670" w14:textId="77777777" w:rsidR="00896B3B" w:rsidRPr="0092694E" w:rsidRDefault="00896B3B" w:rsidP="00742467">
            <w:pPr>
              <w:pStyle w:val="ListParagraph"/>
              <w:numPr>
                <w:ilvl w:val="0"/>
                <w:numId w:val="61"/>
              </w:numPr>
              <w:spacing w:before="240"/>
              <w:jc w:val="center"/>
              <w:rPr>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hideMark/>
            <w:tcPrChange w:id="3943" w:author="Admin" w:date="2017-09-18T11:50:00Z">
              <w:tcPr>
                <w:tcW w:w="2160" w:type="dxa"/>
                <w:tcBorders>
                  <w:top w:val="single" w:sz="4" w:space="0" w:color="000000"/>
                  <w:left w:val="single" w:sz="4" w:space="0" w:color="000000"/>
                  <w:bottom w:val="single" w:sz="4" w:space="0" w:color="000000"/>
                  <w:right w:val="single" w:sz="4" w:space="0" w:color="000000"/>
                </w:tcBorders>
                <w:vAlign w:val="center"/>
                <w:hideMark/>
              </w:tcPr>
            </w:tcPrChange>
          </w:tcPr>
          <w:p w14:paraId="431A9D03" w14:textId="77777777" w:rsidR="00896B3B" w:rsidRPr="00835288" w:rsidRDefault="00896B3B" w:rsidP="00896B3B">
            <w:pPr>
              <w:spacing w:before="240"/>
              <w:jc w:val="left"/>
              <w:rPr>
                <w:rFonts w:cs="Times New Roman"/>
                <w:b/>
                <w:sz w:val="24"/>
                <w:szCs w:val="24"/>
              </w:rPr>
            </w:pPr>
            <w:r w:rsidRPr="00835288">
              <w:rPr>
                <w:rFonts w:cs="Times New Roman"/>
                <w:b/>
                <w:sz w:val="24"/>
                <w:szCs w:val="24"/>
              </w:rPr>
              <w:t>Lưu</w:t>
            </w:r>
          </w:p>
        </w:tc>
        <w:tc>
          <w:tcPr>
            <w:tcW w:w="6169" w:type="dxa"/>
            <w:tcBorders>
              <w:top w:val="single" w:sz="4" w:space="0" w:color="000000"/>
              <w:left w:val="single" w:sz="4" w:space="0" w:color="000000"/>
              <w:bottom w:val="single" w:sz="4" w:space="0" w:color="000000"/>
              <w:right w:val="single" w:sz="4" w:space="0" w:color="000000"/>
            </w:tcBorders>
            <w:vAlign w:val="center"/>
            <w:hideMark/>
            <w:tcPrChange w:id="3944" w:author="Admin" w:date="2017-09-18T11:50:00Z">
              <w:tcPr>
                <w:tcW w:w="6299" w:type="dxa"/>
                <w:tcBorders>
                  <w:top w:val="single" w:sz="4" w:space="0" w:color="000000"/>
                  <w:left w:val="single" w:sz="4" w:space="0" w:color="000000"/>
                  <w:bottom w:val="single" w:sz="4" w:space="0" w:color="000000"/>
                  <w:right w:val="single" w:sz="4" w:space="0" w:color="000000"/>
                </w:tcBorders>
                <w:vAlign w:val="center"/>
                <w:hideMark/>
              </w:tcPr>
            </w:tcPrChange>
          </w:tcPr>
          <w:p w14:paraId="6239A747" w14:textId="77777777" w:rsidR="00896B3B" w:rsidRDefault="00896B3B" w:rsidP="00896B3B">
            <w:pPr>
              <w:spacing w:before="240"/>
              <w:jc w:val="left"/>
              <w:rPr>
                <w:ins w:id="3945" w:author="Admin" w:date="2017-09-18T11:52:00Z"/>
                <w:rFonts w:cs="Times New Roman"/>
                <w:sz w:val="24"/>
                <w:szCs w:val="24"/>
              </w:rPr>
            </w:pPr>
            <w:r w:rsidRPr="00835288">
              <w:rPr>
                <w:rFonts w:cs="Times New Roman"/>
                <w:sz w:val="24"/>
                <w:szCs w:val="24"/>
              </w:rPr>
              <w:t>Người dùng sử dụng chức năng này để "</w:t>
            </w:r>
            <w:r>
              <w:rPr>
                <w:rFonts w:cs="Times New Roman"/>
                <w:sz w:val="24"/>
                <w:szCs w:val="24"/>
              </w:rPr>
              <w:t>Lưu</w:t>
            </w:r>
            <w:r w:rsidRPr="00835288">
              <w:rPr>
                <w:rFonts w:cs="Times New Roman"/>
                <w:sz w:val="24"/>
                <w:szCs w:val="24"/>
              </w:rPr>
              <w:t>" thông tin được "Thêm"/"Sửa" vào danh mục.</w:t>
            </w:r>
          </w:p>
          <w:p w14:paraId="6F064A03" w14:textId="1908C970" w:rsidR="00437D63" w:rsidRPr="00437D63" w:rsidRDefault="00437D63">
            <w:pPr>
              <w:pStyle w:val="CommentText"/>
              <w:rPr>
                <w:sz w:val="24"/>
                <w:szCs w:val="24"/>
                <w:rPrChange w:id="3946" w:author="Admin" w:date="2017-09-18T11:52:00Z">
                  <w:rPr>
                    <w:rFonts w:cs="Times New Roman"/>
                    <w:sz w:val="24"/>
                    <w:szCs w:val="24"/>
                  </w:rPr>
                </w:rPrChange>
              </w:rPr>
              <w:pPrChange w:id="3947" w:author="Admin" w:date="2017-09-18T11:52:00Z">
                <w:pPr>
                  <w:spacing w:before="240"/>
                  <w:jc w:val="left"/>
                </w:pPr>
              </w:pPrChange>
            </w:pPr>
            <w:ins w:id="3948" w:author="Admin" w:date="2017-09-18T11:52:00Z">
              <w:r w:rsidRPr="00437D63">
                <w:rPr>
                  <w:rStyle w:val="CommentReference"/>
                  <w:color w:val="FF0000"/>
                  <w:sz w:val="24"/>
                  <w:szCs w:val="24"/>
                  <w:rPrChange w:id="3949" w:author="Admin" w:date="2017-09-18T11:52:00Z">
                    <w:rPr>
                      <w:rStyle w:val="CommentReference"/>
                      <w:sz w:val="24"/>
                      <w:szCs w:val="24"/>
                    </w:rPr>
                  </w:rPrChange>
                </w:rPr>
                <w:t>Lưu hệ thống hiển thị thống báo “Bạn có muốn tiếp tục tạo bản ghi mới” nếu nhấn “Có” hệ thống giữ nguyên form (giữ nguyên giữ liệu bản ghi trước) để người dùng tạo, nếu không hiển thị các trường thông tin trắng.</w:t>
              </w:r>
            </w:ins>
          </w:p>
        </w:tc>
      </w:tr>
      <w:tr w:rsidR="00437D63" w:rsidRPr="00835288" w14:paraId="7AE8845C" w14:textId="77777777" w:rsidTr="00437D63">
        <w:trPr>
          <w:trHeight w:val="286"/>
          <w:ins w:id="3950" w:author="Admin" w:date="2017-09-18T11:50:00Z"/>
          <w:trPrChange w:id="3951"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52"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2CAC481A" w14:textId="77777777" w:rsidR="00437D63" w:rsidRPr="0092694E" w:rsidRDefault="00437D63" w:rsidP="00742467">
            <w:pPr>
              <w:pStyle w:val="ListParagraph"/>
              <w:numPr>
                <w:ilvl w:val="0"/>
                <w:numId w:val="61"/>
              </w:numPr>
              <w:spacing w:before="240"/>
              <w:jc w:val="center"/>
              <w:rPr>
                <w:ins w:id="3953" w:author="Admin" w:date="2017-09-18T11:50:00Z"/>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tcPrChange w:id="3954" w:author="Admin" w:date="2017-09-18T11:50:00Z">
              <w:tcPr>
                <w:tcW w:w="2160" w:type="dxa"/>
                <w:tcBorders>
                  <w:top w:val="single" w:sz="4" w:space="0" w:color="000000"/>
                  <w:left w:val="single" w:sz="4" w:space="0" w:color="000000"/>
                  <w:bottom w:val="single" w:sz="4" w:space="0" w:color="000000"/>
                  <w:right w:val="single" w:sz="4" w:space="0" w:color="000000"/>
                </w:tcBorders>
                <w:vAlign w:val="center"/>
              </w:tcPr>
            </w:tcPrChange>
          </w:tcPr>
          <w:p w14:paraId="6856E9E8" w14:textId="46383B42" w:rsidR="00437D63" w:rsidRPr="00835288" w:rsidRDefault="00437D63" w:rsidP="00896B3B">
            <w:pPr>
              <w:spacing w:before="240"/>
              <w:jc w:val="left"/>
              <w:rPr>
                <w:ins w:id="3955" w:author="Admin" w:date="2017-09-18T11:50:00Z"/>
                <w:rFonts w:cs="Times New Roman"/>
                <w:b/>
                <w:sz w:val="24"/>
                <w:szCs w:val="24"/>
              </w:rPr>
            </w:pPr>
            <w:ins w:id="3956" w:author="Admin" w:date="2017-09-18T11:50:00Z">
              <w:r>
                <w:rPr>
                  <w:rFonts w:cs="Times New Roman"/>
                  <w:b/>
                  <w:sz w:val="24"/>
                  <w:szCs w:val="24"/>
                </w:rPr>
                <w:t>Import</w:t>
              </w:r>
            </w:ins>
          </w:p>
        </w:tc>
        <w:tc>
          <w:tcPr>
            <w:tcW w:w="6169" w:type="dxa"/>
            <w:tcBorders>
              <w:top w:val="single" w:sz="4" w:space="0" w:color="000000"/>
              <w:left w:val="single" w:sz="4" w:space="0" w:color="000000"/>
              <w:bottom w:val="single" w:sz="4" w:space="0" w:color="000000"/>
              <w:right w:val="single" w:sz="4" w:space="0" w:color="000000"/>
            </w:tcBorders>
            <w:vAlign w:val="center"/>
            <w:tcPrChange w:id="3957" w:author="Admin" w:date="2017-09-18T11:50:00Z">
              <w:tcPr>
                <w:tcW w:w="6299" w:type="dxa"/>
                <w:tcBorders>
                  <w:top w:val="single" w:sz="4" w:space="0" w:color="000000"/>
                  <w:left w:val="single" w:sz="4" w:space="0" w:color="000000"/>
                  <w:bottom w:val="single" w:sz="4" w:space="0" w:color="000000"/>
                  <w:right w:val="single" w:sz="4" w:space="0" w:color="000000"/>
                </w:tcBorders>
                <w:vAlign w:val="center"/>
              </w:tcPr>
            </w:tcPrChange>
          </w:tcPr>
          <w:p w14:paraId="695848AA" w14:textId="3D1CAC11" w:rsidR="00437D63" w:rsidRPr="00835288" w:rsidRDefault="00437D63" w:rsidP="00896B3B">
            <w:pPr>
              <w:spacing w:before="240"/>
              <w:jc w:val="left"/>
              <w:rPr>
                <w:ins w:id="3958" w:author="Admin" w:date="2017-09-18T11:50:00Z"/>
                <w:rFonts w:cs="Times New Roman"/>
                <w:sz w:val="24"/>
                <w:szCs w:val="24"/>
              </w:rPr>
            </w:pPr>
            <w:ins w:id="3959" w:author="Admin" w:date="2017-09-18T11:50:00Z">
              <w:r>
                <w:rPr>
                  <w:rFonts w:cs="Times New Roman"/>
                  <w:sz w:val="24"/>
                  <w:szCs w:val="24"/>
                </w:rPr>
                <w:t>Người dùng sử dụng chức năng này để nhập dữ liệu vào file mẫu (file mẫu xuất từ hệ thống) và import vào hệ thống.</w:t>
              </w:r>
            </w:ins>
          </w:p>
        </w:tc>
      </w:tr>
      <w:tr w:rsidR="00896B3B" w:rsidRPr="00835288" w:rsidDel="00437D63" w14:paraId="2EE6CC29" w14:textId="3DB358EC" w:rsidTr="00437D63">
        <w:trPr>
          <w:trHeight w:val="286"/>
          <w:del w:id="3960" w:author="Admin" w:date="2017-09-18T11:50:00Z"/>
          <w:trPrChange w:id="3961"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62"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7414F633" w14:textId="1C01008E" w:rsidR="00896B3B" w:rsidRPr="0092694E" w:rsidDel="00437D63" w:rsidRDefault="00896B3B" w:rsidP="00742467">
            <w:pPr>
              <w:pStyle w:val="ListParagraph"/>
              <w:numPr>
                <w:ilvl w:val="0"/>
                <w:numId w:val="61"/>
              </w:numPr>
              <w:spacing w:before="240"/>
              <w:jc w:val="center"/>
              <w:rPr>
                <w:del w:id="3963" w:author="Admin" w:date="2017-09-18T11:50:00Z"/>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hideMark/>
            <w:tcPrChange w:id="3964" w:author="Admin" w:date="2017-09-18T11:50:00Z">
              <w:tcPr>
                <w:tcW w:w="2160" w:type="dxa"/>
                <w:tcBorders>
                  <w:top w:val="single" w:sz="4" w:space="0" w:color="000000"/>
                  <w:left w:val="single" w:sz="4" w:space="0" w:color="000000"/>
                  <w:bottom w:val="single" w:sz="4" w:space="0" w:color="000000"/>
                  <w:right w:val="single" w:sz="4" w:space="0" w:color="000000"/>
                </w:tcBorders>
                <w:vAlign w:val="center"/>
                <w:hideMark/>
              </w:tcPr>
            </w:tcPrChange>
          </w:tcPr>
          <w:p w14:paraId="6335E8E1" w14:textId="6D7EF776" w:rsidR="00896B3B" w:rsidRPr="00835288" w:rsidDel="00437D63" w:rsidRDefault="00896B3B" w:rsidP="00896B3B">
            <w:pPr>
              <w:spacing w:before="240"/>
              <w:jc w:val="left"/>
              <w:rPr>
                <w:del w:id="3965" w:author="Admin" w:date="2017-09-18T11:50:00Z"/>
                <w:rFonts w:cs="Times New Roman"/>
                <w:b/>
                <w:sz w:val="24"/>
                <w:szCs w:val="24"/>
              </w:rPr>
            </w:pPr>
            <w:del w:id="3966" w:author="Admin" w:date="2017-09-18T11:50:00Z">
              <w:r w:rsidRPr="00835288" w:rsidDel="00437D63">
                <w:rPr>
                  <w:rFonts w:cs="Times New Roman"/>
                  <w:b/>
                  <w:sz w:val="24"/>
                  <w:szCs w:val="24"/>
                </w:rPr>
                <w:delText>Hủy</w:delText>
              </w:r>
            </w:del>
          </w:p>
        </w:tc>
        <w:tc>
          <w:tcPr>
            <w:tcW w:w="6169" w:type="dxa"/>
            <w:tcBorders>
              <w:top w:val="single" w:sz="4" w:space="0" w:color="000000"/>
              <w:left w:val="single" w:sz="4" w:space="0" w:color="000000"/>
              <w:bottom w:val="single" w:sz="4" w:space="0" w:color="000000"/>
              <w:right w:val="single" w:sz="4" w:space="0" w:color="000000"/>
            </w:tcBorders>
            <w:vAlign w:val="center"/>
            <w:hideMark/>
            <w:tcPrChange w:id="3967" w:author="Admin" w:date="2017-09-18T11:50:00Z">
              <w:tcPr>
                <w:tcW w:w="6299" w:type="dxa"/>
                <w:tcBorders>
                  <w:top w:val="single" w:sz="4" w:space="0" w:color="000000"/>
                  <w:left w:val="single" w:sz="4" w:space="0" w:color="000000"/>
                  <w:bottom w:val="single" w:sz="4" w:space="0" w:color="000000"/>
                  <w:right w:val="single" w:sz="4" w:space="0" w:color="000000"/>
                </w:tcBorders>
                <w:vAlign w:val="center"/>
                <w:hideMark/>
              </w:tcPr>
            </w:tcPrChange>
          </w:tcPr>
          <w:p w14:paraId="2633DE60" w14:textId="019EA1D7" w:rsidR="00896B3B" w:rsidRPr="00835288" w:rsidDel="00437D63" w:rsidRDefault="00896B3B" w:rsidP="00896B3B">
            <w:pPr>
              <w:spacing w:before="240"/>
              <w:jc w:val="left"/>
              <w:rPr>
                <w:del w:id="3968" w:author="Admin" w:date="2017-09-18T11:50:00Z"/>
                <w:rFonts w:cs="Times New Roman"/>
                <w:sz w:val="24"/>
                <w:szCs w:val="24"/>
              </w:rPr>
            </w:pPr>
            <w:del w:id="3969" w:author="Admin" w:date="2017-09-18T11:50:00Z">
              <w:r w:rsidRPr="00835288" w:rsidDel="00437D63">
                <w:rPr>
                  <w:rFonts w:cs="Times New Roman"/>
                  <w:sz w:val="24"/>
                  <w:szCs w:val="24"/>
                </w:rPr>
                <w:delText>Người dùng sử dụng chức năng này để "Hủy" quá trình "Thêm"/"Sửa" thông tin.</w:delText>
              </w:r>
            </w:del>
          </w:p>
        </w:tc>
      </w:tr>
      <w:tr w:rsidR="00896B3B" w:rsidRPr="00835288" w14:paraId="5F4DCD08" w14:textId="77777777" w:rsidTr="00437D63">
        <w:trPr>
          <w:trHeight w:val="286"/>
          <w:trPrChange w:id="3970"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71"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67331F14" w14:textId="77777777" w:rsidR="00896B3B" w:rsidRPr="0092694E" w:rsidRDefault="00896B3B" w:rsidP="00742467">
            <w:pPr>
              <w:pStyle w:val="ListParagraph"/>
              <w:numPr>
                <w:ilvl w:val="0"/>
                <w:numId w:val="61"/>
              </w:numPr>
              <w:spacing w:before="240"/>
              <w:jc w:val="center"/>
              <w:rPr>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tcPrChange w:id="3972" w:author="Admin" w:date="2017-09-18T11:50:00Z">
              <w:tcPr>
                <w:tcW w:w="2160" w:type="dxa"/>
                <w:tcBorders>
                  <w:top w:val="single" w:sz="4" w:space="0" w:color="000000"/>
                  <w:left w:val="single" w:sz="4" w:space="0" w:color="000000"/>
                  <w:bottom w:val="single" w:sz="4" w:space="0" w:color="000000"/>
                  <w:right w:val="single" w:sz="4" w:space="0" w:color="000000"/>
                </w:tcBorders>
                <w:vAlign w:val="center"/>
              </w:tcPr>
            </w:tcPrChange>
          </w:tcPr>
          <w:p w14:paraId="2F3C2878" w14:textId="77777777" w:rsidR="00896B3B" w:rsidRPr="00835288" w:rsidRDefault="00896B3B" w:rsidP="00896B3B">
            <w:pPr>
              <w:spacing w:before="240"/>
              <w:jc w:val="left"/>
              <w:rPr>
                <w:rFonts w:cs="Times New Roman"/>
                <w:b/>
                <w:sz w:val="24"/>
                <w:szCs w:val="24"/>
              </w:rPr>
            </w:pPr>
            <w:r>
              <w:rPr>
                <w:rFonts w:cs="Times New Roman"/>
                <w:b/>
                <w:sz w:val="24"/>
                <w:szCs w:val="24"/>
              </w:rPr>
              <w:t>Xóa</w:t>
            </w:r>
          </w:p>
        </w:tc>
        <w:tc>
          <w:tcPr>
            <w:tcW w:w="6169" w:type="dxa"/>
            <w:tcBorders>
              <w:top w:val="single" w:sz="4" w:space="0" w:color="000000"/>
              <w:left w:val="single" w:sz="4" w:space="0" w:color="000000"/>
              <w:bottom w:val="single" w:sz="4" w:space="0" w:color="000000"/>
              <w:right w:val="single" w:sz="4" w:space="0" w:color="000000"/>
            </w:tcBorders>
            <w:vAlign w:val="center"/>
            <w:tcPrChange w:id="3973" w:author="Admin" w:date="2017-09-18T11:50:00Z">
              <w:tcPr>
                <w:tcW w:w="6299" w:type="dxa"/>
                <w:tcBorders>
                  <w:top w:val="single" w:sz="4" w:space="0" w:color="000000"/>
                  <w:left w:val="single" w:sz="4" w:space="0" w:color="000000"/>
                  <w:bottom w:val="single" w:sz="4" w:space="0" w:color="000000"/>
                  <w:right w:val="single" w:sz="4" w:space="0" w:color="000000"/>
                </w:tcBorders>
                <w:vAlign w:val="center"/>
              </w:tcPr>
            </w:tcPrChange>
          </w:tcPr>
          <w:p w14:paraId="31E95425" w14:textId="77777777" w:rsidR="00896B3B" w:rsidRPr="00835288" w:rsidRDefault="00896B3B" w:rsidP="00896B3B">
            <w:pPr>
              <w:spacing w:before="240"/>
              <w:jc w:val="left"/>
              <w:rPr>
                <w:rFonts w:cs="Times New Roman"/>
                <w:sz w:val="24"/>
                <w:szCs w:val="24"/>
              </w:rPr>
            </w:pPr>
            <w:r>
              <w:rPr>
                <w:rFonts w:cs="Times New Roman"/>
                <w:sz w:val="24"/>
                <w:szCs w:val="24"/>
              </w:rPr>
              <w:t>Người dùng sử dụng chức năng này để xóa một danh mục từ điển năng lực. Chỉ xóa được bản ghi khi chưa sử dụng ở phần nghiệp vụ.</w:t>
            </w:r>
          </w:p>
        </w:tc>
      </w:tr>
      <w:tr w:rsidR="00896B3B" w:rsidRPr="00835288" w14:paraId="11EE905F" w14:textId="77777777" w:rsidTr="00437D63">
        <w:trPr>
          <w:trHeight w:val="286"/>
          <w:trPrChange w:id="3974" w:author="Admin" w:date="2017-09-18T11:50:00Z">
            <w:trPr>
              <w:trHeight w:val="286"/>
            </w:trPr>
          </w:trPrChange>
        </w:trPr>
        <w:tc>
          <w:tcPr>
            <w:tcW w:w="1071" w:type="dxa"/>
            <w:tcBorders>
              <w:top w:val="single" w:sz="4" w:space="0" w:color="000000"/>
              <w:left w:val="single" w:sz="4" w:space="0" w:color="000000"/>
              <w:bottom w:val="single" w:sz="4" w:space="0" w:color="000000"/>
              <w:right w:val="single" w:sz="4" w:space="0" w:color="000000"/>
            </w:tcBorders>
            <w:vAlign w:val="center"/>
            <w:tcPrChange w:id="3975" w:author="Admin" w:date="2017-09-18T11:5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46BF9195" w14:textId="77777777" w:rsidR="00896B3B" w:rsidRPr="0092694E" w:rsidRDefault="00896B3B" w:rsidP="00742467">
            <w:pPr>
              <w:pStyle w:val="ListParagraph"/>
              <w:numPr>
                <w:ilvl w:val="0"/>
                <w:numId w:val="61"/>
              </w:numPr>
              <w:spacing w:before="240"/>
              <w:jc w:val="center"/>
              <w:rPr>
                <w:rFonts w:cs="Times New Roman"/>
                <w:sz w:val="24"/>
                <w:szCs w:val="24"/>
              </w:rPr>
            </w:pPr>
          </w:p>
        </w:tc>
        <w:tc>
          <w:tcPr>
            <w:tcW w:w="2123" w:type="dxa"/>
            <w:tcBorders>
              <w:top w:val="single" w:sz="4" w:space="0" w:color="000000"/>
              <w:left w:val="single" w:sz="4" w:space="0" w:color="000000"/>
              <w:bottom w:val="single" w:sz="4" w:space="0" w:color="000000"/>
              <w:right w:val="single" w:sz="4" w:space="0" w:color="000000"/>
            </w:tcBorders>
            <w:vAlign w:val="center"/>
            <w:tcPrChange w:id="3976" w:author="Admin" w:date="2017-09-18T11:50:00Z">
              <w:tcPr>
                <w:tcW w:w="2160" w:type="dxa"/>
                <w:tcBorders>
                  <w:top w:val="single" w:sz="4" w:space="0" w:color="000000"/>
                  <w:left w:val="single" w:sz="4" w:space="0" w:color="000000"/>
                  <w:bottom w:val="single" w:sz="4" w:space="0" w:color="000000"/>
                  <w:right w:val="single" w:sz="4" w:space="0" w:color="000000"/>
                </w:tcBorders>
                <w:vAlign w:val="center"/>
              </w:tcPr>
            </w:tcPrChange>
          </w:tcPr>
          <w:p w14:paraId="3E40EDA0" w14:textId="77777777" w:rsidR="00896B3B" w:rsidRPr="00835288" w:rsidRDefault="00896B3B" w:rsidP="00896B3B">
            <w:pPr>
              <w:spacing w:before="240"/>
              <w:jc w:val="left"/>
              <w:rPr>
                <w:rFonts w:cs="Times New Roman"/>
                <w:b/>
                <w:sz w:val="24"/>
                <w:szCs w:val="24"/>
              </w:rPr>
            </w:pPr>
            <w:r>
              <w:rPr>
                <w:rFonts w:cs="Times New Roman"/>
                <w:b/>
                <w:sz w:val="24"/>
                <w:szCs w:val="24"/>
              </w:rPr>
              <w:t>Xuất excel</w:t>
            </w:r>
          </w:p>
        </w:tc>
        <w:tc>
          <w:tcPr>
            <w:tcW w:w="6169" w:type="dxa"/>
            <w:tcBorders>
              <w:top w:val="single" w:sz="4" w:space="0" w:color="000000"/>
              <w:left w:val="single" w:sz="4" w:space="0" w:color="000000"/>
              <w:bottom w:val="single" w:sz="4" w:space="0" w:color="000000"/>
              <w:right w:val="single" w:sz="4" w:space="0" w:color="000000"/>
            </w:tcBorders>
            <w:vAlign w:val="center"/>
            <w:tcPrChange w:id="3977" w:author="Admin" w:date="2017-09-18T11:50:00Z">
              <w:tcPr>
                <w:tcW w:w="6299" w:type="dxa"/>
                <w:tcBorders>
                  <w:top w:val="single" w:sz="4" w:space="0" w:color="000000"/>
                  <w:left w:val="single" w:sz="4" w:space="0" w:color="000000"/>
                  <w:bottom w:val="single" w:sz="4" w:space="0" w:color="000000"/>
                  <w:right w:val="single" w:sz="4" w:space="0" w:color="000000"/>
                </w:tcBorders>
                <w:vAlign w:val="center"/>
              </w:tcPr>
            </w:tcPrChange>
          </w:tcPr>
          <w:p w14:paraId="5BE8ED90" w14:textId="77777777" w:rsidR="00896B3B" w:rsidRPr="00835288" w:rsidRDefault="00896B3B" w:rsidP="00896B3B">
            <w:pPr>
              <w:spacing w:before="240"/>
              <w:jc w:val="left"/>
              <w:rPr>
                <w:rFonts w:cs="Times New Roman"/>
                <w:sz w:val="24"/>
                <w:szCs w:val="24"/>
              </w:rPr>
            </w:pPr>
            <w:r>
              <w:rPr>
                <w:rFonts w:cs="Times New Roman"/>
                <w:sz w:val="24"/>
                <w:szCs w:val="24"/>
              </w:rPr>
              <w:t>Người dùng sử dụng chức năng này để xuất dữ liệu ra file excel</w:t>
            </w:r>
          </w:p>
        </w:tc>
      </w:tr>
    </w:tbl>
    <w:p w14:paraId="7EC7F6DA" w14:textId="4B2293CF" w:rsidR="00896B3B" w:rsidRDefault="00896B3B" w:rsidP="00896B3B"/>
    <w:p w14:paraId="69D3995B" w14:textId="7FA45EE3" w:rsidR="00C9029A" w:rsidRDefault="00C9029A" w:rsidP="00714D4C">
      <w:pPr>
        <w:pStyle w:val="Heading3"/>
      </w:pPr>
      <w:bookmarkStart w:id="3978" w:name="_Toc494461422"/>
      <w:r>
        <w:lastRenderedPageBreak/>
        <w:t xml:space="preserve">Gán năng lực </w:t>
      </w:r>
      <w:del w:id="3979" w:author="Admin" w:date="2017-09-18T11:57:00Z">
        <w:r w:rsidDel="00A72BC2">
          <w:delText xml:space="preserve">cho </w:delText>
        </w:r>
        <w:r w:rsidR="00B27E1B" w:rsidDel="00A72BC2">
          <w:delText>vị trí chức danh</w:delText>
        </w:r>
      </w:del>
      <w:ins w:id="3980" w:author="Admin" w:date="2017-09-18T11:57:00Z">
        <w:r w:rsidR="00A72BC2">
          <w:t>cho</w:t>
        </w:r>
      </w:ins>
      <w:ins w:id="3981" w:author="Admin" w:date="2017-09-18T14:01:00Z">
        <w:r w:rsidR="0054587B">
          <w:t xml:space="preserve"> chức danh</w:t>
        </w:r>
      </w:ins>
      <w:bookmarkEnd w:id="3978"/>
    </w:p>
    <w:p w14:paraId="24087C8F" w14:textId="77777777" w:rsidR="00C9029A" w:rsidRPr="00835288" w:rsidRDefault="00C9029A" w:rsidP="00C9029A">
      <w:pPr>
        <w:pStyle w:val="Heading4"/>
      </w:pPr>
      <w:r w:rsidRPr="00835288">
        <w:t>Mục đích, ý nghĩa</w:t>
      </w:r>
    </w:p>
    <w:p w14:paraId="749F4267" w14:textId="3C93B0EC" w:rsidR="00C9029A" w:rsidDel="00A72BC2" w:rsidRDefault="00C9029A" w:rsidP="00C9029A">
      <w:pPr>
        <w:pStyle w:val="ListParagraph"/>
        <w:numPr>
          <w:ilvl w:val="0"/>
          <w:numId w:val="4"/>
        </w:numPr>
        <w:spacing w:line="312" w:lineRule="auto"/>
        <w:ind w:left="426" w:hanging="426"/>
        <w:rPr>
          <w:del w:id="3982" w:author="Admin" w:date="2017-09-18T11:57:00Z"/>
          <w:rFonts w:cs="Times New Roman"/>
          <w:sz w:val="24"/>
          <w:szCs w:val="24"/>
        </w:rPr>
      </w:pPr>
      <w:del w:id="3983" w:author="Admin" w:date="2017-09-18T11:57:00Z">
        <w:r w:rsidDel="00A72BC2">
          <w:rPr>
            <w:rFonts w:cs="Times New Roman"/>
            <w:sz w:val="24"/>
            <w:szCs w:val="24"/>
          </w:rPr>
          <w:delText xml:space="preserve">Quản lý toàn bộ năng lực theo </w:delText>
        </w:r>
        <w:r w:rsidR="00B27E1B" w:rsidDel="00A72BC2">
          <w:delText>vị trí chức danh</w:delText>
        </w:r>
      </w:del>
    </w:p>
    <w:p w14:paraId="1CC35C10" w14:textId="3419C624" w:rsidR="00C9029A" w:rsidRDefault="00C9029A" w:rsidP="00C9029A">
      <w:pPr>
        <w:pStyle w:val="ListParagraph"/>
        <w:numPr>
          <w:ilvl w:val="0"/>
          <w:numId w:val="4"/>
        </w:numPr>
        <w:spacing w:line="312" w:lineRule="auto"/>
        <w:ind w:left="426" w:hanging="426"/>
        <w:rPr>
          <w:rFonts w:cs="Times New Roman"/>
          <w:sz w:val="24"/>
          <w:szCs w:val="24"/>
        </w:rPr>
      </w:pPr>
      <w:del w:id="3984" w:author="Admin" w:date="2017-09-18T11:57:00Z">
        <w:r w:rsidDel="00A72BC2">
          <w:rPr>
            <w:rFonts w:cs="Times New Roman"/>
            <w:sz w:val="24"/>
            <w:szCs w:val="24"/>
          </w:rPr>
          <w:delText xml:space="preserve">Năng lực khi được gán với </w:delText>
        </w:r>
        <w:r w:rsidR="00AA7529" w:rsidDel="00A72BC2">
          <w:rPr>
            <w:rFonts w:cs="Times New Roman"/>
            <w:sz w:val="24"/>
            <w:szCs w:val="24"/>
          </w:rPr>
          <w:delText>vị trí chức danh</w:delText>
        </w:r>
        <w:r w:rsidDel="00A72BC2">
          <w:rPr>
            <w:rFonts w:cs="Times New Roman"/>
            <w:sz w:val="24"/>
            <w:szCs w:val="24"/>
          </w:rPr>
          <w:delText xml:space="preserve"> là tiêu chuẩn để đánh giá mức năng lực của nhân viên thuộc </w:delText>
        </w:r>
        <w:r w:rsidR="00AA7529" w:rsidDel="00A72BC2">
          <w:rPr>
            <w:rFonts w:cs="Times New Roman"/>
            <w:sz w:val="24"/>
            <w:szCs w:val="24"/>
          </w:rPr>
          <w:delText>vị trí chức danh</w:delText>
        </w:r>
        <w:r w:rsidDel="00A72BC2">
          <w:rPr>
            <w:rFonts w:cs="Times New Roman"/>
            <w:sz w:val="24"/>
            <w:szCs w:val="24"/>
          </w:rPr>
          <w:delText xml:space="preserve"> đó.</w:delText>
        </w:r>
      </w:del>
      <w:ins w:id="3985" w:author="Admin" w:date="2017-09-18T11:57:00Z">
        <w:r w:rsidR="00A72BC2">
          <w:rPr>
            <w:rFonts w:cs="Times New Roman"/>
            <w:sz w:val="24"/>
            <w:szCs w:val="24"/>
          </w:rPr>
          <w:t>Gán năng lực trong bộ năng lực cho các chức danh của đơn vị</w:t>
        </w:r>
      </w:ins>
    </w:p>
    <w:p w14:paraId="1A27A2CA" w14:textId="77777777" w:rsidR="00C9029A" w:rsidRDefault="00C9029A" w:rsidP="00C9029A">
      <w:pPr>
        <w:pStyle w:val="Heading4"/>
      </w:pPr>
      <w:r>
        <w:t>Đặc tả tình huống nghiệp vụ</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C9029A" w14:paraId="5F7532B4"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D9CDD1F" w14:textId="77777777" w:rsidR="00C9029A" w:rsidRDefault="00C9029A" w:rsidP="00A17273">
            <w:pPr>
              <w:snapToGrid w:val="0"/>
              <w:spacing w:before="120" w:line="276" w:lineRule="auto"/>
              <w:rPr>
                <w:rFonts w:cs="Times New Roman"/>
                <w:sz w:val="26"/>
                <w:szCs w:val="26"/>
              </w:rPr>
            </w:pPr>
            <w:r>
              <w:rPr>
                <w:rFonts w:cs="Times New Roman"/>
                <w:b/>
                <w:bCs/>
                <w:szCs w:val="26"/>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5DBE1E1" w14:textId="2E185A10" w:rsidR="00C9029A" w:rsidRPr="00441A67" w:rsidRDefault="004A7D62">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 xml:space="preserve">sử dụng đăng nhập vào hệ </w:t>
            </w:r>
            <w:del w:id="3986" w:author="Admin" w:date="2017-09-18T11:58:00Z">
              <w:r w:rsidDel="00FC27B3">
                <w:rPr>
                  <w:sz w:val="24"/>
                  <w:szCs w:val="24"/>
                </w:rPr>
                <w:delText>thống thiết lập hệ thống năng lực th</w:delText>
              </w:r>
            </w:del>
            <w:ins w:id="3987" w:author="Admin" w:date="2017-09-18T11:58:00Z">
              <w:r w:rsidR="00FC27B3">
                <w:rPr>
                  <w:sz w:val="24"/>
                  <w:szCs w:val="24"/>
                </w:rPr>
                <w:t>thống để gán năng lực của vị trí chức danh cho đơn vị thành viên</w:t>
              </w:r>
            </w:ins>
            <w:del w:id="3988" w:author="Admin" w:date="2017-09-18T11:58:00Z">
              <w:r w:rsidDel="00FC27B3">
                <w:rPr>
                  <w:sz w:val="24"/>
                  <w:szCs w:val="24"/>
                </w:rPr>
                <w:delText xml:space="preserve">eo </w:delText>
              </w:r>
              <w:r w:rsidR="00AA7529" w:rsidDel="00FC27B3">
                <w:rPr>
                  <w:sz w:val="24"/>
                  <w:szCs w:val="24"/>
                </w:rPr>
                <w:delText>vị trí chức danh</w:delText>
              </w:r>
            </w:del>
          </w:p>
        </w:tc>
      </w:tr>
      <w:tr w:rsidR="00C9029A" w14:paraId="41F2D910"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E27058C" w14:textId="77777777" w:rsidR="00C9029A" w:rsidRDefault="00C9029A" w:rsidP="00A17273">
            <w:pPr>
              <w:snapToGrid w:val="0"/>
              <w:spacing w:before="120" w:line="276" w:lineRule="auto"/>
              <w:rPr>
                <w:rFonts w:cs="Times New Roman"/>
                <w:szCs w:val="26"/>
              </w:rPr>
            </w:pPr>
            <w:r>
              <w:rPr>
                <w:rFonts w:cs="Times New Roman"/>
                <w:b/>
                <w:bCs/>
                <w:szCs w:val="26"/>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A0CA3C0" w14:textId="77777777" w:rsidR="00C9029A" w:rsidRPr="00441A67" w:rsidRDefault="00C9029A" w:rsidP="00C9029A">
            <w:pPr>
              <w:pStyle w:val="AutoNumDescription"/>
              <w:numPr>
                <w:ilvl w:val="0"/>
                <w:numId w:val="4"/>
              </w:numPr>
              <w:spacing w:after="0" w:line="276" w:lineRule="auto"/>
              <w:ind w:left="0"/>
              <w:rPr>
                <w:sz w:val="24"/>
                <w:szCs w:val="24"/>
              </w:rPr>
            </w:pPr>
            <w:r>
              <w:rPr>
                <w:sz w:val="24"/>
                <w:szCs w:val="24"/>
              </w:rPr>
              <w:t>N/A</w:t>
            </w:r>
          </w:p>
        </w:tc>
      </w:tr>
      <w:tr w:rsidR="00C9029A" w:rsidRPr="00980BD4" w14:paraId="36DCBB3E"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C7E0C43" w14:textId="77777777" w:rsidR="00C9029A" w:rsidRDefault="00C9029A" w:rsidP="00A17273">
            <w:pPr>
              <w:snapToGrid w:val="0"/>
              <w:spacing w:before="120" w:line="276" w:lineRule="auto"/>
              <w:rPr>
                <w:rFonts w:cs="Times New Roman"/>
                <w:szCs w:val="26"/>
              </w:rPr>
            </w:pPr>
            <w:r>
              <w:rPr>
                <w:rFonts w:cs="Times New Roman"/>
                <w:b/>
                <w:bCs/>
                <w:szCs w:val="26"/>
              </w:rPr>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AA92AD3" w14:textId="77777777" w:rsidR="00C9029A" w:rsidRPr="00441A67" w:rsidRDefault="00C9029A" w:rsidP="00A17273">
            <w:pPr>
              <w:spacing w:before="240"/>
              <w:rPr>
                <w:rFonts w:cs="Times New Roman"/>
                <w:sz w:val="24"/>
                <w:szCs w:val="24"/>
              </w:rPr>
            </w:pPr>
            <w:r>
              <w:rPr>
                <w:rFonts w:cs="Times New Roman"/>
                <w:sz w:val="24"/>
                <w:szCs w:val="24"/>
              </w:rPr>
              <w:t>N/A</w:t>
            </w:r>
          </w:p>
        </w:tc>
      </w:tr>
      <w:tr w:rsidR="00C9029A" w14:paraId="19047217"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D080427" w14:textId="77777777" w:rsidR="00C9029A" w:rsidRDefault="00C9029A" w:rsidP="00A17273">
            <w:pPr>
              <w:snapToGrid w:val="0"/>
              <w:spacing w:before="120" w:line="276" w:lineRule="auto"/>
              <w:rPr>
                <w:rFonts w:cs="Times New Roman"/>
                <w:szCs w:val="26"/>
              </w:rPr>
            </w:pPr>
            <w:r>
              <w:rPr>
                <w:rFonts w:cs="Times New Roman"/>
                <w:b/>
                <w:bCs/>
                <w:szCs w:val="26"/>
              </w:rPr>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79422B6" w14:textId="77777777" w:rsidR="00C9029A" w:rsidRPr="00964392" w:rsidRDefault="00C9029A" w:rsidP="00A17273">
            <w:pPr>
              <w:snapToGrid w:val="0"/>
              <w:spacing w:before="120" w:line="276" w:lineRule="auto"/>
              <w:rPr>
                <w:rFonts w:cs="Times New Roman"/>
                <w:sz w:val="24"/>
                <w:szCs w:val="24"/>
              </w:rPr>
            </w:pPr>
            <w:r>
              <w:rPr>
                <w:rFonts w:cs="Times New Roman"/>
                <w:sz w:val="24"/>
                <w:szCs w:val="24"/>
              </w:rPr>
              <w:t>N/A</w:t>
            </w:r>
          </w:p>
        </w:tc>
      </w:tr>
      <w:tr w:rsidR="00C9029A" w14:paraId="792D2017"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5A99AB41" w14:textId="77777777" w:rsidR="00C9029A" w:rsidRDefault="00C9029A" w:rsidP="00A17273">
            <w:pPr>
              <w:snapToGrid w:val="0"/>
              <w:spacing w:before="120" w:line="276" w:lineRule="auto"/>
              <w:rPr>
                <w:rFonts w:cs="Times New Roman"/>
                <w:b/>
                <w:bCs/>
                <w:szCs w:val="26"/>
              </w:rPr>
            </w:pPr>
            <w:r>
              <w:rPr>
                <w:rFonts w:cs="Times New Roman"/>
                <w:b/>
                <w:bCs/>
                <w:szCs w:val="26"/>
              </w:rPr>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4BC0B7" w14:textId="70EF0F1E" w:rsidR="00C9029A" w:rsidRPr="00964392" w:rsidRDefault="004A7D62" w:rsidP="004A7D62">
            <w:pPr>
              <w:snapToGrid w:val="0"/>
              <w:spacing w:before="120" w:line="276" w:lineRule="auto"/>
              <w:rPr>
                <w:rFonts w:cs="Times New Roman"/>
                <w:sz w:val="24"/>
                <w:szCs w:val="24"/>
              </w:rPr>
            </w:pPr>
            <w:r>
              <w:rPr>
                <w:rFonts w:cs="Times New Roman"/>
                <w:sz w:val="24"/>
                <w:szCs w:val="24"/>
              </w:rPr>
              <w:t xml:space="preserve">Năng lực theo </w:t>
            </w:r>
            <w:r w:rsidR="00AA7529">
              <w:rPr>
                <w:rFonts w:cs="Times New Roman"/>
                <w:sz w:val="24"/>
                <w:szCs w:val="24"/>
              </w:rPr>
              <w:t>vị trí chức danh</w:t>
            </w:r>
            <w:r>
              <w:rPr>
                <w:rFonts w:cs="Times New Roman"/>
                <w:sz w:val="24"/>
                <w:szCs w:val="24"/>
              </w:rPr>
              <w:t xml:space="preserve"> là căn cứ so sánh năng lực của </w:t>
            </w:r>
            <w:r w:rsidR="00AA7529">
              <w:rPr>
                <w:rFonts w:cs="Times New Roman"/>
                <w:sz w:val="24"/>
                <w:szCs w:val="24"/>
              </w:rPr>
              <w:t>vị trí chức danh</w:t>
            </w:r>
            <w:r>
              <w:rPr>
                <w:rFonts w:cs="Times New Roman"/>
                <w:sz w:val="24"/>
                <w:szCs w:val="24"/>
              </w:rPr>
              <w:t xml:space="preserve"> với năng lực của CBNV giữ </w:t>
            </w:r>
            <w:r w:rsidR="00AA7529">
              <w:rPr>
                <w:rFonts w:cs="Times New Roman"/>
                <w:sz w:val="24"/>
                <w:szCs w:val="24"/>
              </w:rPr>
              <w:t>vị trí chức danh</w:t>
            </w:r>
            <w:r>
              <w:rPr>
                <w:rFonts w:cs="Times New Roman"/>
                <w:sz w:val="24"/>
                <w:szCs w:val="24"/>
              </w:rPr>
              <w:t xml:space="preserve"> đó, từ đó giúp CB quản lý đưa ra các hoạch định về nhân sự cho phù hợp</w:t>
            </w:r>
            <w:ins w:id="3989" w:author="Admin" w:date="2017-09-18T11:58:00Z">
              <w:r w:rsidR="00FC27B3">
                <w:rPr>
                  <w:rFonts w:cs="Times New Roman"/>
                  <w:sz w:val="24"/>
                  <w:szCs w:val="24"/>
                </w:rPr>
                <w:t xml:space="preserve"> của từng công ty</w:t>
              </w:r>
            </w:ins>
            <w:del w:id="3990" w:author="Admin" w:date="2017-09-18T11:58:00Z">
              <w:r w:rsidDel="00FC27B3">
                <w:rPr>
                  <w:rFonts w:cs="Times New Roman"/>
                  <w:sz w:val="24"/>
                  <w:szCs w:val="24"/>
                </w:rPr>
                <w:delText>.</w:delText>
              </w:r>
            </w:del>
          </w:p>
        </w:tc>
      </w:tr>
    </w:tbl>
    <w:p w14:paraId="22F91281" w14:textId="255E593A" w:rsidR="00C9029A" w:rsidRDefault="00C9029A" w:rsidP="00C9029A">
      <w:pPr>
        <w:pStyle w:val="Heading4"/>
      </w:pPr>
      <w:r>
        <w:t>Màn hình giao diện</w:t>
      </w:r>
    </w:p>
    <w:p w14:paraId="74BEFABE" w14:textId="2B064756" w:rsidR="00C9029A" w:rsidRDefault="00C9029A" w:rsidP="00C9029A"/>
    <w:p w14:paraId="2AEB71C1" w14:textId="4BC7A1DD" w:rsidR="00C9029A" w:rsidRPr="00C9029A" w:rsidRDefault="00961063" w:rsidP="00C9029A">
      <w:del w:id="3991" w:author="Admin" w:date="2017-09-18T11:55:00Z">
        <w:r w:rsidRPr="00961063" w:rsidDel="00A72BC2">
          <w:rPr>
            <w:noProof/>
          </w:rPr>
          <w:drawing>
            <wp:inline distT="0" distB="0" distL="0" distR="0" wp14:anchorId="607A3E4A" wp14:editId="122E0DFA">
              <wp:extent cx="5943600" cy="2495675"/>
              <wp:effectExtent l="0" t="0" r="0" b="0"/>
              <wp:docPr id="23" name="Picture 23" descr="C:\Users\admin\AppData\Local\Temp\fla842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fla8421.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95675"/>
                      </a:xfrm>
                      <a:prstGeom prst="rect">
                        <a:avLst/>
                      </a:prstGeom>
                      <a:noFill/>
                      <a:ln>
                        <a:noFill/>
                      </a:ln>
                    </pic:spPr>
                  </pic:pic>
                </a:graphicData>
              </a:graphic>
            </wp:inline>
          </w:drawing>
        </w:r>
      </w:del>
      <w:ins w:id="3992" w:author="Admin" w:date="2017-09-18T11:55:00Z">
        <w:r w:rsidR="00A72BC2" w:rsidRPr="00A72BC2">
          <w:rPr>
            <w:rFonts w:cs="Times New Roman"/>
            <w:snapToGrid w:val="0"/>
            <w:color w:val="000000"/>
            <w:w w:val="0"/>
            <w:sz w:val="0"/>
            <w:szCs w:val="0"/>
            <w:u w:color="000000"/>
            <w:bdr w:val="none" w:sz="0" w:space="0" w:color="000000"/>
            <w:shd w:val="clear" w:color="000000" w:fill="000000"/>
            <w:lang w:val="x-none" w:eastAsia="x-none" w:bidi="x-none"/>
          </w:rPr>
          <w:t xml:space="preserve"> </w:t>
        </w:r>
      </w:ins>
      <w:ins w:id="3993" w:author="Admin" w:date="2017-09-18T14:01:00Z">
        <w:r w:rsidR="0054587B" w:rsidRPr="0054587B">
          <w:rPr>
            <w:rFonts w:cs="Times New Roman"/>
            <w:noProof/>
            <w:snapToGrid w:val="0"/>
            <w:color w:val="000000"/>
            <w:w w:val="0"/>
            <w:sz w:val="0"/>
            <w:szCs w:val="0"/>
            <w:u w:color="000000"/>
            <w:bdr w:val="none" w:sz="0" w:space="0" w:color="000000"/>
            <w:shd w:val="clear" w:color="000000" w:fill="000000"/>
          </w:rPr>
          <w:drawing>
            <wp:inline distT="0" distB="0" distL="0" distR="0" wp14:anchorId="5EC4ABFC" wp14:editId="08C227B0">
              <wp:extent cx="5943600" cy="2782513"/>
              <wp:effectExtent l="0" t="0" r="0" b="0"/>
              <wp:docPr id="40" name="Picture 40" descr="C:\Users\Admin\AppData\Local\Temp\fla31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fla314F.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82513"/>
                      </a:xfrm>
                      <a:prstGeom prst="rect">
                        <a:avLst/>
                      </a:prstGeom>
                      <a:noFill/>
                      <a:ln>
                        <a:noFill/>
                      </a:ln>
                    </pic:spPr>
                  </pic:pic>
                </a:graphicData>
              </a:graphic>
            </wp:inline>
          </w:drawing>
        </w:r>
      </w:ins>
    </w:p>
    <w:p w14:paraId="04CBDFFE" w14:textId="793AC980" w:rsidR="00D242BE" w:rsidRPr="00D242BE" w:rsidRDefault="00D242BE" w:rsidP="00D242BE">
      <w:pPr>
        <w:pStyle w:val="AutoNumDescription"/>
        <w:rPr>
          <w:b/>
          <w:sz w:val="24"/>
          <w:szCs w:val="24"/>
        </w:rPr>
      </w:pPr>
      <w:r w:rsidRPr="00D242BE">
        <w:rPr>
          <w:b/>
          <w:sz w:val="24"/>
          <w:szCs w:val="24"/>
        </w:rPr>
        <w:t>Nội dung:</w:t>
      </w:r>
    </w:p>
    <w:p w14:paraId="5F512038" w14:textId="50B90C6C" w:rsidR="00D242BE" w:rsidRPr="00D242BE" w:rsidRDefault="00D242BE" w:rsidP="00D242BE">
      <w:pPr>
        <w:pStyle w:val="CommentText"/>
        <w:rPr>
          <w:color w:val="FF0000"/>
          <w:sz w:val="24"/>
          <w:szCs w:val="24"/>
        </w:rPr>
      </w:pPr>
      <w:r w:rsidRPr="00D242BE">
        <w:rPr>
          <w:color w:val="FF0000"/>
          <w:sz w:val="24"/>
          <w:szCs w:val="24"/>
        </w:rPr>
        <w:t xml:space="preserve">Thêm lọc theo nhóm năng </w:t>
      </w:r>
      <w:r>
        <w:rPr>
          <w:color w:val="FF0000"/>
          <w:sz w:val="24"/>
          <w:szCs w:val="24"/>
        </w:rPr>
        <w:t>lực để gán cho vị trí chức danh</w:t>
      </w:r>
    </w:p>
    <w:p w14:paraId="53351CF9" w14:textId="53FBFAA8" w:rsidR="00C9029A" w:rsidRDefault="00C9029A" w:rsidP="00C9029A">
      <w:pPr>
        <w:pStyle w:val="Heading4"/>
      </w:pPr>
      <w:r>
        <w:t>Mô tả các trường thông tin trên màn hình</w:t>
      </w:r>
    </w:p>
    <w:p w14:paraId="14311CAF" w14:textId="7505FC79" w:rsidR="004A7D62" w:rsidRDefault="004A7D62" w:rsidP="004A7D62"/>
    <w:tbl>
      <w:tblPr>
        <w:tblW w:w="498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1800"/>
        <w:gridCol w:w="2700"/>
        <w:gridCol w:w="990"/>
        <w:gridCol w:w="900"/>
        <w:gridCol w:w="900"/>
        <w:gridCol w:w="1440"/>
      </w:tblGrid>
      <w:tr w:rsidR="004A7D62" w:rsidRPr="00835288" w14:paraId="5C768D45" w14:textId="77777777" w:rsidTr="00A17273">
        <w:trPr>
          <w:trHeight w:val="364"/>
          <w:tblHeader/>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BA19439" w14:textId="77777777" w:rsidR="004A7D62" w:rsidRPr="00835288" w:rsidRDefault="004A7D62" w:rsidP="00A17273">
            <w:pPr>
              <w:spacing w:before="240"/>
              <w:jc w:val="center"/>
              <w:rPr>
                <w:rFonts w:cs="Times New Roman"/>
                <w:b/>
                <w:sz w:val="24"/>
                <w:szCs w:val="24"/>
              </w:rPr>
            </w:pPr>
            <w:r>
              <w:rPr>
                <w:rFonts w:cs="Times New Roman"/>
                <w:b/>
                <w:sz w:val="24"/>
                <w:szCs w:val="24"/>
              </w:rPr>
              <w:lastRenderedPageBreak/>
              <w:t>STT</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0C05056" w14:textId="77777777" w:rsidR="004A7D62" w:rsidRPr="00835288" w:rsidRDefault="004A7D62" w:rsidP="00A17273">
            <w:pPr>
              <w:spacing w:before="240"/>
              <w:jc w:val="center"/>
              <w:rPr>
                <w:rFonts w:cs="Times New Roman"/>
                <w:b/>
                <w:sz w:val="24"/>
                <w:szCs w:val="24"/>
              </w:rPr>
            </w:pPr>
            <w:r w:rsidRPr="00835288">
              <w:rPr>
                <w:rFonts w:cs="Times New Roman"/>
                <w:b/>
                <w:sz w:val="24"/>
                <w:szCs w:val="24"/>
              </w:rPr>
              <w:t>Tên 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CD6B002" w14:textId="77777777" w:rsidR="004A7D62" w:rsidRPr="00835288" w:rsidRDefault="004A7D62" w:rsidP="00A17273">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32B227C" w14:textId="77777777" w:rsidR="004A7D62" w:rsidRPr="00835288" w:rsidRDefault="004A7D62" w:rsidP="00A17273">
            <w:pPr>
              <w:spacing w:before="240"/>
              <w:jc w:val="center"/>
              <w:rPr>
                <w:rFonts w:cs="Times New Roman"/>
                <w:b/>
                <w:sz w:val="24"/>
                <w:szCs w:val="24"/>
              </w:rPr>
            </w:pPr>
            <w:r w:rsidRPr="00835288">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8D6A153" w14:textId="77777777" w:rsidR="004A7D62" w:rsidRPr="00835288" w:rsidRDefault="004A7D62" w:rsidP="00A17273">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CF7C26C" w14:textId="77777777" w:rsidR="004A7D62" w:rsidRPr="00835288" w:rsidRDefault="004A7D62" w:rsidP="00A17273">
            <w:pPr>
              <w:spacing w:before="240"/>
              <w:jc w:val="center"/>
              <w:rPr>
                <w:rFonts w:cs="Times New Roman"/>
                <w:b/>
                <w:sz w:val="24"/>
                <w:szCs w:val="24"/>
              </w:rPr>
            </w:pPr>
            <w:r w:rsidRPr="00835288">
              <w:rPr>
                <w:rFonts w:cs="Times New Roman"/>
                <w:b/>
                <w:sz w:val="24"/>
                <w:szCs w:val="24"/>
              </w:rPr>
              <w:t>Bắt buộc</w:t>
            </w:r>
          </w:p>
        </w:tc>
        <w:tc>
          <w:tcPr>
            <w:tcW w:w="14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7EA8ED6" w14:textId="77777777" w:rsidR="004A7D62" w:rsidRPr="00835288" w:rsidRDefault="004A7D62" w:rsidP="00A17273">
            <w:pPr>
              <w:spacing w:before="240"/>
              <w:jc w:val="center"/>
              <w:rPr>
                <w:rFonts w:cs="Times New Roman"/>
                <w:b/>
                <w:sz w:val="24"/>
                <w:szCs w:val="24"/>
              </w:rPr>
            </w:pPr>
            <w:r w:rsidRPr="00835288">
              <w:rPr>
                <w:rFonts w:cs="Times New Roman"/>
                <w:b/>
                <w:sz w:val="24"/>
                <w:szCs w:val="24"/>
              </w:rPr>
              <w:t>Ghi chú</w:t>
            </w:r>
          </w:p>
        </w:tc>
      </w:tr>
      <w:tr w:rsidR="004A7D62" w:rsidRPr="00835288" w14:paraId="02510399" w14:textId="77777777" w:rsidTr="00A17273">
        <w:trPr>
          <w:trHeight w:val="346"/>
        </w:trPr>
        <w:tc>
          <w:tcPr>
            <w:tcW w:w="810" w:type="dxa"/>
            <w:tcBorders>
              <w:top w:val="single" w:sz="4" w:space="0" w:color="000000"/>
              <w:left w:val="single" w:sz="4" w:space="0" w:color="000000"/>
              <w:bottom w:val="single" w:sz="4" w:space="0" w:color="000000"/>
              <w:right w:val="single" w:sz="4" w:space="0" w:color="000000"/>
            </w:tcBorders>
            <w:vAlign w:val="center"/>
          </w:tcPr>
          <w:p w14:paraId="4B166EA0" w14:textId="77777777" w:rsidR="004A7D62" w:rsidRPr="00C41456" w:rsidRDefault="004A7D62" w:rsidP="00742467">
            <w:pPr>
              <w:pStyle w:val="ListParagraph"/>
              <w:numPr>
                <w:ilvl w:val="0"/>
                <w:numId w:val="51"/>
              </w:numPr>
              <w:spacing w:after="0" w:line="26" w:lineRule="atLeast"/>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369ED2CE" w14:textId="66EAC6FB" w:rsidR="004A7D62" w:rsidRPr="00835288" w:rsidRDefault="00AA7529" w:rsidP="00A17273">
            <w:pPr>
              <w:spacing w:after="0" w:line="26" w:lineRule="atLeast"/>
              <w:jc w:val="left"/>
              <w:rPr>
                <w:rFonts w:cs="Times New Roman"/>
                <w:color w:val="000000"/>
                <w:sz w:val="24"/>
                <w:szCs w:val="24"/>
              </w:rPr>
            </w:pPr>
            <w:r>
              <w:rPr>
                <w:rFonts w:cs="Times New Roman"/>
                <w:color w:val="000000"/>
                <w:sz w:val="24"/>
                <w:szCs w:val="24"/>
              </w:rPr>
              <w:t>Vị trí chức danh</w:t>
            </w:r>
          </w:p>
        </w:tc>
        <w:tc>
          <w:tcPr>
            <w:tcW w:w="2700" w:type="dxa"/>
            <w:tcBorders>
              <w:top w:val="single" w:sz="4" w:space="0" w:color="000000"/>
              <w:left w:val="single" w:sz="4" w:space="0" w:color="000000"/>
              <w:bottom w:val="single" w:sz="4" w:space="0" w:color="000000"/>
              <w:right w:val="single" w:sz="4" w:space="0" w:color="000000"/>
            </w:tcBorders>
            <w:vAlign w:val="center"/>
          </w:tcPr>
          <w:p w14:paraId="060A0B25" w14:textId="77777777" w:rsidR="004A7D62" w:rsidRPr="00835288" w:rsidRDefault="004A7D62" w:rsidP="00A17273">
            <w:pPr>
              <w:spacing w:after="0" w:line="26" w:lineRule="atLeast"/>
              <w:jc w:val="left"/>
              <w:rPr>
                <w:rFonts w:cs="Times New Roman"/>
                <w:color w:val="000000"/>
                <w:sz w:val="24"/>
                <w:szCs w:val="24"/>
              </w:rPr>
            </w:pPr>
            <w:r>
              <w:rPr>
                <w:rFonts w:cs="Times New Roman"/>
                <w:color w:val="000000"/>
                <w:sz w:val="24"/>
                <w:szCs w:val="24"/>
              </w:rPr>
              <w:t>Chọn trong danh sách hiển thị</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4A5A49E8" w14:textId="77777777" w:rsidR="004A7D62" w:rsidRPr="00835288" w:rsidRDefault="004A7D62" w:rsidP="00A17273">
            <w:pPr>
              <w:spacing w:before="240"/>
              <w:jc w:val="center"/>
              <w:rPr>
                <w:rFonts w:cs="Times New Roman"/>
                <w:sz w:val="24"/>
                <w:szCs w:val="24"/>
              </w:rPr>
            </w:pPr>
            <w:r>
              <w:rPr>
                <w:rFonts w:cs="Times New Roman"/>
                <w:sz w:val="24"/>
                <w:szCs w:val="24"/>
              </w:rPr>
              <w:t>Danh sách</w:t>
            </w:r>
          </w:p>
        </w:tc>
        <w:tc>
          <w:tcPr>
            <w:tcW w:w="900" w:type="dxa"/>
            <w:tcBorders>
              <w:top w:val="single" w:sz="4" w:space="0" w:color="000000"/>
              <w:left w:val="single" w:sz="4" w:space="0" w:color="000000"/>
              <w:bottom w:val="single" w:sz="4" w:space="0" w:color="000000"/>
              <w:right w:val="single" w:sz="4" w:space="0" w:color="000000"/>
            </w:tcBorders>
            <w:vAlign w:val="center"/>
          </w:tcPr>
          <w:p w14:paraId="04D21D5B" w14:textId="77777777" w:rsidR="004A7D62" w:rsidRPr="00835288" w:rsidRDefault="004A7D62" w:rsidP="00A1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BBCD7E5" w14:textId="77777777" w:rsidR="004A7D62" w:rsidRPr="00835288" w:rsidRDefault="004A7D62" w:rsidP="00A17273">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66B329A1" w14:textId="77777777" w:rsidR="004A7D62" w:rsidRPr="00835288" w:rsidRDefault="004A7D62" w:rsidP="00A17273">
            <w:pPr>
              <w:spacing w:before="240"/>
              <w:jc w:val="left"/>
              <w:rPr>
                <w:rFonts w:cs="Times New Roman"/>
                <w:sz w:val="24"/>
                <w:szCs w:val="24"/>
              </w:rPr>
            </w:pPr>
          </w:p>
        </w:tc>
      </w:tr>
      <w:tr w:rsidR="004A7D62" w:rsidRPr="00835288" w14:paraId="51CECAAE" w14:textId="77777777" w:rsidTr="00A17273">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7903AC97" w14:textId="77777777" w:rsidR="004A7D62" w:rsidRPr="00C41456" w:rsidRDefault="004A7D62" w:rsidP="00742467">
            <w:pPr>
              <w:pStyle w:val="ListParagraph"/>
              <w:numPr>
                <w:ilvl w:val="0"/>
                <w:numId w:val="51"/>
              </w:numPr>
              <w:spacing w:after="0" w:line="26" w:lineRule="atLeast"/>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1D011CEA" w14:textId="77777777" w:rsidR="004A7D62" w:rsidRPr="00835288" w:rsidRDefault="004A7D62" w:rsidP="00A17273">
            <w:pPr>
              <w:spacing w:after="0" w:line="26" w:lineRule="atLeast"/>
              <w:jc w:val="left"/>
              <w:rPr>
                <w:rFonts w:cs="Times New Roman"/>
                <w:color w:val="000000"/>
                <w:sz w:val="24"/>
                <w:szCs w:val="24"/>
              </w:rPr>
            </w:pPr>
            <w:r>
              <w:rPr>
                <w:rFonts w:cs="Times New Roman"/>
                <w:color w:val="000000"/>
                <w:sz w:val="24"/>
                <w:szCs w:val="24"/>
              </w:rPr>
              <w:t>Nhóm năng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4EBEF162" w14:textId="77777777" w:rsidR="004A7D62" w:rsidRPr="00835288" w:rsidRDefault="004A7D62" w:rsidP="00A17273">
            <w:pPr>
              <w:spacing w:after="0" w:line="26" w:lineRule="atLeast"/>
              <w:jc w:val="left"/>
              <w:rPr>
                <w:rFonts w:cs="Times New Roman"/>
                <w:color w:val="000000"/>
                <w:sz w:val="24"/>
                <w:szCs w:val="24"/>
              </w:rPr>
            </w:pPr>
            <w:r>
              <w:rPr>
                <w:rFonts w:cs="Times New Roman"/>
                <w:color w:val="000000"/>
                <w:sz w:val="24"/>
                <w:szCs w:val="24"/>
              </w:rPr>
              <w:t>Chọn nhóm năng lực trong danh sách hiển thị</w:t>
            </w:r>
          </w:p>
        </w:tc>
        <w:tc>
          <w:tcPr>
            <w:tcW w:w="990" w:type="dxa"/>
            <w:tcBorders>
              <w:top w:val="single" w:sz="4" w:space="0" w:color="000000"/>
              <w:left w:val="single" w:sz="4" w:space="0" w:color="000000"/>
              <w:bottom w:val="single" w:sz="4" w:space="0" w:color="000000"/>
              <w:right w:val="single" w:sz="4" w:space="0" w:color="000000"/>
            </w:tcBorders>
            <w:hideMark/>
          </w:tcPr>
          <w:p w14:paraId="0E3F152C" w14:textId="77777777" w:rsidR="004A7D62" w:rsidRPr="00835288" w:rsidRDefault="004A7D62" w:rsidP="00A17273">
            <w:pPr>
              <w:spacing w:before="240"/>
              <w:jc w:val="center"/>
              <w:rPr>
                <w:rFonts w:cs="Times New Roman"/>
                <w:sz w:val="24"/>
                <w:szCs w:val="24"/>
              </w:rPr>
            </w:pPr>
            <w:r w:rsidRPr="00AC04BF">
              <w:rPr>
                <w:rFonts w:cs="Times New Roman"/>
                <w:sz w:val="24"/>
                <w:szCs w:val="24"/>
              </w:rPr>
              <w:t>Danh sách</w:t>
            </w:r>
          </w:p>
        </w:tc>
        <w:tc>
          <w:tcPr>
            <w:tcW w:w="900" w:type="dxa"/>
            <w:tcBorders>
              <w:top w:val="single" w:sz="4" w:space="0" w:color="000000"/>
              <w:left w:val="single" w:sz="4" w:space="0" w:color="000000"/>
              <w:bottom w:val="single" w:sz="4" w:space="0" w:color="000000"/>
              <w:right w:val="single" w:sz="4" w:space="0" w:color="000000"/>
            </w:tcBorders>
            <w:vAlign w:val="center"/>
          </w:tcPr>
          <w:p w14:paraId="251BE0EC" w14:textId="77777777" w:rsidR="004A7D62" w:rsidRPr="00835288" w:rsidRDefault="004A7D62" w:rsidP="00A1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9909075" w14:textId="77777777" w:rsidR="004A7D62" w:rsidRPr="00835288" w:rsidRDefault="004A7D62" w:rsidP="00A17273">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7A02A05B" w14:textId="77777777" w:rsidR="004A7D62" w:rsidRPr="00835288" w:rsidRDefault="004A7D62" w:rsidP="00A17273">
            <w:pPr>
              <w:spacing w:before="240"/>
              <w:jc w:val="left"/>
              <w:rPr>
                <w:rFonts w:cs="Times New Roman"/>
                <w:sz w:val="24"/>
                <w:szCs w:val="24"/>
              </w:rPr>
            </w:pPr>
          </w:p>
        </w:tc>
      </w:tr>
      <w:tr w:rsidR="004A7D62" w:rsidRPr="00835288" w14:paraId="572B5164" w14:textId="77777777" w:rsidTr="00A17273">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0542465D" w14:textId="77777777" w:rsidR="004A7D62" w:rsidRDefault="004A7D62" w:rsidP="00742467">
            <w:pPr>
              <w:pStyle w:val="NoSpacing"/>
              <w:numPr>
                <w:ilvl w:val="0"/>
                <w:numId w:val="51"/>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5A920665" w14:textId="77777777" w:rsidR="004A7D62" w:rsidRPr="00835288" w:rsidRDefault="004A7D62" w:rsidP="00A17273">
            <w:pPr>
              <w:pStyle w:val="NoSpacing"/>
              <w:spacing w:before="240"/>
            </w:pPr>
            <w:r>
              <w:t>Tên năng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2F0C3BC4" w14:textId="77777777" w:rsidR="004A7D62" w:rsidRPr="00835288" w:rsidRDefault="004A7D62" w:rsidP="00A17273">
            <w:pPr>
              <w:spacing w:before="240"/>
              <w:jc w:val="left"/>
              <w:rPr>
                <w:rFonts w:cs="Times New Roman"/>
                <w:sz w:val="24"/>
                <w:szCs w:val="24"/>
              </w:rPr>
            </w:pPr>
            <w:r>
              <w:rPr>
                <w:rFonts w:cs="Times New Roman"/>
                <w:sz w:val="24"/>
                <w:szCs w:val="24"/>
              </w:rPr>
              <w:t>Hiển thị tên năng lực tương ứng với nhóm năng lực</w:t>
            </w:r>
            <w:r w:rsidRPr="00835288">
              <w:rPr>
                <w:rFonts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035D9756" w14:textId="77777777" w:rsidR="004A7D62" w:rsidRPr="00835288" w:rsidRDefault="004A7D62" w:rsidP="00A17273">
            <w:pPr>
              <w:spacing w:before="240"/>
              <w:jc w:val="center"/>
              <w:rPr>
                <w:rFonts w:cs="Times New Roman"/>
                <w:sz w:val="24"/>
                <w:szCs w:val="24"/>
              </w:rPr>
            </w:pPr>
            <w:r w:rsidRPr="00AC04BF">
              <w:rPr>
                <w:rFonts w:cs="Times New Roman"/>
                <w:sz w:val="24"/>
                <w:szCs w:val="24"/>
              </w:rPr>
              <w:t>Danh sách</w:t>
            </w:r>
          </w:p>
        </w:tc>
        <w:tc>
          <w:tcPr>
            <w:tcW w:w="900" w:type="dxa"/>
            <w:tcBorders>
              <w:top w:val="single" w:sz="4" w:space="0" w:color="000000"/>
              <w:left w:val="single" w:sz="4" w:space="0" w:color="000000"/>
              <w:bottom w:val="single" w:sz="4" w:space="0" w:color="000000"/>
              <w:right w:val="single" w:sz="4" w:space="0" w:color="000000"/>
            </w:tcBorders>
            <w:vAlign w:val="center"/>
          </w:tcPr>
          <w:p w14:paraId="38837C82" w14:textId="77777777" w:rsidR="004A7D62" w:rsidRPr="00835288" w:rsidRDefault="004A7D62" w:rsidP="00A1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74C5EE5" w14:textId="77777777" w:rsidR="004A7D62" w:rsidRPr="00835288" w:rsidRDefault="004A7D62" w:rsidP="00A17273">
            <w:pPr>
              <w:spacing w:before="240"/>
              <w:jc w:val="center"/>
              <w:rPr>
                <w:rFonts w:cs="Times New Roman"/>
                <w:sz w:val="24"/>
                <w:szCs w:val="24"/>
              </w:rPr>
            </w:pPr>
            <w:r>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37E13E99" w14:textId="77777777" w:rsidR="004A7D62" w:rsidRPr="00835288" w:rsidRDefault="004A7D62" w:rsidP="00A17273">
            <w:pPr>
              <w:spacing w:before="240"/>
              <w:jc w:val="left"/>
              <w:rPr>
                <w:rFonts w:cs="Times New Roman"/>
                <w:sz w:val="24"/>
                <w:szCs w:val="24"/>
              </w:rPr>
            </w:pPr>
          </w:p>
        </w:tc>
      </w:tr>
      <w:tr w:rsidR="004A7D62" w:rsidRPr="00835288" w14:paraId="5D4E5034" w14:textId="77777777" w:rsidTr="00A17273">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33DE530E" w14:textId="77777777" w:rsidR="004A7D62" w:rsidRDefault="004A7D62" w:rsidP="00742467">
            <w:pPr>
              <w:pStyle w:val="NoSpacing"/>
              <w:numPr>
                <w:ilvl w:val="0"/>
                <w:numId w:val="51"/>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7324FEE0" w14:textId="77777777" w:rsidR="004A7D62" w:rsidRDefault="004A7D62" w:rsidP="00A17273">
            <w:pPr>
              <w:pStyle w:val="NoSpacing"/>
              <w:spacing w:before="240"/>
            </w:pPr>
            <w:r>
              <w:t xml:space="preserve">Mức của năng lực  </w:t>
            </w:r>
          </w:p>
        </w:tc>
        <w:tc>
          <w:tcPr>
            <w:tcW w:w="2700" w:type="dxa"/>
            <w:tcBorders>
              <w:top w:val="single" w:sz="4" w:space="0" w:color="000000"/>
              <w:left w:val="single" w:sz="4" w:space="0" w:color="000000"/>
              <w:bottom w:val="single" w:sz="4" w:space="0" w:color="000000"/>
              <w:right w:val="single" w:sz="4" w:space="0" w:color="000000"/>
            </w:tcBorders>
            <w:vAlign w:val="center"/>
          </w:tcPr>
          <w:p w14:paraId="6D52B974" w14:textId="77777777" w:rsidR="004A7D62" w:rsidRDefault="004A7D62" w:rsidP="00A17273">
            <w:pPr>
              <w:spacing w:before="240"/>
              <w:jc w:val="left"/>
              <w:rPr>
                <w:rFonts w:cs="Times New Roman"/>
                <w:sz w:val="24"/>
                <w:szCs w:val="24"/>
              </w:rPr>
            </w:pPr>
            <w:r>
              <w:rPr>
                <w:rFonts w:cs="Times New Roman"/>
                <w:sz w:val="24"/>
                <w:szCs w:val="24"/>
              </w:rPr>
              <w:t>Mức của từng năng lực</w:t>
            </w:r>
          </w:p>
        </w:tc>
        <w:tc>
          <w:tcPr>
            <w:tcW w:w="990" w:type="dxa"/>
            <w:tcBorders>
              <w:top w:val="single" w:sz="4" w:space="0" w:color="000000"/>
              <w:left w:val="single" w:sz="4" w:space="0" w:color="000000"/>
              <w:bottom w:val="single" w:sz="4" w:space="0" w:color="000000"/>
              <w:right w:val="single" w:sz="4" w:space="0" w:color="000000"/>
            </w:tcBorders>
          </w:tcPr>
          <w:p w14:paraId="19A18E81" w14:textId="77777777" w:rsidR="004A7D62" w:rsidRDefault="004A7D62" w:rsidP="00A17273">
            <w:pPr>
              <w:spacing w:before="240"/>
              <w:jc w:val="center"/>
              <w:rPr>
                <w:rFonts w:cs="Times New Roman"/>
                <w:sz w:val="24"/>
                <w:szCs w:val="24"/>
              </w:rPr>
            </w:pPr>
            <w:r w:rsidRPr="00AC04BF">
              <w:rPr>
                <w:rFonts w:cs="Times New Roman"/>
                <w:sz w:val="24"/>
                <w:szCs w:val="24"/>
              </w:rPr>
              <w:t>Danh sách</w:t>
            </w:r>
          </w:p>
        </w:tc>
        <w:tc>
          <w:tcPr>
            <w:tcW w:w="900" w:type="dxa"/>
            <w:tcBorders>
              <w:top w:val="single" w:sz="4" w:space="0" w:color="000000"/>
              <w:left w:val="single" w:sz="4" w:space="0" w:color="000000"/>
              <w:bottom w:val="single" w:sz="4" w:space="0" w:color="000000"/>
              <w:right w:val="single" w:sz="4" w:space="0" w:color="000000"/>
            </w:tcBorders>
            <w:vAlign w:val="center"/>
          </w:tcPr>
          <w:p w14:paraId="65E4ABF9" w14:textId="77777777" w:rsidR="004A7D62" w:rsidRDefault="004A7D62" w:rsidP="00A1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10A669BE" w14:textId="77777777" w:rsidR="004A7D62" w:rsidRDefault="004A7D62" w:rsidP="00A17273">
            <w:pPr>
              <w:spacing w:before="240"/>
              <w:jc w:val="center"/>
              <w:rPr>
                <w:rFonts w:cs="Times New Roman"/>
                <w:sz w:val="24"/>
                <w:szCs w:val="24"/>
              </w:rPr>
            </w:pPr>
            <w:r w:rsidRPr="00B919DF">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5B336248" w14:textId="77777777" w:rsidR="004A7D62" w:rsidRPr="00835288" w:rsidRDefault="004A7D62" w:rsidP="00A17273">
            <w:pPr>
              <w:spacing w:before="240"/>
              <w:jc w:val="left"/>
              <w:rPr>
                <w:rFonts w:cs="Times New Roman"/>
                <w:sz w:val="24"/>
                <w:szCs w:val="24"/>
              </w:rPr>
            </w:pPr>
          </w:p>
        </w:tc>
      </w:tr>
      <w:tr w:rsidR="004A7D62" w:rsidRPr="00835288" w14:paraId="35FCAB13" w14:textId="77777777" w:rsidTr="00A17273">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2067B1E2" w14:textId="77777777" w:rsidR="004A7D62" w:rsidRDefault="004A7D62" w:rsidP="00742467">
            <w:pPr>
              <w:pStyle w:val="NoSpacing"/>
              <w:numPr>
                <w:ilvl w:val="0"/>
                <w:numId w:val="51"/>
              </w:numPr>
              <w:spacing w:before="240"/>
            </w:pPr>
          </w:p>
        </w:tc>
        <w:tc>
          <w:tcPr>
            <w:tcW w:w="1800" w:type="dxa"/>
            <w:tcBorders>
              <w:top w:val="single" w:sz="4" w:space="0" w:color="000000"/>
              <w:left w:val="single" w:sz="4" w:space="0" w:color="000000"/>
              <w:bottom w:val="single" w:sz="4" w:space="0" w:color="000000"/>
              <w:right w:val="single" w:sz="4" w:space="0" w:color="000000"/>
            </w:tcBorders>
            <w:vAlign w:val="center"/>
          </w:tcPr>
          <w:p w14:paraId="45200085" w14:textId="77777777" w:rsidR="004A7D62" w:rsidRPr="00835288" w:rsidRDefault="004A7D62" w:rsidP="00A17273">
            <w:pPr>
              <w:pStyle w:val="NoSpacing"/>
              <w:spacing w:before="240"/>
            </w:pPr>
            <w:r>
              <w:t>Nội dung của năng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77C0CADA" w14:textId="77777777" w:rsidR="004A7D62" w:rsidRPr="00835288" w:rsidRDefault="004A7D62" w:rsidP="00A17273">
            <w:pPr>
              <w:spacing w:before="240"/>
              <w:jc w:val="left"/>
              <w:rPr>
                <w:rFonts w:cs="Times New Roman"/>
                <w:sz w:val="24"/>
                <w:szCs w:val="24"/>
              </w:rPr>
            </w:pPr>
            <w:r>
              <w:rPr>
                <w:rFonts w:cs="Times New Roman"/>
                <w:sz w:val="24"/>
                <w:szCs w:val="24"/>
              </w:rPr>
              <w:t>Mô tả nội dung của năng lực</w:t>
            </w:r>
          </w:p>
        </w:tc>
        <w:tc>
          <w:tcPr>
            <w:tcW w:w="990" w:type="dxa"/>
            <w:tcBorders>
              <w:top w:val="single" w:sz="4" w:space="0" w:color="000000"/>
              <w:left w:val="single" w:sz="4" w:space="0" w:color="000000"/>
              <w:bottom w:val="single" w:sz="4" w:space="0" w:color="000000"/>
              <w:right w:val="single" w:sz="4" w:space="0" w:color="000000"/>
            </w:tcBorders>
            <w:vAlign w:val="center"/>
          </w:tcPr>
          <w:p w14:paraId="3A32F38C" w14:textId="77777777" w:rsidR="004A7D62" w:rsidRPr="00835288" w:rsidRDefault="004A7D62" w:rsidP="00A17273">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FB6207E" w14:textId="77777777" w:rsidR="004A7D62" w:rsidRPr="00835288" w:rsidRDefault="004A7D62" w:rsidP="00A1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19096B6D" w14:textId="77777777" w:rsidR="004A7D62" w:rsidRPr="00835288" w:rsidRDefault="004A7D62" w:rsidP="00A17273">
            <w:pPr>
              <w:spacing w:before="240"/>
              <w:jc w:val="center"/>
              <w:rPr>
                <w:rFonts w:cs="Times New Roman"/>
                <w:sz w:val="24"/>
                <w:szCs w:val="24"/>
              </w:rPr>
            </w:pPr>
            <w:r w:rsidRPr="00B919DF">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196AEC6C" w14:textId="77777777" w:rsidR="004A7D62" w:rsidRPr="00835288" w:rsidRDefault="004A7D62" w:rsidP="00A17273">
            <w:pPr>
              <w:spacing w:before="240"/>
              <w:jc w:val="left"/>
              <w:rPr>
                <w:rFonts w:cs="Times New Roman"/>
                <w:sz w:val="24"/>
                <w:szCs w:val="24"/>
              </w:rPr>
            </w:pPr>
          </w:p>
        </w:tc>
      </w:tr>
    </w:tbl>
    <w:p w14:paraId="7630C623" w14:textId="664610CD" w:rsidR="004A7D62" w:rsidRPr="004A7D62" w:rsidRDefault="004A7D62" w:rsidP="004A7D62"/>
    <w:p w14:paraId="55C5B109" w14:textId="77777777" w:rsidR="00C9029A" w:rsidRPr="004908C7" w:rsidRDefault="00C9029A" w:rsidP="00C9029A">
      <w:pPr>
        <w:pStyle w:val="Heading4"/>
      </w:pPr>
      <w:r>
        <w:t>Thao tác chức năng</w:t>
      </w:r>
    </w:p>
    <w:tbl>
      <w:tblPr>
        <w:tblW w:w="498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6"/>
        <w:gridCol w:w="1859"/>
        <w:gridCol w:w="6875"/>
      </w:tblGrid>
      <w:tr w:rsidR="00C9029A" w:rsidRPr="00835288" w14:paraId="4D83B7B0" w14:textId="77777777" w:rsidTr="004A7D62">
        <w:trPr>
          <w:trHeight w:val="364"/>
          <w:tblHeader/>
        </w:trPr>
        <w:tc>
          <w:tcPr>
            <w:tcW w:w="806" w:type="dxa"/>
            <w:tcBorders>
              <w:top w:val="single" w:sz="4" w:space="0" w:color="000000"/>
              <w:left w:val="single" w:sz="4" w:space="0" w:color="000000"/>
              <w:bottom w:val="single" w:sz="4" w:space="0" w:color="000000"/>
              <w:right w:val="single" w:sz="4" w:space="0" w:color="000000"/>
            </w:tcBorders>
            <w:shd w:val="clear" w:color="auto" w:fill="BFBFBF"/>
          </w:tcPr>
          <w:p w14:paraId="1C257E76" w14:textId="77777777" w:rsidR="00C9029A" w:rsidRPr="00835288" w:rsidRDefault="00C9029A" w:rsidP="00A17273">
            <w:pPr>
              <w:spacing w:before="240"/>
              <w:jc w:val="center"/>
              <w:rPr>
                <w:rFonts w:cs="Times New Roman"/>
                <w:b/>
                <w:sz w:val="24"/>
                <w:szCs w:val="24"/>
              </w:rPr>
            </w:pPr>
            <w:r>
              <w:rPr>
                <w:rFonts w:cs="Times New Roman"/>
                <w:b/>
                <w:sz w:val="24"/>
                <w:szCs w:val="24"/>
              </w:rPr>
              <w:t>STT</w:t>
            </w:r>
          </w:p>
        </w:tc>
        <w:tc>
          <w:tcPr>
            <w:tcW w:w="185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57146B0" w14:textId="77777777" w:rsidR="00C9029A" w:rsidRPr="00835288" w:rsidRDefault="00C9029A" w:rsidP="00A17273">
            <w:pPr>
              <w:spacing w:before="240"/>
              <w:jc w:val="center"/>
              <w:rPr>
                <w:rFonts w:cs="Times New Roman"/>
                <w:b/>
                <w:sz w:val="24"/>
                <w:szCs w:val="24"/>
              </w:rPr>
            </w:pPr>
            <w:r w:rsidRPr="00835288">
              <w:rPr>
                <w:rFonts w:cs="Times New Roman"/>
                <w:b/>
                <w:sz w:val="24"/>
                <w:szCs w:val="24"/>
              </w:rPr>
              <w:t xml:space="preserve">Thao tác </w:t>
            </w:r>
          </w:p>
        </w:tc>
        <w:tc>
          <w:tcPr>
            <w:tcW w:w="687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5B1B543" w14:textId="77777777" w:rsidR="00C9029A" w:rsidRPr="00835288" w:rsidRDefault="00C9029A" w:rsidP="00A17273">
            <w:pPr>
              <w:spacing w:before="240"/>
              <w:jc w:val="center"/>
              <w:rPr>
                <w:rFonts w:cs="Times New Roman"/>
                <w:b/>
                <w:sz w:val="24"/>
                <w:szCs w:val="24"/>
              </w:rPr>
            </w:pPr>
            <w:r w:rsidRPr="00835288">
              <w:rPr>
                <w:rFonts w:cs="Times New Roman"/>
                <w:b/>
                <w:sz w:val="24"/>
                <w:szCs w:val="24"/>
              </w:rPr>
              <w:t>Mô tả</w:t>
            </w:r>
          </w:p>
        </w:tc>
      </w:tr>
      <w:tr w:rsidR="00C9029A" w:rsidRPr="00835288" w14:paraId="5C1559C7" w14:textId="77777777" w:rsidTr="004A7D62">
        <w:trPr>
          <w:trHeight w:val="286"/>
        </w:trPr>
        <w:tc>
          <w:tcPr>
            <w:tcW w:w="806" w:type="dxa"/>
            <w:tcBorders>
              <w:top w:val="single" w:sz="4" w:space="0" w:color="000000"/>
              <w:left w:val="single" w:sz="4" w:space="0" w:color="000000"/>
              <w:bottom w:val="single" w:sz="4" w:space="0" w:color="000000"/>
              <w:right w:val="single" w:sz="4" w:space="0" w:color="000000"/>
            </w:tcBorders>
            <w:vAlign w:val="center"/>
          </w:tcPr>
          <w:p w14:paraId="512AA770" w14:textId="77777777" w:rsidR="00C9029A" w:rsidRPr="00401D5C" w:rsidRDefault="00C9029A" w:rsidP="00742467">
            <w:pPr>
              <w:pStyle w:val="ListParagraph"/>
              <w:numPr>
                <w:ilvl w:val="0"/>
                <w:numId w:val="64"/>
              </w:numPr>
              <w:spacing w:before="240"/>
              <w:jc w:val="center"/>
              <w:rPr>
                <w:rFonts w:cs="Times New Roman"/>
                <w:sz w:val="24"/>
                <w:szCs w:val="24"/>
              </w:rPr>
            </w:pPr>
          </w:p>
        </w:tc>
        <w:tc>
          <w:tcPr>
            <w:tcW w:w="1859" w:type="dxa"/>
            <w:tcBorders>
              <w:top w:val="single" w:sz="4" w:space="0" w:color="000000"/>
              <w:left w:val="single" w:sz="4" w:space="0" w:color="000000"/>
              <w:bottom w:val="single" w:sz="4" w:space="0" w:color="000000"/>
              <w:right w:val="single" w:sz="4" w:space="0" w:color="000000"/>
            </w:tcBorders>
            <w:vAlign w:val="center"/>
            <w:hideMark/>
          </w:tcPr>
          <w:p w14:paraId="6C665EFC" w14:textId="5B47B289" w:rsidR="00C9029A" w:rsidRPr="00835288" w:rsidRDefault="004A7D62" w:rsidP="00A17273">
            <w:pPr>
              <w:spacing w:before="240"/>
              <w:jc w:val="left"/>
              <w:rPr>
                <w:rFonts w:cs="Times New Roman"/>
                <w:b/>
                <w:sz w:val="24"/>
                <w:szCs w:val="24"/>
              </w:rPr>
            </w:pPr>
            <w:r>
              <w:rPr>
                <w:rFonts w:cs="Times New Roman"/>
                <w:b/>
                <w:sz w:val="24"/>
                <w:szCs w:val="24"/>
              </w:rPr>
              <w:t xml:space="preserve">Gắn năng lực cho </w:t>
            </w:r>
            <w:r w:rsidR="00AA7529">
              <w:rPr>
                <w:rFonts w:cs="Times New Roman"/>
                <w:b/>
                <w:sz w:val="24"/>
                <w:szCs w:val="24"/>
              </w:rPr>
              <w:t>vị trí chức danh</w:t>
            </w:r>
          </w:p>
        </w:tc>
        <w:tc>
          <w:tcPr>
            <w:tcW w:w="6875" w:type="dxa"/>
            <w:tcBorders>
              <w:top w:val="single" w:sz="4" w:space="0" w:color="000000"/>
              <w:left w:val="single" w:sz="4" w:space="0" w:color="000000"/>
              <w:bottom w:val="single" w:sz="4" w:space="0" w:color="000000"/>
              <w:right w:val="single" w:sz="4" w:space="0" w:color="000000"/>
            </w:tcBorders>
            <w:vAlign w:val="center"/>
            <w:hideMark/>
          </w:tcPr>
          <w:p w14:paraId="2E56C795" w14:textId="77777777" w:rsidR="00C9029A" w:rsidRDefault="00C9029A" w:rsidP="00A17273">
            <w:pPr>
              <w:spacing w:before="240"/>
              <w:jc w:val="left"/>
              <w:rPr>
                <w:rFonts w:cs="Times New Roman"/>
                <w:sz w:val="24"/>
                <w:szCs w:val="24"/>
              </w:rPr>
            </w:pPr>
            <w:r w:rsidRPr="00835288">
              <w:rPr>
                <w:rFonts w:cs="Times New Roman"/>
                <w:sz w:val="24"/>
                <w:szCs w:val="24"/>
              </w:rPr>
              <w:t>Người dùng sử</w:t>
            </w:r>
            <w:r>
              <w:rPr>
                <w:rFonts w:cs="Times New Roman"/>
                <w:sz w:val="24"/>
                <w:szCs w:val="24"/>
              </w:rPr>
              <w:t xml:space="preserve"> dụng chức năng này để "Thiết lập</w:t>
            </w:r>
            <w:r w:rsidRPr="00835288">
              <w:rPr>
                <w:rFonts w:cs="Times New Roman"/>
                <w:sz w:val="24"/>
                <w:szCs w:val="24"/>
              </w:rPr>
              <w:t xml:space="preserve">" </w:t>
            </w:r>
            <w:r>
              <w:rPr>
                <w:rFonts w:cs="Times New Roman"/>
                <w:sz w:val="24"/>
                <w:szCs w:val="24"/>
              </w:rPr>
              <w:t>bản ghi năng lực cho chức danh.</w:t>
            </w:r>
          </w:p>
          <w:p w14:paraId="52337778" w14:textId="77777777" w:rsidR="00C9029A" w:rsidDel="00F36148" w:rsidRDefault="00C9029A" w:rsidP="00A17273">
            <w:pPr>
              <w:pStyle w:val="NoSpacing"/>
              <w:spacing w:before="240"/>
              <w:rPr>
                <w:del w:id="3994" w:author="Admin" w:date="2017-09-18T13:52:00Z"/>
              </w:rPr>
            </w:pPr>
            <w:r>
              <w:t>Các thông tin thêm mới gồm: chức danh, nhóm năng lực, năng lực, mức của năng lực, ghi chú</w:t>
            </w:r>
          </w:p>
          <w:p w14:paraId="1B7B165B" w14:textId="12EF9416" w:rsidR="00C9029A" w:rsidRPr="00835288" w:rsidRDefault="00C9029A">
            <w:pPr>
              <w:pStyle w:val="NoSpacing"/>
              <w:spacing w:before="240"/>
              <w:pPrChange w:id="3995" w:author="Admin" w:date="2017-09-18T13:52:00Z">
                <w:pPr>
                  <w:spacing w:before="240"/>
                  <w:jc w:val="left"/>
                </w:pPr>
              </w:pPrChange>
            </w:pPr>
            <w:del w:id="3996" w:author="Admin" w:date="2017-09-18T13:52:00Z">
              <w:r w:rsidDel="00F36148">
                <w:delText>Bản ghi thêm mới thành công sẽ hiển thị ở lưới dữ liệu</w:delText>
              </w:r>
            </w:del>
          </w:p>
        </w:tc>
      </w:tr>
    </w:tbl>
    <w:p w14:paraId="4324EDD9" w14:textId="7D40AFC9" w:rsidR="00A72BC2" w:rsidRDefault="00A72BC2" w:rsidP="00A72BC2">
      <w:pPr>
        <w:pStyle w:val="Heading3"/>
        <w:rPr>
          <w:ins w:id="3997" w:author="Admin" w:date="2017-09-18T11:56:00Z"/>
        </w:rPr>
      </w:pPr>
      <w:bookmarkStart w:id="3998" w:name="_Toc494461423"/>
      <w:ins w:id="3999" w:author="Admin" w:date="2017-09-18T11:56:00Z">
        <w:r>
          <w:t>Gán năng lực chức danh</w:t>
        </w:r>
      </w:ins>
      <w:ins w:id="4000" w:author="Admin" w:date="2017-09-18T13:50:00Z">
        <w:r w:rsidR="00F36148">
          <w:t xml:space="preserve"> sử dụng cho mỗi đơn vị</w:t>
        </w:r>
      </w:ins>
      <w:bookmarkEnd w:id="3998"/>
    </w:p>
    <w:p w14:paraId="7AC56ADB" w14:textId="77777777" w:rsidR="00A72BC2" w:rsidRPr="00835288" w:rsidRDefault="00A72BC2" w:rsidP="00A72BC2">
      <w:pPr>
        <w:pStyle w:val="Heading4"/>
        <w:rPr>
          <w:ins w:id="4001" w:author="Admin" w:date="2017-09-18T11:56:00Z"/>
        </w:rPr>
      </w:pPr>
      <w:ins w:id="4002" w:author="Admin" w:date="2017-09-18T11:56:00Z">
        <w:r w:rsidRPr="00835288">
          <w:t>Mục đích, ý nghĩa</w:t>
        </w:r>
      </w:ins>
    </w:p>
    <w:p w14:paraId="0084C3B2" w14:textId="6E358B6D" w:rsidR="00A72BC2" w:rsidRDefault="003C7F2D" w:rsidP="00A72BC2">
      <w:pPr>
        <w:pStyle w:val="ListParagraph"/>
        <w:numPr>
          <w:ilvl w:val="0"/>
          <w:numId w:val="4"/>
        </w:numPr>
        <w:spacing w:line="312" w:lineRule="auto"/>
        <w:ind w:left="426" w:hanging="426"/>
        <w:rPr>
          <w:ins w:id="4003" w:author="Admin" w:date="2017-09-18T11:56:00Z"/>
          <w:rFonts w:cs="Times New Roman"/>
          <w:sz w:val="24"/>
          <w:szCs w:val="24"/>
        </w:rPr>
      </w:pPr>
      <w:ins w:id="4004" w:author="Admin" w:date="2017-09-18T13:52:00Z">
        <w:r>
          <w:rPr>
            <w:rFonts w:cs="Times New Roman"/>
            <w:sz w:val="24"/>
            <w:szCs w:val="24"/>
          </w:rPr>
          <w:t>Gán năng lực chức danh cho từng đơn vị. Sau khi gán năng lực chức danh cho từng đơn vị thì đơn vị có thể sửa đổi các mức năng lực theo chức danh để phù hợp với đơn vị mình.</w:t>
        </w:r>
      </w:ins>
    </w:p>
    <w:p w14:paraId="00543F2A" w14:textId="77777777" w:rsidR="00A72BC2" w:rsidRDefault="00A72BC2" w:rsidP="00A72BC2">
      <w:pPr>
        <w:pStyle w:val="Heading4"/>
        <w:rPr>
          <w:ins w:id="4005" w:author="Admin" w:date="2017-09-18T11:56:00Z"/>
        </w:rPr>
      </w:pPr>
      <w:ins w:id="4006" w:author="Admin" w:date="2017-09-18T11:56:00Z">
        <w:r>
          <w:t>Đặc tả tình huống nghiệp vụ</w:t>
        </w:r>
      </w:ins>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A72BC2" w14:paraId="5C4B7F86" w14:textId="77777777" w:rsidTr="007E636D">
        <w:trPr>
          <w:ins w:id="4007" w:author="Admin" w:date="2017-09-18T11:56: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B07DAE9" w14:textId="77777777" w:rsidR="00A72BC2" w:rsidRDefault="00A72BC2" w:rsidP="007E636D">
            <w:pPr>
              <w:snapToGrid w:val="0"/>
              <w:spacing w:before="120" w:line="276" w:lineRule="auto"/>
              <w:rPr>
                <w:ins w:id="4008" w:author="Admin" w:date="2017-09-18T11:56:00Z"/>
                <w:rFonts w:cs="Times New Roman"/>
                <w:sz w:val="26"/>
                <w:szCs w:val="26"/>
              </w:rPr>
            </w:pPr>
            <w:ins w:id="4009" w:author="Admin" w:date="2017-09-18T11:56:00Z">
              <w:r>
                <w:rPr>
                  <w:rFonts w:cs="Times New Roman"/>
                  <w:b/>
                  <w:bCs/>
                  <w:szCs w:val="26"/>
                </w:rPr>
                <w:t>Mô tả yêu cầu</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765ED40" w14:textId="7AAF7041" w:rsidR="00A72BC2" w:rsidRPr="00441A67" w:rsidRDefault="00A72BC2">
            <w:pPr>
              <w:snapToGrid w:val="0"/>
              <w:spacing w:before="120" w:line="276" w:lineRule="auto"/>
              <w:ind w:left="54"/>
              <w:rPr>
                <w:ins w:id="4010" w:author="Admin" w:date="2017-09-18T11:56:00Z"/>
                <w:rFonts w:ascii="Verdana" w:hAnsi="Verdana" w:cstheme="minorBidi"/>
                <w:sz w:val="24"/>
                <w:szCs w:val="24"/>
              </w:rPr>
            </w:pPr>
            <w:ins w:id="4011" w:author="Admin" w:date="2017-09-18T11:56:00Z">
              <w:r w:rsidRPr="00441A67">
                <w:rPr>
                  <w:sz w:val="24"/>
                  <w:szCs w:val="24"/>
                </w:rPr>
                <w:t xml:space="preserve">Người </w:t>
              </w:r>
              <w:r>
                <w:rPr>
                  <w:sz w:val="24"/>
                  <w:szCs w:val="24"/>
                </w:rPr>
                <w:t xml:space="preserve">sử dụng đăng nhập vào hệ thống thiết lập </w:t>
              </w:r>
            </w:ins>
            <w:ins w:id="4012" w:author="Admin" w:date="2017-09-18T13:53:00Z">
              <w:r w:rsidR="003C7F2D">
                <w:rPr>
                  <w:sz w:val="24"/>
                  <w:szCs w:val="24"/>
                </w:rPr>
                <w:t>gán năng lực cho đơn vị.</w:t>
              </w:r>
            </w:ins>
          </w:p>
        </w:tc>
      </w:tr>
      <w:tr w:rsidR="00A72BC2" w14:paraId="3B75B976" w14:textId="77777777" w:rsidTr="007E636D">
        <w:trPr>
          <w:ins w:id="4013" w:author="Admin" w:date="2017-09-18T11:56: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7681843" w14:textId="77777777" w:rsidR="00A72BC2" w:rsidRDefault="00A72BC2" w:rsidP="007E636D">
            <w:pPr>
              <w:snapToGrid w:val="0"/>
              <w:spacing w:before="120" w:line="276" w:lineRule="auto"/>
              <w:rPr>
                <w:ins w:id="4014" w:author="Admin" w:date="2017-09-18T11:56:00Z"/>
                <w:rFonts w:cs="Times New Roman"/>
                <w:szCs w:val="26"/>
              </w:rPr>
            </w:pPr>
            <w:ins w:id="4015" w:author="Admin" w:date="2017-09-18T11:56:00Z">
              <w:r>
                <w:rPr>
                  <w:rFonts w:cs="Times New Roman"/>
                  <w:b/>
                  <w:bCs/>
                  <w:szCs w:val="26"/>
                </w:rPr>
                <w:lastRenderedPageBreak/>
                <w:t>Dòng sự kiện chính</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77A159" w14:textId="77777777" w:rsidR="00A72BC2" w:rsidRPr="00441A67" w:rsidRDefault="00A72BC2" w:rsidP="007E636D">
            <w:pPr>
              <w:pStyle w:val="AutoNumDescription"/>
              <w:numPr>
                <w:ilvl w:val="0"/>
                <w:numId w:val="4"/>
              </w:numPr>
              <w:spacing w:after="0" w:line="276" w:lineRule="auto"/>
              <w:ind w:left="0"/>
              <w:rPr>
                <w:ins w:id="4016" w:author="Admin" w:date="2017-09-18T11:56:00Z"/>
                <w:sz w:val="24"/>
                <w:szCs w:val="24"/>
              </w:rPr>
            </w:pPr>
            <w:ins w:id="4017" w:author="Admin" w:date="2017-09-18T11:56:00Z">
              <w:r>
                <w:rPr>
                  <w:sz w:val="24"/>
                  <w:szCs w:val="24"/>
                </w:rPr>
                <w:t>N/A</w:t>
              </w:r>
            </w:ins>
          </w:p>
        </w:tc>
      </w:tr>
      <w:tr w:rsidR="00A72BC2" w:rsidRPr="00980BD4" w14:paraId="56EB5EB6" w14:textId="77777777" w:rsidTr="007E636D">
        <w:trPr>
          <w:ins w:id="4018" w:author="Admin" w:date="2017-09-18T11:56: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E58AD73" w14:textId="77777777" w:rsidR="00A72BC2" w:rsidRDefault="00A72BC2" w:rsidP="007E636D">
            <w:pPr>
              <w:snapToGrid w:val="0"/>
              <w:spacing w:before="120" w:line="276" w:lineRule="auto"/>
              <w:rPr>
                <w:ins w:id="4019" w:author="Admin" w:date="2017-09-18T11:56:00Z"/>
                <w:rFonts w:cs="Times New Roman"/>
                <w:szCs w:val="26"/>
              </w:rPr>
            </w:pPr>
            <w:ins w:id="4020" w:author="Admin" w:date="2017-09-18T11:56:00Z">
              <w:r>
                <w:rPr>
                  <w:rFonts w:cs="Times New Roman"/>
                  <w:b/>
                  <w:bCs/>
                  <w:szCs w:val="26"/>
                </w:rPr>
                <w:t>Dòng sự kiện phụ</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B02D67E" w14:textId="77777777" w:rsidR="00A72BC2" w:rsidRPr="00441A67" w:rsidRDefault="00A72BC2" w:rsidP="007E636D">
            <w:pPr>
              <w:spacing w:before="240"/>
              <w:rPr>
                <w:ins w:id="4021" w:author="Admin" w:date="2017-09-18T11:56:00Z"/>
                <w:rFonts w:cs="Times New Roman"/>
                <w:sz w:val="24"/>
                <w:szCs w:val="24"/>
              </w:rPr>
            </w:pPr>
            <w:ins w:id="4022" w:author="Admin" w:date="2017-09-18T11:56:00Z">
              <w:r>
                <w:rPr>
                  <w:rFonts w:cs="Times New Roman"/>
                  <w:sz w:val="24"/>
                  <w:szCs w:val="24"/>
                </w:rPr>
                <w:t>N/A</w:t>
              </w:r>
            </w:ins>
          </w:p>
        </w:tc>
      </w:tr>
      <w:tr w:rsidR="00A72BC2" w14:paraId="782BCADF" w14:textId="77777777" w:rsidTr="007E636D">
        <w:trPr>
          <w:ins w:id="4023" w:author="Admin" w:date="2017-09-18T11:56: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E9D5C23" w14:textId="77777777" w:rsidR="00A72BC2" w:rsidRDefault="00A72BC2" w:rsidP="007E636D">
            <w:pPr>
              <w:snapToGrid w:val="0"/>
              <w:spacing w:before="120" w:line="276" w:lineRule="auto"/>
              <w:rPr>
                <w:ins w:id="4024" w:author="Admin" w:date="2017-09-18T11:56:00Z"/>
                <w:rFonts w:cs="Times New Roman"/>
                <w:szCs w:val="26"/>
              </w:rPr>
            </w:pPr>
            <w:ins w:id="4025" w:author="Admin" w:date="2017-09-18T11:56:00Z">
              <w:r>
                <w:rPr>
                  <w:rFonts w:cs="Times New Roman"/>
                  <w:b/>
                  <w:bCs/>
                  <w:szCs w:val="26"/>
                </w:rPr>
                <w:t xml:space="preserve">Yêu cầu đặc biệt </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5E47366" w14:textId="77777777" w:rsidR="00A72BC2" w:rsidRPr="00964392" w:rsidRDefault="00A72BC2" w:rsidP="007E636D">
            <w:pPr>
              <w:snapToGrid w:val="0"/>
              <w:spacing w:before="120" w:line="276" w:lineRule="auto"/>
              <w:rPr>
                <w:ins w:id="4026" w:author="Admin" w:date="2017-09-18T11:56:00Z"/>
                <w:rFonts w:cs="Times New Roman"/>
                <w:sz w:val="24"/>
                <w:szCs w:val="24"/>
              </w:rPr>
            </w:pPr>
            <w:ins w:id="4027" w:author="Admin" w:date="2017-09-18T11:56:00Z">
              <w:r>
                <w:rPr>
                  <w:rFonts w:cs="Times New Roman"/>
                  <w:sz w:val="24"/>
                  <w:szCs w:val="24"/>
                </w:rPr>
                <w:t>N/A</w:t>
              </w:r>
            </w:ins>
          </w:p>
        </w:tc>
      </w:tr>
      <w:tr w:rsidR="00A72BC2" w14:paraId="2C190121" w14:textId="77777777" w:rsidTr="007E636D">
        <w:trPr>
          <w:ins w:id="4028" w:author="Admin" w:date="2017-09-18T11:56: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4312BD67" w14:textId="77777777" w:rsidR="00A72BC2" w:rsidRDefault="00A72BC2" w:rsidP="007E636D">
            <w:pPr>
              <w:snapToGrid w:val="0"/>
              <w:spacing w:before="120" w:line="276" w:lineRule="auto"/>
              <w:rPr>
                <w:ins w:id="4029" w:author="Admin" w:date="2017-09-18T11:56:00Z"/>
                <w:rFonts w:cs="Times New Roman"/>
                <w:b/>
                <w:bCs/>
                <w:szCs w:val="26"/>
              </w:rPr>
            </w:pPr>
            <w:ins w:id="4030" w:author="Admin" w:date="2017-09-18T11:56:00Z">
              <w:r>
                <w:rPr>
                  <w:rFonts w:cs="Times New Roman"/>
                  <w:b/>
                  <w:bCs/>
                  <w:szCs w:val="26"/>
                </w:rPr>
                <w:t>Các ràng buộc</w:t>
              </w:r>
            </w:ins>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0F903F1" w14:textId="75B53EAD" w:rsidR="00A72BC2" w:rsidRPr="00964392" w:rsidRDefault="000B2808" w:rsidP="007E636D">
            <w:pPr>
              <w:snapToGrid w:val="0"/>
              <w:spacing w:before="120" w:line="276" w:lineRule="auto"/>
              <w:rPr>
                <w:ins w:id="4031" w:author="Admin" w:date="2017-09-18T11:56:00Z"/>
                <w:rFonts w:cs="Times New Roman"/>
                <w:sz w:val="24"/>
                <w:szCs w:val="24"/>
              </w:rPr>
            </w:pPr>
            <w:ins w:id="4032" w:author="Admin" w:date="2017-09-18T13:54:00Z">
              <w:r>
                <w:rPr>
                  <w:rFonts w:cs="Times New Roman"/>
                  <w:sz w:val="24"/>
                  <w:szCs w:val="24"/>
                </w:rPr>
                <w:t>Năng lực chức danh được gán</w:t>
              </w:r>
              <w:r w:rsidR="003C7F2D">
                <w:rPr>
                  <w:rFonts w:cs="Times New Roman"/>
                  <w:sz w:val="24"/>
                  <w:szCs w:val="24"/>
                </w:rPr>
                <w:t xml:space="preserve"> cho từng đơn vị là căn cứ để</w:t>
              </w:r>
            </w:ins>
            <w:ins w:id="4033" w:author="Admin" w:date="2017-09-18T13:55:00Z">
              <w:r>
                <w:rPr>
                  <w:rFonts w:cs="Times New Roman"/>
                  <w:sz w:val="24"/>
                  <w:szCs w:val="24"/>
                </w:rPr>
                <w:t xml:space="preserve"> đánh giá năng lực của từng CBNV theo chức danh.</w:t>
              </w:r>
            </w:ins>
            <w:ins w:id="4034" w:author="Admin" w:date="2017-09-18T13:54:00Z">
              <w:r w:rsidR="003C7F2D">
                <w:rPr>
                  <w:rFonts w:cs="Times New Roman"/>
                  <w:sz w:val="24"/>
                  <w:szCs w:val="24"/>
                </w:rPr>
                <w:t xml:space="preserve"> </w:t>
              </w:r>
            </w:ins>
          </w:p>
        </w:tc>
      </w:tr>
    </w:tbl>
    <w:p w14:paraId="564D1AE4" w14:textId="77777777" w:rsidR="00A72BC2" w:rsidRDefault="00A72BC2" w:rsidP="00A72BC2">
      <w:pPr>
        <w:pStyle w:val="Heading4"/>
        <w:rPr>
          <w:ins w:id="4035" w:author="Admin" w:date="2017-09-18T11:56:00Z"/>
        </w:rPr>
      </w:pPr>
      <w:ins w:id="4036" w:author="Admin" w:date="2017-09-18T11:56:00Z">
        <w:r>
          <w:t>Màn hình giao diện</w:t>
        </w:r>
      </w:ins>
    </w:p>
    <w:p w14:paraId="670D76BD" w14:textId="77777777" w:rsidR="00A72BC2" w:rsidRDefault="00A72BC2" w:rsidP="00A72BC2">
      <w:pPr>
        <w:rPr>
          <w:ins w:id="4037" w:author="Admin" w:date="2017-09-18T11:56:00Z"/>
        </w:rPr>
      </w:pPr>
    </w:p>
    <w:p w14:paraId="0A912FAB" w14:textId="557F83B7" w:rsidR="00A72BC2" w:rsidRPr="00C9029A" w:rsidRDefault="00A72BC2" w:rsidP="00A72BC2">
      <w:pPr>
        <w:rPr>
          <w:ins w:id="4038" w:author="Admin" w:date="2017-09-18T11:56:00Z"/>
        </w:rPr>
      </w:pPr>
      <w:ins w:id="4039" w:author="Admin" w:date="2017-09-18T11:56:00Z">
        <w:r w:rsidRPr="00A72BC2">
          <w:rPr>
            <w:rFonts w:cs="Times New Roman"/>
            <w:snapToGrid w:val="0"/>
            <w:color w:val="000000"/>
            <w:w w:val="0"/>
            <w:sz w:val="0"/>
            <w:szCs w:val="0"/>
            <w:u w:color="000000"/>
            <w:bdr w:val="none" w:sz="0" w:space="0" w:color="000000"/>
            <w:shd w:val="clear" w:color="000000" w:fill="000000"/>
            <w:lang w:val="x-none" w:eastAsia="x-none" w:bidi="x-none"/>
          </w:rPr>
          <w:t xml:space="preserve"> </w:t>
        </w:r>
      </w:ins>
      <w:ins w:id="4040" w:author="Admin" w:date="2017-09-18T14:06:00Z">
        <w:r w:rsidR="0054587B" w:rsidRPr="0054587B">
          <w:rPr>
            <w:rFonts w:cs="Times New Roman"/>
            <w:noProof/>
            <w:snapToGrid w:val="0"/>
            <w:color w:val="000000"/>
            <w:w w:val="0"/>
            <w:sz w:val="0"/>
            <w:szCs w:val="0"/>
            <w:u w:color="000000"/>
            <w:bdr w:val="none" w:sz="0" w:space="0" w:color="000000"/>
            <w:shd w:val="clear" w:color="000000" w:fill="000000"/>
          </w:rPr>
          <w:drawing>
            <wp:inline distT="0" distB="0" distL="0" distR="0" wp14:anchorId="0E072116" wp14:editId="24480E87">
              <wp:extent cx="6057900" cy="3347085"/>
              <wp:effectExtent l="0" t="0" r="0" b="5715"/>
              <wp:docPr id="41" name="Picture 41" descr="C:\Users\Admin\AppData\Local\Temp\fla3B5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Temp\fla3B5A.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8733" cy="3347545"/>
                      </a:xfrm>
                      <a:prstGeom prst="rect">
                        <a:avLst/>
                      </a:prstGeom>
                      <a:noFill/>
                      <a:ln>
                        <a:noFill/>
                      </a:ln>
                    </pic:spPr>
                  </pic:pic>
                </a:graphicData>
              </a:graphic>
            </wp:inline>
          </w:drawing>
        </w:r>
      </w:ins>
    </w:p>
    <w:p w14:paraId="6691D4BF" w14:textId="77777777" w:rsidR="00A72BC2" w:rsidRDefault="00A72BC2" w:rsidP="00A72BC2">
      <w:pPr>
        <w:pStyle w:val="Heading4"/>
        <w:rPr>
          <w:ins w:id="4041" w:author="Admin" w:date="2017-09-18T11:56:00Z"/>
        </w:rPr>
      </w:pPr>
      <w:ins w:id="4042" w:author="Admin" w:date="2017-09-18T11:56:00Z">
        <w:r>
          <w:t>Mô tả các trường thông tin trên màn hình</w:t>
        </w:r>
      </w:ins>
    </w:p>
    <w:p w14:paraId="039B8818" w14:textId="77777777" w:rsidR="00A72BC2" w:rsidRDefault="00A72BC2" w:rsidP="00A72BC2">
      <w:pPr>
        <w:rPr>
          <w:ins w:id="4043" w:author="Admin" w:date="2017-09-18T11:56:00Z"/>
        </w:rPr>
      </w:pPr>
    </w:p>
    <w:tbl>
      <w:tblPr>
        <w:tblW w:w="498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4044" w:author="Admin" w:date="2017-09-18T14:11:00Z">
          <w:tblPr>
            <w:tblW w:w="455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810"/>
        <w:gridCol w:w="1890"/>
        <w:gridCol w:w="2880"/>
        <w:gridCol w:w="990"/>
        <w:gridCol w:w="900"/>
        <w:gridCol w:w="900"/>
        <w:gridCol w:w="1170"/>
        <w:tblGridChange w:id="4045">
          <w:tblGrid>
            <w:gridCol w:w="1799"/>
            <w:gridCol w:w="1799"/>
            <w:gridCol w:w="2700"/>
            <w:gridCol w:w="990"/>
            <w:gridCol w:w="900"/>
            <w:gridCol w:w="900"/>
            <w:gridCol w:w="1440"/>
          </w:tblGrid>
        </w:tblGridChange>
      </w:tblGrid>
      <w:tr w:rsidR="00187F77" w:rsidRPr="00835288" w14:paraId="43A804C8" w14:textId="77777777" w:rsidTr="00FC54B4">
        <w:trPr>
          <w:trHeight w:val="364"/>
          <w:tblHeader/>
          <w:ins w:id="4046" w:author="Admin" w:date="2017-09-18T11:56:00Z"/>
          <w:trPrChange w:id="4047" w:author="Admin" w:date="2017-09-18T14:11:00Z">
            <w:trPr>
              <w:trHeight w:val="364"/>
              <w:tblHeader/>
            </w:trPr>
          </w:trPrChange>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Change w:id="4048" w:author="Admin" w:date="2017-09-18T14:11:00Z">
              <w:tcPr>
                <w:tcW w:w="1799"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6126AB6B" w14:textId="474DB875" w:rsidR="00187F77" w:rsidRPr="00835288" w:rsidRDefault="00FC54B4" w:rsidP="007E636D">
            <w:pPr>
              <w:spacing w:before="240"/>
              <w:jc w:val="center"/>
              <w:rPr>
                <w:ins w:id="4049" w:author="Admin" w:date="2017-09-18T14:10:00Z"/>
                <w:rFonts w:cs="Times New Roman"/>
                <w:b/>
                <w:sz w:val="24"/>
                <w:szCs w:val="24"/>
              </w:rPr>
            </w:pPr>
            <w:ins w:id="4050" w:author="Admin" w:date="2017-09-18T14:11:00Z">
              <w:r>
                <w:rPr>
                  <w:rFonts w:cs="Times New Roman"/>
                  <w:b/>
                  <w:sz w:val="24"/>
                  <w:szCs w:val="24"/>
                </w:rPr>
                <w:t>STT</w:t>
              </w:r>
            </w:ins>
          </w:p>
        </w:tc>
        <w:tc>
          <w:tcPr>
            <w:tcW w:w="18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051" w:author="Admin" w:date="2017-09-18T14:11:00Z">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C85AB8E" w14:textId="7BD2CD9B" w:rsidR="00187F77" w:rsidRPr="00835288" w:rsidRDefault="00187F77" w:rsidP="007E636D">
            <w:pPr>
              <w:spacing w:before="240"/>
              <w:jc w:val="center"/>
              <w:rPr>
                <w:ins w:id="4052" w:author="Admin" w:date="2017-09-18T11:56:00Z"/>
                <w:rFonts w:cs="Times New Roman"/>
                <w:b/>
                <w:sz w:val="24"/>
                <w:szCs w:val="24"/>
              </w:rPr>
            </w:pPr>
            <w:r w:rsidRPr="00835288">
              <w:rPr>
                <w:rFonts w:cs="Times New Roman"/>
                <w:b/>
                <w:sz w:val="24"/>
                <w:szCs w:val="24"/>
              </w:rPr>
              <w:t>Tên trường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053" w:author="Admin" w:date="2017-09-18T14:11:00Z">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2F136B23" w14:textId="77777777" w:rsidR="00187F77" w:rsidRPr="00835288" w:rsidRDefault="00187F77" w:rsidP="007E636D">
            <w:pPr>
              <w:spacing w:before="240"/>
              <w:jc w:val="center"/>
              <w:rPr>
                <w:ins w:id="4054" w:author="Admin" w:date="2017-09-18T11:56:00Z"/>
                <w:rFonts w:cs="Times New Roman"/>
                <w:b/>
                <w:sz w:val="24"/>
                <w:szCs w:val="24"/>
              </w:rPr>
            </w:pPr>
            <w:ins w:id="4055" w:author="Admin" w:date="2017-09-18T11:56:00Z">
              <w:r w:rsidRPr="00835288">
                <w:rPr>
                  <w:rFonts w:cs="Times New Roman"/>
                  <w:b/>
                  <w:sz w:val="24"/>
                  <w:szCs w:val="24"/>
                </w:rPr>
                <w:t>Mô tả</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056" w:author="Admin" w:date="2017-09-18T14:11:00Z">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1701E92C" w14:textId="77777777" w:rsidR="00187F77" w:rsidRPr="00835288" w:rsidRDefault="00187F77" w:rsidP="007E636D">
            <w:pPr>
              <w:spacing w:before="240"/>
              <w:jc w:val="center"/>
              <w:rPr>
                <w:ins w:id="4057" w:author="Admin" w:date="2017-09-18T11:56:00Z"/>
                <w:rFonts w:cs="Times New Roman"/>
                <w:b/>
                <w:sz w:val="24"/>
                <w:szCs w:val="24"/>
              </w:rPr>
            </w:pPr>
            <w:ins w:id="4058" w:author="Admin" w:date="2017-09-18T11:56:00Z">
              <w:r w:rsidRPr="00835288">
                <w:rPr>
                  <w:rFonts w:cs="Times New Roman"/>
                  <w:b/>
                  <w:sz w:val="24"/>
                  <w:szCs w:val="24"/>
                </w:rPr>
                <w:t>Kiểu dữ liệu</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4059" w:author="Admin" w:date="2017-09-18T14:11:00Z">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3F5AED17" w14:textId="77777777" w:rsidR="00187F77" w:rsidRPr="00835288" w:rsidRDefault="00187F77" w:rsidP="007E636D">
            <w:pPr>
              <w:spacing w:before="240"/>
              <w:jc w:val="center"/>
              <w:rPr>
                <w:ins w:id="4060" w:author="Admin" w:date="2017-09-18T11:56:00Z"/>
                <w:rFonts w:cs="Times New Roman"/>
                <w:b/>
                <w:sz w:val="24"/>
                <w:szCs w:val="24"/>
              </w:rPr>
            </w:pPr>
            <w:ins w:id="4061" w:author="Admin" w:date="2017-09-18T11:56:00Z">
              <w:r>
                <w:rPr>
                  <w:rFonts w:cs="Times New Roman"/>
                  <w:b/>
                  <w:sz w:val="24"/>
                  <w:szCs w:val="24"/>
                </w:rPr>
                <w:t>Độ dài</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Change w:id="4062" w:author="Admin" w:date="2017-09-18T14:11:00Z">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1E46565C" w14:textId="77777777" w:rsidR="00187F77" w:rsidRPr="00835288" w:rsidRDefault="00187F77" w:rsidP="007E636D">
            <w:pPr>
              <w:spacing w:before="240"/>
              <w:jc w:val="center"/>
              <w:rPr>
                <w:ins w:id="4063" w:author="Admin" w:date="2017-09-18T11:56:00Z"/>
                <w:rFonts w:cs="Times New Roman"/>
                <w:b/>
                <w:sz w:val="24"/>
                <w:szCs w:val="24"/>
              </w:rPr>
            </w:pPr>
            <w:ins w:id="4064" w:author="Admin" w:date="2017-09-18T11:56:00Z">
              <w:r w:rsidRPr="00835288">
                <w:rPr>
                  <w:rFonts w:cs="Times New Roman"/>
                  <w:b/>
                  <w:sz w:val="24"/>
                  <w:szCs w:val="24"/>
                </w:rPr>
                <w:t>Bắt buộc</w:t>
              </w:r>
            </w:ins>
          </w:p>
        </w:tc>
        <w:tc>
          <w:tcPr>
            <w:tcW w:w="117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065" w:author="Admin" w:date="2017-09-18T14:11:00Z">
              <w:tcPr>
                <w:tcW w:w="14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0B6BDA72" w14:textId="77777777" w:rsidR="00187F77" w:rsidRPr="00835288" w:rsidRDefault="00187F77" w:rsidP="007E636D">
            <w:pPr>
              <w:spacing w:before="240"/>
              <w:jc w:val="center"/>
              <w:rPr>
                <w:ins w:id="4066" w:author="Admin" w:date="2017-09-18T11:56:00Z"/>
                <w:rFonts w:cs="Times New Roman"/>
                <w:b/>
                <w:sz w:val="24"/>
                <w:szCs w:val="24"/>
              </w:rPr>
            </w:pPr>
            <w:ins w:id="4067" w:author="Admin" w:date="2017-09-18T11:56:00Z">
              <w:r w:rsidRPr="00835288">
                <w:rPr>
                  <w:rFonts w:cs="Times New Roman"/>
                  <w:b/>
                  <w:sz w:val="24"/>
                  <w:szCs w:val="24"/>
                </w:rPr>
                <w:t>Ghi chú</w:t>
              </w:r>
            </w:ins>
          </w:p>
        </w:tc>
      </w:tr>
      <w:tr w:rsidR="00187F77" w:rsidRPr="00835288" w14:paraId="1B8A6B21" w14:textId="77777777" w:rsidTr="00FC54B4">
        <w:trPr>
          <w:trHeight w:val="346"/>
          <w:ins w:id="4068" w:author="Admin" w:date="2017-09-18T11:56:00Z"/>
          <w:trPrChange w:id="4069" w:author="Admin" w:date="2017-09-18T14:11:00Z">
            <w:trPr>
              <w:trHeight w:val="34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4070" w:author="Admin" w:date="2017-09-18T14:11:00Z">
              <w:tcPr>
                <w:tcW w:w="1799" w:type="dxa"/>
                <w:tcBorders>
                  <w:top w:val="single" w:sz="4" w:space="0" w:color="000000"/>
                  <w:left w:val="single" w:sz="4" w:space="0" w:color="000000"/>
                  <w:bottom w:val="single" w:sz="4" w:space="0" w:color="000000"/>
                  <w:right w:val="single" w:sz="4" w:space="0" w:color="000000"/>
                </w:tcBorders>
              </w:tcPr>
            </w:tcPrChange>
          </w:tcPr>
          <w:p w14:paraId="27CA6969" w14:textId="77777777" w:rsidR="00187F77" w:rsidRPr="00FC54B4" w:rsidRDefault="00187F77">
            <w:pPr>
              <w:pStyle w:val="ListParagraph"/>
              <w:numPr>
                <w:ilvl w:val="0"/>
                <w:numId w:val="77"/>
              </w:numPr>
              <w:spacing w:after="0" w:line="26" w:lineRule="atLeast"/>
              <w:jc w:val="left"/>
              <w:rPr>
                <w:ins w:id="4071" w:author="Admin" w:date="2017-09-18T14:10:00Z"/>
                <w:rFonts w:cs="Times New Roman"/>
                <w:color w:val="000000"/>
                <w:sz w:val="24"/>
                <w:szCs w:val="24"/>
                <w:rPrChange w:id="4072" w:author="Admin" w:date="2017-09-18T14:11:00Z">
                  <w:rPr>
                    <w:ins w:id="4073" w:author="Admin" w:date="2017-09-18T14:10:00Z"/>
                  </w:rPr>
                </w:rPrChange>
              </w:rPr>
              <w:pPrChange w:id="4074" w:author="Admin" w:date="2017-09-18T14:11:00Z">
                <w:pPr>
                  <w:spacing w:after="0" w:line="26" w:lineRule="atLeast"/>
                  <w:jc w:val="left"/>
                </w:pPr>
              </w:pPrChange>
            </w:pPr>
          </w:p>
        </w:tc>
        <w:tc>
          <w:tcPr>
            <w:tcW w:w="1890" w:type="dxa"/>
            <w:tcBorders>
              <w:top w:val="single" w:sz="4" w:space="0" w:color="000000"/>
              <w:left w:val="single" w:sz="4" w:space="0" w:color="000000"/>
              <w:bottom w:val="single" w:sz="4" w:space="0" w:color="000000"/>
              <w:right w:val="single" w:sz="4" w:space="0" w:color="000000"/>
            </w:tcBorders>
            <w:vAlign w:val="center"/>
            <w:tcPrChange w:id="4075" w:author="Admin" w:date="2017-09-18T14:1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795D7774" w14:textId="238B084E" w:rsidR="00187F77" w:rsidRPr="00835288" w:rsidRDefault="00187F77" w:rsidP="007E636D">
            <w:pPr>
              <w:spacing w:after="0" w:line="26" w:lineRule="atLeast"/>
              <w:jc w:val="left"/>
              <w:rPr>
                <w:ins w:id="4076" w:author="Admin" w:date="2017-09-18T11:56:00Z"/>
                <w:rFonts w:cs="Times New Roman"/>
                <w:color w:val="000000"/>
                <w:sz w:val="24"/>
                <w:szCs w:val="24"/>
              </w:rPr>
            </w:pPr>
            <w:ins w:id="4077" w:author="Admin" w:date="2017-09-18T11:56:00Z">
              <w:r>
                <w:rPr>
                  <w:rFonts w:cs="Times New Roman"/>
                  <w:color w:val="000000"/>
                  <w:sz w:val="24"/>
                  <w:szCs w:val="24"/>
                </w:rPr>
                <w:t>Vị trí chức danh</w:t>
              </w:r>
            </w:ins>
          </w:p>
        </w:tc>
        <w:tc>
          <w:tcPr>
            <w:tcW w:w="2880" w:type="dxa"/>
            <w:tcBorders>
              <w:top w:val="single" w:sz="4" w:space="0" w:color="000000"/>
              <w:left w:val="single" w:sz="4" w:space="0" w:color="000000"/>
              <w:bottom w:val="single" w:sz="4" w:space="0" w:color="000000"/>
              <w:right w:val="single" w:sz="4" w:space="0" w:color="000000"/>
            </w:tcBorders>
            <w:vAlign w:val="center"/>
            <w:tcPrChange w:id="4078" w:author="Admin" w:date="2017-09-18T14:11: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11BC9CD2" w14:textId="77777777" w:rsidR="00187F77" w:rsidRPr="00835288" w:rsidRDefault="00187F77" w:rsidP="007E636D">
            <w:pPr>
              <w:spacing w:after="0" w:line="26" w:lineRule="atLeast"/>
              <w:jc w:val="left"/>
              <w:rPr>
                <w:ins w:id="4079" w:author="Admin" w:date="2017-09-18T11:56:00Z"/>
                <w:rFonts w:cs="Times New Roman"/>
                <w:color w:val="000000"/>
                <w:sz w:val="24"/>
                <w:szCs w:val="24"/>
              </w:rPr>
            </w:pPr>
            <w:ins w:id="4080" w:author="Admin" w:date="2017-09-18T11:56:00Z">
              <w:r>
                <w:rPr>
                  <w:rFonts w:cs="Times New Roman"/>
                  <w:color w:val="000000"/>
                  <w:sz w:val="24"/>
                  <w:szCs w:val="24"/>
                </w:rPr>
                <w:t>Chọn trong danh sách hiển thị</w:t>
              </w:r>
            </w:ins>
          </w:p>
        </w:tc>
        <w:tc>
          <w:tcPr>
            <w:tcW w:w="990" w:type="dxa"/>
            <w:tcBorders>
              <w:top w:val="single" w:sz="4" w:space="0" w:color="000000"/>
              <w:left w:val="single" w:sz="4" w:space="0" w:color="000000"/>
              <w:bottom w:val="single" w:sz="4" w:space="0" w:color="000000"/>
              <w:right w:val="single" w:sz="4" w:space="0" w:color="000000"/>
            </w:tcBorders>
            <w:vAlign w:val="center"/>
            <w:hideMark/>
            <w:tcPrChange w:id="4081" w:author="Admin" w:date="2017-09-18T14:11:00Z">
              <w:tcPr>
                <w:tcW w:w="990" w:type="dxa"/>
                <w:tcBorders>
                  <w:top w:val="single" w:sz="4" w:space="0" w:color="000000"/>
                  <w:left w:val="single" w:sz="4" w:space="0" w:color="000000"/>
                  <w:bottom w:val="single" w:sz="4" w:space="0" w:color="000000"/>
                  <w:right w:val="single" w:sz="4" w:space="0" w:color="000000"/>
                </w:tcBorders>
                <w:vAlign w:val="center"/>
                <w:hideMark/>
              </w:tcPr>
            </w:tcPrChange>
          </w:tcPr>
          <w:p w14:paraId="0BD8EB8D" w14:textId="77777777" w:rsidR="00187F77" w:rsidRPr="00835288" w:rsidRDefault="00187F77" w:rsidP="007E636D">
            <w:pPr>
              <w:spacing w:before="240"/>
              <w:jc w:val="center"/>
              <w:rPr>
                <w:ins w:id="4082" w:author="Admin" w:date="2017-09-18T11:56:00Z"/>
                <w:rFonts w:cs="Times New Roman"/>
                <w:sz w:val="24"/>
                <w:szCs w:val="24"/>
              </w:rPr>
            </w:pPr>
            <w:ins w:id="4083" w:author="Admin" w:date="2017-09-18T11:56:00Z">
              <w:r>
                <w:rPr>
                  <w:rFonts w:cs="Times New Roman"/>
                  <w:sz w:val="24"/>
                  <w:szCs w:val="24"/>
                </w:rPr>
                <w:t>Danh sách</w:t>
              </w:r>
            </w:ins>
          </w:p>
        </w:tc>
        <w:tc>
          <w:tcPr>
            <w:tcW w:w="900" w:type="dxa"/>
            <w:tcBorders>
              <w:top w:val="single" w:sz="4" w:space="0" w:color="000000"/>
              <w:left w:val="single" w:sz="4" w:space="0" w:color="000000"/>
              <w:bottom w:val="single" w:sz="4" w:space="0" w:color="000000"/>
              <w:right w:val="single" w:sz="4" w:space="0" w:color="000000"/>
            </w:tcBorders>
            <w:vAlign w:val="center"/>
            <w:tcPrChange w:id="4084"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1BD129BC" w14:textId="77777777" w:rsidR="00187F77" w:rsidRPr="00835288" w:rsidRDefault="00187F77" w:rsidP="007E636D">
            <w:pPr>
              <w:spacing w:before="240"/>
              <w:jc w:val="center"/>
              <w:rPr>
                <w:ins w:id="4085" w:author="Admin" w:date="2017-09-18T11:56: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4086"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423ADCE6" w14:textId="77777777" w:rsidR="00187F77" w:rsidRPr="00835288" w:rsidRDefault="00187F77" w:rsidP="007E636D">
            <w:pPr>
              <w:spacing w:before="240"/>
              <w:jc w:val="center"/>
              <w:rPr>
                <w:ins w:id="4087" w:author="Admin" w:date="2017-09-18T11:56:00Z"/>
                <w:rFonts w:cs="Times New Roman"/>
                <w:sz w:val="24"/>
                <w:szCs w:val="24"/>
              </w:rPr>
            </w:pPr>
            <w:ins w:id="4088" w:author="Admin" w:date="2017-09-18T11:56:00Z">
              <w:r w:rsidRPr="00835288">
                <w:rPr>
                  <w:rFonts w:cs="Times New Roman"/>
                  <w:sz w:val="24"/>
                  <w:szCs w:val="24"/>
                </w:rPr>
                <w:t>Có</w:t>
              </w:r>
            </w:ins>
          </w:p>
        </w:tc>
        <w:tc>
          <w:tcPr>
            <w:tcW w:w="1170" w:type="dxa"/>
            <w:tcBorders>
              <w:top w:val="single" w:sz="4" w:space="0" w:color="000000"/>
              <w:left w:val="single" w:sz="4" w:space="0" w:color="000000"/>
              <w:bottom w:val="single" w:sz="4" w:space="0" w:color="000000"/>
              <w:right w:val="single" w:sz="4" w:space="0" w:color="000000"/>
            </w:tcBorders>
            <w:vAlign w:val="center"/>
            <w:tcPrChange w:id="4089" w:author="Admin" w:date="2017-09-18T14:11:00Z">
              <w:tcPr>
                <w:tcW w:w="1440" w:type="dxa"/>
                <w:tcBorders>
                  <w:top w:val="single" w:sz="4" w:space="0" w:color="000000"/>
                  <w:left w:val="single" w:sz="4" w:space="0" w:color="000000"/>
                  <w:bottom w:val="single" w:sz="4" w:space="0" w:color="000000"/>
                  <w:right w:val="single" w:sz="4" w:space="0" w:color="000000"/>
                </w:tcBorders>
                <w:vAlign w:val="center"/>
              </w:tcPr>
            </w:tcPrChange>
          </w:tcPr>
          <w:p w14:paraId="673947F5" w14:textId="77777777" w:rsidR="00187F77" w:rsidRPr="00835288" w:rsidRDefault="00187F77" w:rsidP="007E636D">
            <w:pPr>
              <w:spacing w:before="240"/>
              <w:jc w:val="left"/>
              <w:rPr>
                <w:ins w:id="4090" w:author="Admin" w:date="2017-09-18T11:56:00Z"/>
                <w:rFonts w:cs="Times New Roman"/>
                <w:sz w:val="24"/>
                <w:szCs w:val="24"/>
              </w:rPr>
            </w:pPr>
          </w:p>
        </w:tc>
      </w:tr>
      <w:tr w:rsidR="00187F77" w:rsidRPr="00835288" w14:paraId="00FDF5F9" w14:textId="77777777" w:rsidTr="00FC54B4">
        <w:trPr>
          <w:trHeight w:val="286"/>
          <w:ins w:id="4091" w:author="Admin" w:date="2017-09-18T11:56:00Z"/>
          <w:trPrChange w:id="4092" w:author="Admin" w:date="2017-09-18T14:11: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4093" w:author="Admin" w:date="2017-09-18T14:11:00Z">
              <w:tcPr>
                <w:tcW w:w="1799" w:type="dxa"/>
                <w:tcBorders>
                  <w:top w:val="single" w:sz="4" w:space="0" w:color="000000"/>
                  <w:left w:val="single" w:sz="4" w:space="0" w:color="000000"/>
                  <w:bottom w:val="single" w:sz="4" w:space="0" w:color="000000"/>
                  <w:right w:val="single" w:sz="4" w:space="0" w:color="000000"/>
                </w:tcBorders>
              </w:tcPr>
            </w:tcPrChange>
          </w:tcPr>
          <w:p w14:paraId="34780600" w14:textId="77777777" w:rsidR="00187F77" w:rsidRPr="00FC54B4" w:rsidRDefault="00187F77">
            <w:pPr>
              <w:pStyle w:val="ListParagraph"/>
              <w:numPr>
                <w:ilvl w:val="0"/>
                <w:numId w:val="77"/>
              </w:numPr>
              <w:spacing w:after="0" w:line="26" w:lineRule="atLeast"/>
              <w:jc w:val="left"/>
              <w:rPr>
                <w:ins w:id="4094" w:author="Admin" w:date="2017-09-18T14:10:00Z"/>
                <w:rFonts w:cs="Times New Roman"/>
                <w:color w:val="000000"/>
                <w:sz w:val="24"/>
                <w:szCs w:val="24"/>
                <w:rPrChange w:id="4095" w:author="Admin" w:date="2017-09-18T14:11:00Z">
                  <w:rPr>
                    <w:ins w:id="4096" w:author="Admin" w:date="2017-09-18T14:10:00Z"/>
                  </w:rPr>
                </w:rPrChange>
              </w:rPr>
              <w:pPrChange w:id="4097" w:author="Admin" w:date="2017-09-18T14:11:00Z">
                <w:pPr>
                  <w:spacing w:after="0" w:line="26" w:lineRule="atLeast"/>
                  <w:jc w:val="left"/>
                </w:pPr>
              </w:pPrChange>
            </w:pPr>
          </w:p>
        </w:tc>
        <w:tc>
          <w:tcPr>
            <w:tcW w:w="1890" w:type="dxa"/>
            <w:tcBorders>
              <w:top w:val="single" w:sz="4" w:space="0" w:color="000000"/>
              <w:left w:val="single" w:sz="4" w:space="0" w:color="000000"/>
              <w:bottom w:val="single" w:sz="4" w:space="0" w:color="000000"/>
              <w:right w:val="single" w:sz="4" w:space="0" w:color="000000"/>
            </w:tcBorders>
            <w:vAlign w:val="center"/>
            <w:tcPrChange w:id="4098" w:author="Admin" w:date="2017-09-18T14:1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3989832A" w14:textId="1B3AA927" w:rsidR="00187F77" w:rsidRPr="00835288" w:rsidRDefault="00187F77" w:rsidP="007E636D">
            <w:pPr>
              <w:spacing w:after="0" w:line="26" w:lineRule="atLeast"/>
              <w:jc w:val="left"/>
              <w:rPr>
                <w:ins w:id="4099" w:author="Admin" w:date="2017-09-18T11:56:00Z"/>
                <w:rFonts w:cs="Times New Roman"/>
                <w:color w:val="000000"/>
                <w:sz w:val="24"/>
                <w:szCs w:val="24"/>
              </w:rPr>
            </w:pPr>
            <w:ins w:id="4100" w:author="Admin" w:date="2017-09-18T11:56:00Z">
              <w:r>
                <w:rPr>
                  <w:rFonts w:cs="Times New Roman"/>
                  <w:color w:val="000000"/>
                  <w:sz w:val="24"/>
                  <w:szCs w:val="24"/>
                </w:rPr>
                <w:t>Nhóm năng lực</w:t>
              </w:r>
            </w:ins>
          </w:p>
        </w:tc>
        <w:tc>
          <w:tcPr>
            <w:tcW w:w="2880" w:type="dxa"/>
            <w:tcBorders>
              <w:top w:val="single" w:sz="4" w:space="0" w:color="000000"/>
              <w:left w:val="single" w:sz="4" w:space="0" w:color="000000"/>
              <w:bottom w:val="single" w:sz="4" w:space="0" w:color="000000"/>
              <w:right w:val="single" w:sz="4" w:space="0" w:color="000000"/>
            </w:tcBorders>
            <w:vAlign w:val="center"/>
            <w:tcPrChange w:id="4101" w:author="Admin" w:date="2017-09-18T14:11: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6B79B02E" w14:textId="77777777" w:rsidR="00187F77" w:rsidRPr="00835288" w:rsidRDefault="00187F77" w:rsidP="007E636D">
            <w:pPr>
              <w:spacing w:after="0" w:line="26" w:lineRule="atLeast"/>
              <w:jc w:val="left"/>
              <w:rPr>
                <w:ins w:id="4102" w:author="Admin" w:date="2017-09-18T11:56:00Z"/>
                <w:rFonts w:cs="Times New Roman"/>
                <w:color w:val="000000"/>
                <w:sz w:val="24"/>
                <w:szCs w:val="24"/>
              </w:rPr>
            </w:pPr>
            <w:ins w:id="4103" w:author="Admin" w:date="2017-09-18T11:56:00Z">
              <w:r>
                <w:rPr>
                  <w:rFonts w:cs="Times New Roman"/>
                  <w:color w:val="000000"/>
                  <w:sz w:val="24"/>
                  <w:szCs w:val="24"/>
                </w:rPr>
                <w:t>Chọn nhóm năng lực trong danh sách hiển thị</w:t>
              </w:r>
            </w:ins>
          </w:p>
        </w:tc>
        <w:tc>
          <w:tcPr>
            <w:tcW w:w="990" w:type="dxa"/>
            <w:tcBorders>
              <w:top w:val="single" w:sz="4" w:space="0" w:color="000000"/>
              <w:left w:val="single" w:sz="4" w:space="0" w:color="000000"/>
              <w:bottom w:val="single" w:sz="4" w:space="0" w:color="000000"/>
              <w:right w:val="single" w:sz="4" w:space="0" w:color="000000"/>
            </w:tcBorders>
            <w:hideMark/>
            <w:tcPrChange w:id="4104" w:author="Admin" w:date="2017-09-18T14:11:00Z">
              <w:tcPr>
                <w:tcW w:w="990" w:type="dxa"/>
                <w:tcBorders>
                  <w:top w:val="single" w:sz="4" w:space="0" w:color="000000"/>
                  <w:left w:val="single" w:sz="4" w:space="0" w:color="000000"/>
                  <w:bottom w:val="single" w:sz="4" w:space="0" w:color="000000"/>
                  <w:right w:val="single" w:sz="4" w:space="0" w:color="000000"/>
                </w:tcBorders>
                <w:hideMark/>
              </w:tcPr>
            </w:tcPrChange>
          </w:tcPr>
          <w:p w14:paraId="3668D151" w14:textId="77777777" w:rsidR="00187F77" w:rsidRPr="00835288" w:rsidRDefault="00187F77" w:rsidP="007E636D">
            <w:pPr>
              <w:spacing w:before="240"/>
              <w:jc w:val="center"/>
              <w:rPr>
                <w:ins w:id="4105" w:author="Admin" w:date="2017-09-18T11:56:00Z"/>
                <w:rFonts w:cs="Times New Roman"/>
                <w:sz w:val="24"/>
                <w:szCs w:val="24"/>
              </w:rPr>
            </w:pPr>
            <w:ins w:id="4106" w:author="Admin" w:date="2017-09-18T11:56:00Z">
              <w:r w:rsidRPr="00AC04BF">
                <w:rPr>
                  <w:rFonts w:cs="Times New Roman"/>
                  <w:sz w:val="24"/>
                  <w:szCs w:val="24"/>
                </w:rPr>
                <w:t>Danh sách</w:t>
              </w:r>
            </w:ins>
          </w:p>
        </w:tc>
        <w:tc>
          <w:tcPr>
            <w:tcW w:w="900" w:type="dxa"/>
            <w:tcBorders>
              <w:top w:val="single" w:sz="4" w:space="0" w:color="000000"/>
              <w:left w:val="single" w:sz="4" w:space="0" w:color="000000"/>
              <w:bottom w:val="single" w:sz="4" w:space="0" w:color="000000"/>
              <w:right w:val="single" w:sz="4" w:space="0" w:color="000000"/>
            </w:tcBorders>
            <w:vAlign w:val="center"/>
            <w:tcPrChange w:id="4107"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6E32ECF6" w14:textId="77777777" w:rsidR="00187F77" w:rsidRPr="00835288" w:rsidRDefault="00187F77" w:rsidP="007E636D">
            <w:pPr>
              <w:spacing w:before="240"/>
              <w:jc w:val="center"/>
              <w:rPr>
                <w:ins w:id="4108" w:author="Admin" w:date="2017-09-18T11:56: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4109"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32B97FB8" w14:textId="77777777" w:rsidR="00187F77" w:rsidRPr="00835288" w:rsidRDefault="00187F77" w:rsidP="007E636D">
            <w:pPr>
              <w:spacing w:before="240"/>
              <w:jc w:val="center"/>
              <w:rPr>
                <w:ins w:id="4110" w:author="Admin" w:date="2017-09-18T11:56:00Z"/>
                <w:rFonts w:cs="Times New Roman"/>
                <w:sz w:val="24"/>
                <w:szCs w:val="24"/>
              </w:rPr>
            </w:pPr>
            <w:ins w:id="4111" w:author="Admin" w:date="2017-09-18T11:56:00Z">
              <w:r w:rsidRPr="00835288">
                <w:rPr>
                  <w:rFonts w:cs="Times New Roman"/>
                  <w:sz w:val="24"/>
                  <w:szCs w:val="24"/>
                </w:rPr>
                <w:t>Có</w:t>
              </w:r>
            </w:ins>
          </w:p>
        </w:tc>
        <w:tc>
          <w:tcPr>
            <w:tcW w:w="1170" w:type="dxa"/>
            <w:tcBorders>
              <w:top w:val="single" w:sz="4" w:space="0" w:color="000000"/>
              <w:left w:val="single" w:sz="4" w:space="0" w:color="000000"/>
              <w:bottom w:val="single" w:sz="4" w:space="0" w:color="000000"/>
              <w:right w:val="single" w:sz="4" w:space="0" w:color="000000"/>
            </w:tcBorders>
            <w:vAlign w:val="center"/>
            <w:tcPrChange w:id="4112" w:author="Admin" w:date="2017-09-18T14:11:00Z">
              <w:tcPr>
                <w:tcW w:w="1440" w:type="dxa"/>
                <w:tcBorders>
                  <w:top w:val="single" w:sz="4" w:space="0" w:color="000000"/>
                  <w:left w:val="single" w:sz="4" w:space="0" w:color="000000"/>
                  <w:bottom w:val="single" w:sz="4" w:space="0" w:color="000000"/>
                  <w:right w:val="single" w:sz="4" w:space="0" w:color="000000"/>
                </w:tcBorders>
                <w:vAlign w:val="center"/>
              </w:tcPr>
            </w:tcPrChange>
          </w:tcPr>
          <w:p w14:paraId="1165947B" w14:textId="77777777" w:rsidR="00187F77" w:rsidRPr="00835288" w:rsidRDefault="00187F77" w:rsidP="007E636D">
            <w:pPr>
              <w:spacing w:before="240"/>
              <w:jc w:val="left"/>
              <w:rPr>
                <w:ins w:id="4113" w:author="Admin" w:date="2017-09-18T11:56:00Z"/>
                <w:rFonts w:cs="Times New Roman"/>
                <w:sz w:val="24"/>
                <w:szCs w:val="24"/>
              </w:rPr>
            </w:pPr>
          </w:p>
        </w:tc>
      </w:tr>
      <w:tr w:rsidR="00187F77" w:rsidRPr="00835288" w14:paraId="4AFFE4BE" w14:textId="77777777" w:rsidTr="00FC54B4">
        <w:trPr>
          <w:trHeight w:val="286"/>
          <w:ins w:id="4114" w:author="Admin" w:date="2017-09-18T11:56:00Z"/>
          <w:trPrChange w:id="4115" w:author="Admin" w:date="2017-09-18T14:11: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4116" w:author="Admin" w:date="2017-09-18T14:11:00Z">
              <w:tcPr>
                <w:tcW w:w="1799" w:type="dxa"/>
                <w:tcBorders>
                  <w:top w:val="single" w:sz="4" w:space="0" w:color="000000"/>
                  <w:left w:val="single" w:sz="4" w:space="0" w:color="000000"/>
                  <w:bottom w:val="single" w:sz="4" w:space="0" w:color="000000"/>
                  <w:right w:val="single" w:sz="4" w:space="0" w:color="000000"/>
                </w:tcBorders>
              </w:tcPr>
            </w:tcPrChange>
          </w:tcPr>
          <w:p w14:paraId="1D293244" w14:textId="77777777" w:rsidR="00187F77" w:rsidRDefault="00187F77">
            <w:pPr>
              <w:pStyle w:val="NoSpacing"/>
              <w:numPr>
                <w:ilvl w:val="0"/>
                <w:numId w:val="77"/>
              </w:numPr>
              <w:spacing w:before="240"/>
              <w:rPr>
                <w:ins w:id="4117" w:author="Admin" w:date="2017-09-18T14:10:00Z"/>
              </w:rPr>
              <w:pPrChange w:id="4118" w:author="Admin" w:date="2017-09-18T14:11:00Z">
                <w:pPr>
                  <w:pStyle w:val="NoSpacing"/>
                  <w:spacing w:before="240"/>
                </w:pPr>
              </w:pPrChange>
            </w:pPr>
          </w:p>
        </w:tc>
        <w:tc>
          <w:tcPr>
            <w:tcW w:w="1890" w:type="dxa"/>
            <w:tcBorders>
              <w:top w:val="single" w:sz="4" w:space="0" w:color="000000"/>
              <w:left w:val="single" w:sz="4" w:space="0" w:color="000000"/>
              <w:bottom w:val="single" w:sz="4" w:space="0" w:color="000000"/>
              <w:right w:val="single" w:sz="4" w:space="0" w:color="000000"/>
            </w:tcBorders>
            <w:vAlign w:val="center"/>
            <w:tcPrChange w:id="4119" w:author="Admin" w:date="2017-09-18T14:1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79BACEFE" w14:textId="7B8AF6C1" w:rsidR="00187F77" w:rsidRPr="00835288" w:rsidRDefault="00187F77" w:rsidP="007E636D">
            <w:pPr>
              <w:pStyle w:val="NoSpacing"/>
              <w:spacing w:before="240"/>
              <w:rPr>
                <w:ins w:id="4120" w:author="Admin" w:date="2017-09-18T11:56:00Z"/>
              </w:rPr>
            </w:pPr>
            <w:ins w:id="4121" w:author="Admin" w:date="2017-09-18T11:56:00Z">
              <w:r>
                <w:t>Tên năng lực</w:t>
              </w:r>
            </w:ins>
          </w:p>
        </w:tc>
        <w:tc>
          <w:tcPr>
            <w:tcW w:w="2880" w:type="dxa"/>
            <w:tcBorders>
              <w:top w:val="single" w:sz="4" w:space="0" w:color="000000"/>
              <w:left w:val="single" w:sz="4" w:space="0" w:color="000000"/>
              <w:bottom w:val="single" w:sz="4" w:space="0" w:color="000000"/>
              <w:right w:val="single" w:sz="4" w:space="0" w:color="000000"/>
            </w:tcBorders>
            <w:vAlign w:val="center"/>
            <w:tcPrChange w:id="4122" w:author="Admin" w:date="2017-09-18T14:11: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0EA3E8B1" w14:textId="77777777" w:rsidR="00187F77" w:rsidRPr="00835288" w:rsidRDefault="00187F77" w:rsidP="007E636D">
            <w:pPr>
              <w:spacing w:before="240"/>
              <w:jc w:val="left"/>
              <w:rPr>
                <w:ins w:id="4123" w:author="Admin" w:date="2017-09-18T11:56:00Z"/>
                <w:rFonts w:cs="Times New Roman"/>
                <w:sz w:val="24"/>
                <w:szCs w:val="24"/>
              </w:rPr>
            </w:pPr>
            <w:ins w:id="4124" w:author="Admin" w:date="2017-09-18T11:56:00Z">
              <w:r>
                <w:rPr>
                  <w:rFonts w:cs="Times New Roman"/>
                  <w:sz w:val="24"/>
                  <w:szCs w:val="24"/>
                </w:rPr>
                <w:t>Hiển thị tên năng lực tương ứng với nhóm năng lực</w:t>
              </w:r>
              <w:r w:rsidRPr="00835288">
                <w:rPr>
                  <w:rFonts w:cs="Times New Roman"/>
                  <w:sz w:val="24"/>
                  <w:szCs w:val="24"/>
                </w:rPr>
                <w:t xml:space="preserve"> </w:t>
              </w:r>
            </w:ins>
          </w:p>
        </w:tc>
        <w:tc>
          <w:tcPr>
            <w:tcW w:w="990" w:type="dxa"/>
            <w:tcBorders>
              <w:top w:val="single" w:sz="4" w:space="0" w:color="000000"/>
              <w:left w:val="single" w:sz="4" w:space="0" w:color="000000"/>
              <w:bottom w:val="single" w:sz="4" w:space="0" w:color="000000"/>
              <w:right w:val="single" w:sz="4" w:space="0" w:color="000000"/>
            </w:tcBorders>
            <w:tcPrChange w:id="4125" w:author="Admin" w:date="2017-09-18T14:11:00Z">
              <w:tcPr>
                <w:tcW w:w="990" w:type="dxa"/>
                <w:tcBorders>
                  <w:top w:val="single" w:sz="4" w:space="0" w:color="000000"/>
                  <w:left w:val="single" w:sz="4" w:space="0" w:color="000000"/>
                  <w:bottom w:val="single" w:sz="4" w:space="0" w:color="000000"/>
                  <w:right w:val="single" w:sz="4" w:space="0" w:color="000000"/>
                </w:tcBorders>
              </w:tcPr>
            </w:tcPrChange>
          </w:tcPr>
          <w:p w14:paraId="4122744A" w14:textId="77777777" w:rsidR="00187F77" w:rsidRPr="00835288" w:rsidRDefault="00187F77" w:rsidP="007E636D">
            <w:pPr>
              <w:spacing w:before="240"/>
              <w:jc w:val="center"/>
              <w:rPr>
                <w:ins w:id="4126" w:author="Admin" w:date="2017-09-18T11:56:00Z"/>
                <w:rFonts w:cs="Times New Roman"/>
                <w:sz w:val="24"/>
                <w:szCs w:val="24"/>
              </w:rPr>
            </w:pPr>
            <w:ins w:id="4127" w:author="Admin" w:date="2017-09-18T11:56:00Z">
              <w:r w:rsidRPr="00AC04BF">
                <w:rPr>
                  <w:rFonts w:cs="Times New Roman"/>
                  <w:sz w:val="24"/>
                  <w:szCs w:val="24"/>
                </w:rPr>
                <w:t>Danh sách</w:t>
              </w:r>
            </w:ins>
          </w:p>
        </w:tc>
        <w:tc>
          <w:tcPr>
            <w:tcW w:w="900" w:type="dxa"/>
            <w:tcBorders>
              <w:top w:val="single" w:sz="4" w:space="0" w:color="000000"/>
              <w:left w:val="single" w:sz="4" w:space="0" w:color="000000"/>
              <w:bottom w:val="single" w:sz="4" w:space="0" w:color="000000"/>
              <w:right w:val="single" w:sz="4" w:space="0" w:color="000000"/>
            </w:tcBorders>
            <w:vAlign w:val="center"/>
            <w:tcPrChange w:id="4128"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61D4183E" w14:textId="77777777" w:rsidR="00187F77" w:rsidRPr="00835288" w:rsidRDefault="00187F77" w:rsidP="007E636D">
            <w:pPr>
              <w:spacing w:before="240"/>
              <w:jc w:val="center"/>
              <w:rPr>
                <w:ins w:id="4129" w:author="Admin" w:date="2017-09-18T11:56: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4130"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20B2E8CE" w14:textId="77777777" w:rsidR="00187F77" w:rsidRPr="00835288" w:rsidRDefault="00187F77" w:rsidP="007E636D">
            <w:pPr>
              <w:spacing w:before="240"/>
              <w:jc w:val="center"/>
              <w:rPr>
                <w:ins w:id="4131" w:author="Admin" w:date="2017-09-18T11:56:00Z"/>
                <w:rFonts w:cs="Times New Roman"/>
                <w:sz w:val="24"/>
                <w:szCs w:val="24"/>
              </w:rPr>
            </w:pPr>
            <w:ins w:id="4132" w:author="Admin" w:date="2017-09-18T11:56:00Z">
              <w:r>
                <w:rPr>
                  <w:rFonts w:cs="Times New Roman"/>
                  <w:sz w:val="24"/>
                  <w:szCs w:val="24"/>
                </w:rPr>
                <w:t>Có</w:t>
              </w:r>
            </w:ins>
          </w:p>
        </w:tc>
        <w:tc>
          <w:tcPr>
            <w:tcW w:w="1170" w:type="dxa"/>
            <w:tcBorders>
              <w:top w:val="single" w:sz="4" w:space="0" w:color="000000"/>
              <w:left w:val="single" w:sz="4" w:space="0" w:color="000000"/>
              <w:bottom w:val="single" w:sz="4" w:space="0" w:color="000000"/>
              <w:right w:val="single" w:sz="4" w:space="0" w:color="000000"/>
            </w:tcBorders>
            <w:vAlign w:val="center"/>
            <w:tcPrChange w:id="4133" w:author="Admin" w:date="2017-09-18T14:11:00Z">
              <w:tcPr>
                <w:tcW w:w="1440" w:type="dxa"/>
                <w:tcBorders>
                  <w:top w:val="single" w:sz="4" w:space="0" w:color="000000"/>
                  <w:left w:val="single" w:sz="4" w:space="0" w:color="000000"/>
                  <w:bottom w:val="single" w:sz="4" w:space="0" w:color="000000"/>
                  <w:right w:val="single" w:sz="4" w:space="0" w:color="000000"/>
                </w:tcBorders>
                <w:vAlign w:val="center"/>
              </w:tcPr>
            </w:tcPrChange>
          </w:tcPr>
          <w:p w14:paraId="0A99D7FE" w14:textId="77777777" w:rsidR="00187F77" w:rsidRPr="00835288" w:rsidRDefault="00187F77" w:rsidP="007E636D">
            <w:pPr>
              <w:spacing w:before="240"/>
              <w:jc w:val="left"/>
              <w:rPr>
                <w:ins w:id="4134" w:author="Admin" w:date="2017-09-18T11:56:00Z"/>
                <w:rFonts w:cs="Times New Roman"/>
                <w:sz w:val="24"/>
                <w:szCs w:val="24"/>
              </w:rPr>
            </w:pPr>
          </w:p>
        </w:tc>
      </w:tr>
      <w:tr w:rsidR="00187F77" w:rsidRPr="00835288" w14:paraId="4AB28ADF" w14:textId="77777777" w:rsidTr="00FC54B4">
        <w:trPr>
          <w:trHeight w:val="286"/>
          <w:ins w:id="4135" w:author="Admin" w:date="2017-09-18T11:56:00Z"/>
          <w:trPrChange w:id="4136" w:author="Admin" w:date="2017-09-18T14:11: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4137" w:author="Admin" w:date="2017-09-18T14:11:00Z">
              <w:tcPr>
                <w:tcW w:w="1799" w:type="dxa"/>
                <w:tcBorders>
                  <w:top w:val="single" w:sz="4" w:space="0" w:color="000000"/>
                  <w:left w:val="single" w:sz="4" w:space="0" w:color="000000"/>
                  <w:bottom w:val="single" w:sz="4" w:space="0" w:color="000000"/>
                  <w:right w:val="single" w:sz="4" w:space="0" w:color="000000"/>
                </w:tcBorders>
              </w:tcPr>
            </w:tcPrChange>
          </w:tcPr>
          <w:p w14:paraId="7847AC4F" w14:textId="77777777" w:rsidR="00187F77" w:rsidRDefault="00187F77">
            <w:pPr>
              <w:pStyle w:val="NoSpacing"/>
              <w:numPr>
                <w:ilvl w:val="0"/>
                <w:numId w:val="77"/>
              </w:numPr>
              <w:spacing w:before="240"/>
              <w:rPr>
                <w:ins w:id="4138" w:author="Admin" w:date="2017-09-18T14:10:00Z"/>
              </w:rPr>
              <w:pPrChange w:id="4139" w:author="Admin" w:date="2017-09-18T14:11:00Z">
                <w:pPr>
                  <w:pStyle w:val="NoSpacing"/>
                  <w:spacing w:before="240"/>
                </w:pPr>
              </w:pPrChange>
            </w:pPr>
          </w:p>
        </w:tc>
        <w:tc>
          <w:tcPr>
            <w:tcW w:w="1890" w:type="dxa"/>
            <w:tcBorders>
              <w:top w:val="single" w:sz="4" w:space="0" w:color="000000"/>
              <w:left w:val="single" w:sz="4" w:space="0" w:color="000000"/>
              <w:bottom w:val="single" w:sz="4" w:space="0" w:color="000000"/>
              <w:right w:val="single" w:sz="4" w:space="0" w:color="000000"/>
            </w:tcBorders>
            <w:vAlign w:val="center"/>
            <w:tcPrChange w:id="4140" w:author="Admin" w:date="2017-09-18T14:1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076F48E1" w14:textId="507A20C3" w:rsidR="00187F77" w:rsidRDefault="00187F77" w:rsidP="007E636D">
            <w:pPr>
              <w:pStyle w:val="NoSpacing"/>
              <w:spacing w:before="240"/>
              <w:rPr>
                <w:ins w:id="4141" w:author="Admin" w:date="2017-09-18T11:56:00Z"/>
              </w:rPr>
            </w:pPr>
            <w:ins w:id="4142" w:author="Admin" w:date="2017-09-18T11:56:00Z">
              <w:r>
                <w:t xml:space="preserve">Mức của năng lực  </w:t>
              </w:r>
            </w:ins>
          </w:p>
        </w:tc>
        <w:tc>
          <w:tcPr>
            <w:tcW w:w="2880" w:type="dxa"/>
            <w:tcBorders>
              <w:top w:val="single" w:sz="4" w:space="0" w:color="000000"/>
              <w:left w:val="single" w:sz="4" w:space="0" w:color="000000"/>
              <w:bottom w:val="single" w:sz="4" w:space="0" w:color="000000"/>
              <w:right w:val="single" w:sz="4" w:space="0" w:color="000000"/>
            </w:tcBorders>
            <w:vAlign w:val="center"/>
            <w:tcPrChange w:id="4143" w:author="Admin" w:date="2017-09-18T14:11: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534BA592" w14:textId="77777777" w:rsidR="00187F77" w:rsidRDefault="00187F77" w:rsidP="007E636D">
            <w:pPr>
              <w:spacing w:before="240"/>
              <w:jc w:val="left"/>
              <w:rPr>
                <w:ins w:id="4144" w:author="Admin" w:date="2017-09-18T11:56:00Z"/>
                <w:rFonts w:cs="Times New Roman"/>
                <w:sz w:val="24"/>
                <w:szCs w:val="24"/>
              </w:rPr>
            </w:pPr>
            <w:ins w:id="4145" w:author="Admin" w:date="2017-09-18T11:56:00Z">
              <w:r>
                <w:rPr>
                  <w:rFonts w:cs="Times New Roman"/>
                  <w:sz w:val="24"/>
                  <w:szCs w:val="24"/>
                </w:rPr>
                <w:t>Mức của từng năng lực</w:t>
              </w:r>
            </w:ins>
          </w:p>
        </w:tc>
        <w:tc>
          <w:tcPr>
            <w:tcW w:w="990" w:type="dxa"/>
            <w:tcBorders>
              <w:top w:val="single" w:sz="4" w:space="0" w:color="000000"/>
              <w:left w:val="single" w:sz="4" w:space="0" w:color="000000"/>
              <w:bottom w:val="single" w:sz="4" w:space="0" w:color="000000"/>
              <w:right w:val="single" w:sz="4" w:space="0" w:color="000000"/>
            </w:tcBorders>
            <w:tcPrChange w:id="4146" w:author="Admin" w:date="2017-09-18T14:11:00Z">
              <w:tcPr>
                <w:tcW w:w="990" w:type="dxa"/>
                <w:tcBorders>
                  <w:top w:val="single" w:sz="4" w:space="0" w:color="000000"/>
                  <w:left w:val="single" w:sz="4" w:space="0" w:color="000000"/>
                  <w:bottom w:val="single" w:sz="4" w:space="0" w:color="000000"/>
                  <w:right w:val="single" w:sz="4" w:space="0" w:color="000000"/>
                </w:tcBorders>
              </w:tcPr>
            </w:tcPrChange>
          </w:tcPr>
          <w:p w14:paraId="181BB6F8" w14:textId="77777777" w:rsidR="00187F77" w:rsidRDefault="00187F77" w:rsidP="007E636D">
            <w:pPr>
              <w:spacing w:before="240"/>
              <w:jc w:val="center"/>
              <w:rPr>
                <w:ins w:id="4147" w:author="Admin" w:date="2017-09-18T11:56:00Z"/>
                <w:rFonts w:cs="Times New Roman"/>
                <w:sz w:val="24"/>
                <w:szCs w:val="24"/>
              </w:rPr>
            </w:pPr>
            <w:ins w:id="4148" w:author="Admin" w:date="2017-09-18T11:56:00Z">
              <w:r w:rsidRPr="00AC04BF">
                <w:rPr>
                  <w:rFonts w:cs="Times New Roman"/>
                  <w:sz w:val="24"/>
                  <w:szCs w:val="24"/>
                </w:rPr>
                <w:t>Danh sách</w:t>
              </w:r>
            </w:ins>
          </w:p>
        </w:tc>
        <w:tc>
          <w:tcPr>
            <w:tcW w:w="900" w:type="dxa"/>
            <w:tcBorders>
              <w:top w:val="single" w:sz="4" w:space="0" w:color="000000"/>
              <w:left w:val="single" w:sz="4" w:space="0" w:color="000000"/>
              <w:bottom w:val="single" w:sz="4" w:space="0" w:color="000000"/>
              <w:right w:val="single" w:sz="4" w:space="0" w:color="000000"/>
            </w:tcBorders>
            <w:vAlign w:val="center"/>
            <w:tcPrChange w:id="4149"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7A471544" w14:textId="77777777" w:rsidR="00187F77" w:rsidRDefault="00187F77" w:rsidP="007E636D">
            <w:pPr>
              <w:spacing w:before="240"/>
              <w:jc w:val="center"/>
              <w:rPr>
                <w:ins w:id="4150" w:author="Admin" w:date="2017-09-18T11:56: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Change w:id="4151" w:author="Admin" w:date="2017-09-18T14:11:00Z">
              <w:tcPr>
                <w:tcW w:w="900" w:type="dxa"/>
                <w:tcBorders>
                  <w:top w:val="single" w:sz="4" w:space="0" w:color="000000"/>
                  <w:left w:val="single" w:sz="4" w:space="0" w:color="000000"/>
                  <w:bottom w:val="single" w:sz="4" w:space="0" w:color="000000"/>
                  <w:right w:val="single" w:sz="4" w:space="0" w:color="000000"/>
                </w:tcBorders>
              </w:tcPr>
            </w:tcPrChange>
          </w:tcPr>
          <w:p w14:paraId="1407D55B" w14:textId="77777777" w:rsidR="00187F77" w:rsidRDefault="00187F77" w:rsidP="007E636D">
            <w:pPr>
              <w:spacing w:before="240"/>
              <w:jc w:val="center"/>
              <w:rPr>
                <w:ins w:id="4152" w:author="Admin" w:date="2017-09-18T11:56:00Z"/>
                <w:rFonts w:cs="Times New Roman"/>
                <w:sz w:val="24"/>
                <w:szCs w:val="24"/>
              </w:rPr>
            </w:pPr>
            <w:ins w:id="4153" w:author="Admin" w:date="2017-09-18T11:56:00Z">
              <w:r w:rsidRPr="00B919DF">
                <w:rPr>
                  <w:rFonts w:cs="Times New Roman"/>
                  <w:sz w:val="24"/>
                  <w:szCs w:val="24"/>
                </w:rPr>
                <w:t>Có</w:t>
              </w:r>
            </w:ins>
          </w:p>
        </w:tc>
        <w:tc>
          <w:tcPr>
            <w:tcW w:w="1170" w:type="dxa"/>
            <w:tcBorders>
              <w:top w:val="single" w:sz="4" w:space="0" w:color="000000"/>
              <w:left w:val="single" w:sz="4" w:space="0" w:color="000000"/>
              <w:bottom w:val="single" w:sz="4" w:space="0" w:color="000000"/>
              <w:right w:val="single" w:sz="4" w:space="0" w:color="000000"/>
            </w:tcBorders>
            <w:vAlign w:val="center"/>
            <w:tcPrChange w:id="4154" w:author="Admin" w:date="2017-09-18T14:11:00Z">
              <w:tcPr>
                <w:tcW w:w="1440" w:type="dxa"/>
                <w:tcBorders>
                  <w:top w:val="single" w:sz="4" w:space="0" w:color="000000"/>
                  <w:left w:val="single" w:sz="4" w:space="0" w:color="000000"/>
                  <w:bottom w:val="single" w:sz="4" w:space="0" w:color="000000"/>
                  <w:right w:val="single" w:sz="4" w:space="0" w:color="000000"/>
                </w:tcBorders>
                <w:vAlign w:val="center"/>
              </w:tcPr>
            </w:tcPrChange>
          </w:tcPr>
          <w:p w14:paraId="0B90BD15" w14:textId="77777777" w:rsidR="00187F77" w:rsidRPr="00835288" w:rsidRDefault="00187F77" w:rsidP="007E636D">
            <w:pPr>
              <w:spacing w:before="240"/>
              <w:jc w:val="left"/>
              <w:rPr>
                <w:ins w:id="4155" w:author="Admin" w:date="2017-09-18T11:56:00Z"/>
                <w:rFonts w:cs="Times New Roman"/>
                <w:sz w:val="24"/>
                <w:szCs w:val="24"/>
              </w:rPr>
            </w:pPr>
          </w:p>
        </w:tc>
      </w:tr>
      <w:tr w:rsidR="00187F77" w:rsidRPr="00835288" w14:paraId="28F3257E" w14:textId="77777777" w:rsidTr="00FC54B4">
        <w:trPr>
          <w:trHeight w:val="286"/>
          <w:ins w:id="4156" w:author="Admin" w:date="2017-09-18T11:56:00Z"/>
          <w:trPrChange w:id="4157" w:author="Admin" w:date="2017-09-18T14:11:00Z">
            <w:trPr>
              <w:trHeight w:val="286"/>
            </w:trPr>
          </w:trPrChange>
        </w:trPr>
        <w:tc>
          <w:tcPr>
            <w:tcW w:w="810" w:type="dxa"/>
            <w:tcBorders>
              <w:top w:val="single" w:sz="4" w:space="0" w:color="000000"/>
              <w:left w:val="single" w:sz="4" w:space="0" w:color="000000"/>
              <w:bottom w:val="single" w:sz="4" w:space="0" w:color="000000"/>
              <w:right w:val="single" w:sz="4" w:space="0" w:color="000000"/>
            </w:tcBorders>
            <w:vAlign w:val="center"/>
            <w:tcPrChange w:id="4158" w:author="Admin" w:date="2017-09-18T14:11:00Z">
              <w:tcPr>
                <w:tcW w:w="1799" w:type="dxa"/>
                <w:tcBorders>
                  <w:top w:val="single" w:sz="4" w:space="0" w:color="000000"/>
                  <w:left w:val="single" w:sz="4" w:space="0" w:color="000000"/>
                  <w:bottom w:val="single" w:sz="4" w:space="0" w:color="000000"/>
                  <w:right w:val="single" w:sz="4" w:space="0" w:color="000000"/>
                </w:tcBorders>
              </w:tcPr>
            </w:tcPrChange>
          </w:tcPr>
          <w:p w14:paraId="4D7B24DC" w14:textId="77777777" w:rsidR="00187F77" w:rsidRDefault="00187F77">
            <w:pPr>
              <w:pStyle w:val="NoSpacing"/>
              <w:numPr>
                <w:ilvl w:val="0"/>
                <w:numId w:val="77"/>
              </w:numPr>
              <w:spacing w:before="240"/>
              <w:rPr>
                <w:ins w:id="4159" w:author="Admin" w:date="2017-09-18T14:10:00Z"/>
              </w:rPr>
              <w:pPrChange w:id="4160" w:author="Admin" w:date="2017-09-18T14:11:00Z">
                <w:pPr>
                  <w:pStyle w:val="NoSpacing"/>
                  <w:spacing w:before="240"/>
                </w:pPr>
              </w:pPrChange>
            </w:pPr>
          </w:p>
        </w:tc>
        <w:tc>
          <w:tcPr>
            <w:tcW w:w="1890" w:type="dxa"/>
            <w:tcBorders>
              <w:top w:val="single" w:sz="4" w:space="0" w:color="000000"/>
              <w:left w:val="single" w:sz="4" w:space="0" w:color="000000"/>
              <w:bottom w:val="single" w:sz="4" w:space="0" w:color="000000"/>
              <w:right w:val="single" w:sz="4" w:space="0" w:color="000000"/>
            </w:tcBorders>
            <w:vAlign w:val="center"/>
            <w:tcPrChange w:id="4161" w:author="Admin" w:date="2017-09-18T14:1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455E0848" w14:textId="70AA39DF" w:rsidR="00187F77" w:rsidRPr="00835288" w:rsidRDefault="00187F77" w:rsidP="007E636D">
            <w:pPr>
              <w:pStyle w:val="NoSpacing"/>
              <w:spacing w:before="240"/>
              <w:rPr>
                <w:ins w:id="4162" w:author="Admin" w:date="2017-09-18T11:56:00Z"/>
              </w:rPr>
            </w:pPr>
            <w:ins w:id="4163" w:author="Admin" w:date="2017-09-18T11:56:00Z">
              <w:r>
                <w:t>Nội dung của năng lực</w:t>
              </w:r>
            </w:ins>
          </w:p>
        </w:tc>
        <w:tc>
          <w:tcPr>
            <w:tcW w:w="2880" w:type="dxa"/>
            <w:tcBorders>
              <w:top w:val="single" w:sz="4" w:space="0" w:color="000000"/>
              <w:left w:val="single" w:sz="4" w:space="0" w:color="000000"/>
              <w:bottom w:val="single" w:sz="4" w:space="0" w:color="000000"/>
              <w:right w:val="single" w:sz="4" w:space="0" w:color="000000"/>
            </w:tcBorders>
            <w:vAlign w:val="center"/>
            <w:tcPrChange w:id="4164" w:author="Admin" w:date="2017-09-18T14:11:00Z">
              <w:tcPr>
                <w:tcW w:w="2700" w:type="dxa"/>
                <w:tcBorders>
                  <w:top w:val="single" w:sz="4" w:space="0" w:color="000000"/>
                  <w:left w:val="single" w:sz="4" w:space="0" w:color="000000"/>
                  <w:bottom w:val="single" w:sz="4" w:space="0" w:color="000000"/>
                  <w:right w:val="single" w:sz="4" w:space="0" w:color="000000"/>
                </w:tcBorders>
                <w:vAlign w:val="center"/>
              </w:tcPr>
            </w:tcPrChange>
          </w:tcPr>
          <w:p w14:paraId="437085DA" w14:textId="77777777" w:rsidR="00187F77" w:rsidRPr="00835288" w:rsidRDefault="00187F77" w:rsidP="007E636D">
            <w:pPr>
              <w:spacing w:before="240"/>
              <w:jc w:val="left"/>
              <w:rPr>
                <w:ins w:id="4165" w:author="Admin" w:date="2017-09-18T11:56:00Z"/>
                <w:rFonts w:cs="Times New Roman"/>
                <w:sz w:val="24"/>
                <w:szCs w:val="24"/>
              </w:rPr>
            </w:pPr>
            <w:ins w:id="4166" w:author="Admin" w:date="2017-09-18T11:56:00Z">
              <w:r>
                <w:rPr>
                  <w:rFonts w:cs="Times New Roman"/>
                  <w:sz w:val="24"/>
                  <w:szCs w:val="24"/>
                </w:rPr>
                <w:t>Mô tả nội dung của năng lực</w:t>
              </w:r>
            </w:ins>
          </w:p>
        </w:tc>
        <w:tc>
          <w:tcPr>
            <w:tcW w:w="990" w:type="dxa"/>
            <w:tcBorders>
              <w:top w:val="single" w:sz="4" w:space="0" w:color="000000"/>
              <w:left w:val="single" w:sz="4" w:space="0" w:color="000000"/>
              <w:bottom w:val="single" w:sz="4" w:space="0" w:color="000000"/>
              <w:right w:val="single" w:sz="4" w:space="0" w:color="000000"/>
            </w:tcBorders>
            <w:vAlign w:val="center"/>
            <w:tcPrChange w:id="4167" w:author="Admin" w:date="2017-09-18T14:11:00Z">
              <w:tcPr>
                <w:tcW w:w="990" w:type="dxa"/>
                <w:tcBorders>
                  <w:top w:val="single" w:sz="4" w:space="0" w:color="000000"/>
                  <w:left w:val="single" w:sz="4" w:space="0" w:color="000000"/>
                  <w:bottom w:val="single" w:sz="4" w:space="0" w:color="000000"/>
                  <w:right w:val="single" w:sz="4" w:space="0" w:color="000000"/>
                </w:tcBorders>
                <w:vAlign w:val="center"/>
              </w:tcPr>
            </w:tcPrChange>
          </w:tcPr>
          <w:p w14:paraId="4ECBD1EA" w14:textId="77777777" w:rsidR="00187F77" w:rsidRPr="00835288" w:rsidRDefault="00187F77" w:rsidP="007E636D">
            <w:pPr>
              <w:spacing w:before="240"/>
              <w:jc w:val="center"/>
              <w:rPr>
                <w:ins w:id="4168" w:author="Admin" w:date="2017-09-18T11:56:00Z"/>
                <w:rFonts w:cs="Times New Roman"/>
                <w:sz w:val="24"/>
                <w:szCs w:val="24"/>
              </w:rPr>
            </w:pPr>
            <w:ins w:id="4169" w:author="Admin" w:date="2017-09-18T11:56:00Z">
              <w:r>
                <w:rPr>
                  <w:rFonts w:cs="Times New Roman"/>
                  <w:sz w:val="24"/>
                  <w:szCs w:val="24"/>
                </w:rPr>
                <w:t>Ký tự</w:t>
              </w:r>
            </w:ins>
          </w:p>
        </w:tc>
        <w:tc>
          <w:tcPr>
            <w:tcW w:w="900" w:type="dxa"/>
            <w:tcBorders>
              <w:top w:val="single" w:sz="4" w:space="0" w:color="000000"/>
              <w:left w:val="single" w:sz="4" w:space="0" w:color="000000"/>
              <w:bottom w:val="single" w:sz="4" w:space="0" w:color="000000"/>
              <w:right w:val="single" w:sz="4" w:space="0" w:color="000000"/>
            </w:tcBorders>
            <w:vAlign w:val="center"/>
            <w:tcPrChange w:id="4170" w:author="Admin" w:date="2017-09-18T14:1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7C40D00D" w14:textId="77777777" w:rsidR="00187F77" w:rsidRPr="00835288" w:rsidRDefault="00187F77" w:rsidP="007E636D">
            <w:pPr>
              <w:spacing w:before="240"/>
              <w:jc w:val="center"/>
              <w:rPr>
                <w:ins w:id="4171" w:author="Admin" w:date="2017-09-18T11:56: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Change w:id="4172" w:author="Admin" w:date="2017-09-18T14:11:00Z">
              <w:tcPr>
                <w:tcW w:w="900" w:type="dxa"/>
                <w:tcBorders>
                  <w:top w:val="single" w:sz="4" w:space="0" w:color="000000"/>
                  <w:left w:val="single" w:sz="4" w:space="0" w:color="000000"/>
                  <w:bottom w:val="single" w:sz="4" w:space="0" w:color="000000"/>
                  <w:right w:val="single" w:sz="4" w:space="0" w:color="000000"/>
                </w:tcBorders>
              </w:tcPr>
            </w:tcPrChange>
          </w:tcPr>
          <w:p w14:paraId="5D7A7EF4" w14:textId="77777777" w:rsidR="00187F77" w:rsidRPr="00835288" w:rsidRDefault="00187F77" w:rsidP="007E636D">
            <w:pPr>
              <w:spacing w:before="240"/>
              <w:jc w:val="center"/>
              <w:rPr>
                <w:ins w:id="4173" w:author="Admin" w:date="2017-09-18T11:56:00Z"/>
                <w:rFonts w:cs="Times New Roman"/>
                <w:sz w:val="24"/>
                <w:szCs w:val="24"/>
              </w:rPr>
            </w:pPr>
            <w:ins w:id="4174" w:author="Admin" w:date="2017-09-18T11:56:00Z">
              <w:r w:rsidRPr="00B919DF">
                <w:rPr>
                  <w:rFonts w:cs="Times New Roman"/>
                  <w:sz w:val="24"/>
                  <w:szCs w:val="24"/>
                </w:rPr>
                <w:t>Có</w:t>
              </w:r>
            </w:ins>
          </w:p>
        </w:tc>
        <w:tc>
          <w:tcPr>
            <w:tcW w:w="1170" w:type="dxa"/>
            <w:tcBorders>
              <w:top w:val="single" w:sz="4" w:space="0" w:color="000000"/>
              <w:left w:val="single" w:sz="4" w:space="0" w:color="000000"/>
              <w:bottom w:val="single" w:sz="4" w:space="0" w:color="000000"/>
              <w:right w:val="single" w:sz="4" w:space="0" w:color="000000"/>
            </w:tcBorders>
            <w:vAlign w:val="center"/>
            <w:tcPrChange w:id="4175" w:author="Admin" w:date="2017-09-18T14:11:00Z">
              <w:tcPr>
                <w:tcW w:w="1440" w:type="dxa"/>
                <w:tcBorders>
                  <w:top w:val="single" w:sz="4" w:space="0" w:color="000000"/>
                  <w:left w:val="single" w:sz="4" w:space="0" w:color="000000"/>
                  <w:bottom w:val="single" w:sz="4" w:space="0" w:color="000000"/>
                  <w:right w:val="single" w:sz="4" w:space="0" w:color="000000"/>
                </w:tcBorders>
                <w:vAlign w:val="center"/>
              </w:tcPr>
            </w:tcPrChange>
          </w:tcPr>
          <w:p w14:paraId="3F6536C6" w14:textId="77777777" w:rsidR="00187F77" w:rsidRPr="00835288" w:rsidRDefault="00187F77" w:rsidP="007E636D">
            <w:pPr>
              <w:spacing w:before="240"/>
              <w:jc w:val="left"/>
              <w:rPr>
                <w:ins w:id="4176" w:author="Admin" w:date="2017-09-18T11:56:00Z"/>
                <w:rFonts w:cs="Times New Roman"/>
                <w:sz w:val="24"/>
                <w:szCs w:val="24"/>
              </w:rPr>
            </w:pPr>
          </w:p>
        </w:tc>
      </w:tr>
    </w:tbl>
    <w:p w14:paraId="12F22B44" w14:textId="2D6F3C19" w:rsidR="00A72BC2" w:rsidRPr="00474872" w:rsidRDefault="00A72BC2" w:rsidP="00A72BC2">
      <w:pPr>
        <w:rPr>
          <w:ins w:id="4177" w:author="Admin" w:date="2017-09-29T13:25:00Z"/>
          <w:b/>
          <w:sz w:val="24"/>
          <w:szCs w:val="24"/>
          <w:rPrChange w:id="4178" w:author="Admin" w:date="2017-09-29T13:26:00Z">
            <w:rPr>
              <w:ins w:id="4179" w:author="Admin" w:date="2017-09-29T13:25:00Z"/>
            </w:rPr>
          </w:rPrChange>
        </w:rPr>
      </w:pPr>
    </w:p>
    <w:p w14:paraId="1F616765" w14:textId="31428FE0" w:rsidR="00474872" w:rsidRPr="00474872" w:rsidRDefault="00474872" w:rsidP="00A72BC2">
      <w:pPr>
        <w:rPr>
          <w:ins w:id="4180" w:author="Admin" w:date="2017-09-29T13:25:00Z"/>
          <w:b/>
          <w:sz w:val="24"/>
          <w:szCs w:val="24"/>
          <w:rPrChange w:id="4181" w:author="Admin" w:date="2017-09-29T13:26:00Z">
            <w:rPr>
              <w:ins w:id="4182" w:author="Admin" w:date="2017-09-29T13:25:00Z"/>
            </w:rPr>
          </w:rPrChange>
        </w:rPr>
      </w:pPr>
      <w:ins w:id="4183" w:author="Admin" w:date="2017-09-29T13:25:00Z">
        <w:r w:rsidRPr="00474872">
          <w:rPr>
            <w:b/>
            <w:sz w:val="24"/>
            <w:szCs w:val="24"/>
            <w:rPrChange w:id="4184" w:author="Admin" w:date="2017-09-29T13:26:00Z">
              <w:rPr/>
            </w:rPrChange>
          </w:rPr>
          <w:t>Mô tả nghiệp vụ:</w:t>
        </w:r>
      </w:ins>
    </w:p>
    <w:p w14:paraId="05E0DBF8" w14:textId="77777777" w:rsidR="00474872" w:rsidRDefault="00474872" w:rsidP="00474872">
      <w:pPr>
        <w:rPr>
          <w:ins w:id="4185" w:author="Admin" w:date="2017-09-29T13:25:00Z"/>
          <w:rFonts w:cs="Times New Roman"/>
          <w:sz w:val="24"/>
          <w:szCs w:val="24"/>
        </w:rPr>
      </w:pPr>
      <w:ins w:id="4186" w:author="Admin" w:date="2017-09-29T13:25:00Z">
        <w:r w:rsidRPr="009C6A9E">
          <w:rPr>
            <w:rFonts w:cs="Times New Roman"/>
            <w:sz w:val="24"/>
            <w:szCs w:val="24"/>
          </w:rPr>
          <w:t xml:space="preserve">Khi nhấn nút </w:t>
        </w:r>
        <w:r>
          <w:rPr>
            <w:rFonts w:cs="Times New Roman"/>
            <w:sz w:val="24"/>
            <w:szCs w:val="24"/>
          </w:rPr>
          <w:t>“Mới” hệ thống” hiển thị các bản năng lực cho các chức danh thì người dùng chọn để gán cho đơn vị/bộ phận.</w:t>
        </w:r>
      </w:ins>
    </w:p>
    <w:p w14:paraId="7BAE8DDB" w14:textId="31B3BF79" w:rsidR="00474872" w:rsidRPr="00474872" w:rsidRDefault="00474872" w:rsidP="00A72BC2">
      <w:pPr>
        <w:rPr>
          <w:ins w:id="4187" w:author="Admin" w:date="2017-09-18T11:56:00Z"/>
          <w:rFonts w:cs="Times New Roman"/>
          <w:i/>
          <w:color w:val="FF0000"/>
          <w:sz w:val="24"/>
          <w:szCs w:val="24"/>
          <w:rPrChange w:id="4188" w:author="Admin" w:date="2017-09-29T13:26:00Z">
            <w:rPr>
              <w:ins w:id="4189" w:author="Admin" w:date="2017-09-18T11:56:00Z"/>
            </w:rPr>
          </w:rPrChange>
        </w:rPr>
      </w:pPr>
      <w:ins w:id="4190" w:author="Admin" w:date="2017-09-29T13:25:00Z">
        <w:r w:rsidRPr="004F44D6">
          <w:rPr>
            <w:rFonts w:cs="Times New Roman"/>
            <w:i/>
            <w:color w:val="FF0000"/>
            <w:sz w:val="24"/>
            <w:szCs w:val="24"/>
          </w:rPr>
          <w:t>Cho phép người dùng sửa mức năng lực khi gán cho chức danh của đơn vị</w:t>
        </w:r>
        <w:r>
          <w:rPr>
            <w:rFonts w:cs="Times New Roman"/>
            <w:i/>
            <w:color w:val="FF0000"/>
            <w:sz w:val="24"/>
            <w:szCs w:val="24"/>
          </w:rPr>
          <w:t xml:space="preserve"> khi gán cho các đơn vị thành viên</w:t>
        </w:r>
        <w:r w:rsidRPr="004F44D6">
          <w:rPr>
            <w:rFonts w:cs="Times New Roman"/>
            <w:i/>
            <w:color w:val="FF0000"/>
            <w:sz w:val="24"/>
            <w:szCs w:val="24"/>
          </w:rPr>
          <w:t>.</w:t>
        </w:r>
      </w:ins>
    </w:p>
    <w:p w14:paraId="6F729708" w14:textId="77777777" w:rsidR="00A72BC2" w:rsidRPr="004908C7" w:rsidRDefault="00A72BC2" w:rsidP="00A72BC2">
      <w:pPr>
        <w:pStyle w:val="Heading4"/>
        <w:rPr>
          <w:ins w:id="4191" w:author="Admin" w:date="2017-09-18T11:56:00Z"/>
        </w:rPr>
      </w:pPr>
      <w:ins w:id="4192" w:author="Admin" w:date="2017-09-18T11:56:00Z">
        <w:r>
          <w:t>Thao tác chức năng</w:t>
        </w:r>
      </w:ins>
    </w:p>
    <w:tbl>
      <w:tblPr>
        <w:tblW w:w="498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6"/>
        <w:gridCol w:w="1820"/>
        <w:gridCol w:w="6664"/>
      </w:tblGrid>
      <w:tr w:rsidR="00A72BC2" w:rsidRPr="00835288" w14:paraId="471E43ED" w14:textId="77777777" w:rsidTr="007E636D">
        <w:trPr>
          <w:trHeight w:val="364"/>
          <w:tblHeader/>
          <w:ins w:id="4193" w:author="Admin" w:date="2017-09-18T11:56:00Z"/>
        </w:trPr>
        <w:tc>
          <w:tcPr>
            <w:tcW w:w="806" w:type="dxa"/>
            <w:tcBorders>
              <w:top w:val="single" w:sz="4" w:space="0" w:color="000000"/>
              <w:left w:val="single" w:sz="4" w:space="0" w:color="000000"/>
              <w:bottom w:val="single" w:sz="4" w:space="0" w:color="000000"/>
              <w:right w:val="single" w:sz="4" w:space="0" w:color="000000"/>
            </w:tcBorders>
            <w:shd w:val="clear" w:color="auto" w:fill="BFBFBF"/>
          </w:tcPr>
          <w:p w14:paraId="1A190B1D" w14:textId="77777777" w:rsidR="00A72BC2" w:rsidRPr="00835288" w:rsidRDefault="00A72BC2" w:rsidP="007E636D">
            <w:pPr>
              <w:spacing w:before="240"/>
              <w:jc w:val="center"/>
              <w:rPr>
                <w:ins w:id="4194" w:author="Admin" w:date="2017-09-18T11:56:00Z"/>
                <w:rFonts w:cs="Times New Roman"/>
                <w:b/>
                <w:sz w:val="24"/>
                <w:szCs w:val="24"/>
              </w:rPr>
            </w:pPr>
            <w:ins w:id="4195" w:author="Admin" w:date="2017-09-18T11:56:00Z">
              <w:r>
                <w:rPr>
                  <w:rFonts w:cs="Times New Roman"/>
                  <w:b/>
                  <w:sz w:val="24"/>
                  <w:szCs w:val="24"/>
                </w:rPr>
                <w:t>STT</w:t>
              </w:r>
            </w:ins>
          </w:p>
        </w:tc>
        <w:tc>
          <w:tcPr>
            <w:tcW w:w="185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DCC1F17" w14:textId="77777777" w:rsidR="00A72BC2" w:rsidRPr="00835288" w:rsidRDefault="00A72BC2" w:rsidP="007E636D">
            <w:pPr>
              <w:spacing w:before="240"/>
              <w:jc w:val="center"/>
              <w:rPr>
                <w:ins w:id="4196" w:author="Admin" w:date="2017-09-18T11:56:00Z"/>
                <w:rFonts w:cs="Times New Roman"/>
                <w:b/>
                <w:sz w:val="24"/>
                <w:szCs w:val="24"/>
              </w:rPr>
            </w:pPr>
            <w:ins w:id="4197" w:author="Admin" w:date="2017-09-18T11:56:00Z">
              <w:r w:rsidRPr="00835288">
                <w:rPr>
                  <w:rFonts w:cs="Times New Roman"/>
                  <w:b/>
                  <w:sz w:val="24"/>
                  <w:szCs w:val="24"/>
                </w:rPr>
                <w:t xml:space="preserve">Thao tác </w:t>
              </w:r>
            </w:ins>
          </w:p>
        </w:tc>
        <w:tc>
          <w:tcPr>
            <w:tcW w:w="687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AD1A11B" w14:textId="77777777" w:rsidR="00A72BC2" w:rsidRPr="00835288" w:rsidRDefault="00A72BC2" w:rsidP="007E636D">
            <w:pPr>
              <w:spacing w:before="240"/>
              <w:jc w:val="center"/>
              <w:rPr>
                <w:ins w:id="4198" w:author="Admin" w:date="2017-09-18T11:56:00Z"/>
                <w:rFonts w:cs="Times New Roman"/>
                <w:b/>
                <w:sz w:val="24"/>
                <w:szCs w:val="24"/>
              </w:rPr>
            </w:pPr>
            <w:ins w:id="4199" w:author="Admin" w:date="2017-09-18T11:56:00Z">
              <w:r w:rsidRPr="00835288">
                <w:rPr>
                  <w:rFonts w:cs="Times New Roman"/>
                  <w:b/>
                  <w:sz w:val="24"/>
                  <w:szCs w:val="24"/>
                </w:rPr>
                <w:t>Mô tả</w:t>
              </w:r>
            </w:ins>
          </w:p>
        </w:tc>
      </w:tr>
      <w:tr w:rsidR="00A72BC2" w:rsidRPr="00835288" w14:paraId="3A401B55" w14:textId="77777777" w:rsidTr="007E636D">
        <w:trPr>
          <w:trHeight w:val="286"/>
          <w:ins w:id="4200" w:author="Admin" w:date="2017-09-18T11:56:00Z"/>
        </w:trPr>
        <w:tc>
          <w:tcPr>
            <w:tcW w:w="806" w:type="dxa"/>
            <w:tcBorders>
              <w:top w:val="single" w:sz="4" w:space="0" w:color="000000"/>
              <w:left w:val="single" w:sz="4" w:space="0" w:color="000000"/>
              <w:bottom w:val="single" w:sz="4" w:space="0" w:color="000000"/>
              <w:right w:val="single" w:sz="4" w:space="0" w:color="000000"/>
            </w:tcBorders>
            <w:vAlign w:val="center"/>
          </w:tcPr>
          <w:p w14:paraId="6F20C0FF" w14:textId="72C63EAF" w:rsidR="00A72BC2" w:rsidRPr="00474872" w:rsidRDefault="00474872" w:rsidP="00474872">
            <w:pPr>
              <w:spacing w:before="240"/>
              <w:ind w:left="360"/>
              <w:jc w:val="center"/>
              <w:rPr>
                <w:ins w:id="4201" w:author="Admin" w:date="2017-09-18T11:56:00Z"/>
                <w:rFonts w:cs="Times New Roman"/>
                <w:sz w:val="24"/>
                <w:szCs w:val="24"/>
                <w:rPrChange w:id="4202" w:author="Admin" w:date="2017-09-29T13:25:00Z">
                  <w:rPr>
                    <w:ins w:id="4203" w:author="Admin" w:date="2017-09-18T11:56:00Z"/>
                  </w:rPr>
                </w:rPrChange>
              </w:rPr>
              <w:pPrChange w:id="4204" w:author="Admin" w:date="2017-09-29T13:25:00Z">
                <w:pPr>
                  <w:pStyle w:val="ListParagraph"/>
                  <w:numPr>
                    <w:numId w:val="64"/>
                  </w:numPr>
                  <w:spacing w:before="240"/>
                  <w:ind w:hanging="360"/>
                  <w:jc w:val="center"/>
                </w:pPr>
              </w:pPrChange>
            </w:pPr>
            <w:ins w:id="4205" w:author="Admin" w:date="2017-09-29T13:25:00Z">
              <w:r>
                <w:rPr>
                  <w:rFonts w:cs="Times New Roman"/>
                  <w:sz w:val="24"/>
                  <w:szCs w:val="24"/>
                </w:rPr>
                <w:t>1</w:t>
              </w:r>
            </w:ins>
          </w:p>
        </w:tc>
        <w:tc>
          <w:tcPr>
            <w:tcW w:w="1859" w:type="dxa"/>
            <w:tcBorders>
              <w:top w:val="single" w:sz="4" w:space="0" w:color="000000"/>
              <w:left w:val="single" w:sz="4" w:space="0" w:color="000000"/>
              <w:bottom w:val="single" w:sz="4" w:space="0" w:color="000000"/>
              <w:right w:val="single" w:sz="4" w:space="0" w:color="000000"/>
            </w:tcBorders>
            <w:vAlign w:val="center"/>
            <w:hideMark/>
          </w:tcPr>
          <w:p w14:paraId="5698F809" w14:textId="55D0127C" w:rsidR="00A72BC2" w:rsidRPr="00835288" w:rsidRDefault="00A72BC2">
            <w:pPr>
              <w:spacing w:before="240"/>
              <w:jc w:val="left"/>
              <w:rPr>
                <w:ins w:id="4206" w:author="Admin" w:date="2017-09-18T11:56:00Z"/>
                <w:rFonts w:cs="Times New Roman"/>
                <w:b/>
                <w:sz w:val="24"/>
                <w:szCs w:val="24"/>
              </w:rPr>
            </w:pPr>
            <w:ins w:id="4207" w:author="Admin" w:date="2017-09-18T11:56:00Z">
              <w:r>
                <w:rPr>
                  <w:rFonts w:cs="Times New Roman"/>
                  <w:b/>
                  <w:sz w:val="24"/>
                  <w:szCs w:val="24"/>
                </w:rPr>
                <w:t xml:space="preserve">Gắn năng lực </w:t>
              </w:r>
            </w:ins>
            <w:ins w:id="4208" w:author="Admin" w:date="2017-09-18T14:12:00Z">
              <w:r w:rsidR="00FC54B4">
                <w:rPr>
                  <w:rFonts w:cs="Times New Roman"/>
                  <w:b/>
                  <w:sz w:val="24"/>
                  <w:szCs w:val="24"/>
                </w:rPr>
                <w:t>chức danh cho đơn vị</w:t>
              </w:r>
            </w:ins>
          </w:p>
        </w:tc>
        <w:tc>
          <w:tcPr>
            <w:tcW w:w="6875" w:type="dxa"/>
            <w:tcBorders>
              <w:top w:val="single" w:sz="4" w:space="0" w:color="000000"/>
              <w:left w:val="single" w:sz="4" w:space="0" w:color="000000"/>
              <w:bottom w:val="single" w:sz="4" w:space="0" w:color="000000"/>
              <w:right w:val="single" w:sz="4" w:space="0" w:color="000000"/>
            </w:tcBorders>
            <w:vAlign w:val="center"/>
            <w:hideMark/>
          </w:tcPr>
          <w:p w14:paraId="324272EF" w14:textId="71FD8735" w:rsidR="00A72BC2" w:rsidRPr="00835288" w:rsidRDefault="00A72BC2">
            <w:pPr>
              <w:spacing w:before="240"/>
              <w:jc w:val="left"/>
              <w:rPr>
                <w:ins w:id="4209" w:author="Admin" w:date="2017-09-18T11:56:00Z"/>
                <w:rFonts w:cs="Times New Roman"/>
                <w:sz w:val="24"/>
                <w:szCs w:val="24"/>
              </w:rPr>
            </w:pPr>
            <w:ins w:id="4210" w:author="Admin" w:date="2017-09-18T11:56:00Z">
              <w:r w:rsidRPr="00835288">
                <w:rPr>
                  <w:rFonts w:cs="Times New Roman"/>
                  <w:sz w:val="24"/>
                  <w:szCs w:val="24"/>
                </w:rPr>
                <w:t>Người dùng sử</w:t>
              </w:r>
              <w:r>
                <w:rPr>
                  <w:rFonts w:cs="Times New Roman"/>
                  <w:sz w:val="24"/>
                  <w:szCs w:val="24"/>
                </w:rPr>
                <w:t xml:space="preserve"> dụng chức năng này để </w:t>
              </w:r>
            </w:ins>
            <w:ins w:id="4211" w:author="Admin" w:date="2017-09-18T14:12:00Z">
              <w:r w:rsidR="00FC54B4">
                <w:rPr>
                  <w:rFonts w:cs="Times New Roman"/>
                  <w:sz w:val="24"/>
                  <w:szCs w:val="24"/>
                </w:rPr>
                <w:t>gán năng lực của vị trí chức danh cho đơn vị</w:t>
              </w:r>
            </w:ins>
            <w:ins w:id="4212" w:author="Admin" w:date="2017-09-18T11:56:00Z">
              <w:r>
                <w:rPr>
                  <w:rFonts w:cs="Times New Roman"/>
                  <w:sz w:val="24"/>
                  <w:szCs w:val="24"/>
                </w:rPr>
                <w:t xml:space="preserve"> </w:t>
              </w:r>
            </w:ins>
          </w:p>
        </w:tc>
      </w:tr>
    </w:tbl>
    <w:p w14:paraId="4DC66A80" w14:textId="77777777" w:rsidR="00AA778D" w:rsidRDefault="00AA778D" w:rsidP="00AA778D">
      <w:pPr>
        <w:pStyle w:val="AutoNumDescription"/>
      </w:pPr>
    </w:p>
    <w:p w14:paraId="4FDF6A5C" w14:textId="7D259552" w:rsidR="00AA778D" w:rsidRDefault="00AA778D" w:rsidP="0003354A">
      <w:pPr>
        <w:pStyle w:val="Heading2"/>
      </w:pPr>
      <w:bookmarkStart w:id="4213" w:name="_Toc494461424"/>
      <w:r>
        <w:t>Thiết lập hệ thống thang lương</w:t>
      </w:r>
      <w:bookmarkStart w:id="4214" w:name="_GoBack"/>
      <w:bookmarkEnd w:id="4213"/>
      <w:bookmarkEnd w:id="4214"/>
    </w:p>
    <w:p w14:paraId="08D3ECF8" w14:textId="20526570" w:rsidR="00EA2124" w:rsidRPr="00835288" w:rsidRDefault="00EA2124" w:rsidP="00714D4C">
      <w:pPr>
        <w:pStyle w:val="Heading3"/>
      </w:pPr>
      <w:bookmarkStart w:id="4215" w:name="_Toc494461425"/>
      <w:r>
        <w:t>Thiết lập thang lương</w:t>
      </w:r>
      <w:bookmarkEnd w:id="4215"/>
    </w:p>
    <w:p w14:paraId="4536A782" w14:textId="77777777" w:rsidR="00EA2124" w:rsidRPr="00835288" w:rsidRDefault="00EA2124" w:rsidP="00896B3B">
      <w:pPr>
        <w:pStyle w:val="Heading4"/>
      </w:pPr>
      <w:r w:rsidRPr="00835288">
        <w:t>Mục đích, ý nghĩa</w:t>
      </w:r>
    </w:p>
    <w:p w14:paraId="5CC4EFA8" w14:textId="77777777" w:rsidR="00EA2124" w:rsidRDefault="00EA2124" w:rsidP="00EA2124">
      <w:pPr>
        <w:pStyle w:val="ListParagraph"/>
        <w:numPr>
          <w:ilvl w:val="0"/>
          <w:numId w:val="4"/>
        </w:numPr>
        <w:spacing w:line="312" w:lineRule="auto"/>
        <w:ind w:left="450" w:hanging="450"/>
        <w:rPr>
          <w:rFonts w:cs="Times New Roman"/>
          <w:sz w:val="24"/>
          <w:szCs w:val="24"/>
        </w:rPr>
      </w:pPr>
      <w:r>
        <w:rPr>
          <w:rFonts w:cs="Times New Roman"/>
          <w:sz w:val="24"/>
          <w:szCs w:val="24"/>
        </w:rPr>
        <w:t xml:space="preserve">Thiết lập thang bảng lương cho hệ thống. </w:t>
      </w:r>
    </w:p>
    <w:p w14:paraId="0A2ADA2C" w14:textId="77777777" w:rsidR="00EA2124" w:rsidRDefault="00EA2124"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EA2124" w14:paraId="1737F5C5"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900912B" w14:textId="77777777" w:rsidR="00EA2124" w:rsidRDefault="00EA2124" w:rsidP="001F3F09">
            <w:pPr>
              <w:snapToGrid w:val="0"/>
              <w:spacing w:before="120" w:line="276" w:lineRule="auto"/>
              <w:jc w:val="left"/>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5CDE787" w14:textId="77777777" w:rsidR="00EA2124" w:rsidRPr="00441A67" w:rsidRDefault="00EA2124" w:rsidP="001F3F09">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sử dụng đăng nhập vào hệ thống để thiết lập một thang lương sử dụng cho hệ thống</w:t>
            </w:r>
          </w:p>
        </w:tc>
      </w:tr>
      <w:tr w:rsidR="00EA2124" w14:paraId="4C357FA4"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8DC443B" w14:textId="77777777" w:rsidR="00EA2124" w:rsidRDefault="00EA2124" w:rsidP="001F3F09">
            <w:pPr>
              <w:snapToGrid w:val="0"/>
              <w:spacing w:before="120" w:line="276" w:lineRule="auto"/>
              <w:jc w:val="left"/>
              <w:rPr>
                <w:rFonts w:cs="Times New Roman"/>
                <w:szCs w:val="26"/>
              </w:rPr>
            </w:pPr>
            <w:r>
              <w:rPr>
                <w:rFonts w:cs="Times New Roman"/>
                <w:b/>
                <w:bCs/>
                <w:szCs w:val="26"/>
              </w:rPr>
              <w:lastRenderedPageBreak/>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5327815" w14:textId="77777777" w:rsidR="00EA2124" w:rsidRPr="00441A67" w:rsidRDefault="00EA2124" w:rsidP="001F3F09">
            <w:pPr>
              <w:pStyle w:val="AutoNumDescription"/>
              <w:spacing w:after="0" w:line="276" w:lineRule="auto"/>
              <w:jc w:val="left"/>
              <w:rPr>
                <w:sz w:val="24"/>
                <w:szCs w:val="24"/>
              </w:rPr>
            </w:pPr>
            <w:r>
              <w:rPr>
                <w:sz w:val="24"/>
                <w:szCs w:val="24"/>
              </w:rPr>
              <w:t xml:space="preserve">Người sử dụng thiết lập thành công thang bảng lương với các thông tin: Mã thang lương, tên thang lương,, trạng thái, mô tả.  </w:t>
            </w:r>
          </w:p>
        </w:tc>
      </w:tr>
      <w:tr w:rsidR="00EA2124" w:rsidRPr="00980BD4" w14:paraId="173AB854"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B6E9164" w14:textId="77777777" w:rsidR="00EA2124" w:rsidRDefault="00EA2124" w:rsidP="001F3F09">
            <w:pPr>
              <w:snapToGrid w:val="0"/>
              <w:spacing w:before="120" w:line="276" w:lineRule="auto"/>
              <w:jc w:val="left"/>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BCC88DD" w14:textId="77777777" w:rsidR="00EA2124" w:rsidRPr="00441A67" w:rsidRDefault="00EA2124" w:rsidP="001F3F09">
            <w:pPr>
              <w:spacing w:before="240"/>
              <w:jc w:val="left"/>
              <w:rPr>
                <w:rFonts w:cs="Times New Roman"/>
                <w:sz w:val="24"/>
                <w:szCs w:val="24"/>
              </w:rPr>
            </w:pPr>
            <w:r>
              <w:rPr>
                <w:rFonts w:cs="Times New Roman"/>
                <w:sz w:val="24"/>
                <w:szCs w:val="24"/>
              </w:rPr>
              <w:t>TH1: Thêm thang lương có mã thang lương</w:t>
            </w:r>
            <w:r w:rsidRPr="00441A67">
              <w:rPr>
                <w:rFonts w:cs="Times New Roman"/>
                <w:sz w:val="24"/>
                <w:szCs w:val="24"/>
              </w:rPr>
              <w:t xml:space="preserve"> đã tồn tại</w:t>
            </w:r>
            <w:r>
              <w:rPr>
                <w:rFonts w:cs="Times New Roman"/>
                <w:sz w:val="24"/>
                <w:szCs w:val="24"/>
              </w:rPr>
              <w:t xml:space="preserve"> -&gt; hệ thống đưa ra cảnh báo “Mã thang lương đã tồn tại, yêu cầu nhập lại”</w:t>
            </w:r>
            <w:r w:rsidRPr="00441A67">
              <w:rPr>
                <w:rFonts w:cs="Times New Roman"/>
                <w:sz w:val="24"/>
                <w:szCs w:val="24"/>
              </w:rPr>
              <w:t xml:space="preserve"> </w:t>
            </w:r>
          </w:p>
          <w:p w14:paraId="10AB5078" w14:textId="77777777" w:rsidR="00EA2124" w:rsidRPr="00441A67" w:rsidRDefault="00EA2124" w:rsidP="001F3F09">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thang lương</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EA2124" w14:paraId="5A9AD4B4"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2BE32DA" w14:textId="77777777" w:rsidR="00EA2124" w:rsidRDefault="00EA2124" w:rsidP="001F3F09">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5B1A1DA" w14:textId="77777777" w:rsidR="00EA2124" w:rsidRPr="00964392" w:rsidRDefault="00EA2124" w:rsidP="001F3F09">
            <w:pPr>
              <w:snapToGrid w:val="0"/>
              <w:spacing w:before="120" w:line="276" w:lineRule="auto"/>
              <w:jc w:val="left"/>
              <w:rPr>
                <w:rFonts w:cs="Times New Roman"/>
                <w:sz w:val="24"/>
                <w:szCs w:val="24"/>
              </w:rPr>
            </w:pPr>
            <w:r>
              <w:rPr>
                <w:rFonts w:cs="Times New Roman"/>
                <w:sz w:val="24"/>
                <w:szCs w:val="24"/>
              </w:rPr>
              <w:t>N/A</w:t>
            </w:r>
          </w:p>
        </w:tc>
      </w:tr>
      <w:tr w:rsidR="00EA2124" w14:paraId="02DCC31C"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00DED330" w14:textId="77777777" w:rsidR="00EA2124" w:rsidRDefault="00EA2124" w:rsidP="001F3F09">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588B16" w14:textId="77777777" w:rsidR="00EA2124" w:rsidRPr="00964392" w:rsidRDefault="00EA2124" w:rsidP="001F3F09">
            <w:pPr>
              <w:snapToGrid w:val="0"/>
              <w:spacing w:before="120" w:line="276" w:lineRule="auto"/>
              <w:jc w:val="left"/>
              <w:rPr>
                <w:rFonts w:cs="Times New Roman"/>
                <w:sz w:val="24"/>
                <w:szCs w:val="24"/>
              </w:rPr>
            </w:pPr>
            <w:r>
              <w:rPr>
                <w:rFonts w:cs="Times New Roman"/>
                <w:sz w:val="24"/>
                <w:szCs w:val="24"/>
              </w:rPr>
              <w:t>Thang lương thêm mới thành công sẽ hiển thị thang lương ở thiết lập bậc lương, ngạch lương.</w:t>
            </w:r>
          </w:p>
        </w:tc>
      </w:tr>
    </w:tbl>
    <w:p w14:paraId="6A35A86A" w14:textId="77777777" w:rsidR="00EA2124" w:rsidRDefault="00EA2124" w:rsidP="00EA2124"/>
    <w:p w14:paraId="278AE0E6" w14:textId="77777777" w:rsidR="00EA2124" w:rsidRDefault="00EA2124" w:rsidP="00896B3B">
      <w:pPr>
        <w:pStyle w:val="Heading4"/>
      </w:pPr>
      <w:r>
        <w:t>Màn hình giao diện</w:t>
      </w:r>
    </w:p>
    <w:p w14:paraId="15E2A1BD" w14:textId="646C0E39" w:rsidR="00EA2124" w:rsidRDefault="00EA2124" w:rsidP="00EA2124">
      <w:del w:id="4216" w:author="Admin" w:date="2017-09-29T14:16:00Z">
        <w:r w:rsidRPr="00F11EF5" w:rsidDel="00633D3B">
          <w:rPr>
            <w:noProof/>
          </w:rPr>
          <w:drawing>
            <wp:inline distT="0" distB="0" distL="0" distR="0" wp14:anchorId="6CD6B88B" wp14:editId="7E2FA014">
              <wp:extent cx="5943600" cy="2299832"/>
              <wp:effectExtent l="0" t="0" r="0" b="5715"/>
              <wp:docPr id="20" name="Picture 20" descr="C:\Users\Admin\AppData\Local\Temp\fla135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fla1350.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299832"/>
                      </a:xfrm>
                      <a:prstGeom prst="rect">
                        <a:avLst/>
                      </a:prstGeom>
                      <a:noFill/>
                      <a:ln>
                        <a:noFill/>
                      </a:ln>
                    </pic:spPr>
                  </pic:pic>
                </a:graphicData>
              </a:graphic>
            </wp:inline>
          </w:drawing>
        </w:r>
      </w:del>
      <w:ins w:id="4217" w:author="Admin" w:date="2017-09-29T14:16:00Z">
        <w:r w:rsidR="00633D3B" w:rsidRPr="00633D3B">
          <w:rPr>
            <w:rStyle w:val="Normal"/>
            <w:rFonts w:cs="Times New Roman"/>
            <w:snapToGrid w:val="0"/>
            <w:color w:val="000000"/>
            <w:w w:val="0"/>
            <w:sz w:val="0"/>
            <w:szCs w:val="0"/>
            <w:u w:color="000000"/>
            <w:bdr w:val="none" w:sz="0" w:space="0" w:color="000000"/>
            <w:shd w:val="clear" w:color="000000" w:fill="000000"/>
            <w:lang w:val="x-none" w:eastAsia="x-none" w:bidi="x-none"/>
          </w:rPr>
          <w:t xml:space="preserve"> </w:t>
        </w:r>
        <w:r w:rsidR="00633D3B" w:rsidRPr="00633D3B">
          <w:rPr>
            <w:noProof/>
          </w:rPr>
          <w:drawing>
            <wp:inline distT="0" distB="0" distL="0" distR="0" wp14:anchorId="27C01F59" wp14:editId="5F8B1A49">
              <wp:extent cx="5943600" cy="2301298"/>
              <wp:effectExtent l="0" t="0" r="0" b="3810"/>
              <wp:docPr id="52" name="Picture 52" descr="C:\Users\Admin\AppData\Local\Temp\flaB1C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flaB1C2.tmp\Snapsho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01298"/>
                      </a:xfrm>
                      <a:prstGeom prst="rect">
                        <a:avLst/>
                      </a:prstGeom>
                      <a:noFill/>
                      <a:ln>
                        <a:noFill/>
                      </a:ln>
                    </pic:spPr>
                  </pic:pic>
                </a:graphicData>
              </a:graphic>
            </wp:inline>
          </w:drawing>
        </w:r>
      </w:ins>
    </w:p>
    <w:p w14:paraId="32637C65" w14:textId="77777777" w:rsidR="00EA2124" w:rsidRPr="00205D51" w:rsidRDefault="00EA2124" w:rsidP="00896B3B">
      <w:pPr>
        <w:pStyle w:val="Heading4"/>
      </w:pPr>
      <w:r w:rsidRPr="00205D51">
        <w:t>Mô tả các trường thông tin màn hình</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630"/>
        <w:gridCol w:w="2880"/>
        <w:gridCol w:w="990"/>
        <w:gridCol w:w="810"/>
        <w:gridCol w:w="900"/>
        <w:gridCol w:w="1441"/>
      </w:tblGrid>
      <w:tr w:rsidR="00EA2124" w:rsidRPr="00835288" w14:paraId="58C7FBA1" w14:textId="77777777" w:rsidTr="001F3F09">
        <w:trPr>
          <w:trHeight w:val="364"/>
          <w:tblHeader/>
        </w:trPr>
        <w:tc>
          <w:tcPr>
            <w:tcW w:w="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DA7F307"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STT</w:t>
            </w:r>
          </w:p>
        </w:tc>
        <w:tc>
          <w:tcPr>
            <w:tcW w:w="16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F232032"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 xml:space="preserve">Tên trường </w:t>
            </w:r>
            <w:r>
              <w:rPr>
                <w:rFonts w:cs="Times New Roman"/>
                <w:b/>
                <w:sz w:val="24"/>
                <w:szCs w:val="24"/>
              </w:rPr>
              <w:t>thông tin</w:t>
            </w:r>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196F109"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6A9BC10" w14:textId="77777777" w:rsidR="00EA2124" w:rsidRPr="00835288" w:rsidRDefault="00EA2124" w:rsidP="001F3F09">
            <w:pPr>
              <w:spacing w:before="240"/>
              <w:jc w:val="center"/>
              <w:rPr>
                <w:rFonts w:cs="Times New Roman"/>
                <w:b/>
                <w:sz w:val="24"/>
                <w:szCs w:val="24"/>
              </w:rPr>
            </w:pPr>
            <w:r>
              <w:rPr>
                <w:rFonts w:cs="Times New Roman"/>
                <w:b/>
                <w:sz w:val="24"/>
                <w:szCs w:val="24"/>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8A08AD4" w14:textId="77777777" w:rsidR="00EA2124" w:rsidRPr="00835288" w:rsidRDefault="00EA2124" w:rsidP="001F3F09">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1FAB8C3"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Bắt buộc</w:t>
            </w:r>
          </w:p>
        </w:tc>
        <w:tc>
          <w:tcPr>
            <w:tcW w:w="144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A8EF132"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Ghi chú</w:t>
            </w:r>
          </w:p>
        </w:tc>
      </w:tr>
      <w:tr w:rsidR="00EA2124" w:rsidRPr="00835288" w14:paraId="31FA65ED" w14:textId="77777777" w:rsidTr="001F3F09">
        <w:trPr>
          <w:trHeight w:val="346"/>
        </w:trPr>
        <w:tc>
          <w:tcPr>
            <w:tcW w:w="710" w:type="dxa"/>
            <w:tcBorders>
              <w:top w:val="single" w:sz="4" w:space="0" w:color="000000"/>
              <w:left w:val="single" w:sz="4" w:space="0" w:color="000000"/>
              <w:bottom w:val="single" w:sz="4" w:space="0" w:color="000000"/>
              <w:right w:val="single" w:sz="4" w:space="0" w:color="000000"/>
            </w:tcBorders>
            <w:vAlign w:val="center"/>
          </w:tcPr>
          <w:p w14:paraId="0B0D420F"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1</w:t>
            </w:r>
          </w:p>
        </w:tc>
        <w:tc>
          <w:tcPr>
            <w:tcW w:w="1630" w:type="dxa"/>
            <w:tcBorders>
              <w:top w:val="single" w:sz="4" w:space="0" w:color="000000"/>
              <w:left w:val="single" w:sz="4" w:space="0" w:color="000000"/>
              <w:bottom w:val="single" w:sz="4" w:space="0" w:color="000000"/>
              <w:right w:val="single" w:sz="4" w:space="0" w:color="000000"/>
            </w:tcBorders>
            <w:vAlign w:val="center"/>
          </w:tcPr>
          <w:p w14:paraId="16ABE283" w14:textId="77777777" w:rsidR="00EA2124" w:rsidRPr="00835288" w:rsidRDefault="00EA2124" w:rsidP="001F3F09">
            <w:pPr>
              <w:jc w:val="left"/>
              <w:rPr>
                <w:rFonts w:cs="Times New Roman"/>
                <w:sz w:val="24"/>
                <w:szCs w:val="24"/>
              </w:rPr>
            </w:pPr>
            <w:r w:rsidRPr="00835288">
              <w:rPr>
                <w:rFonts w:cs="Times New Roman"/>
                <w:sz w:val="24"/>
                <w:szCs w:val="24"/>
              </w:rPr>
              <w:t>Mã thang lương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5B1D83BF" w14:textId="77777777" w:rsidR="00EA2124" w:rsidRPr="00835288" w:rsidRDefault="00EA2124" w:rsidP="001F3F09">
            <w:pPr>
              <w:jc w:val="left"/>
              <w:rPr>
                <w:rFonts w:cs="Times New Roman"/>
                <w:sz w:val="24"/>
                <w:szCs w:val="24"/>
              </w:rPr>
            </w:pPr>
            <w:r w:rsidRPr="00835288">
              <w:rPr>
                <w:rFonts w:cs="Times New Roman"/>
                <w:sz w:val="24"/>
                <w:szCs w:val="24"/>
              </w:rPr>
              <w:t>Mã của thang lương</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16540D28" w14:textId="77777777" w:rsidR="00EA2124" w:rsidRPr="00835288" w:rsidRDefault="00EA2124"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3189780C" w14:textId="77777777"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1CF26E6"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0314046C" w14:textId="77777777" w:rsidR="00EA2124" w:rsidRPr="00835288" w:rsidRDefault="00EA2124" w:rsidP="001F3F09">
            <w:pPr>
              <w:spacing w:before="240"/>
              <w:rPr>
                <w:rFonts w:cs="Times New Roman"/>
                <w:sz w:val="24"/>
                <w:szCs w:val="24"/>
              </w:rPr>
            </w:pPr>
          </w:p>
        </w:tc>
      </w:tr>
      <w:tr w:rsidR="00EA2124" w:rsidRPr="00835288" w14:paraId="2F02E4CF"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6E24F288"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2</w:t>
            </w:r>
          </w:p>
        </w:tc>
        <w:tc>
          <w:tcPr>
            <w:tcW w:w="1630" w:type="dxa"/>
            <w:tcBorders>
              <w:top w:val="single" w:sz="4" w:space="0" w:color="000000"/>
              <w:left w:val="single" w:sz="4" w:space="0" w:color="000000"/>
              <w:bottom w:val="single" w:sz="4" w:space="0" w:color="000000"/>
              <w:right w:val="single" w:sz="4" w:space="0" w:color="000000"/>
            </w:tcBorders>
            <w:vAlign w:val="center"/>
          </w:tcPr>
          <w:p w14:paraId="1A7941DF" w14:textId="77777777" w:rsidR="00EA2124" w:rsidRPr="00835288" w:rsidRDefault="00EA2124" w:rsidP="001F3F09">
            <w:pPr>
              <w:jc w:val="left"/>
              <w:rPr>
                <w:rFonts w:cs="Times New Roman"/>
                <w:sz w:val="24"/>
                <w:szCs w:val="24"/>
              </w:rPr>
            </w:pPr>
            <w:r w:rsidRPr="00835288">
              <w:rPr>
                <w:rFonts w:cs="Times New Roman"/>
                <w:sz w:val="24"/>
                <w:szCs w:val="24"/>
              </w:rPr>
              <w:t>Tên thang lương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38E0C23B" w14:textId="77777777" w:rsidR="00EA2124" w:rsidRPr="00835288" w:rsidRDefault="00EA2124" w:rsidP="001F3F09">
            <w:pPr>
              <w:jc w:val="left"/>
              <w:rPr>
                <w:rFonts w:cs="Times New Roman"/>
                <w:sz w:val="24"/>
                <w:szCs w:val="24"/>
              </w:rPr>
            </w:pPr>
            <w:r w:rsidRPr="00835288">
              <w:rPr>
                <w:rFonts w:cs="Times New Roman"/>
                <w:sz w:val="24"/>
                <w:szCs w:val="24"/>
              </w:rPr>
              <w:t>Tên thang lương</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21883072" w14:textId="77777777" w:rsidR="00EA2124" w:rsidRPr="00835288" w:rsidRDefault="00EA2124" w:rsidP="001F3F09">
            <w:pPr>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00B7452F" w14:textId="77777777"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1E5BF4B"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35E861F6" w14:textId="77777777" w:rsidR="00EA2124" w:rsidRPr="00835288" w:rsidRDefault="00EA2124" w:rsidP="001F3F09">
            <w:pPr>
              <w:spacing w:before="240"/>
              <w:rPr>
                <w:rFonts w:cs="Times New Roman"/>
                <w:sz w:val="24"/>
                <w:szCs w:val="24"/>
              </w:rPr>
            </w:pPr>
          </w:p>
        </w:tc>
      </w:tr>
      <w:tr w:rsidR="00EA2124" w:rsidRPr="00835288" w14:paraId="5A45C3D7"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1D10B178" w14:textId="77777777" w:rsidR="00EA2124" w:rsidRPr="00835288" w:rsidRDefault="00EA2124" w:rsidP="001F3F09">
            <w:pPr>
              <w:spacing w:after="0" w:line="26" w:lineRule="atLeast"/>
              <w:jc w:val="center"/>
              <w:rPr>
                <w:rFonts w:cs="Times New Roman"/>
                <w:color w:val="000000"/>
                <w:sz w:val="24"/>
                <w:szCs w:val="24"/>
              </w:rPr>
            </w:pPr>
            <w:r>
              <w:rPr>
                <w:rFonts w:cs="Times New Roman"/>
                <w:color w:val="000000"/>
                <w:sz w:val="24"/>
                <w:szCs w:val="24"/>
              </w:rPr>
              <w:t>3</w:t>
            </w:r>
          </w:p>
        </w:tc>
        <w:tc>
          <w:tcPr>
            <w:tcW w:w="1630" w:type="dxa"/>
            <w:tcBorders>
              <w:top w:val="single" w:sz="4" w:space="0" w:color="000000"/>
              <w:left w:val="single" w:sz="4" w:space="0" w:color="000000"/>
              <w:bottom w:val="single" w:sz="4" w:space="0" w:color="000000"/>
              <w:right w:val="single" w:sz="4" w:space="0" w:color="000000"/>
            </w:tcBorders>
            <w:vAlign w:val="center"/>
          </w:tcPr>
          <w:p w14:paraId="2474FB06" w14:textId="34B0D568" w:rsidR="00EA2124" w:rsidRPr="00835288" w:rsidRDefault="00EA2124" w:rsidP="001F3F09">
            <w:pPr>
              <w:jc w:val="left"/>
              <w:rPr>
                <w:rFonts w:cs="Times New Roman"/>
                <w:sz w:val="24"/>
                <w:szCs w:val="24"/>
              </w:rPr>
            </w:pPr>
            <w:del w:id="4218" w:author="Admin" w:date="2017-09-29T14:13:00Z">
              <w:r w:rsidDel="00633D3B">
                <w:rPr>
                  <w:rFonts w:cs="Times New Roman"/>
                  <w:sz w:val="24"/>
                  <w:szCs w:val="24"/>
                </w:rPr>
                <w:delText>Trạng thái</w:delText>
              </w:r>
            </w:del>
            <w:ins w:id="4219" w:author="Admin" w:date="2017-09-29T14:13:00Z">
              <w:r w:rsidR="00633D3B">
                <w:rPr>
                  <w:rFonts w:cs="Times New Roman"/>
                  <w:sz w:val="24"/>
                  <w:szCs w:val="24"/>
                </w:rPr>
                <w:t>Ngày hiệu lực</w:t>
              </w:r>
            </w:ins>
          </w:p>
        </w:tc>
        <w:tc>
          <w:tcPr>
            <w:tcW w:w="2880" w:type="dxa"/>
            <w:tcBorders>
              <w:top w:val="single" w:sz="4" w:space="0" w:color="000000"/>
              <w:left w:val="single" w:sz="4" w:space="0" w:color="000000"/>
              <w:bottom w:val="single" w:sz="4" w:space="0" w:color="000000"/>
              <w:right w:val="single" w:sz="4" w:space="0" w:color="000000"/>
            </w:tcBorders>
            <w:vAlign w:val="center"/>
          </w:tcPr>
          <w:p w14:paraId="36CED206" w14:textId="1DB828F3" w:rsidR="00EA2124" w:rsidRPr="00835288" w:rsidRDefault="00EA2124" w:rsidP="001F3F09">
            <w:pPr>
              <w:jc w:val="left"/>
              <w:rPr>
                <w:rFonts w:cs="Times New Roman"/>
                <w:sz w:val="24"/>
                <w:szCs w:val="24"/>
              </w:rPr>
            </w:pPr>
            <w:del w:id="4220" w:author="Admin" w:date="2017-09-29T14:13:00Z">
              <w:r w:rsidDel="00633D3B">
                <w:rPr>
                  <w:rFonts w:cs="Times New Roman"/>
                  <w:sz w:val="24"/>
                  <w:szCs w:val="24"/>
                </w:rPr>
                <w:delText>Áp dụng, Ngừng áp dụng một thang lương</w:delText>
              </w:r>
            </w:del>
            <w:ins w:id="4221" w:author="Admin" w:date="2017-09-29T14:13:00Z">
              <w:r w:rsidR="00633D3B">
                <w:rPr>
                  <w:rFonts w:cs="Times New Roman"/>
                  <w:sz w:val="24"/>
                  <w:szCs w:val="24"/>
                </w:rPr>
                <w:t>Ngày hiệu lực của thang bảng lương</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375BF68A" w14:textId="1DEF3512" w:rsidR="00EA2124" w:rsidRDefault="00EA2124" w:rsidP="001F3F09">
            <w:pPr>
              <w:jc w:val="center"/>
              <w:rPr>
                <w:rFonts w:cs="Times New Roman"/>
                <w:sz w:val="24"/>
                <w:szCs w:val="24"/>
              </w:rPr>
            </w:pPr>
            <w:del w:id="4222" w:author="Admin" w:date="2017-09-29T14:13:00Z">
              <w:r w:rsidDel="00633D3B">
                <w:rPr>
                  <w:rFonts w:cs="Times New Roman"/>
                  <w:sz w:val="24"/>
                  <w:szCs w:val="24"/>
                </w:rPr>
                <w:delText>Tích chọn</w:delText>
              </w:r>
            </w:del>
            <w:ins w:id="4223" w:author="Admin" w:date="2017-09-29T14:13:00Z">
              <w:r w:rsidR="00633D3B">
                <w:rPr>
                  <w:rFonts w:cs="Times New Roman"/>
                  <w:sz w:val="24"/>
                  <w:szCs w:val="24"/>
                </w:rPr>
                <w:t>Ngày tháng</w:t>
              </w:r>
            </w:ins>
          </w:p>
        </w:tc>
        <w:tc>
          <w:tcPr>
            <w:tcW w:w="810" w:type="dxa"/>
            <w:tcBorders>
              <w:top w:val="single" w:sz="4" w:space="0" w:color="000000"/>
              <w:left w:val="single" w:sz="4" w:space="0" w:color="000000"/>
              <w:bottom w:val="single" w:sz="4" w:space="0" w:color="000000"/>
              <w:right w:val="single" w:sz="4" w:space="0" w:color="000000"/>
            </w:tcBorders>
          </w:tcPr>
          <w:p w14:paraId="5E0DD51D" w14:textId="77777777" w:rsidR="00EA2124"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3B5903A" w14:textId="77777777" w:rsidR="00EA2124" w:rsidRPr="00835288" w:rsidRDefault="00EA2124" w:rsidP="001F3F09">
            <w:pPr>
              <w:spacing w:before="240"/>
              <w:jc w:val="center"/>
              <w:rPr>
                <w:rFonts w:cs="Times New Roman"/>
                <w:sz w:val="24"/>
                <w:szCs w:val="24"/>
              </w:rPr>
            </w:pPr>
            <w:r>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776AE0FA" w14:textId="77777777" w:rsidR="00EA2124" w:rsidRPr="00835288" w:rsidRDefault="00EA2124" w:rsidP="001F3F09">
            <w:pPr>
              <w:spacing w:before="240"/>
              <w:rPr>
                <w:rFonts w:cs="Times New Roman"/>
                <w:sz w:val="24"/>
                <w:szCs w:val="24"/>
              </w:rPr>
            </w:pPr>
          </w:p>
        </w:tc>
      </w:tr>
      <w:tr w:rsidR="00EA2124" w:rsidRPr="00835288" w14:paraId="0AA3EFF5"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4176F409" w14:textId="77777777" w:rsidR="00EA2124" w:rsidRPr="00835288" w:rsidRDefault="00EA2124" w:rsidP="001F3F09">
            <w:pPr>
              <w:spacing w:after="0" w:line="26" w:lineRule="atLeast"/>
              <w:jc w:val="center"/>
              <w:rPr>
                <w:rFonts w:cs="Times New Roman"/>
                <w:color w:val="000000"/>
                <w:sz w:val="24"/>
                <w:szCs w:val="24"/>
              </w:rPr>
            </w:pPr>
            <w:r>
              <w:rPr>
                <w:rFonts w:cs="Times New Roman"/>
                <w:color w:val="000000"/>
                <w:sz w:val="24"/>
                <w:szCs w:val="24"/>
              </w:rPr>
              <w:lastRenderedPageBreak/>
              <w:t>4</w:t>
            </w:r>
          </w:p>
        </w:tc>
        <w:tc>
          <w:tcPr>
            <w:tcW w:w="1630" w:type="dxa"/>
            <w:tcBorders>
              <w:top w:val="single" w:sz="4" w:space="0" w:color="000000"/>
              <w:left w:val="single" w:sz="4" w:space="0" w:color="000000"/>
              <w:bottom w:val="single" w:sz="4" w:space="0" w:color="000000"/>
              <w:right w:val="single" w:sz="4" w:space="0" w:color="000000"/>
            </w:tcBorders>
            <w:vAlign w:val="center"/>
          </w:tcPr>
          <w:p w14:paraId="0B7CCA73" w14:textId="77777777" w:rsidR="00EA2124" w:rsidRPr="00835288" w:rsidRDefault="00EA2124" w:rsidP="001F3F09">
            <w:pPr>
              <w:pStyle w:val="NoSpacing"/>
              <w:spacing w:before="240"/>
            </w:pPr>
            <w:r w:rsidRPr="00835288">
              <w:t>Ghi chú</w:t>
            </w:r>
          </w:p>
        </w:tc>
        <w:tc>
          <w:tcPr>
            <w:tcW w:w="2880" w:type="dxa"/>
            <w:tcBorders>
              <w:top w:val="single" w:sz="4" w:space="0" w:color="000000"/>
              <w:left w:val="single" w:sz="4" w:space="0" w:color="000000"/>
              <w:bottom w:val="single" w:sz="4" w:space="0" w:color="000000"/>
              <w:right w:val="single" w:sz="4" w:space="0" w:color="000000"/>
            </w:tcBorders>
            <w:vAlign w:val="center"/>
          </w:tcPr>
          <w:p w14:paraId="4D6F54B3" w14:textId="77777777" w:rsidR="00EA2124" w:rsidRPr="00835288" w:rsidRDefault="00EA2124" w:rsidP="001F3F09">
            <w:pPr>
              <w:spacing w:before="240"/>
              <w:jc w:val="left"/>
              <w:rPr>
                <w:rFonts w:cs="Times New Roman"/>
                <w:sz w:val="24"/>
                <w:szCs w:val="24"/>
              </w:rPr>
            </w:pPr>
            <w:r w:rsidRPr="00835288">
              <w:rPr>
                <w:rFonts w:cs="Times New Roman"/>
                <w:sz w:val="24"/>
                <w:szCs w:val="24"/>
              </w:rPr>
              <w:t>Ghi chú thêm</w:t>
            </w:r>
          </w:p>
        </w:tc>
        <w:tc>
          <w:tcPr>
            <w:tcW w:w="990" w:type="dxa"/>
            <w:tcBorders>
              <w:top w:val="single" w:sz="4" w:space="0" w:color="000000"/>
              <w:left w:val="single" w:sz="4" w:space="0" w:color="000000"/>
              <w:bottom w:val="single" w:sz="4" w:space="0" w:color="000000"/>
              <w:right w:val="single" w:sz="4" w:space="0" w:color="000000"/>
            </w:tcBorders>
            <w:vAlign w:val="center"/>
          </w:tcPr>
          <w:p w14:paraId="43113656" w14:textId="77777777" w:rsidR="00EA2124" w:rsidRPr="00835288" w:rsidRDefault="00EA2124" w:rsidP="001F3F09">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065E5CE2" w14:textId="77777777"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D1E0332" w14:textId="77777777" w:rsidR="00EA2124" w:rsidRPr="00835288" w:rsidRDefault="00EA2124" w:rsidP="001F3F09">
            <w:pPr>
              <w:spacing w:before="240"/>
              <w:jc w:val="center"/>
              <w:rPr>
                <w:rFonts w:cs="Times New Roman"/>
                <w:sz w:val="24"/>
                <w:szCs w:val="24"/>
              </w:rPr>
            </w:pPr>
            <w:r w:rsidRPr="00835288">
              <w:rPr>
                <w:rFonts w:cs="Times New Roman"/>
                <w:sz w:val="24"/>
                <w:szCs w:val="24"/>
              </w:rPr>
              <w:t>Không</w:t>
            </w:r>
          </w:p>
        </w:tc>
        <w:tc>
          <w:tcPr>
            <w:tcW w:w="1441" w:type="dxa"/>
            <w:tcBorders>
              <w:top w:val="single" w:sz="4" w:space="0" w:color="000000"/>
              <w:left w:val="single" w:sz="4" w:space="0" w:color="000000"/>
              <w:bottom w:val="single" w:sz="4" w:space="0" w:color="000000"/>
              <w:right w:val="single" w:sz="4" w:space="0" w:color="000000"/>
            </w:tcBorders>
            <w:vAlign w:val="center"/>
          </w:tcPr>
          <w:p w14:paraId="336D7EBD" w14:textId="77777777" w:rsidR="00EA2124" w:rsidRPr="00835288" w:rsidRDefault="00EA2124" w:rsidP="001F3F09">
            <w:pPr>
              <w:spacing w:before="240"/>
              <w:rPr>
                <w:rFonts w:cs="Times New Roman"/>
                <w:sz w:val="24"/>
                <w:szCs w:val="24"/>
              </w:rPr>
            </w:pPr>
          </w:p>
        </w:tc>
      </w:tr>
    </w:tbl>
    <w:p w14:paraId="4E392E92" w14:textId="77777777" w:rsidR="00EA2124" w:rsidRDefault="00EA2124" w:rsidP="00EA2124">
      <w:pPr>
        <w:rPr>
          <w:rFonts w:cs="Times New Roman"/>
          <w:b/>
          <w:sz w:val="24"/>
          <w:szCs w:val="24"/>
        </w:rPr>
      </w:pPr>
      <w:r w:rsidRPr="005E36CE">
        <w:rPr>
          <w:rFonts w:cs="Times New Roman"/>
          <w:b/>
          <w:sz w:val="24"/>
          <w:szCs w:val="24"/>
        </w:rPr>
        <w:t xml:space="preserve"> Mô tả nghiệp vụ:</w:t>
      </w:r>
    </w:p>
    <w:p w14:paraId="02BC6318" w14:textId="77777777" w:rsidR="00EA2124" w:rsidRPr="005E36CE" w:rsidRDefault="00EA2124" w:rsidP="00EA2124">
      <w:pPr>
        <w:pStyle w:val="ListParagraph"/>
        <w:numPr>
          <w:ilvl w:val="0"/>
          <w:numId w:val="4"/>
        </w:numPr>
        <w:rPr>
          <w:rFonts w:cs="Times New Roman"/>
          <w:sz w:val="24"/>
          <w:szCs w:val="24"/>
        </w:rPr>
      </w:pPr>
      <w:r w:rsidRPr="005E36CE">
        <w:rPr>
          <w:rFonts w:cs="Times New Roman"/>
          <w:sz w:val="24"/>
          <w:szCs w:val="24"/>
        </w:rPr>
        <w:t>Thang bả</w:t>
      </w:r>
      <w:r>
        <w:rPr>
          <w:rFonts w:cs="Times New Roman"/>
          <w:sz w:val="24"/>
          <w:szCs w:val="24"/>
        </w:rPr>
        <w:t>ng lương tập đoàn đang áp dụng:</w:t>
      </w:r>
    </w:p>
    <w:p w14:paraId="10325136" w14:textId="77777777" w:rsidR="00EA2124" w:rsidRPr="004908C7" w:rsidRDefault="00EA2124" w:rsidP="00896B3B">
      <w:pPr>
        <w:pStyle w:val="Heading4"/>
      </w:pPr>
      <w:r>
        <w:t>Các nút chức năng</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4"/>
        <w:gridCol w:w="6187"/>
      </w:tblGrid>
      <w:tr w:rsidR="00EA2124" w:rsidRPr="00835288" w14:paraId="579776D3" w14:textId="77777777" w:rsidTr="001F3F09">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5622EA7" w14:textId="77777777" w:rsidR="00EA2124" w:rsidRPr="00835288" w:rsidRDefault="00EA2124" w:rsidP="001F3F09">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2A4A9B0"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 xml:space="preserve">Thao tác </w:t>
            </w:r>
          </w:p>
        </w:tc>
        <w:tc>
          <w:tcPr>
            <w:tcW w:w="618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20EA9DE"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Mô tả</w:t>
            </w:r>
          </w:p>
        </w:tc>
      </w:tr>
      <w:tr w:rsidR="00EA2124" w:rsidRPr="00835288" w14:paraId="7FB85516"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68B659F0"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1</w:t>
            </w: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36A52B7F" w14:textId="77777777" w:rsidR="00EA2124" w:rsidRPr="00835288" w:rsidRDefault="00EA2124" w:rsidP="001F3F09">
            <w:pPr>
              <w:spacing w:before="240"/>
              <w:jc w:val="left"/>
              <w:rPr>
                <w:rFonts w:cs="Times New Roman"/>
                <w:b/>
                <w:sz w:val="24"/>
                <w:szCs w:val="24"/>
              </w:rPr>
            </w:pPr>
            <w:r>
              <w:rPr>
                <w:rFonts w:cs="Times New Roman"/>
                <w:b/>
                <w:sz w:val="24"/>
                <w:szCs w:val="24"/>
              </w:rPr>
              <w:t>Thiết lập thang bảng lương</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798282C5" w14:textId="77777777" w:rsidR="00EA2124" w:rsidRDefault="00EA2124" w:rsidP="001F3F09">
            <w:pPr>
              <w:spacing w:before="240"/>
              <w:jc w:val="left"/>
              <w:rPr>
                <w:rFonts w:cs="Times New Roman"/>
                <w:sz w:val="24"/>
                <w:szCs w:val="24"/>
              </w:rPr>
            </w:pPr>
            <w:r w:rsidRPr="00835288">
              <w:rPr>
                <w:rFonts w:cs="Times New Roman"/>
                <w:sz w:val="24"/>
                <w:szCs w:val="24"/>
              </w:rPr>
              <w:t>Người dùng sử dụng chức năng này để "</w:t>
            </w:r>
            <w:r>
              <w:rPr>
                <w:rFonts w:cs="Times New Roman"/>
                <w:sz w:val="24"/>
                <w:szCs w:val="24"/>
              </w:rPr>
              <w:t>Thiết lập</w:t>
            </w:r>
            <w:r w:rsidRPr="00835288">
              <w:rPr>
                <w:rFonts w:cs="Times New Roman"/>
                <w:sz w:val="24"/>
                <w:szCs w:val="24"/>
              </w:rPr>
              <w:t xml:space="preserve">" </w:t>
            </w:r>
            <w:r>
              <w:rPr>
                <w:rFonts w:cs="Times New Roman"/>
                <w:sz w:val="24"/>
                <w:szCs w:val="24"/>
              </w:rPr>
              <w:t>một thang bảng lương dùng cho hệ thống</w:t>
            </w:r>
          </w:p>
          <w:p w14:paraId="1EDFC564" w14:textId="77777777" w:rsidR="00EA2124" w:rsidRDefault="00EA2124" w:rsidP="001F3F09">
            <w:pPr>
              <w:spacing w:before="240"/>
              <w:jc w:val="left"/>
              <w:rPr>
                <w:rFonts w:cs="Times New Roman"/>
                <w:sz w:val="24"/>
                <w:szCs w:val="24"/>
              </w:rPr>
            </w:pPr>
            <w:r>
              <w:rPr>
                <w:rFonts w:cs="Times New Roman"/>
                <w:sz w:val="24"/>
                <w:szCs w:val="24"/>
              </w:rPr>
              <w:t>Thêm mới thông tin thang lương gồm: Mã thang lương, Tên thang lương, Ngày hiệu lực, Mô tả</w:t>
            </w:r>
          </w:p>
          <w:p w14:paraId="09A450B1" w14:textId="77777777" w:rsidR="00EA2124" w:rsidRPr="00835288" w:rsidRDefault="00EA2124" w:rsidP="001F3F09">
            <w:pPr>
              <w:spacing w:before="240"/>
              <w:jc w:val="left"/>
              <w:rPr>
                <w:rFonts w:cs="Times New Roman"/>
                <w:sz w:val="24"/>
                <w:szCs w:val="24"/>
              </w:rPr>
            </w:pPr>
            <w:r>
              <w:rPr>
                <w:rFonts w:cs="Times New Roman"/>
                <w:sz w:val="24"/>
                <w:szCs w:val="24"/>
              </w:rPr>
              <w:t>Nhập đầy đủ các trường thông tin bắt buộc: Mã thang lương, Tên thang lương</w:t>
            </w:r>
          </w:p>
        </w:tc>
      </w:tr>
      <w:tr w:rsidR="00EA2124" w:rsidRPr="00835288" w14:paraId="26FD0DC6"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5DA5356F" w14:textId="77777777" w:rsidR="00EA2124" w:rsidRPr="00835288" w:rsidRDefault="00EA2124" w:rsidP="001F3F09">
            <w:pPr>
              <w:spacing w:after="0" w:line="26" w:lineRule="atLeast"/>
              <w:jc w:val="center"/>
              <w:rPr>
                <w:rFonts w:cs="Times New Roman"/>
                <w:color w:val="000000"/>
                <w:sz w:val="24"/>
                <w:szCs w:val="24"/>
              </w:rPr>
            </w:pPr>
            <w:r>
              <w:rPr>
                <w:rFonts w:cs="Times New Roman"/>
                <w:color w:val="000000"/>
                <w:sz w:val="24"/>
                <w:szCs w:val="24"/>
              </w:rPr>
              <w:t>2</w:t>
            </w: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25FFDAB0" w14:textId="77777777" w:rsidR="00EA2124" w:rsidRPr="00835288" w:rsidRDefault="00EA2124" w:rsidP="001F3F09">
            <w:pPr>
              <w:spacing w:before="240"/>
              <w:jc w:val="left"/>
              <w:rPr>
                <w:rFonts w:cs="Times New Roman"/>
                <w:b/>
                <w:sz w:val="24"/>
                <w:szCs w:val="24"/>
              </w:rPr>
            </w:pPr>
            <w:r w:rsidRPr="00835288">
              <w:rPr>
                <w:rFonts w:cs="Times New Roman"/>
                <w:b/>
                <w:sz w:val="24"/>
                <w:szCs w:val="24"/>
              </w:rPr>
              <w:t>Lưu</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637552F9" w14:textId="77777777" w:rsidR="00EA2124" w:rsidRPr="00835288" w:rsidRDefault="00EA2124" w:rsidP="001F3F09">
            <w:pPr>
              <w:spacing w:before="240"/>
              <w:jc w:val="left"/>
              <w:rPr>
                <w:rFonts w:cs="Times New Roman"/>
                <w:sz w:val="24"/>
                <w:szCs w:val="24"/>
              </w:rPr>
            </w:pPr>
            <w:r w:rsidRPr="00835288">
              <w:rPr>
                <w:rFonts w:cs="Times New Roman"/>
                <w:sz w:val="24"/>
                <w:szCs w:val="24"/>
              </w:rPr>
              <w:t>Người dùng sử dụng chức năng này để "Cập nhật" thông tin được "Thêm"/"Sửa"</w:t>
            </w:r>
            <w:r>
              <w:rPr>
                <w:rFonts w:cs="Times New Roman"/>
                <w:sz w:val="24"/>
                <w:szCs w:val="24"/>
              </w:rPr>
              <w:t xml:space="preserve"> </w:t>
            </w:r>
            <w:r w:rsidRPr="00835288">
              <w:rPr>
                <w:rFonts w:cs="Times New Roman"/>
                <w:sz w:val="24"/>
                <w:szCs w:val="24"/>
              </w:rPr>
              <w:t>.</w:t>
            </w:r>
          </w:p>
        </w:tc>
      </w:tr>
      <w:tr w:rsidR="00EA2124" w:rsidRPr="00835288" w14:paraId="58405E34"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55062D4F" w14:textId="77777777" w:rsidR="00EA2124" w:rsidRPr="00835288" w:rsidRDefault="00EA2124" w:rsidP="001F3F09">
            <w:pPr>
              <w:spacing w:after="0" w:line="26" w:lineRule="atLeast"/>
              <w:jc w:val="center"/>
              <w:rPr>
                <w:rFonts w:cs="Times New Roman"/>
                <w:color w:val="000000"/>
                <w:sz w:val="24"/>
                <w:szCs w:val="24"/>
              </w:rPr>
            </w:pPr>
            <w:r>
              <w:rPr>
                <w:rFonts w:cs="Times New Roman"/>
                <w:color w:val="000000"/>
                <w:sz w:val="24"/>
                <w:szCs w:val="24"/>
              </w:rPr>
              <w:t>3</w:t>
            </w: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69051B5E" w14:textId="77777777" w:rsidR="00EA2124" w:rsidRPr="00835288" w:rsidRDefault="00EA2124" w:rsidP="001F3F09">
            <w:pPr>
              <w:spacing w:before="240"/>
              <w:jc w:val="left"/>
              <w:rPr>
                <w:rFonts w:cs="Times New Roman"/>
                <w:b/>
                <w:sz w:val="24"/>
                <w:szCs w:val="24"/>
              </w:rPr>
            </w:pPr>
            <w:r>
              <w:rPr>
                <w:rFonts w:cs="Times New Roman"/>
                <w:b/>
                <w:sz w:val="24"/>
                <w:szCs w:val="24"/>
              </w:rPr>
              <w:t>Xóa</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03F7E607" w14:textId="77777777" w:rsidR="00EA2124" w:rsidRPr="00835288" w:rsidRDefault="00EA2124" w:rsidP="001F3F09">
            <w:pPr>
              <w:spacing w:before="240"/>
              <w:jc w:val="left"/>
              <w:rPr>
                <w:rFonts w:cs="Times New Roman"/>
                <w:sz w:val="24"/>
                <w:szCs w:val="24"/>
              </w:rPr>
            </w:pPr>
            <w:r w:rsidRPr="00835288">
              <w:rPr>
                <w:rFonts w:cs="Times New Roman"/>
                <w:sz w:val="24"/>
                <w:szCs w:val="24"/>
              </w:rPr>
              <w:t xml:space="preserve">Người dùng sử dụng chức năng này để </w:t>
            </w:r>
            <w:r>
              <w:rPr>
                <w:rFonts w:cs="Times New Roman"/>
                <w:sz w:val="24"/>
                <w:szCs w:val="24"/>
              </w:rPr>
              <w:t>chọn một bản ghi thang lương và xóa thang lương. Chỉ xóa được thang lương chưa dùng ở chức năng Thiết lập bậc lương, ngạch lương</w:t>
            </w:r>
          </w:p>
        </w:tc>
      </w:tr>
      <w:tr w:rsidR="00EA2124" w:rsidRPr="00835288" w14:paraId="5F0DBB7B"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386ACB8E" w14:textId="77777777" w:rsidR="00EA2124" w:rsidRPr="00835288" w:rsidRDefault="00EA2124" w:rsidP="001F3F09">
            <w:pPr>
              <w:spacing w:after="0" w:line="26" w:lineRule="atLeast"/>
              <w:jc w:val="center"/>
              <w:rPr>
                <w:rFonts w:cs="Times New Roman"/>
                <w:color w:val="000000"/>
                <w:sz w:val="24"/>
                <w:szCs w:val="24"/>
              </w:rPr>
            </w:pPr>
            <w:r>
              <w:rPr>
                <w:rFonts w:cs="Times New Roman"/>
                <w:color w:val="000000"/>
                <w:sz w:val="24"/>
                <w:szCs w:val="24"/>
              </w:rPr>
              <w:t>4</w:t>
            </w:r>
          </w:p>
        </w:tc>
        <w:tc>
          <w:tcPr>
            <w:tcW w:w="2414" w:type="dxa"/>
            <w:tcBorders>
              <w:top w:val="single" w:sz="4" w:space="0" w:color="000000"/>
              <w:left w:val="single" w:sz="4" w:space="0" w:color="000000"/>
              <w:bottom w:val="single" w:sz="4" w:space="0" w:color="000000"/>
              <w:right w:val="single" w:sz="4" w:space="0" w:color="000000"/>
            </w:tcBorders>
            <w:vAlign w:val="center"/>
          </w:tcPr>
          <w:p w14:paraId="740FD82E" w14:textId="77777777" w:rsidR="00EA2124" w:rsidRPr="00835288" w:rsidRDefault="00EA2124" w:rsidP="001F3F09">
            <w:pPr>
              <w:spacing w:before="240"/>
              <w:jc w:val="left"/>
              <w:rPr>
                <w:rFonts w:cs="Times New Roman"/>
                <w:b/>
                <w:sz w:val="24"/>
                <w:szCs w:val="24"/>
              </w:rPr>
            </w:pPr>
            <w:r>
              <w:rPr>
                <w:rFonts w:cs="Times New Roman"/>
                <w:b/>
                <w:sz w:val="24"/>
                <w:szCs w:val="24"/>
              </w:rPr>
              <w:t>Xuất excel</w:t>
            </w:r>
          </w:p>
        </w:tc>
        <w:tc>
          <w:tcPr>
            <w:tcW w:w="6187" w:type="dxa"/>
            <w:tcBorders>
              <w:top w:val="single" w:sz="4" w:space="0" w:color="000000"/>
              <w:left w:val="single" w:sz="4" w:space="0" w:color="000000"/>
              <w:bottom w:val="single" w:sz="4" w:space="0" w:color="000000"/>
              <w:right w:val="single" w:sz="4" w:space="0" w:color="000000"/>
            </w:tcBorders>
            <w:vAlign w:val="center"/>
          </w:tcPr>
          <w:p w14:paraId="1EE5557F" w14:textId="77777777" w:rsidR="00EA2124" w:rsidRPr="00835288" w:rsidRDefault="00EA2124" w:rsidP="001F3F09">
            <w:pPr>
              <w:spacing w:before="240"/>
              <w:jc w:val="left"/>
              <w:rPr>
                <w:rFonts w:cs="Times New Roman"/>
                <w:sz w:val="24"/>
                <w:szCs w:val="24"/>
              </w:rPr>
            </w:pPr>
            <w:r>
              <w:rPr>
                <w:rFonts w:cs="Times New Roman"/>
                <w:sz w:val="24"/>
                <w:szCs w:val="24"/>
              </w:rPr>
              <w:t xml:space="preserve">Người dùng sử dụng chức năng này để xuất ra file excel danh sách thang bảng lương </w:t>
            </w:r>
          </w:p>
        </w:tc>
      </w:tr>
    </w:tbl>
    <w:p w14:paraId="2CDE4F6D" w14:textId="77777777" w:rsidR="00EA2124" w:rsidRPr="00835288" w:rsidRDefault="00EA2124" w:rsidP="00EA2124">
      <w:pPr>
        <w:rPr>
          <w:rFonts w:cs="Times New Roman"/>
          <w:sz w:val="24"/>
          <w:szCs w:val="24"/>
        </w:rPr>
      </w:pPr>
    </w:p>
    <w:p w14:paraId="6799D818" w14:textId="05D4AF1B" w:rsidR="00EA2124" w:rsidRPr="00835288" w:rsidRDefault="00EA2124" w:rsidP="00714D4C">
      <w:pPr>
        <w:pStyle w:val="Heading3"/>
      </w:pPr>
      <w:del w:id="4224" w:author="Admin" w:date="2017-09-18T14:19:00Z">
        <w:r w:rsidDel="007E636D">
          <w:delText xml:space="preserve">TLHS004: </w:delText>
        </w:r>
      </w:del>
      <w:bookmarkStart w:id="4225" w:name="_Toc494461426"/>
      <w:r w:rsidRPr="00835288">
        <w:t>Thiết lậ</w:t>
      </w:r>
      <w:r>
        <w:t xml:space="preserve">p ngạch </w:t>
      </w:r>
      <w:r w:rsidRPr="00835288">
        <w:t>lương</w:t>
      </w:r>
      <w:bookmarkEnd w:id="4225"/>
      <w:r>
        <w:t xml:space="preserve"> </w:t>
      </w:r>
    </w:p>
    <w:p w14:paraId="14040636" w14:textId="77777777" w:rsidR="00EA2124" w:rsidRPr="00835288" w:rsidRDefault="00EA2124" w:rsidP="00896B3B">
      <w:pPr>
        <w:pStyle w:val="Heading4"/>
      </w:pPr>
      <w:r w:rsidRPr="00835288">
        <w:t>Mục đích, ý nghĩa</w:t>
      </w:r>
    </w:p>
    <w:p w14:paraId="796EF1E6" w14:textId="77777777" w:rsidR="00EA2124" w:rsidRPr="00835288" w:rsidRDefault="00EA2124" w:rsidP="00EA2124">
      <w:pPr>
        <w:pStyle w:val="NoSpacing"/>
        <w:numPr>
          <w:ilvl w:val="0"/>
          <w:numId w:val="5"/>
        </w:numPr>
        <w:spacing w:before="120" w:after="120" w:line="276" w:lineRule="auto"/>
        <w:ind w:left="360"/>
      </w:pPr>
      <w:r w:rsidRPr="00835288">
        <w:t>Thiết lậ</w:t>
      </w:r>
      <w:r>
        <w:t>p bậc</w:t>
      </w:r>
      <w:r w:rsidRPr="00835288">
        <w:t xml:space="preserve"> lương sử dụng cho hệ thống</w:t>
      </w:r>
    </w:p>
    <w:p w14:paraId="3042EBCF" w14:textId="77777777" w:rsidR="00EA2124" w:rsidRDefault="00EA2124"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EA2124" w14:paraId="396263A6"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25D235E" w14:textId="77777777" w:rsidR="00EA2124" w:rsidRDefault="00EA2124" w:rsidP="001F3F09">
            <w:pPr>
              <w:snapToGrid w:val="0"/>
              <w:spacing w:before="120" w:line="276" w:lineRule="auto"/>
              <w:jc w:val="left"/>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A228559" w14:textId="77777777" w:rsidR="00EA2124" w:rsidRPr="00441A67" w:rsidRDefault="00EA2124" w:rsidP="001F3F09">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sử dụng đăng nhập vào hệ thống để thiết lập một bậc lương sử dụng cho hệ thống</w:t>
            </w:r>
          </w:p>
        </w:tc>
      </w:tr>
      <w:tr w:rsidR="00EA2124" w14:paraId="5DD4B191"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E95B99D" w14:textId="77777777" w:rsidR="00EA2124" w:rsidRDefault="00EA2124" w:rsidP="001F3F09">
            <w:pPr>
              <w:snapToGrid w:val="0"/>
              <w:spacing w:before="120" w:line="276" w:lineRule="auto"/>
              <w:jc w:val="left"/>
              <w:rPr>
                <w:rFonts w:cs="Times New Roman"/>
                <w:szCs w:val="26"/>
              </w:rPr>
            </w:pPr>
            <w:r>
              <w:rPr>
                <w:rFonts w:cs="Times New Roman"/>
                <w:b/>
                <w:bCs/>
                <w:szCs w:val="26"/>
              </w:rPr>
              <w:lastRenderedPageBreak/>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0FE7B80" w14:textId="77777777" w:rsidR="00EA2124" w:rsidRPr="00441A67" w:rsidRDefault="00EA2124" w:rsidP="001F3F09">
            <w:pPr>
              <w:pStyle w:val="AutoNumDescription"/>
              <w:spacing w:after="0" w:line="276" w:lineRule="auto"/>
              <w:jc w:val="left"/>
              <w:rPr>
                <w:sz w:val="24"/>
                <w:szCs w:val="24"/>
              </w:rPr>
            </w:pPr>
            <w:r>
              <w:rPr>
                <w:sz w:val="24"/>
                <w:szCs w:val="24"/>
              </w:rPr>
              <w:t xml:space="preserve">Người sử dụng thiết lập thành công bậc lương với các thông tin: Thang lương, mã bậc lương, tên bậc lương, trạng thái, mô tả.  </w:t>
            </w:r>
          </w:p>
        </w:tc>
      </w:tr>
      <w:tr w:rsidR="00EA2124" w:rsidRPr="00980BD4" w14:paraId="10C13651"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3AD003C" w14:textId="77777777" w:rsidR="00EA2124" w:rsidRDefault="00EA2124" w:rsidP="001F3F09">
            <w:pPr>
              <w:snapToGrid w:val="0"/>
              <w:spacing w:before="120" w:line="276" w:lineRule="auto"/>
              <w:jc w:val="left"/>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EEEE19A" w14:textId="77777777" w:rsidR="00EA2124" w:rsidRPr="00441A67" w:rsidRDefault="00EA2124" w:rsidP="001F3F09">
            <w:pPr>
              <w:spacing w:before="240"/>
              <w:jc w:val="left"/>
              <w:rPr>
                <w:rFonts w:cs="Times New Roman"/>
                <w:sz w:val="24"/>
                <w:szCs w:val="24"/>
              </w:rPr>
            </w:pPr>
            <w:r>
              <w:rPr>
                <w:rFonts w:cs="Times New Roman"/>
                <w:sz w:val="24"/>
                <w:szCs w:val="24"/>
              </w:rPr>
              <w:t>TH1: Thêm nhóm lương có mã nhóm lương</w:t>
            </w:r>
            <w:r w:rsidRPr="00441A67">
              <w:rPr>
                <w:rFonts w:cs="Times New Roman"/>
                <w:sz w:val="24"/>
                <w:szCs w:val="24"/>
              </w:rPr>
              <w:t xml:space="preserve"> đã tồn tại</w:t>
            </w:r>
            <w:r>
              <w:rPr>
                <w:rFonts w:cs="Times New Roman"/>
                <w:sz w:val="24"/>
                <w:szCs w:val="24"/>
              </w:rPr>
              <w:t xml:space="preserve"> -&gt; hệ thống đưa ra cảnh báo “Mã nhóm lương đã tồn tại, yêu cầu nhập lại”</w:t>
            </w:r>
            <w:r w:rsidRPr="00441A67">
              <w:rPr>
                <w:rFonts w:cs="Times New Roman"/>
                <w:sz w:val="24"/>
                <w:szCs w:val="24"/>
              </w:rPr>
              <w:t xml:space="preserve"> </w:t>
            </w:r>
          </w:p>
          <w:p w14:paraId="0D51A8B1" w14:textId="77777777" w:rsidR="00EA2124" w:rsidRPr="00441A67" w:rsidRDefault="00EA2124" w:rsidP="001F3F09">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nhóm lương</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EA2124" w14:paraId="37C00D77"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F4D74C0" w14:textId="77777777" w:rsidR="00EA2124" w:rsidRDefault="00EA2124" w:rsidP="001F3F09">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84D3D9" w14:textId="77777777" w:rsidR="00EA2124" w:rsidRPr="00964392" w:rsidRDefault="00EA2124" w:rsidP="001F3F09">
            <w:pPr>
              <w:snapToGrid w:val="0"/>
              <w:spacing w:before="120" w:line="276" w:lineRule="auto"/>
              <w:jc w:val="left"/>
              <w:rPr>
                <w:rFonts w:cs="Times New Roman"/>
                <w:sz w:val="24"/>
                <w:szCs w:val="24"/>
              </w:rPr>
            </w:pPr>
            <w:r>
              <w:rPr>
                <w:rFonts w:cs="Times New Roman"/>
                <w:sz w:val="24"/>
                <w:szCs w:val="24"/>
              </w:rPr>
              <w:t>N/A</w:t>
            </w:r>
          </w:p>
        </w:tc>
      </w:tr>
      <w:tr w:rsidR="00EA2124" w14:paraId="05204D0D" w14:textId="77777777" w:rsidTr="001F3F09">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5DD15BB4" w14:textId="77777777" w:rsidR="00EA2124" w:rsidRDefault="00EA2124" w:rsidP="001F3F09">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3B8018D" w14:textId="77777777" w:rsidR="00EA2124" w:rsidRPr="00964392" w:rsidRDefault="00EA2124" w:rsidP="001F3F09">
            <w:pPr>
              <w:snapToGrid w:val="0"/>
              <w:spacing w:before="120" w:line="276" w:lineRule="auto"/>
              <w:jc w:val="left"/>
              <w:rPr>
                <w:rFonts w:cs="Times New Roman"/>
                <w:sz w:val="24"/>
                <w:szCs w:val="24"/>
              </w:rPr>
            </w:pPr>
            <w:r>
              <w:rPr>
                <w:rFonts w:cs="Times New Roman"/>
                <w:sz w:val="24"/>
                <w:szCs w:val="24"/>
              </w:rPr>
              <w:t>Bậc lương thêm mới thành công sẽ hiển thị thang lương ở thiết lập ngạch lương.</w:t>
            </w:r>
          </w:p>
        </w:tc>
      </w:tr>
    </w:tbl>
    <w:p w14:paraId="4338A27F" w14:textId="77777777" w:rsidR="00EA2124" w:rsidRDefault="00EA2124" w:rsidP="00EA2124"/>
    <w:p w14:paraId="6EBEB382" w14:textId="77777777" w:rsidR="00EA2124" w:rsidRDefault="00EA2124" w:rsidP="00896B3B">
      <w:pPr>
        <w:pStyle w:val="Heading4"/>
      </w:pPr>
      <w:r>
        <w:t>Màn hình giao diện</w:t>
      </w:r>
    </w:p>
    <w:p w14:paraId="5131DCCE" w14:textId="77777777" w:rsidR="00474872" w:rsidRDefault="00474872" w:rsidP="00EA2124">
      <w:pPr>
        <w:rPr>
          <w:ins w:id="4226" w:author="Admin" w:date="2017-09-29T13:31:00Z"/>
        </w:rPr>
      </w:pPr>
    </w:p>
    <w:p w14:paraId="24F9661C" w14:textId="0A935CDD" w:rsidR="00EA2124" w:rsidRDefault="00474872" w:rsidP="00EA2124">
      <w:ins w:id="4227" w:author="Admin" w:date="2017-09-29T13:31:00Z">
        <w:r w:rsidRPr="00474872">
          <w:rPr>
            <w:noProof/>
          </w:rPr>
          <w:drawing>
            <wp:inline distT="0" distB="0" distL="0" distR="0" wp14:anchorId="6C360E0D" wp14:editId="2602114C">
              <wp:extent cx="5943600" cy="2320588"/>
              <wp:effectExtent l="0" t="0" r="0" b="3810"/>
              <wp:docPr id="51" name="Picture 51" descr="C:\Users\Admin\AppData\Local\Temp\flaBBF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flaBBF9.tmp\Snapsho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20588"/>
                      </a:xfrm>
                      <a:prstGeom prst="rect">
                        <a:avLst/>
                      </a:prstGeom>
                      <a:noFill/>
                      <a:ln>
                        <a:noFill/>
                      </a:ln>
                    </pic:spPr>
                  </pic:pic>
                </a:graphicData>
              </a:graphic>
            </wp:inline>
          </w:drawing>
        </w:r>
      </w:ins>
      <w:del w:id="4228" w:author="Admin" w:date="2017-09-29T13:31:00Z">
        <w:r w:rsidR="006135C3" w:rsidRPr="006135C3" w:rsidDel="00474872">
          <w:rPr>
            <w:noProof/>
          </w:rPr>
          <w:drawing>
            <wp:inline distT="0" distB="0" distL="0" distR="0" wp14:anchorId="4DC926ED" wp14:editId="1C38F352">
              <wp:extent cx="5943600" cy="2359959"/>
              <wp:effectExtent l="0" t="0" r="0" b="2540"/>
              <wp:docPr id="17" name="Picture 17" descr="C:\Users\admin\AppData\Local\Temp\flaAB0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flaAB05.tmp\Snapsho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59959"/>
                      </a:xfrm>
                      <a:prstGeom prst="rect">
                        <a:avLst/>
                      </a:prstGeom>
                      <a:noFill/>
                      <a:ln>
                        <a:noFill/>
                      </a:ln>
                    </pic:spPr>
                  </pic:pic>
                </a:graphicData>
              </a:graphic>
            </wp:inline>
          </w:drawing>
        </w:r>
      </w:del>
    </w:p>
    <w:p w14:paraId="0ECEF899" w14:textId="77777777" w:rsidR="00EA2124" w:rsidRDefault="00EA2124" w:rsidP="00896B3B">
      <w:pPr>
        <w:pStyle w:val="Heading4"/>
      </w:pPr>
      <w:r w:rsidRPr="00DE4A85">
        <w:t>Mô tả các trường thông tin màn hình</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450"/>
        <w:gridCol w:w="1800"/>
        <w:gridCol w:w="1620"/>
        <w:gridCol w:w="1260"/>
        <w:gridCol w:w="900"/>
        <w:gridCol w:w="1621"/>
      </w:tblGrid>
      <w:tr w:rsidR="00EA2124" w:rsidRPr="00835288" w14:paraId="72722E59" w14:textId="77777777" w:rsidTr="001F3F09">
        <w:trPr>
          <w:trHeight w:val="364"/>
          <w:tblHeader/>
        </w:trPr>
        <w:tc>
          <w:tcPr>
            <w:tcW w:w="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523B071"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STT</w:t>
            </w:r>
          </w:p>
        </w:tc>
        <w:tc>
          <w:tcPr>
            <w:tcW w:w="14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534B4FF"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Tên trường dữ liệu</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2105B3A"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Mô tả</w:t>
            </w:r>
          </w:p>
        </w:tc>
        <w:tc>
          <w:tcPr>
            <w:tcW w:w="16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8888994"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Kiểu dữ liệu</w:t>
            </w:r>
          </w:p>
        </w:tc>
        <w:tc>
          <w:tcPr>
            <w:tcW w:w="126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912AD82" w14:textId="77777777" w:rsidR="00EA2124" w:rsidRPr="00835288" w:rsidRDefault="00EA2124" w:rsidP="001F3F09">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C973DA6"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Bắt buộc</w:t>
            </w:r>
          </w:p>
        </w:tc>
        <w:tc>
          <w:tcPr>
            <w:tcW w:w="162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124F906"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Ghi chú</w:t>
            </w:r>
          </w:p>
        </w:tc>
      </w:tr>
      <w:tr w:rsidR="00EA2124" w:rsidRPr="00835288" w14:paraId="512030B7" w14:textId="77777777" w:rsidTr="001F3F09">
        <w:trPr>
          <w:trHeight w:val="346"/>
        </w:trPr>
        <w:tc>
          <w:tcPr>
            <w:tcW w:w="710" w:type="dxa"/>
            <w:tcBorders>
              <w:top w:val="single" w:sz="4" w:space="0" w:color="000000"/>
              <w:left w:val="single" w:sz="4" w:space="0" w:color="000000"/>
              <w:bottom w:val="single" w:sz="4" w:space="0" w:color="000000"/>
              <w:right w:val="single" w:sz="4" w:space="0" w:color="000000"/>
            </w:tcBorders>
            <w:vAlign w:val="center"/>
          </w:tcPr>
          <w:p w14:paraId="2168FE00"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1</w:t>
            </w:r>
          </w:p>
        </w:tc>
        <w:tc>
          <w:tcPr>
            <w:tcW w:w="1450" w:type="dxa"/>
            <w:tcBorders>
              <w:top w:val="single" w:sz="4" w:space="0" w:color="000000"/>
              <w:left w:val="single" w:sz="4" w:space="0" w:color="000000"/>
              <w:bottom w:val="single" w:sz="4" w:space="0" w:color="000000"/>
              <w:right w:val="single" w:sz="4" w:space="0" w:color="000000"/>
            </w:tcBorders>
            <w:vAlign w:val="center"/>
          </w:tcPr>
          <w:p w14:paraId="53E50E9B" w14:textId="77777777" w:rsidR="00EA2124" w:rsidRPr="00835288" w:rsidRDefault="00EA2124" w:rsidP="001F3F09">
            <w:pPr>
              <w:jc w:val="left"/>
              <w:rPr>
                <w:rFonts w:cs="Times New Roman"/>
                <w:sz w:val="24"/>
                <w:szCs w:val="24"/>
              </w:rPr>
            </w:pPr>
            <w:r w:rsidRPr="00835288">
              <w:rPr>
                <w:rFonts w:cs="Times New Roman"/>
                <w:sz w:val="24"/>
                <w:szCs w:val="24"/>
              </w:rPr>
              <w:t>Thang lương</w:t>
            </w:r>
          </w:p>
        </w:tc>
        <w:tc>
          <w:tcPr>
            <w:tcW w:w="1800" w:type="dxa"/>
            <w:tcBorders>
              <w:top w:val="single" w:sz="4" w:space="0" w:color="000000"/>
              <w:left w:val="single" w:sz="4" w:space="0" w:color="000000"/>
              <w:bottom w:val="single" w:sz="4" w:space="0" w:color="000000"/>
              <w:right w:val="single" w:sz="4" w:space="0" w:color="000000"/>
            </w:tcBorders>
            <w:vAlign w:val="center"/>
          </w:tcPr>
          <w:p w14:paraId="156E2A86" w14:textId="77777777" w:rsidR="00EA2124" w:rsidRPr="00835288" w:rsidRDefault="00EA2124" w:rsidP="001F3F09">
            <w:pPr>
              <w:jc w:val="left"/>
              <w:rPr>
                <w:rFonts w:cs="Times New Roman"/>
                <w:sz w:val="24"/>
                <w:szCs w:val="24"/>
              </w:rPr>
            </w:pPr>
            <w:r w:rsidRPr="00835288">
              <w:rPr>
                <w:rFonts w:cs="Times New Roman"/>
                <w:sz w:val="24"/>
                <w:szCs w:val="24"/>
              </w:rPr>
              <w:t>Chọn thang lương trong danh sách</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3E6224D5" w14:textId="77777777" w:rsidR="00EA2124" w:rsidRPr="00835288" w:rsidRDefault="00EA2124" w:rsidP="001F3F09">
            <w:pPr>
              <w:spacing w:before="240"/>
              <w:jc w:val="center"/>
              <w:rPr>
                <w:rFonts w:cs="Times New Roman"/>
                <w:sz w:val="24"/>
                <w:szCs w:val="24"/>
              </w:rPr>
            </w:pPr>
            <w:r>
              <w:rPr>
                <w:rFonts w:cs="Times New Roman"/>
                <w:sz w:val="24"/>
                <w:szCs w:val="24"/>
              </w:rPr>
              <w:t>Danh sách</w:t>
            </w:r>
          </w:p>
        </w:tc>
        <w:tc>
          <w:tcPr>
            <w:tcW w:w="1260" w:type="dxa"/>
            <w:tcBorders>
              <w:top w:val="single" w:sz="4" w:space="0" w:color="000000"/>
              <w:left w:val="single" w:sz="4" w:space="0" w:color="000000"/>
              <w:bottom w:val="single" w:sz="4" w:space="0" w:color="000000"/>
              <w:right w:val="single" w:sz="4" w:space="0" w:color="000000"/>
            </w:tcBorders>
            <w:vAlign w:val="center"/>
          </w:tcPr>
          <w:p w14:paraId="562BC429" w14:textId="77777777"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8114F5B"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621" w:type="dxa"/>
            <w:tcBorders>
              <w:top w:val="single" w:sz="4" w:space="0" w:color="000000"/>
              <w:left w:val="single" w:sz="4" w:space="0" w:color="000000"/>
              <w:bottom w:val="single" w:sz="4" w:space="0" w:color="000000"/>
              <w:right w:val="single" w:sz="4" w:space="0" w:color="000000"/>
            </w:tcBorders>
            <w:vAlign w:val="center"/>
          </w:tcPr>
          <w:p w14:paraId="7B1E3690" w14:textId="77777777" w:rsidR="00EA2124" w:rsidRPr="00835288" w:rsidRDefault="00EA2124" w:rsidP="001F3F09">
            <w:pPr>
              <w:spacing w:before="240"/>
              <w:jc w:val="left"/>
              <w:rPr>
                <w:rFonts w:cs="Times New Roman"/>
                <w:sz w:val="24"/>
                <w:szCs w:val="24"/>
              </w:rPr>
            </w:pPr>
            <w:r w:rsidRPr="00835288">
              <w:rPr>
                <w:rFonts w:cs="Times New Roman"/>
                <w:sz w:val="24"/>
                <w:szCs w:val="24"/>
              </w:rPr>
              <w:t>Tham chiếu từ danh mục thang lương</w:t>
            </w:r>
          </w:p>
        </w:tc>
      </w:tr>
      <w:tr w:rsidR="00EA2124" w:rsidRPr="00835288" w14:paraId="2C280B4B"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5AF9C6CD"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2</w:t>
            </w:r>
          </w:p>
        </w:tc>
        <w:tc>
          <w:tcPr>
            <w:tcW w:w="1450" w:type="dxa"/>
            <w:tcBorders>
              <w:top w:val="single" w:sz="4" w:space="0" w:color="000000"/>
              <w:left w:val="single" w:sz="4" w:space="0" w:color="000000"/>
              <w:bottom w:val="single" w:sz="4" w:space="0" w:color="000000"/>
              <w:right w:val="single" w:sz="4" w:space="0" w:color="000000"/>
            </w:tcBorders>
            <w:vAlign w:val="center"/>
          </w:tcPr>
          <w:p w14:paraId="3B4C9D03" w14:textId="402F8188" w:rsidR="00EA2124" w:rsidRPr="00835288" w:rsidRDefault="00EA2124" w:rsidP="00AA778D">
            <w:pPr>
              <w:jc w:val="left"/>
              <w:rPr>
                <w:rFonts w:cs="Times New Roman"/>
                <w:sz w:val="24"/>
                <w:szCs w:val="24"/>
              </w:rPr>
            </w:pPr>
            <w:r>
              <w:rPr>
                <w:rFonts w:cs="Times New Roman"/>
                <w:sz w:val="24"/>
                <w:szCs w:val="24"/>
              </w:rPr>
              <w:t xml:space="preserve">Mã </w:t>
            </w:r>
            <w:r w:rsidR="00AA778D">
              <w:rPr>
                <w:rFonts w:cs="Times New Roman"/>
                <w:sz w:val="24"/>
                <w:szCs w:val="24"/>
              </w:rPr>
              <w:t>ngạch</w:t>
            </w:r>
            <w:r>
              <w:rPr>
                <w:rFonts w:cs="Times New Roman"/>
                <w:sz w:val="24"/>
                <w:szCs w:val="24"/>
              </w:rPr>
              <w:t xml:space="preserve"> </w:t>
            </w:r>
            <w:r w:rsidRPr="00835288">
              <w:rPr>
                <w:rFonts w:cs="Times New Roman"/>
                <w:sz w:val="24"/>
                <w:szCs w:val="24"/>
              </w:rPr>
              <w:t>lương</w:t>
            </w:r>
          </w:p>
        </w:tc>
        <w:tc>
          <w:tcPr>
            <w:tcW w:w="1800" w:type="dxa"/>
            <w:tcBorders>
              <w:top w:val="single" w:sz="4" w:space="0" w:color="000000"/>
              <w:left w:val="single" w:sz="4" w:space="0" w:color="000000"/>
              <w:bottom w:val="single" w:sz="4" w:space="0" w:color="000000"/>
              <w:right w:val="single" w:sz="4" w:space="0" w:color="000000"/>
            </w:tcBorders>
            <w:vAlign w:val="center"/>
          </w:tcPr>
          <w:p w14:paraId="05303D35" w14:textId="73B5971D" w:rsidR="00EA2124" w:rsidRPr="00835288" w:rsidRDefault="00EA2124" w:rsidP="00AA778D">
            <w:pPr>
              <w:jc w:val="left"/>
              <w:rPr>
                <w:rFonts w:cs="Times New Roman"/>
                <w:sz w:val="24"/>
                <w:szCs w:val="24"/>
              </w:rPr>
            </w:pPr>
            <w:r>
              <w:rPr>
                <w:rFonts w:cs="Times New Roman"/>
                <w:sz w:val="24"/>
                <w:szCs w:val="24"/>
              </w:rPr>
              <w:t xml:space="preserve">Ký hiệu mã </w:t>
            </w:r>
            <w:r w:rsidR="00AA778D">
              <w:rPr>
                <w:rFonts w:cs="Times New Roman"/>
                <w:sz w:val="24"/>
                <w:szCs w:val="24"/>
              </w:rPr>
              <w:t>ngạch</w:t>
            </w:r>
            <w:r w:rsidRPr="00835288">
              <w:rPr>
                <w:rFonts w:cs="Times New Roman"/>
                <w:sz w:val="24"/>
                <w:szCs w:val="24"/>
              </w:rPr>
              <w:t xml:space="preserve"> lương</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26A8C7D0" w14:textId="77777777" w:rsidR="00EA2124" w:rsidRPr="00835288" w:rsidRDefault="00EA2124" w:rsidP="001F3F09">
            <w:pPr>
              <w:jc w:val="center"/>
              <w:rPr>
                <w:rFonts w:cs="Times New Roman"/>
                <w:sz w:val="24"/>
                <w:szCs w:val="24"/>
              </w:rPr>
            </w:pPr>
            <w:r>
              <w:rPr>
                <w:rFonts w:cs="Times New Roman"/>
                <w:sz w:val="24"/>
                <w:szCs w:val="24"/>
              </w:rPr>
              <w:t>Ký tự</w:t>
            </w:r>
          </w:p>
        </w:tc>
        <w:tc>
          <w:tcPr>
            <w:tcW w:w="1260" w:type="dxa"/>
            <w:tcBorders>
              <w:top w:val="single" w:sz="4" w:space="0" w:color="000000"/>
              <w:left w:val="single" w:sz="4" w:space="0" w:color="000000"/>
              <w:bottom w:val="single" w:sz="4" w:space="0" w:color="000000"/>
              <w:right w:val="single" w:sz="4" w:space="0" w:color="000000"/>
            </w:tcBorders>
            <w:vAlign w:val="center"/>
          </w:tcPr>
          <w:p w14:paraId="34063AD3" w14:textId="3851D49F"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E0B7655"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621" w:type="dxa"/>
            <w:tcBorders>
              <w:top w:val="single" w:sz="4" w:space="0" w:color="000000"/>
              <w:left w:val="single" w:sz="4" w:space="0" w:color="000000"/>
              <w:bottom w:val="single" w:sz="4" w:space="0" w:color="000000"/>
              <w:right w:val="single" w:sz="4" w:space="0" w:color="000000"/>
            </w:tcBorders>
            <w:vAlign w:val="center"/>
          </w:tcPr>
          <w:p w14:paraId="48C7983C" w14:textId="77777777" w:rsidR="00EA2124" w:rsidRPr="00835288" w:rsidRDefault="00EA2124" w:rsidP="001F3F09">
            <w:pPr>
              <w:spacing w:before="240"/>
              <w:rPr>
                <w:rFonts w:cs="Times New Roman"/>
                <w:sz w:val="24"/>
                <w:szCs w:val="24"/>
              </w:rPr>
            </w:pPr>
          </w:p>
        </w:tc>
      </w:tr>
      <w:tr w:rsidR="00EA2124" w:rsidRPr="00835288" w14:paraId="354EC067"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1745F964"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lastRenderedPageBreak/>
              <w:t>3</w:t>
            </w:r>
          </w:p>
        </w:tc>
        <w:tc>
          <w:tcPr>
            <w:tcW w:w="1450" w:type="dxa"/>
            <w:tcBorders>
              <w:top w:val="single" w:sz="4" w:space="0" w:color="000000"/>
              <w:left w:val="single" w:sz="4" w:space="0" w:color="000000"/>
              <w:bottom w:val="single" w:sz="4" w:space="0" w:color="000000"/>
              <w:right w:val="single" w:sz="4" w:space="0" w:color="000000"/>
            </w:tcBorders>
            <w:vAlign w:val="center"/>
          </w:tcPr>
          <w:p w14:paraId="727D2D31" w14:textId="7BE4882D" w:rsidR="00EA2124" w:rsidRPr="00835288" w:rsidRDefault="00EA2124" w:rsidP="00AA778D">
            <w:pPr>
              <w:pStyle w:val="NoSpacing"/>
              <w:spacing w:before="240"/>
            </w:pPr>
            <w:r>
              <w:t xml:space="preserve">Tên </w:t>
            </w:r>
            <w:r w:rsidR="00AA778D">
              <w:t>ngạch</w:t>
            </w:r>
            <w:r>
              <w:t xml:space="preserve"> </w:t>
            </w:r>
            <w:r w:rsidRPr="00835288">
              <w:t>lương</w:t>
            </w:r>
          </w:p>
        </w:tc>
        <w:tc>
          <w:tcPr>
            <w:tcW w:w="1800" w:type="dxa"/>
            <w:tcBorders>
              <w:top w:val="single" w:sz="4" w:space="0" w:color="000000"/>
              <w:left w:val="single" w:sz="4" w:space="0" w:color="000000"/>
              <w:bottom w:val="single" w:sz="4" w:space="0" w:color="000000"/>
              <w:right w:val="single" w:sz="4" w:space="0" w:color="000000"/>
            </w:tcBorders>
            <w:vAlign w:val="center"/>
          </w:tcPr>
          <w:p w14:paraId="473BB606" w14:textId="782F454B" w:rsidR="00EA2124" w:rsidRPr="00835288" w:rsidRDefault="00AA778D" w:rsidP="00AA778D">
            <w:pPr>
              <w:spacing w:before="240"/>
              <w:jc w:val="left"/>
              <w:rPr>
                <w:rFonts w:cs="Times New Roman"/>
                <w:sz w:val="24"/>
                <w:szCs w:val="24"/>
              </w:rPr>
            </w:pPr>
            <w:r>
              <w:rPr>
                <w:rFonts w:cs="Times New Roman"/>
                <w:sz w:val="24"/>
                <w:szCs w:val="24"/>
              </w:rPr>
              <w:t xml:space="preserve">Tên mã ngạch </w:t>
            </w:r>
            <w:r w:rsidR="00EA2124" w:rsidRPr="00835288">
              <w:rPr>
                <w:rFonts w:cs="Times New Roman"/>
                <w:sz w:val="24"/>
                <w:szCs w:val="24"/>
              </w:rPr>
              <w:t>lương</w:t>
            </w:r>
          </w:p>
        </w:tc>
        <w:tc>
          <w:tcPr>
            <w:tcW w:w="1620" w:type="dxa"/>
            <w:tcBorders>
              <w:top w:val="single" w:sz="4" w:space="0" w:color="000000"/>
              <w:left w:val="single" w:sz="4" w:space="0" w:color="000000"/>
              <w:bottom w:val="single" w:sz="4" w:space="0" w:color="000000"/>
              <w:right w:val="single" w:sz="4" w:space="0" w:color="000000"/>
            </w:tcBorders>
            <w:vAlign w:val="center"/>
          </w:tcPr>
          <w:p w14:paraId="58C2DC85" w14:textId="77777777" w:rsidR="00EA2124" w:rsidRPr="00835288" w:rsidRDefault="00EA2124" w:rsidP="001F3F09">
            <w:pPr>
              <w:jc w:val="center"/>
              <w:rPr>
                <w:rFonts w:cs="Times New Roman"/>
                <w:sz w:val="24"/>
                <w:szCs w:val="24"/>
              </w:rPr>
            </w:pPr>
            <w:r>
              <w:rPr>
                <w:rFonts w:cs="Times New Roman"/>
                <w:sz w:val="24"/>
                <w:szCs w:val="24"/>
              </w:rPr>
              <w:t>Ký tự</w:t>
            </w:r>
          </w:p>
        </w:tc>
        <w:tc>
          <w:tcPr>
            <w:tcW w:w="1260" w:type="dxa"/>
            <w:tcBorders>
              <w:top w:val="single" w:sz="4" w:space="0" w:color="000000"/>
              <w:left w:val="single" w:sz="4" w:space="0" w:color="000000"/>
              <w:bottom w:val="single" w:sz="4" w:space="0" w:color="000000"/>
              <w:right w:val="single" w:sz="4" w:space="0" w:color="000000"/>
            </w:tcBorders>
            <w:vAlign w:val="center"/>
          </w:tcPr>
          <w:p w14:paraId="4692BA13" w14:textId="3656B2F3"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F949FD"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621" w:type="dxa"/>
            <w:tcBorders>
              <w:top w:val="single" w:sz="4" w:space="0" w:color="000000"/>
              <w:left w:val="single" w:sz="4" w:space="0" w:color="000000"/>
              <w:bottom w:val="single" w:sz="4" w:space="0" w:color="000000"/>
              <w:right w:val="single" w:sz="4" w:space="0" w:color="000000"/>
            </w:tcBorders>
            <w:vAlign w:val="center"/>
          </w:tcPr>
          <w:p w14:paraId="479835A4" w14:textId="77777777" w:rsidR="00EA2124" w:rsidRPr="00835288" w:rsidRDefault="00EA2124" w:rsidP="001F3F09">
            <w:pPr>
              <w:spacing w:before="240"/>
              <w:rPr>
                <w:rFonts w:cs="Times New Roman"/>
                <w:sz w:val="24"/>
                <w:szCs w:val="24"/>
              </w:rPr>
            </w:pPr>
          </w:p>
        </w:tc>
      </w:tr>
      <w:tr w:rsidR="00EA2124" w:rsidRPr="00835288" w14:paraId="46FB2D32"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937F182"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4</w:t>
            </w:r>
          </w:p>
        </w:tc>
        <w:tc>
          <w:tcPr>
            <w:tcW w:w="1450" w:type="dxa"/>
            <w:tcBorders>
              <w:top w:val="single" w:sz="4" w:space="0" w:color="000000"/>
              <w:left w:val="single" w:sz="4" w:space="0" w:color="000000"/>
              <w:bottom w:val="single" w:sz="4" w:space="0" w:color="000000"/>
              <w:right w:val="single" w:sz="4" w:space="0" w:color="000000"/>
            </w:tcBorders>
            <w:vAlign w:val="center"/>
          </w:tcPr>
          <w:p w14:paraId="6238C3A5" w14:textId="77777777" w:rsidR="00EA2124" w:rsidRPr="00835288" w:rsidRDefault="00EA2124" w:rsidP="001F3F09">
            <w:pPr>
              <w:pStyle w:val="NoSpacing"/>
              <w:spacing w:before="240"/>
            </w:pPr>
            <w:r w:rsidRPr="00835288">
              <w:t>Trạng thái</w:t>
            </w:r>
          </w:p>
        </w:tc>
        <w:tc>
          <w:tcPr>
            <w:tcW w:w="1800" w:type="dxa"/>
            <w:tcBorders>
              <w:top w:val="single" w:sz="4" w:space="0" w:color="000000"/>
              <w:left w:val="single" w:sz="4" w:space="0" w:color="000000"/>
              <w:bottom w:val="single" w:sz="4" w:space="0" w:color="000000"/>
              <w:right w:val="single" w:sz="4" w:space="0" w:color="000000"/>
            </w:tcBorders>
            <w:vAlign w:val="center"/>
          </w:tcPr>
          <w:p w14:paraId="36B66C5B" w14:textId="33BE9D71" w:rsidR="00EA2124" w:rsidRPr="00835288" w:rsidRDefault="00EA2124" w:rsidP="00474872">
            <w:pPr>
              <w:spacing w:before="240"/>
              <w:jc w:val="left"/>
              <w:rPr>
                <w:rFonts w:cs="Times New Roman"/>
                <w:sz w:val="24"/>
                <w:szCs w:val="24"/>
              </w:rPr>
              <w:pPrChange w:id="4229" w:author="Admin" w:date="2017-09-29T13:31:00Z">
                <w:pPr>
                  <w:spacing w:before="240"/>
                  <w:jc w:val="left"/>
                </w:pPr>
              </w:pPrChange>
            </w:pPr>
            <w:r w:rsidRPr="00835288">
              <w:rPr>
                <w:rFonts w:cs="Times New Roman"/>
                <w:sz w:val="24"/>
                <w:szCs w:val="24"/>
              </w:rPr>
              <w:t>“</w:t>
            </w:r>
            <w:r>
              <w:rPr>
                <w:rFonts w:cs="Times New Roman"/>
                <w:sz w:val="24"/>
                <w:szCs w:val="24"/>
              </w:rPr>
              <w:t>Áp dụng” hoặc “Ngừng áp dụng</w:t>
            </w:r>
            <w:r w:rsidRPr="00835288">
              <w:rPr>
                <w:rFonts w:cs="Times New Roman"/>
                <w:sz w:val="24"/>
                <w:szCs w:val="24"/>
              </w:rPr>
              <w:t xml:space="preserve">” </w:t>
            </w:r>
            <w:del w:id="4230" w:author="Admin" w:date="2017-09-29T13:31:00Z">
              <w:r w:rsidRPr="00835288" w:rsidDel="00474872">
                <w:rPr>
                  <w:rFonts w:cs="Times New Roman"/>
                  <w:sz w:val="24"/>
                  <w:szCs w:val="24"/>
                </w:rPr>
                <w:delText xml:space="preserve">nhóm </w:delText>
              </w:r>
            </w:del>
            <w:ins w:id="4231" w:author="Admin" w:date="2017-09-29T13:31:00Z">
              <w:r w:rsidR="00474872">
                <w:rPr>
                  <w:rFonts w:cs="Times New Roman"/>
                  <w:sz w:val="24"/>
                  <w:szCs w:val="24"/>
                </w:rPr>
                <w:t xml:space="preserve">ngạch </w:t>
              </w:r>
            </w:ins>
            <w:r w:rsidRPr="00835288">
              <w:rPr>
                <w:rFonts w:cs="Times New Roman"/>
                <w:sz w:val="24"/>
                <w:szCs w:val="24"/>
              </w:rPr>
              <w:t>lương</w:t>
            </w:r>
          </w:p>
        </w:tc>
        <w:tc>
          <w:tcPr>
            <w:tcW w:w="1620" w:type="dxa"/>
            <w:tcBorders>
              <w:top w:val="single" w:sz="4" w:space="0" w:color="000000"/>
              <w:left w:val="single" w:sz="4" w:space="0" w:color="000000"/>
              <w:bottom w:val="single" w:sz="4" w:space="0" w:color="000000"/>
              <w:right w:val="single" w:sz="4" w:space="0" w:color="000000"/>
            </w:tcBorders>
            <w:vAlign w:val="center"/>
          </w:tcPr>
          <w:p w14:paraId="0F67A99E" w14:textId="77777777" w:rsidR="00EA2124" w:rsidRPr="00835288" w:rsidRDefault="00EA2124" w:rsidP="001F3F09">
            <w:pPr>
              <w:spacing w:before="240"/>
              <w:jc w:val="center"/>
              <w:rPr>
                <w:rFonts w:cs="Times New Roman"/>
                <w:sz w:val="24"/>
                <w:szCs w:val="24"/>
              </w:rPr>
            </w:pPr>
            <w:r>
              <w:rPr>
                <w:rFonts w:cs="Times New Roman"/>
                <w:sz w:val="24"/>
                <w:szCs w:val="24"/>
              </w:rPr>
              <w:t>Chọn một</w:t>
            </w:r>
          </w:p>
        </w:tc>
        <w:tc>
          <w:tcPr>
            <w:tcW w:w="1260" w:type="dxa"/>
            <w:tcBorders>
              <w:top w:val="single" w:sz="4" w:space="0" w:color="000000"/>
              <w:left w:val="single" w:sz="4" w:space="0" w:color="000000"/>
              <w:bottom w:val="single" w:sz="4" w:space="0" w:color="000000"/>
              <w:right w:val="single" w:sz="4" w:space="0" w:color="000000"/>
            </w:tcBorders>
            <w:vAlign w:val="center"/>
          </w:tcPr>
          <w:p w14:paraId="16E2BB9D" w14:textId="77777777"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34425C4" w14:textId="77777777" w:rsidR="00EA2124" w:rsidRPr="00835288" w:rsidRDefault="00EA2124" w:rsidP="001F3F09">
            <w:pPr>
              <w:spacing w:before="240"/>
              <w:jc w:val="center"/>
              <w:rPr>
                <w:rFonts w:cs="Times New Roman"/>
                <w:sz w:val="24"/>
                <w:szCs w:val="24"/>
              </w:rPr>
            </w:pPr>
            <w:r w:rsidRPr="00835288">
              <w:rPr>
                <w:rFonts w:cs="Times New Roman"/>
                <w:sz w:val="24"/>
                <w:szCs w:val="24"/>
              </w:rPr>
              <w:t>Không</w:t>
            </w:r>
          </w:p>
        </w:tc>
        <w:tc>
          <w:tcPr>
            <w:tcW w:w="1621" w:type="dxa"/>
            <w:tcBorders>
              <w:top w:val="single" w:sz="4" w:space="0" w:color="000000"/>
              <w:left w:val="single" w:sz="4" w:space="0" w:color="000000"/>
              <w:bottom w:val="single" w:sz="4" w:space="0" w:color="000000"/>
              <w:right w:val="single" w:sz="4" w:space="0" w:color="000000"/>
            </w:tcBorders>
            <w:vAlign w:val="center"/>
          </w:tcPr>
          <w:p w14:paraId="38699EBB" w14:textId="77777777" w:rsidR="00EA2124" w:rsidRPr="00835288" w:rsidRDefault="00EA2124" w:rsidP="001F3F09">
            <w:pPr>
              <w:spacing w:before="240"/>
              <w:rPr>
                <w:rFonts w:cs="Times New Roman"/>
                <w:sz w:val="24"/>
                <w:szCs w:val="24"/>
              </w:rPr>
            </w:pPr>
          </w:p>
        </w:tc>
      </w:tr>
      <w:tr w:rsidR="00EA2124" w:rsidRPr="00835288" w14:paraId="19C04843"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D01B906"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5</w:t>
            </w:r>
          </w:p>
        </w:tc>
        <w:tc>
          <w:tcPr>
            <w:tcW w:w="1450" w:type="dxa"/>
            <w:tcBorders>
              <w:top w:val="single" w:sz="4" w:space="0" w:color="000000"/>
              <w:left w:val="single" w:sz="4" w:space="0" w:color="000000"/>
              <w:bottom w:val="single" w:sz="4" w:space="0" w:color="000000"/>
              <w:right w:val="single" w:sz="4" w:space="0" w:color="000000"/>
            </w:tcBorders>
            <w:vAlign w:val="center"/>
          </w:tcPr>
          <w:p w14:paraId="3623D733" w14:textId="77777777" w:rsidR="00EA2124" w:rsidRPr="00835288" w:rsidRDefault="00EA2124" w:rsidP="001F3F09">
            <w:pPr>
              <w:pStyle w:val="NoSpacing"/>
              <w:spacing w:before="240"/>
            </w:pPr>
            <w:r w:rsidRPr="00835288">
              <w:t>Ghi chú</w:t>
            </w:r>
          </w:p>
        </w:tc>
        <w:tc>
          <w:tcPr>
            <w:tcW w:w="1800" w:type="dxa"/>
            <w:tcBorders>
              <w:top w:val="single" w:sz="4" w:space="0" w:color="000000"/>
              <w:left w:val="single" w:sz="4" w:space="0" w:color="000000"/>
              <w:bottom w:val="single" w:sz="4" w:space="0" w:color="000000"/>
              <w:right w:val="single" w:sz="4" w:space="0" w:color="000000"/>
            </w:tcBorders>
            <w:vAlign w:val="center"/>
          </w:tcPr>
          <w:p w14:paraId="180385F6" w14:textId="77777777" w:rsidR="00EA2124" w:rsidRPr="00835288" w:rsidRDefault="00EA2124" w:rsidP="001F3F09">
            <w:pPr>
              <w:spacing w:before="240"/>
              <w:jc w:val="left"/>
              <w:rPr>
                <w:rFonts w:cs="Times New Roman"/>
                <w:sz w:val="24"/>
                <w:szCs w:val="24"/>
              </w:rPr>
            </w:pPr>
            <w:r w:rsidRPr="00835288">
              <w:rPr>
                <w:rFonts w:cs="Times New Roman"/>
                <w:sz w:val="24"/>
                <w:szCs w:val="24"/>
              </w:rPr>
              <w:t>Ghi chú thêm</w:t>
            </w:r>
          </w:p>
        </w:tc>
        <w:tc>
          <w:tcPr>
            <w:tcW w:w="1620" w:type="dxa"/>
            <w:tcBorders>
              <w:top w:val="single" w:sz="4" w:space="0" w:color="000000"/>
              <w:left w:val="single" w:sz="4" w:space="0" w:color="000000"/>
              <w:bottom w:val="single" w:sz="4" w:space="0" w:color="000000"/>
              <w:right w:val="single" w:sz="4" w:space="0" w:color="000000"/>
            </w:tcBorders>
            <w:vAlign w:val="center"/>
          </w:tcPr>
          <w:p w14:paraId="5A36FE50" w14:textId="77777777" w:rsidR="00EA2124" w:rsidRPr="00835288" w:rsidRDefault="00EA2124" w:rsidP="001F3F09">
            <w:pPr>
              <w:spacing w:before="240"/>
              <w:jc w:val="center"/>
              <w:rPr>
                <w:rFonts w:cs="Times New Roman"/>
                <w:sz w:val="24"/>
                <w:szCs w:val="24"/>
              </w:rPr>
            </w:pPr>
            <w:r>
              <w:rPr>
                <w:rFonts w:cs="Times New Roman"/>
                <w:sz w:val="24"/>
                <w:szCs w:val="24"/>
              </w:rPr>
              <w:t>Ký tự</w:t>
            </w:r>
          </w:p>
        </w:tc>
        <w:tc>
          <w:tcPr>
            <w:tcW w:w="1260" w:type="dxa"/>
            <w:tcBorders>
              <w:top w:val="single" w:sz="4" w:space="0" w:color="000000"/>
              <w:left w:val="single" w:sz="4" w:space="0" w:color="000000"/>
              <w:bottom w:val="single" w:sz="4" w:space="0" w:color="000000"/>
              <w:right w:val="single" w:sz="4" w:space="0" w:color="000000"/>
            </w:tcBorders>
          </w:tcPr>
          <w:p w14:paraId="0AC73C00" w14:textId="371BF04A"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85585EC" w14:textId="77777777" w:rsidR="00EA2124" w:rsidRPr="00835288" w:rsidRDefault="00EA2124" w:rsidP="001F3F09">
            <w:pPr>
              <w:spacing w:before="240"/>
              <w:jc w:val="center"/>
              <w:rPr>
                <w:rFonts w:cs="Times New Roman"/>
                <w:sz w:val="24"/>
                <w:szCs w:val="24"/>
              </w:rPr>
            </w:pPr>
            <w:r w:rsidRPr="00835288">
              <w:rPr>
                <w:rFonts w:cs="Times New Roman"/>
                <w:sz w:val="24"/>
                <w:szCs w:val="24"/>
              </w:rPr>
              <w:t>Không</w:t>
            </w:r>
          </w:p>
        </w:tc>
        <w:tc>
          <w:tcPr>
            <w:tcW w:w="1621" w:type="dxa"/>
            <w:tcBorders>
              <w:top w:val="single" w:sz="4" w:space="0" w:color="000000"/>
              <w:left w:val="single" w:sz="4" w:space="0" w:color="000000"/>
              <w:bottom w:val="single" w:sz="4" w:space="0" w:color="000000"/>
              <w:right w:val="single" w:sz="4" w:space="0" w:color="000000"/>
            </w:tcBorders>
            <w:vAlign w:val="center"/>
          </w:tcPr>
          <w:p w14:paraId="23FF71DF" w14:textId="77777777" w:rsidR="00EA2124" w:rsidRPr="00835288" w:rsidRDefault="00EA2124" w:rsidP="001F3F09">
            <w:pPr>
              <w:spacing w:before="240"/>
              <w:rPr>
                <w:rFonts w:cs="Times New Roman"/>
                <w:sz w:val="24"/>
                <w:szCs w:val="24"/>
              </w:rPr>
            </w:pPr>
          </w:p>
        </w:tc>
      </w:tr>
    </w:tbl>
    <w:p w14:paraId="3AB3D109" w14:textId="77777777" w:rsidR="00EA2124" w:rsidRPr="004908C7" w:rsidRDefault="00EA2124" w:rsidP="00896B3B">
      <w:pPr>
        <w:pStyle w:val="Heading4"/>
      </w:pPr>
      <w:r>
        <w:t>Các nút chức năng</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4"/>
        <w:gridCol w:w="6187"/>
      </w:tblGrid>
      <w:tr w:rsidR="00EA2124" w:rsidRPr="00835288" w14:paraId="0E135C0A" w14:textId="77777777" w:rsidTr="001F3F09">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F670AE8" w14:textId="77777777" w:rsidR="00EA2124" w:rsidRPr="00835288" w:rsidRDefault="00EA2124" w:rsidP="001F3F09">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F1A33E8"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 xml:space="preserve">Thao tác </w:t>
            </w:r>
          </w:p>
        </w:tc>
        <w:tc>
          <w:tcPr>
            <w:tcW w:w="618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B462C04"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Mô tả</w:t>
            </w:r>
          </w:p>
        </w:tc>
      </w:tr>
      <w:tr w:rsidR="00EA2124" w:rsidRPr="00835288" w14:paraId="5C47EEDF"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17BEA328" w14:textId="77777777" w:rsidR="00EA2124" w:rsidRPr="00835288" w:rsidRDefault="00EA2124" w:rsidP="001F3F09">
            <w:pPr>
              <w:spacing w:after="0" w:line="26" w:lineRule="atLeast"/>
              <w:jc w:val="center"/>
              <w:rPr>
                <w:rFonts w:cs="Times New Roman"/>
                <w:color w:val="000000"/>
                <w:sz w:val="24"/>
                <w:szCs w:val="24"/>
              </w:rPr>
            </w:pPr>
            <w:r w:rsidRPr="00835288">
              <w:rPr>
                <w:rFonts w:cs="Times New Roman"/>
                <w:color w:val="000000"/>
                <w:sz w:val="24"/>
                <w:szCs w:val="24"/>
              </w:rPr>
              <w:t>1</w:t>
            </w: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0785FFDD" w14:textId="7FDD2EA1" w:rsidR="00EA2124" w:rsidRPr="00835288" w:rsidRDefault="00EA2124" w:rsidP="00474872">
            <w:pPr>
              <w:spacing w:before="240"/>
              <w:jc w:val="left"/>
              <w:rPr>
                <w:rFonts w:cs="Times New Roman"/>
                <w:b/>
                <w:sz w:val="24"/>
                <w:szCs w:val="24"/>
              </w:rPr>
              <w:pPrChange w:id="4232" w:author="Admin" w:date="2017-09-29T13:32:00Z">
                <w:pPr>
                  <w:spacing w:before="240"/>
                  <w:jc w:val="left"/>
                </w:pPr>
              </w:pPrChange>
            </w:pPr>
            <w:r>
              <w:rPr>
                <w:rFonts w:cs="Times New Roman"/>
                <w:b/>
                <w:sz w:val="24"/>
                <w:szCs w:val="24"/>
              </w:rPr>
              <w:t xml:space="preserve">Thiết lập </w:t>
            </w:r>
            <w:del w:id="4233" w:author="Admin" w:date="2017-09-29T13:32:00Z">
              <w:r w:rsidDel="00474872">
                <w:rPr>
                  <w:rFonts w:cs="Times New Roman"/>
                  <w:b/>
                  <w:sz w:val="24"/>
                  <w:szCs w:val="24"/>
                </w:rPr>
                <w:delText xml:space="preserve">nhóm </w:delText>
              </w:r>
            </w:del>
            <w:ins w:id="4234" w:author="Admin" w:date="2017-09-29T13:32:00Z">
              <w:r w:rsidR="00474872">
                <w:rPr>
                  <w:rFonts w:cs="Times New Roman"/>
                  <w:b/>
                  <w:sz w:val="24"/>
                  <w:szCs w:val="24"/>
                </w:rPr>
                <w:t>ngạch</w:t>
              </w:r>
              <w:r w:rsidR="00474872">
                <w:rPr>
                  <w:rFonts w:cs="Times New Roman"/>
                  <w:b/>
                  <w:sz w:val="24"/>
                  <w:szCs w:val="24"/>
                </w:rPr>
                <w:t xml:space="preserve"> </w:t>
              </w:r>
            </w:ins>
            <w:r>
              <w:rPr>
                <w:rFonts w:cs="Times New Roman"/>
                <w:b/>
                <w:sz w:val="24"/>
                <w:szCs w:val="24"/>
              </w:rPr>
              <w:t>lương</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3AB57BF4" w14:textId="77777777" w:rsidR="00EA2124" w:rsidRDefault="00EA2124" w:rsidP="001F3F09">
            <w:pPr>
              <w:spacing w:before="240"/>
              <w:jc w:val="left"/>
              <w:rPr>
                <w:rFonts w:cs="Times New Roman"/>
                <w:sz w:val="24"/>
                <w:szCs w:val="24"/>
              </w:rPr>
            </w:pPr>
            <w:r w:rsidRPr="00835288">
              <w:rPr>
                <w:rFonts w:cs="Times New Roman"/>
                <w:sz w:val="24"/>
                <w:szCs w:val="24"/>
              </w:rPr>
              <w:t>Người dùng sử dụng chức năng này để "</w:t>
            </w:r>
            <w:r>
              <w:rPr>
                <w:rFonts w:cs="Times New Roman"/>
                <w:sz w:val="24"/>
                <w:szCs w:val="24"/>
              </w:rPr>
              <w:t>Thiết lập</w:t>
            </w:r>
            <w:r w:rsidRPr="00835288">
              <w:rPr>
                <w:rFonts w:cs="Times New Roman"/>
                <w:sz w:val="24"/>
                <w:szCs w:val="24"/>
              </w:rPr>
              <w:t xml:space="preserve">" </w:t>
            </w:r>
            <w:r>
              <w:rPr>
                <w:rFonts w:cs="Times New Roman"/>
                <w:sz w:val="24"/>
                <w:szCs w:val="24"/>
              </w:rPr>
              <w:t>một nhóm lương dùng cho hệ thống</w:t>
            </w:r>
          </w:p>
          <w:p w14:paraId="5F612218" w14:textId="4D6B21A1" w:rsidR="00EA2124" w:rsidDel="00474872" w:rsidRDefault="00EA2124" w:rsidP="001F3F09">
            <w:pPr>
              <w:spacing w:before="240"/>
              <w:jc w:val="left"/>
              <w:rPr>
                <w:del w:id="4235" w:author="Admin" w:date="2017-09-29T13:32:00Z"/>
                <w:rFonts w:cs="Times New Roman"/>
                <w:sz w:val="24"/>
                <w:szCs w:val="24"/>
              </w:rPr>
            </w:pPr>
            <w:r>
              <w:rPr>
                <w:rFonts w:cs="Times New Roman"/>
                <w:sz w:val="24"/>
                <w:szCs w:val="24"/>
              </w:rPr>
              <w:t xml:space="preserve">Thêm mới thông tin nhóm lương gồm: Thang lương, Mã </w:t>
            </w:r>
            <w:ins w:id="4236" w:author="Admin" w:date="2017-09-29T13:32:00Z">
              <w:r w:rsidR="00474872">
                <w:rPr>
                  <w:rFonts w:cs="Times New Roman"/>
                  <w:sz w:val="24"/>
                  <w:szCs w:val="24"/>
                </w:rPr>
                <w:t>ngạch</w:t>
              </w:r>
            </w:ins>
            <w:del w:id="4237" w:author="Admin" w:date="2017-09-29T13:32:00Z">
              <w:r w:rsidDel="00474872">
                <w:rPr>
                  <w:rFonts w:cs="Times New Roman"/>
                  <w:sz w:val="24"/>
                  <w:szCs w:val="24"/>
                </w:rPr>
                <w:delText>nhóm</w:delText>
              </w:r>
            </w:del>
            <w:r>
              <w:rPr>
                <w:rFonts w:cs="Times New Roman"/>
                <w:sz w:val="24"/>
                <w:szCs w:val="24"/>
              </w:rPr>
              <w:t xml:space="preserve"> lương, Tên </w:t>
            </w:r>
            <w:ins w:id="4238" w:author="Admin" w:date="2017-09-29T13:32:00Z">
              <w:r w:rsidR="00474872">
                <w:rPr>
                  <w:rFonts w:cs="Times New Roman"/>
                  <w:sz w:val="24"/>
                  <w:szCs w:val="24"/>
                </w:rPr>
                <w:t>ngạch</w:t>
              </w:r>
            </w:ins>
            <w:del w:id="4239" w:author="Admin" w:date="2017-09-29T13:32:00Z">
              <w:r w:rsidDel="00474872">
                <w:rPr>
                  <w:rFonts w:cs="Times New Roman"/>
                  <w:sz w:val="24"/>
                  <w:szCs w:val="24"/>
                </w:rPr>
                <w:delText>nhóm</w:delText>
              </w:r>
            </w:del>
            <w:r>
              <w:rPr>
                <w:rFonts w:cs="Times New Roman"/>
                <w:sz w:val="24"/>
                <w:szCs w:val="24"/>
              </w:rPr>
              <w:t xml:space="preserve"> lương, Trạng thái, Mô tả.</w:t>
            </w:r>
          </w:p>
          <w:p w14:paraId="2C65E67C" w14:textId="187E52E8" w:rsidR="00EA2124" w:rsidRPr="00835288" w:rsidRDefault="00EA2124" w:rsidP="001F3F09">
            <w:pPr>
              <w:spacing w:before="240"/>
              <w:jc w:val="left"/>
              <w:rPr>
                <w:rFonts w:cs="Times New Roman"/>
                <w:sz w:val="24"/>
                <w:szCs w:val="24"/>
              </w:rPr>
            </w:pPr>
            <w:del w:id="4240" w:author="Admin" w:date="2017-09-29T13:32:00Z">
              <w:r w:rsidDel="00474872">
                <w:rPr>
                  <w:rFonts w:cs="Times New Roman"/>
                  <w:sz w:val="24"/>
                  <w:szCs w:val="24"/>
                </w:rPr>
                <w:delText>Nhập đầy đủ các trường thông tin bắt buộc: Mã nhóm lương, Tên nhóm lương.</w:delText>
              </w:r>
            </w:del>
          </w:p>
        </w:tc>
      </w:tr>
      <w:tr w:rsidR="00EA2124" w:rsidRPr="00835288" w:rsidDel="00474872" w14:paraId="4C51C786" w14:textId="1230E077" w:rsidTr="001F3F09">
        <w:trPr>
          <w:trHeight w:val="286"/>
          <w:del w:id="4241" w:author="Admin" w:date="2017-09-29T13:32:00Z"/>
        </w:trPr>
        <w:tc>
          <w:tcPr>
            <w:tcW w:w="760" w:type="dxa"/>
            <w:tcBorders>
              <w:top w:val="single" w:sz="4" w:space="0" w:color="000000"/>
              <w:left w:val="single" w:sz="4" w:space="0" w:color="000000"/>
              <w:bottom w:val="single" w:sz="4" w:space="0" w:color="000000"/>
              <w:right w:val="single" w:sz="4" w:space="0" w:color="000000"/>
            </w:tcBorders>
            <w:vAlign w:val="center"/>
          </w:tcPr>
          <w:p w14:paraId="4EA3DA52" w14:textId="6C29AC40" w:rsidR="00EA2124" w:rsidRPr="00835288" w:rsidDel="00474872" w:rsidRDefault="00EA2124" w:rsidP="001F3F09">
            <w:pPr>
              <w:spacing w:after="0" w:line="26" w:lineRule="atLeast"/>
              <w:jc w:val="center"/>
              <w:rPr>
                <w:del w:id="4242" w:author="Admin" w:date="2017-09-29T13:32:00Z"/>
                <w:rFonts w:cs="Times New Roman"/>
                <w:color w:val="000000"/>
                <w:sz w:val="24"/>
                <w:szCs w:val="24"/>
              </w:rPr>
            </w:pPr>
            <w:del w:id="4243" w:author="Admin" w:date="2017-09-29T13:32:00Z">
              <w:r w:rsidRPr="00835288" w:rsidDel="00474872">
                <w:rPr>
                  <w:rFonts w:cs="Times New Roman"/>
                  <w:color w:val="000000"/>
                  <w:sz w:val="24"/>
                  <w:szCs w:val="24"/>
                </w:rPr>
                <w:delText>2</w:delText>
              </w:r>
            </w:del>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EFB588C" w14:textId="15C209CA" w:rsidR="00EA2124" w:rsidRPr="00835288" w:rsidDel="00474872" w:rsidRDefault="00EA2124" w:rsidP="001F3F09">
            <w:pPr>
              <w:spacing w:before="240"/>
              <w:jc w:val="left"/>
              <w:rPr>
                <w:del w:id="4244" w:author="Admin" w:date="2017-09-29T13:32:00Z"/>
                <w:rFonts w:cs="Times New Roman"/>
                <w:b/>
                <w:sz w:val="24"/>
                <w:szCs w:val="24"/>
              </w:rPr>
            </w:pPr>
            <w:del w:id="4245" w:author="Admin" w:date="2017-09-29T13:32:00Z">
              <w:r w:rsidRPr="00835288" w:rsidDel="00474872">
                <w:rPr>
                  <w:rFonts w:cs="Times New Roman"/>
                  <w:b/>
                  <w:sz w:val="24"/>
                  <w:szCs w:val="24"/>
                </w:rPr>
                <w:delText>Sửa</w:delText>
              </w:r>
            </w:del>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0B80EE1F" w14:textId="0DDEA67E" w:rsidR="00EA2124" w:rsidDel="00474872" w:rsidRDefault="00EA2124" w:rsidP="001F3F09">
            <w:pPr>
              <w:spacing w:before="240"/>
              <w:jc w:val="left"/>
              <w:rPr>
                <w:del w:id="4246" w:author="Admin" w:date="2017-09-29T13:32:00Z"/>
                <w:rFonts w:cs="Times New Roman"/>
                <w:sz w:val="24"/>
                <w:szCs w:val="24"/>
              </w:rPr>
            </w:pPr>
            <w:del w:id="4247" w:author="Admin" w:date="2017-09-29T13:32:00Z">
              <w:r w:rsidRPr="00835288" w:rsidDel="00474872">
                <w:rPr>
                  <w:rFonts w:cs="Times New Roman"/>
                  <w:sz w:val="24"/>
                  <w:szCs w:val="24"/>
                </w:rPr>
                <w:delText xml:space="preserve">Người dùng sử dụng chức năng này </w:delText>
              </w:r>
              <w:r w:rsidDel="00474872">
                <w:rPr>
                  <w:rFonts w:cs="Times New Roman"/>
                  <w:sz w:val="24"/>
                  <w:szCs w:val="24"/>
                </w:rPr>
                <w:delText>để sửa thông tin nhóm lương</w:delText>
              </w:r>
            </w:del>
          </w:p>
          <w:p w14:paraId="6C3BC718" w14:textId="46E31F34" w:rsidR="00EA2124" w:rsidRPr="00835288" w:rsidDel="00474872" w:rsidRDefault="00EA2124" w:rsidP="001F3F09">
            <w:pPr>
              <w:spacing w:before="240"/>
              <w:jc w:val="left"/>
              <w:rPr>
                <w:del w:id="4248" w:author="Admin" w:date="2017-09-29T13:32:00Z"/>
                <w:rFonts w:cs="Times New Roman"/>
                <w:sz w:val="24"/>
                <w:szCs w:val="24"/>
              </w:rPr>
            </w:pPr>
            <w:del w:id="4249" w:author="Admin" w:date="2017-09-29T13:32:00Z">
              <w:r w:rsidDel="00474872">
                <w:rPr>
                  <w:rFonts w:cs="Times New Roman"/>
                  <w:sz w:val="24"/>
                  <w:szCs w:val="24"/>
                </w:rPr>
                <w:delText>Các thông tin thang lương sửa: tên nhóm lương, trạng thái, mô tả.</w:delText>
              </w:r>
            </w:del>
          </w:p>
        </w:tc>
      </w:tr>
      <w:tr w:rsidR="00EA2124" w:rsidRPr="00835288" w14:paraId="254A3D43"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7860376B" w14:textId="430027D8" w:rsidR="00EA2124" w:rsidRPr="00835288" w:rsidRDefault="00EA2124" w:rsidP="001F3F09">
            <w:pPr>
              <w:spacing w:after="0" w:line="26" w:lineRule="atLeast"/>
              <w:jc w:val="center"/>
              <w:rPr>
                <w:rFonts w:cs="Times New Roman"/>
                <w:color w:val="000000"/>
                <w:sz w:val="24"/>
                <w:szCs w:val="24"/>
              </w:rPr>
            </w:pPr>
            <w:del w:id="4250" w:author="Admin" w:date="2017-09-29T13:33:00Z">
              <w:r w:rsidRPr="00835288" w:rsidDel="00474872">
                <w:rPr>
                  <w:rFonts w:cs="Times New Roman"/>
                  <w:color w:val="000000"/>
                  <w:sz w:val="24"/>
                  <w:szCs w:val="24"/>
                </w:rPr>
                <w:delText>3</w:delText>
              </w:r>
            </w:del>
            <w:ins w:id="4251" w:author="Admin" w:date="2017-09-29T13:33:00Z">
              <w:r w:rsidR="00474872">
                <w:rPr>
                  <w:rFonts w:cs="Times New Roman"/>
                  <w:color w:val="000000"/>
                  <w:sz w:val="24"/>
                  <w:szCs w:val="24"/>
                </w:rPr>
                <w:t>2</w:t>
              </w:r>
            </w:ins>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1E3AF89D" w14:textId="77777777" w:rsidR="00EA2124" w:rsidRPr="00835288" w:rsidRDefault="00EA2124" w:rsidP="001F3F09">
            <w:pPr>
              <w:spacing w:before="240"/>
              <w:jc w:val="left"/>
              <w:rPr>
                <w:rFonts w:cs="Times New Roman"/>
                <w:b/>
                <w:sz w:val="24"/>
                <w:szCs w:val="24"/>
              </w:rPr>
            </w:pPr>
            <w:r w:rsidRPr="00835288">
              <w:rPr>
                <w:rFonts w:cs="Times New Roman"/>
                <w:b/>
                <w:sz w:val="24"/>
                <w:szCs w:val="24"/>
              </w:rPr>
              <w:t>Lưu</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57605283" w14:textId="77777777" w:rsidR="00EA2124" w:rsidRPr="00835288" w:rsidRDefault="00EA2124" w:rsidP="001F3F09">
            <w:pPr>
              <w:spacing w:before="240"/>
              <w:jc w:val="left"/>
              <w:rPr>
                <w:rFonts w:cs="Times New Roman"/>
                <w:sz w:val="24"/>
                <w:szCs w:val="24"/>
              </w:rPr>
            </w:pPr>
            <w:r w:rsidRPr="00835288">
              <w:rPr>
                <w:rFonts w:cs="Times New Roman"/>
                <w:sz w:val="24"/>
                <w:szCs w:val="24"/>
              </w:rPr>
              <w:t>Người dùng sử dụng chức năng này để "Cập nhật" thông tin được "Thêm"/"Sửa"</w:t>
            </w:r>
            <w:r>
              <w:rPr>
                <w:rFonts w:cs="Times New Roman"/>
                <w:sz w:val="24"/>
                <w:szCs w:val="24"/>
              </w:rPr>
              <w:t xml:space="preserve"> </w:t>
            </w:r>
            <w:r w:rsidRPr="00835288">
              <w:rPr>
                <w:rFonts w:cs="Times New Roman"/>
                <w:sz w:val="24"/>
                <w:szCs w:val="24"/>
              </w:rPr>
              <w:t>.</w:t>
            </w:r>
          </w:p>
        </w:tc>
      </w:tr>
      <w:tr w:rsidR="00EA2124" w:rsidRPr="00835288" w14:paraId="562A8C5B"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2C1D0CBB" w14:textId="007184EF" w:rsidR="00EA2124" w:rsidRPr="00835288" w:rsidRDefault="00EA2124" w:rsidP="001F3F09">
            <w:pPr>
              <w:spacing w:after="0" w:line="26" w:lineRule="atLeast"/>
              <w:jc w:val="center"/>
              <w:rPr>
                <w:rFonts w:cs="Times New Roman"/>
                <w:color w:val="000000"/>
                <w:sz w:val="24"/>
                <w:szCs w:val="24"/>
              </w:rPr>
            </w:pPr>
            <w:del w:id="4252" w:author="Admin" w:date="2017-09-29T13:33:00Z">
              <w:r w:rsidRPr="00835288" w:rsidDel="00474872">
                <w:rPr>
                  <w:rFonts w:cs="Times New Roman"/>
                  <w:color w:val="000000"/>
                  <w:sz w:val="24"/>
                  <w:szCs w:val="24"/>
                </w:rPr>
                <w:delText>4</w:delText>
              </w:r>
            </w:del>
            <w:ins w:id="4253" w:author="Admin" w:date="2017-09-29T13:33:00Z">
              <w:r w:rsidR="00474872">
                <w:rPr>
                  <w:rFonts w:cs="Times New Roman"/>
                  <w:color w:val="000000"/>
                  <w:sz w:val="24"/>
                  <w:szCs w:val="24"/>
                </w:rPr>
                <w:t>3</w:t>
              </w:r>
            </w:ins>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17E3028" w14:textId="77777777" w:rsidR="00EA2124" w:rsidRPr="00835288" w:rsidRDefault="00EA2124" w:rsidP="001F3F09">
            <w:pPr>
              <w:spacing w:before="240"/>
              <w:jc w:val="left"/>
              <w:rPr>
                <w:rFonts w:cs="Times New Roman"/>
                <w:b/>
                <w:sz w:val="24"/>
                <w:szCs w:val="24"/>
              </w:rPr>
            </w:pPr>
            <w:r w:rsidRPr="00835288">
              <w:rPr>
                <w:rFonts w:cs="Times New Roman"/>
                <w:b/>
                <w:sz w:val="24"/>
                <w:szCs w:val="24"/>
              </w:rPr>
              <w:t>Hủy</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110A60A6" w14:textId="77777777" w:rsidR="00EA2124" w:rsidRPr="00835288" w:rsidRDefault="00EA2124" w:rsidP="001F3F09">
            <w:pPr>
              <w:spacing w:before="240"/>
              <w:jc w:val="left"/>
              <w:rPr>
                <w:rFonts w:cs="Times New Roman"/>
                <w:sz w:val="24"/>
                <w:szCs w:val="24"/>
              </w:rPr>
            </w:pPr>
            <w:r w:rsidRPr="00835288">
              <w:rPr>
                <w:rFonts w:cs="Times New Roman"/>
                <w:sz w:val="24"/>
                <w:szCs w:val="24"/>
              </w:rPr>
              <w:t>Người dùng sử dụng chức năng này để "Hủy" quá trình "Thêm"/"Sửa" thông tin.</w:t>
            </w:r>
          </w:p>
        </w:tc>
      </w:tr>
      <w:tr w:rsidR="00EA2124" w:rsidRPr="00835288" w14:paraId="28A63E03"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395766E9" w14:textId="498CE5CB" w:rsidR="00EA2124" w:rsidRPr="00835288" w:rsidRDefault="00EA2124" w:rsidP="001F3F09">
            <w:pPr>
              <w:spacing w:after="0" w:line="26" w:lineRule="atLeast"/>
              <w:jc w:val="center"/>
              <w:rPr>
                <w:rFonts w:cs="Times New Roman"/>
                <w:color w:val="000000"/>
                <w:sz w:val="24"/>
                <w:szCs w:val="24"/>
              </w:rPr>
            </w:pPr>
            <w:del w:id="4254" w:author="Admin" w:date="2017-09-29T13:33:00Z">
              <w:r w:rsidDel="00474872">
                <w:rPr>
                  <w:rFonts w:cs="Times New Roman"/>
                  <w:color w:val="000000"/>
                  <w:sz w:val="24"/>
                  <w:szCs w:val="24"/>
                </w:rPr>
                <w:delText>5</w:delText>
              </w:r>
            </w:del>
            <w:ins w:id="4255" w:author="Admin" w:date="2017-09-29T13:33:00Z">
              <w:r w:rsidR="00474872">
                <w:rPr>
                  <w:rFonts w:cs="Times New Roman"/>
                  <w:color w:val="000000"/>
                  <w:sz w:val="24"/>
                  <w:szCs w:val="24"/>
                </w:rPr>
                <w:t>4</w:t>
              </w:r>
            </w:ins>
          </w:p>
        </w:tc>
        <w:tc>
          <w:tcPr>
            <w:tcW w:w="2414" w:type="dxa"/>
            <w:tcBorders>
              <w:top w:val="single" w:sz="4" w:space="0" w:color="000000"/>
              <w:left w:val="single" w:sz="4" w:space="0" w:color="000000"/>
              <w:bottom w:val="single" w:sz="4" w:space="0" w:color="000000"/>
              <w:right w:val="single" w:sz="4" w:space="0" w:color="000000"/>
            </w:tcBorders>
            <w:vAlign w:val="center"/>
          </w:tcPr>
          <w:p w14:paraId="6913C90A" w14:textId="77777777" w:rsidR="00EA2124" w:rsidRPr="00835288" w:rsidRDefault="00EA2124" w:rsidP="001F3F09">
            <w:pPr>
              <w:spacing w:before="240"/>
              <w:jc w:val="left"/>
              <w:rPr>
                <w:rFonts w:cs="Times New Roman"/>
                <w:b/>
                <w:sz w:val="24"/>
                <w:szCs w:val="24"/>
              </w:rPr>
            </w:pPr>
            <w:r>
              <w:rPr>
                <w:rFonts w:cs="Times New Roman"/>
                <w:b/>
                <w:sz w:val="24"/>
                <w:szCs w:val="24"/>
              </w:rPr>
              <w:t>Xuất excel</w:t>
            </w:r>
          </w:p>
        </w:tc>
        <w:tc>
          <w:tcPr>
            <w:tcW w:w="6187" w:type="dxa"/>
            <w:tcBorders>
              <w:top w:val="single" w:sz="4" w:space="0" w:color="000000"/>
              <w:left w:val="single" w:sz="4" w:space="0" w:color="000000"/>
              <w:bottom w:val="single" w:sz="4" w:space="0" w:color="000000"/>
              <w:right w:val="single" w:sz="4" w:space="0" w:color="000000"/>
            </w:tcBorders>
            <w:vAlign w:val="center"/>
          </w:tcPr>
          <w:p w14:paraId="37148104" w14:textId="77777777" w:rsidR="00EA2124" w:rsidRPr="00835288" w:rsidRDefault="00EA2124" w:rsidP="001F3F09">
            <w:pPr>
              <w:spacing w:before="240"/>
              <w:jc w:val="left"/>
              <w:rPr>
                <w:rFonts w:cs="Times New Roman"/>
                <w:sz w:val="24"/>
                <w:szCs w:val="24"/>
              </w:rPr>
            </w:pPr>
            <w:r>
              <w:rPr>
                <w:rFonts w:cs="Times New Roman"/>
                <w:sz w:val="24"/>
                <w:szCs w:val="24"/>
              </w:rPr>
              <w:t>Người dùng sử dụng chức năng này để xuất ra file excel danh sách nhóm lương</w:t>
            </w:r>
          </w:p>
        </w:tc>
      </w:tr>
    </w:tbl>
    <w:p w14:paraId="0CA5BE7A" w14:textId="77777777" w:rsidR="00EA2124" w:rsidRPr="004B63E7" w:rsidRDefault="00EA2124" w:rsidP="00EA2124">
      <w:pPr>
        <w:jc w:val="left"/>
      </w:pPr>
    </w:p>
    <w:p w14:paraId="4D890970" w14:textId="711ADCA8" w:rsidR="00EA2124" w:rsidRPr="00835288" w:rsidRDefault="00EA2124" w:rsidP="00714D4C">
      <w:pPr>
        <w:pStyle w:val="Heading3"/>
      </w:pPr>
      <w:del w:id="4256" w:author="Admin" w:date="2017-09-18T14:19:00Z">
        <w:r w:rsidDel="007E636D">
          <w:delText xml:space="preserve">TLHS005: </w:delText>
        </w:r>
      </w:del>
      <w:bookmarkStart w:id="4257" w:name="_Toc494461427"/>
      <w:r w:rsidRPr="00835288">
        <w:t>Thiết lậ</w:t>
      </w:r>
      <w:r>
        <w:t>p bậc</w:t>
      </w:r>
      <w:r w:rsidRPr="00835288">
        <w:t xml:space="preserve"> lương</w:t>
      </w:r>
      <w:bookmarkEnd w:id="4257"/>
      <w:r>
        <w:t xml:space="preserve"> </w:t>
      </w:r>
    </w:p>
    <w:p w14:paraId="1D3BF398" w14:textId="77777777" w:rsidR="00EA2124" w:rsidRPr="00835288" w:rsidRDefault="00EA2124" w:rsidP="00896B3B">
      <w:pPr>
        <w:pStyle w:val="Heading4"/>
      </w:pPr>
      <w:r w:rsidRPr="00835288">
        <w:t>Mục đích, ý nghĩa</w:t>
      </w:r>
    </w:p>
    <w:p w14:paraId="1FFCC2E5" w14:textId="77777777" w:rsidR="00EA2124" w:rsidRDefault="00EA2124" w:rsidP="00EA2124">
      <w:pPr>
        <w:pStyle w:val="NoSpacing"/>
        <w:numPr>
          <w:ilvl w:val="0"/>
          <w:numId w:val="5"/>
        </w:numPr>
        <w:spacing w:before="120" w:after="120" w:line="276" w:lineRule="auto"/>
        <w:ind w:left="360"/>
      </w:pPr>
      <w:r w:rsidRPr="00835288">
        <w:t>Thiết lậ</w:t>
      </w:r>
      <w:r>
        <w:t>p bậc</w:t>
      </w:r>
      <w:r w:rsidRPr="00835288">
        <w:t xml:space="preserve"> lương sử dụng cho</w:t>
      </w:r>
      <w:r>
        <w:t xml:space="preserve"> toàn</w:t>
      </w:r>
      <w:r w:rsidRPr="00835288">
        <w:t xml:space="preserve"> hệ thống</w:t>
      </w:r>
    </w:p>
    <w:p w14:paraId="3ECD9944" w14:textId="77777777" w:rsidR="00EA2124" w:rsidRDefault="00EA2124" w:rsidP="00896B3B">
      <w:pPr>
        <w:pStyle w:val="Heading4"/>
      </w:pPr>
      <w:r>
        <w:lastRenderedPageBreak/>
        <w:t>Đặc tả tình huống nghiệp vụ</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6"/>
        <w:gridCol w:w="7092"/>
      </w:tblGrid>
      <w:tr w:rsidR="00EA2124" w14:paraId="18EA84ED" w14:textId="77777777" w:rsidTr="001F3F09">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07DA9E1" w14:textId="77777777" w:rsidR="00EA2124" w:rsidRDefault="00EA2124" w:rsidP="001F3F09">
            <w:pPr>
              <w:snapToGrid w:val="0"/>
              <w:spacing w:before="120" w:line="276" w:lineRule="auto"/>
              <w:jc w:val="left"/>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FEB1753" w14:textId="77777777" w:rsidR="00EA2124" w:rsidRPr="00441A67" w:rsidRDefault="00EA2124" w:rsidP="001F3F09">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sử dụng đăng nhập vào hệ thống để thiết lập một ngạch lương sử dụng cho hệ thống</w:t>
            </w:r>
          </w:p>
        </w:tc>
      </w:tr>
      <w:tr w:rsidR="00EA2124" w14:paraId="056CCDDB" w14:textId="77777777" w:rsidTr="001F3F09">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7FA2D4B" w14:textId="77777777" w:rsidR="00EA2124" w:rsidRDefault="00EA2124" w:rsidP="001F3F09">
            <w:pPr>
              <w:snapToGrid w:val="0"/>
              <w:spacing w:before="120" w:line="276" w:lineRule="auto"/>
              <w:jc w:val="left"/>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3A89519" w14:textId="297194C7" w:rsidR="00EA2124" w:rsidRPr="00441A67" w:rsidRDefault="00EA2124" w:rsidP="00FD0C3B">
            <w:pPr>
              <w:pStyle w:val="AutoNumDescription"/>
              <w:spacing w:after="0" w:line="276" w:lineRule="auto"/>
              <w:jc w:val="left"/>
              <w:rPr>
                <w:sz w:val="24"/>
                <w:szCs w:val="24"/>
              </w:rPr>
              <w:pPrChange w:id="4258" w:author="Admin" w:date="2017-09-29T13:38:00Z">
                <w:pPr>
                  <w:pStyle w:val="AutoNumDescription"/>
                  <w:spacing w:after="0" w:line="276" w:lineRule="auto"/>
                  <w:jc w:val="left"/>
                </w:pPr>
              </w:pPrChange>
            </w:pPr>
            <w:r>
              <w:rPr>
                <w:sz w:val="24"/>
                <w:szCs w:val="24"/>
              </w:rPr>
              <w:t xml:space="preserve">Người sử dụng thiết lập thành công bậc lương với các thông tin: Thang lương, </w:t>
            </w:r>
            <w:del w:id="4259" w:author="Admin" w:date="2017-09-29T13:38:00Z">
              <w:r w:rsidDel="00FD0C3B">
                <w:rPr>
                  <w:sz w:val="24"/>
                  <w:szCs w:val="24"/>
                </w:rPr>
                <w:delText xml:space="preserve">bậc </w:delText>
              </w:r>
            </w:del>
            <w:ins w:id="4260" w:author="Admin" w:date="2017-09-29T13:38:00Z">
              <w:r w:rsidR="00FD0C3B">
                <w:rPr>
                  <w:sz w:val="24"/>
                  <w:szCs w:val="24"/>
                </w:rPr>
                <w:t>ngạch</w:t>
              </w:r>
              <w:r w:rsidR="00FD0C3B">
                <w:rPr>
                  <w:sz w:val="24"/>
                  <w:szCs w:val="24"/>
                </w:rPr>
                <w:t xml:space="preserve"> </w:t>
              </w:r>
            </w:ins>
            <w:r>
              <w:rPr>
                <w:sz w:val="24"/>
                <w:szCs w:val="24"/>
              </w:rPr>
              <w:t xml:space="preserve">lương, </w:t>
            </w:r>
            <w:ins w:id="4261" w:author="Admin" w:date="2017-09-29T13:38:00Z">
              <w:r w:rsidR="00FD0C3B">
                <w:rPr>
                  <w:sz w:val="24"/>
                  <w:szCs w:val="24"/>
                </w:rPr>
                <w:t>bậc</w:t>
              </w:r>
            </w:ins>
            <w:del w:id="4262" w:author="Admin" w:date="2017-09-29T13:38:00Z">
              <w:r w:rsidDel="00FD0C3B">
                <w:rPr>
                  <w:sz w:val="24"/>
                  <w:szCs w:val="24"/>
                </w:rPr>
                <w:delText>thang</w:delText>
              </w:r>
            </w:del>
            <w:r>
              <w:rPr>
                <w:sz w:val="24"/>
                <w:szCs w:val="24"/>
              </w:rPr>
              <w:t xml:space="preserve"> lương, số tiền, mô tả.  </w:t>
            </w:r>
          </w:p>
        </w:tc>
      </w:tr>
      <w:tr w:rsidR="00EA2124" w:rsidRPr="00980BD4" w14:paraId="0385D487" w14:textId="77777777" w:rsidTr="001F3F09">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A220202" w14:textId="77777777" w:rsidR="00EA2124" w:rsidRDefault="00EA2124" w:rsidP="001F3F09">
            <w:pPr>
              <w:snapToGrid w:val="0"/>
              <w:spacing w:before="120" w:line="276" w:lineRule="auto"/>
              <w:jc w:val="left"/>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B3CA16" w14:textId="77777777" w:rsidR="00EA2124" w:rsidRPr="00441A67" w:rsidRDefault="00EA2124" w:rsidP="001F3F09">
            <w:pPr>
              <w:spacing w:before="240"/>
              <w:jc w:val="left"/>
              <w:rPr>
                <w:rFonts w:cs="Times New Roman"/>
                <w:sz w:val="24"/>
                <w:szCs w:val="24"/>
              </w:rPr>
            </w:pPr>
            <w:r>
              <w:rPr>
                <w:rFonts w:cs="Times New Roman"/>
                <w:sz w:val="24"/>
                <w:szCs w:val="24"/>
              </w:rPr>
              <w:t>TH1: Thêm ngạch lương có mã bậc lương</w:t>
            </w:r>
            <w:r w:rsidRPr="00441A67">
              <w:rPr>
                <w:rFonts w:cs="Times New Roman"/>
                <w:sz w:val="24"/>
                <w:szCs w:val="24"/>
              </w:rPr>
              <w:t xml:space="preserve"> đã tồn tại</w:t>
            </w:r>
            <w:r>
              <w:rPr>
                <w:rFonts w:cs="Times New Roman"/>
                <w:sz w:val="24"/>
                <w:szCs w:val="24"/>
              </w:rPr>
              <w:t xml:space="preserve"> -&gt; hệ thống đưa ra cảnh báo “Mã ngạch lương đã tồn tại, yêu cầu nhập lại”</w:t>
            </w:r>
            <w:r w:rsidRPr="00441A67">
              <w:rPr>
                <w:rFonts w:cs="Times New Roman"/>
                <w:sz w:val="24"/>
                <w:szCs w:val="24"/>
              </w:rPr>
              <w:t xml:space="preserve"> </w:t>
            </w:r>
          </w:p>
          <w:p w14:paraId="1D5C9326" w14:textId="77777777" w:rsidR="00EA2124" w:rsidRPr="00441A67" w:rsidRDefault="00EA2124" w:rsidP="001F3F09">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bậc lương</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EA2124" w14:paraId="1984EF50" w14:textId="77777777" w:rsidTr="001F3F09">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036E99A" w14:textId="77777777" w:rsidR="00EA2124" w:rsidRDefault="00EA2124" w:rsidP="001F3F09">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5AC9962" w14:textId="77777777" w:rsidR="00EA2124" w:rsidRPr="00964392" w:rsidRDefault="00EA2124" w:rsidP="001F3F09">
            <w:pPr>
              <w:snapToGrid w:val="0"/>
              <w:spacing w:before="120" w:line="276" w:lineRule="auto"/>
              <w:jc w:val="left"/>
              <w:rPr>
                <w:rFonts w:cs="Times New Roman"/>
                <w:sz w:val="24"/>
                <w:szCs w:val="24"/>
              </w:rPr>
            </w:pPr>
            <w:r>
              <w:rPr>
                <w:rFonts w:cs="Times New Roman"/>
                <w:sz w:val="24"/>
                <w:szCs w:val="24"/>
              </w:rPr>
              <w:t>N/A</w:t>
            </w:r>
          </w:p>
        </w:tc>
      </w:tr>
      <w:tr w:rsidR="00EA2124" w14:paraId="1E310C45" w14:textId="77777777" w:rsidTr="001F3F09">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1BDD9812" w14:textId="77777777" w:rsidR="00EA2124" w:rsidRDefault="00EA2124" w:rsidP="001F3F09">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F1FB35F" w14:textId="49E69787" w:rsidR="00EA2124" w:rsidRPr="00964392" w:rsidRDefault="00EA2124" w:rsidP="001F3F09">
            <w:pPr>
              <w:snapToGrid w:val="0"/>
              <w:spacing w:before="120" w:line="276" w:lineRule="auto"/>
              <w:jc w:val="left"/>
              <w:rPr>
                <w:rFonts w:cs="Times New Roman"/>
                <w:sz w:val="24"/>
                <w:szCs w:val="24"/>
              </w:rPr>
            </w:pPr>
            <w:del w:id="4263" w:author="Admin" w:date="2017-09-29T13:39:00Z">
              <w:r w:rsidDel="00FD0C3B">
                <w:rPr>
                  <w:rFonts w:cs="Times New Roman"/>
                  <w:sz w:val="24"/>
                  <w:szCs w:val="24"/>
                </w:rPr>
                <w:delText xml:space="preserve">Ngạch </w:delText>
              </w:r>
            </w:del>
            <w:ins w:id="4264" w:author="Admin" w:date="2017-09-29T13:39:00Z">
              <w:r w:rsidR="00FD0C3B">
                <w:rPr>
                  <w:rFonts w:cs="Times New Roman"/>
                  <w:sz w:val="24"/>
                  <w:szCs w:val="24"/>
                </w:rPr>
                <w:t>Bậc</w:t>
              </w:r>
              <w:r w:rsidR="00FD0C3B">
                <w:rPr>
                  <w:rFonts w:cs="Times New Roman"/>
                  <w:sz w:val="24"/>
                  <w:szCs w:val="24"/>
                </w:rPr>
                <w:t xml:space="preserve"> </w:t>
              </w:r>
            </w:ins>
            <w:r>
              <w:rPr>
                <w:rFonts w:cs="Times New Roman"/>
                <w:sz w:val="24"/>
                <w:szCs w:val="24"/>
              </w:rPr>
              <w:t>lương thêm mới thành công sẽ hiển thị ở các trường thông tin tương ứng ở chức năng liên quan đến lương.</w:t>
            </w:r>
          </w:p>
        </w:tc>
      </w:tr>
    </w:tbl>
    <w:p w14:paraId="5AB074DA" w14:textId="77777777" w:rsidR="00EA2124" w:rsidRDefault="00EA2124" w:rsidP="00EA2124">
      <w:pPr>
        <w:jc w:val="left"/>
      </w:pPr>
    </w:p>
    <w:p w14:paraId="3E7FBB78" w14:textId="77777777" w:rsidR="00EA2124" w:rsidRDefault="00EA2124" w:rsidP="00896B3B">
      <w:pPr>
        <w:pStyle w:val="Heading4"/>
      </w:pPr>
      <w:r>
        <w:t>Màn hình giao diện</w:t>
      </w:r>
    </w:p>
    <w:p w14:paraId="7596725A" w14:textId="77777777" w:rsidR="00FA7E4F" w:rsidRPr="00FA7E4F" w:rsidRDefault="00FA7E4F" w:rsidP="00FA7E4F"/>
    <w:p w14:paraId="4547B021" w14:textId="1F003B00" w:rsidR="00EA2124" w:rsidRDefault="00CF388F" w:rsidP="00EA2124">
      <w:pPr>
        <w:jc w:val="left"/>
      </w:pPr>
      <w:del w:id="4265" w:author="Admin" w:date="2017-09-18T14:17:00Z">
        <w:r w:rsidRPr="00CF388F" w:rsidDel="00887F47">
          <w:rPr>
            <w:rFonts w:cs="Times New Roman"/>
            <w:noProof/>
            <w:snapToGrid w:val="0"/>
            <w:color w:val="000000"/>
            <w:w w:val="0"/>
            <w:sz w:val="0"/>
            <w:szCs w:val="0"/>
            <w:u w:color="000000"/>
            <w:bdr w:val="none" w:sz="0" w:space="0" w:color="000000"/>
            <w:shd w:val="clear" w:color="000000" w:fill="000000"/>
          </w:rPr>
          <w:drawing>
            <wp:inline distT="0" distB="0" distL="0" distR="0" wp14:anchorId="5C2E0835" wp14:editId="4E340715">
              <wp:extent cx="5943600" cy="2937116"/>
              <wp:effectExtent l="0" t="0" r="0" b="0"/>
              <wp:docPr id="5" name="Picture 5" descr="C:\Users\Admin\AppData\Local\Temp\fla9C0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9C02.tmp\Snapsh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37116"/>
                      </a:xfrm>
                      <a:prstGeom prst="rect">
                        <a:avLst/>
                      </a:prstGeom>
                      <a:noFill/>
                      <a:ln>
                        <a:noFill/>
                      </a:ln>
                    </pic:spPr>
                  </pic:pic>
                </a:graphicData>
              </a:graphic>
            </wp:inline>
          </w:drawing>
        </w:r>
      </w:del>
      <w:ins w:id="4266" w:author="Admin" w:date="2017-09-18T14:17:00Z">
        <w:r w:rsidR="00887F47" w:rsidRPr="00887F47">
          <w:rPr>
            <w:rFonts w:cs="Times New Roman"/>
            <w:noProof/>
            <w:snapToGrid w:val="0"/>
            <w:color w:val="000000"/>
            <w:w w:val="0"/>
            <w:sz w:val="0"/>
            <w:szCs w:val="0"/>
            <w:u w:color="000000"/>
            <w:bdr w:val="none" w:sz="0" w:space="0" w:color="000000"/>
            <w:shd w:val="clear" w:color="000000" w:fill="000000"/>
          </w:rPr>
          <w:drawing>
            <wp:inline distT="0" distB="0" distL="0" distR="0" wp14:anchorId="6FA75940" wp14:editId="58311954">
              <wp:extent cx="5943600" cy="2938055"/>
              <wp:effectExtent l="0" t="0" r="0" b="0"/>
              <wp:docPr id="42" name="Picture 42" descr="C:\Users\Admin\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Temp\fla20FD.tmp\Snapsh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8055"/>
                      </a:xfrm>
                      <a:prstGeom prst="rect">
                        <a:avLst/>
                      </a:prstGeom>
                      <a:noFill/>
                      <a:ln>
                        <a:noFill/>
                      </a:ln>
                    </pic:spPr>
                  </pic:pic>
                </a:graphicData>
              </a:graphic>
            </wp:inline>
          </w:drawing>
        </w:r>
      </w:ins>
      <w:r w:rsidR="00EA2124" w:rsidRPr="000504B5">
        <w:rPr>
          <w:rFonts w:cs="Times New Roman"/>
          <w:snapToGrid w:val="0"/>
          <w:color w:val="000000"/>
          <w:w w:val="0"/>
          <w:sz w:val="0"/>
          <w:szCs w:val="0"/>
          <w:u w:color="000000"/>
          <w:bdr w:val="none" w:sz="0" w:space="0" w:color="000000"/>
          <w:shd w:val="clear" w:color="000000" w:fill="000000"/>
          <w:lang w:val="x-none" w:eastAsia="x-none" w:bidi="x-none"/>
        </w:rPr>
        <w:t xml:space="preserve"> </w:t>
      </w:r>
    </w:p>
    <w:p w14:paraId="6757CA29" w14:textId="50D484E9" w:rsidR="00CF388F" w:rsidRPr="00CF388F" w:rsidDel="00FD0C3B" w:rsidRDefault="00CF388F" w:rsidP="00327656">
      <w:pPr>
        <w:pStyle w:val="AutoNumDescription"/>
        <w:rPr>
          <w:del w:id="4267" w:author="Admin" w:date="2017-09-29T13:39:00Z"/>
          <w:b/>
          <w:color w:val="000000" w:themeColor="text1"/>
        </w:rPr>
      </w:pPr>
      <w:del w:id="4268" w:author="Admin" w:date="2017-09-29T13:39:00Z">
        <w:r w:rsidRPr="00CF388F" w:rsidDel="00FD0C3B">
          <w:rPr>
            <w:b/>
            <w:color w:val="000000" w:themeColor="text1"/>
          </w:rPr>
          <w:delText>Nội dung:</w:delText>
        </w:r>
      </w:del>
    </w:p>
    <w:p w14:paraId="43D9154B" w14:textId="77777777" w:rsidR="00887F47" w:rsidRPr="00887F47" w:rsidRDefault="00887F47" w:rsidP="00887F47">
      <w:pPr>
        <w:pStyle w:val="CommentText"/>
        <w:rPr>
          <w:ins w:id="4269" w:author="Admin" w:date="2017-09-18T14:17:00Z"/>
          <w:sz w:val="24"/>
          <w:szCs w:val="24"/>
          <w:rPrChange w:id="4270" w:author="Admin" w:date="2017-09-18T14:17:00Z">
            <w:rPr>
              <w:ins w:id="4271" w:author="Admin" w:date="2017-09-18T14:17:00Z"/>
            </w:rPr>
          </w:rPrChange>
        </w:rPr>
      </w:pPr>
      <w:ins w:id="4272" w:author="Admin" w:date="2017-09-18T14:17:00Z">
        <w:r w:rsidRPr="00887F47">
          <w:rPr>
            <w:sz w:val="24"/>
            <w:szCs w:val="24"/>
            <w:rPrChange w:id="4273" w:author="Admin" w:date="2017-09-18T14:17:00Z">
              <w:rPr/>
            </w:rPrChange>
          </w:rPr>
          <w:t xml:space="preserve">Trên Tập đoàn setup Tổng lương (lương cơ bản ko bắt buộc nhập, thưởng đánh giá tháng ), các cty thành viên sẽ kế thừa thang bảng lương của tập đoàn và tự setup được lương (Cơ bản của đơn vị mình nhưng tổng lương vẫn theo tập đoàn). </w:t>
        </w:r>
      </w:ins>
    </w:p>
    <w:p w14:paraId="7A12C4E5" w14:textId="77777777" w:rsidR="00887F47" w:rsidRPr="00887F47" w:rsidRDefault="00887F47" w:rsidP="00887F47">
      <w:pPr>
        <w:pStyle w:val="CommentText"/>
        <w:rPr>
          <w:ins w:id="4274" w:author="Admin" w:date="2017-09-18T14:17:00Z"/>
          <w:sz w:val="24"/>
          <w:szCs w:val="24"/>
          <w:rPrChange w:id="4275" w:author="Admin" w:date="2017-09-18T14:17:00Z">
            <w:rPr>
              <w:ins w:id="4276" w:author="Admin" w:date="2017-09-18T14:17:00Z"/>
            </w:rPr>
          </w:rPrChange>
        </w:rPr>
      </w:pPr>
      <w:ins w:id="4277" w:author="Admin" w:date="2017-09-18T14:17:00Z">
        <w:r w:rsidRPr="00887F47">
          <w:rPr>
            <w:sz w:val="24"/>
            <w:szCs w:val="24"/>
            <w:rPrChange w:id="4278" w:author="Admin" w:date="2017-09-18T14:17:00Z">
              <w:rPr/>
            </w:rPrChange>
          </w:rPr>
          <w:t>Bậc lương (ví dụ NV01, NV02, CV 01)</w:t>
        </w:r>
      </w:ins>
    </w:p>
    <w:p w14:paraId="3D187F8D" w14:textId="77777777" w:rsidR="00887F47" w:rsidRPr="00887F47" w:rsidRDefault="00887F47" w:rsidP="00887F47">
      <w:pPr>
        <w:pStyle w:val="CommentText"/>
        <w:rPr>
          <w:ins w:id="4279" w:author="Admin" w:date="2017-09-18T14:17:00Z"/>
          <w:sz w:val="24"/>
          <w:szCs w:val="24"/>
          <w:rPrChange w:id="4280" w:author="Admin" w:date="2017-09-18T14:17:00Z">
            <w:rPr>
              <w:ins w:id="4281" w:author="Admin" w:date="2017-09-18T14:17:00Z"/>
            </w:rPr>
          </w:rPrChange>
        </w:rPr>
      </w:pPr>
      <w:ins w:id="4282" w:author="Admin" w:date="2017-09-18T14:17:00Z">
        <w:r w:rsidRPr="00887F47">
          <w:rPr>
            <w:sz w:val="24"/>
            <w:szCs w:val="24"/>
            <w:rPrChange w:id="4283" w:author="Admin" w:date="2017-09-18T14:17:00Z">
              <w:rPr/>
            </w:rPrChange>
          </w:rPr>
          <w:lastRenderedPageBreak/>
          <w:t>Trường hợp khi có 1 thang bảng lương khác có hiệu lực thay thế bảng lương cũ thì hệ thống vẫn lưu lịch sử cũ của CBNV theo thang cũ, khi làm QĐ liên quan đến lương mới thì hệ thống hiển thị thang bảng lương mới hiệu lực để nhập.</w:t>
        </w:r>
      </w:ins>
    </w:p>
    <w:p w14:paraId="0400312B" w14:textId="2D9B8F66" w:rsidR="00327656" w:rsidRPr="00327656" w:rsidDel="00887F47" w:rsidRDefault="00327656" w:rsidP="00327656">
      <w:pPr>
        <w:pStyle w:val="AutoNumDescription"/>
        <w:rPr>
          <w:del w:id="4284" w:author="Admin" w:date="2017-09-18T14:17:00Z"/>
          <w:color w:val="FF0000"/>
        </w:rPr>
      </w:pPr>
      <w:del w:id="4285" w:author="Admin" w:date="2017-09-18T14:17:00Z">
        <w:r w:rsidRPr="00327656" w:rsidDel="00887F47">
          <w:rPr>
            <w:color w:val="FF0000"/>
          </w:rPr>
          <w:delText>Hệ thống sẽ thiết lập Tổng lương, lương cơ bản thiết lập theo Nhóm chức danh, bậc của nhóm chức danh. (ví dụ: Nhóm chức danh: Lãnh đạo, bậc L05 lương Cơ bản 10 triệu).</w:delText>
        </w:r>
        <w:r w:rsidR="00BF4BAE" w:rsidDel="00887F47">
          <w:rPr>
            <w:color w:val="FF0000"/>
          </w:rPr>
          <w:delText xml:space="preserve"> và các công ty khi làm QĐ bị lệch thì tự sửa lương của CBNV). </w:delText>
        </w:r>
      </w:del>
    </w:p>
    <w:p w14:paraId="6A3CAB0B" w14:textId="57B2DE1F" w:rsidR="00EA2124" w:rsidRDefault="00EA2124" w:rsidP="00896B3B">
      <w:pPr>
        <w:pStyle w:val="Heading4"/>
      </w:pPr>
      <w:r w:rsidRPr="00DE4A85">
        <w:t>Mô tả các trường thông tin màn hình</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450"/>
        <w:gridCol w:w="2880"/>
        <w:gridCol w:w="990"/>
        <w:gridCol w:w="990"/>
        <w:gridCol w:w="900"/>
        <w:gridCol w:w="1441"/>
      </w:tblGrid>
      <w:tr w:rsidR="00EA2124" w:rsidRPr="00835288" w14:paraId="242591E9" w14:textId="77777777" w:rsidTr="001F3F09">
        <w:trPr>
          <w:trHeight w:val="364"/>
          <w:tblHeader/>
        </w:trPr>
        <w:tc>
          <w:tcPr>
            <w:tcW w:w="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47AA2A8"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STT</w:t>
            </w:r>
          </w:p>
        </w:tc>
        <w:tc>
          <w:tcPr>
            <w:tcW w:w="14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FBEE2D1" w14:textId="77777777" w:rsidR="00EA2124" w:rsidRPr="00835288" w:rsidRDefault="00EA2124" w:rsidP="001F3F09">
            <w:pPr>
              <w:spacing w:before="240"/>
              <w:jc w:val="center"/>
              <w:rPr>
                <w:rFonts w:cs="Times New Roman"/>
                <w:b/>
                <w:sz w:val="24"/>
                <w:szCs w:val="24"/>
              </w:rPr>
            </w:pPr>
            <w:r>
              <w:rPr>
                <w:rFonts w:cs="Times New Roman"/>
                <w:b/>
                <w:sz w:val="24"/>
                <w:szCs w:val="24"/>
              </w:rPr>
              <w:t>Tên trường thông tin</w:t>
            </w:r>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9105952"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33F801F"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Kiểu dữ liệu</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622FD39" w14:textId="77777777" w:rsidR="00EA2124" w:rsidRPr="00835288" w:rsidRDefault="00EA2124" w:rsidP="001F3F09">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7597D5A"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Bắt buộc</w:t>
            </w:r>
          </w:p>
        </w:tc>
        <w:tc>
          <w:tcPr>
            <w:tcW w:w="144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F2AB318"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Ghi chú</w:t>
            </w:r>
          </w:p>
        </w:tc>
      </w:tr>
      <w:tr w:rsidR="00EA2124" w:rsidRPr="00835288" w14:paraId="4D4613F3" w14:textId="77777777" w:rsidTr="001F3F09">
        <w:trPr>
          <w:trHeight w:val="346"/>
        </w:trPr>
        <w:tc>
          <w:tcPr>
            <w:tcW w:w="710" w:type="dxa"/>
            <w:tcBorders>
              <w:top w:val="single" w:sz="4" w:space="0" w:color="000000"/>
              <w:left w:val="single" w:sz="4" w:space="0" w:color="000000"/>
              <w:bottom w:val="single" w:sz="4" w:space="0" w:color="000000"/>
              <w:right w:val="single" w:sz="4" w:space="0" w:color="000000"/>
            </w:tcBorders>
            <w:vAlign w:val="center"/>
          </w:tcPr>
          <w:p w14:paraId="505B6A97" w14:textId="77777777" w:rsidR="00EA2124" w:rsidRPr="00B3643F" w:rsidRDefault="00EA2124" w:rsidP="00742467">
            <w:pPr>
              <w:pStyle w:val="ListParagraph"/>
              <w:numPr>
                <w:ilvl w:val="0"/>
                <w:numId w:val="36"/>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5E14FF9D" w14:textId="77777777" w:rsidR="00EA2124" w:rsidRPr="00835288" w:rsidRDefault="00EA2124" w:rsidP="001F3F09">
            <w:pPr>
              <w:rPr>
                <w:rFonts w:cs="Times New Roman"/>
                <w:sz w:val="24"/>
                <w:szCs w:val="24"/>
              </w:rPr>
            </w:pPr>
            <w:r w:rsidRPr="00835288">
              <w:rPr>
                <w:rFonts w:cs="Times New Roman"/>
                <w:sz w:val="24"/>
                <w:szCs w:val="24"/>
              </w:rPr>
              <w:t>Thang lương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669F254A" w14:textId="77777777" w:rsidR="00EA2124" w:rsidRPr="00835288" w:rsidRDefault="00EA2124" w:rsidP="001F3F09">
            <w:pPr>
              <w:jc w:val="left"/>
              <w:rPr>
                <w:rFonts w:cs="Times New Roman"/>
                <w:sz w:val="24"/>
                <w:szCs w:val="24"/>
              </w:rPr>
            </w:pPr>
            <w:r w:rsidRPr="00835288">
              <w:rPr>
                <w:rFonts w:cs="Times New Roman"/>
                <w:sz w:val="24"/>
                <w:szCs w:val="24"/>
              </w:rPr>
              <w:t>Chọn thang lương trong danh sách</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0266805F" w14:textId="77777777" w:rsidR="00EA2124" w:rsidRPr="00835288" w:rsidRDefault="00EA2124" w:rsidP="001F3F09">
            <w:pPr>
              <w:spacing w:before="240"/>
              <w:jc w:val="center"/>
              <w:rPr>
                <w:rFonts w:cs="Times New Roman"/>
                <w:sz w:val="24"/>
                <w:szCs w:val="24"/>
              </w:rPr>
            </w:pPr>
            <w:r>
              <w:rPr>
                <w:rFonts w:cs="Times New Roman"/>
                <w:sz w:val="24"/>
                <w:szCs w:val="24"/>
              </w:rPr>
              <w:t>Danh sách</w:t>
            </w:r>
          </w:p>
        </w:tc>
        <w:tc>
          <w:tcPr>
            <w:tcW w:w="990" w:type="dxa"/>
            <w:tcBorders>
              <w:top w:val="single" w:sz="4" w:space="0" w:color="000000"/>
              <w:left w:val="single" w:sz="4" w:space="0" w:color="000000"/>
              <w:bottom w:val="single" w:sz="4" w:space="0" w:color="000000"/>
              <w:right w:val="single" w:sz="4" w:space="0" w:color="000000"/>
            </w:tcBorders>
            <w:vAlign w:val="center"/>
          </w:tcPr>
          <w:p w14:paraId="315772FC" w14:textId="77777777" w:rsidR="00EA2124" w:rsidRPr="00835288" w:rsidRDefault="00EA2124" w:rsidP="001F3F09">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2E3096A"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5AECE626" w14:textId="77777777" w:rsidR="00EA2124" w:rsidRPr="00835288" w:rsidRDefault="00EA2124" w:rsidP="001F3F09">
            <w:pPr>
              <w:spacing w:before="240"/>
              <w:jc w:val="left"/>
              <w:rPr>
                <w:rFonts w:cs="Times New Roman"/>
                <w:sz w:val="24"/>
                <w:szCs w:val="24"/>
              </w:rPr>
            </w:pPr>
            <w:bookmarkStart w:id="4286" w:name="OLE_LINK2"/>
            <w:bookmarkStart w:id="4287" w:name="OLE_LINK3"/>
            <w:bookmarkStart w:id="4288" w:name="OLE_LINK4"/>
            <w:r w:rsidRPr="00835288">
              <w:rPr>
                <w:rFonts w:cs="Times New Roman"/>
                <w:sz w:val="24"/>
                <w:szCs w:val="24"/>
              </w:rPr>
              <w:t>Tham chiếu từ danh mục thang lương</w:t>
            </w:r>
            <w:bookmarkEnd w:id="4286"/>
            <w:bookmarkEnd w:id="4287"/>
            <w:bookmarkEnd w:id="4288"/>
          </w:p>
        </w:tc>
      </w:tr>
      <w:tr w:rsidR="00EA2124" w:rsidRPr="00835288" w14:paraId="5A5943F3"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14784173" w14:textId="77777777" w:rsidR="00EA2124" w:rsidRPr="00B3643F" w:rsidRDefault="00EA2124" w:rsidP="00742467">
            <w:pPr>
              <w:pStyle w:val="ListParagraph"/>
              <w:numPr>
                <w:ilvl w:val="0"/>
                <w:numId w:val="36"/>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64738907" w14:textId="0CCEFA92" w:rsidR="00EA2124" w:rsidRPr="00CF388F" w:rsidRDefault="00CF388F" w:rsidP="001F3F09">
            <w:pPr>
              <w:rPr>
                <w:rFonts w:cs="Times New Roman"/>
                <w:sz w:val="24"/>
                <w:szCs w:val="24"/>
              </w:rPr>
            </w:pPr>
            <w:r w:rsidRPr="00CF388F">
              <w:rPr>
                <w:sz w:val="24"/>
                <w:szCs w:val="24"/>
              </w:rPr>
              <w:t>Ngạch</w:t>
            </w:r>
            <w:r w:rsidR="00EA2124" w:rsidRPr="00CF388F">
              <w:rPr>
                <w:rFonts w:cs="Times New Roman"/>
                <w:sz w:val="24"/>
                <w:szCs w:val="24"/>
              </w:rPr>
              <w:t xml:space="preserve"> lương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3F5CD0D9" w14:textId="5B56412A" w:rsidR="00EA2124" w:rsidRPr="008434AC" w:rsidRDefault="00EA2124" w:rsidP="00CF388F">
            <w:pPr>
              <w:jc w:val="left"/>
            </w:pPr>
            <w:r w:rsidRPr="00835288">
              <w:rPr>
                <w:rFonts w:cs="Times New Roman"/>
                <w:sz w:val="24"/>
                <w:szCs w:val="24"/>
              </w:rPr>
              <w:t xml:space="preserve">Chọn </w:t>
            </w:r>
            <w:r w:rsidR="00CF388F">
              <w:rPr>
                <w:rFonts w:cs="Times New Roman"/>
                <w:sz w:val="24"/>
                <w:szCs w:val="24"/>
              </w:rPr>
              <w:t>ngạch</w:t>
            </w:r>
            <w:r w:rsidRPr="00835288">
              <w:rPr>
                <w:rFonts w:cs="Times New Roman"/>
                <w:sz w:val="24"/>
                <w:szCs w:val="24"/>
              </w:rPr>
              <w:t xml:space="preserve"> lương trong danh sách</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66C4DF9C" w14:textId="77777777" w:rsidR="00EA2124" w:rsidRPr="00835288" w:rsidRDefault="00EA2124" w:rsidP="001F3F09">
            <w:pPr>
              <w:jc w:val="center"/>
              <w:rPr>
                <w:rFonts w:cs="Times New Roman"/>
                <w:sz w:val="24"/>
                <w:szCs w:val="24"/>
              </w:rPr>
            </w:pPr>
            <w:r>
              <w:rPr>
                <w:rFonts w:cs="Times New Roman"/>
                <w:sz w:val="24"/>
                <w:szCs w:val="24"/>
              </w:rPr>
              <w:t>Danh sách</w:t>
            </w:r>
          </w:p>
        </w:tc>
        <w:tc>
          <w:tcPr>
            <w:tcW w:w="990" w:type="dxa"/>
            <w:tcBorders>
              <w:top w:val="single" w:sz="4" w:space="0" w:color="000000"/>
              <w:left w:val="single" w:sz="4" w:space="0" w:color="000000"/>
              <w:bottom w:val="single" w:sz="4" w:space="0" w:color="000000"/>
              <w:right w:val="single" w:sz="4" w:space="0" w:color="000000"/>
            </w:tcBorders>
            <w:vAlign w:val="center"/>
          </w:tcPr>
          <w:p w14:paraId="29C34827" w14:textId="77777777" w:rsidR="00EA2124" w:rsidRDefault="00EA2124" w:rsidP="001F3F09">
            <w:pPr>
              <w:jc w:val="center"/>
            </w:pPr>
          </w:p>
        </w:tc>
        <w:tc>
          <w:tcPr>
            <w:tcW w:w="900" w:type="dxa"/>
            <w:tcBorders>
              <w:top w:val="single" w:sz="4" w:space="0" w:color="000000"/>
              <w:left w:val="single" w:sz="4" w:space="0" w:color="000000"/>
              <w:bottom w:val="single" w:sz="4" w:space="0" w:color="000000"/>
              <w:right w:val="single" w:sz="4" w:space="0" w:color="000000"/>
            </w:tcBorders>
            <w:vAlign w:val="center"/>
          </w:tcPr>
          <w:p w14:paraId="43B3C9E6" w14:textId="77777777" w:rsidR="00EA2124" w:rsidRPr="00835288" w:rsidRDefault="00EA2124" w:rsidP="001F3F09">
            <w:pPr>
              <w:spacing w:before="240"/>
              <w:jc w:val="center"/>
              <w:rPr>
                <w:rFonts w:cs="Times New Roman"/>
                <w:sz w:val="24"/>
                <w:szCs w:val="24"/>
              </w:rPr>
            </w:pPr>
            <w:r w:rsidRPr="00835288">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63554C34" w14:textId="2D982E15" w:rsidR="00EA2124" w:rsidRPr="00835288" w:rsidRDefault="00CF388F" w:rsidP="001F3F09">
            <w:pPr>
              <w:spacing w:before="240"/>
              <w:jc w:val="left"/>
              <w:rPr>
                <w:rFonts w:cs="Times New Roman"/>
                <w:sz w:val="24"/>
                <w:szCs w:val="24"/>
              </w:rPr>
            </w:pPr>
            <w:r>
              <w:rPr>
                <w:rFonts w:cs="Times New Roman"/>
                <w:sz w:val="24"/>
                <w:szCs w:val="24"/>
              </w:rPr>
              <w:t>Tham chiếu từ danh mục ngạch</w:t>
            </w:r>
            <w:r w:rsidR="00EA2124">
              <w:rPr>
                <w:rFonts w:cs="Times New Roman"/>
                <w:sz w:val="24"/>
                <w:szCs w:val="24"/>
              </w:rPr>
              <w:t xml:space="preserve"> lương</w:t>
            </w:r>
          </w:p>
        </w:tc>
      </w:tr>
      <w:tr w:rsidR="00CF388F" w:rsidRPr="00835288" w14:paraId="1F0A8ED4"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6239EC78" w14:textId="77777777" w:rsidR="00CF388F" w:rsidRPr="00B3643F" w:rsidRDefault="00CF388F" w:rsidP="00742467">
            <w:pPr>
              <w:pStyle w:val="ListParagraph"/>
              <w:numPr>
                <w:ilvl w:val="0"/>
                <w:numId w:val="36"/>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6331A403" w14:textId="0420A1BA" w:rsidR="00CF388F" w:rsidRPr="00887F47" w:rsidRDefault="00CF388F" w:rsidP="001F3F09">
            <w:pPr>
              <w:rPr>
                <w:color w:val="000000" w:themeColor="text1"/>
                <w:sz w:val="24"/>
                <w:szCs w:val="24"/>
                <w:rPrChange w:id="4289" w:author="Admin" w:date="2017-09-18T14:18:00Z">
                  <w:rPr>
                    <w:color w:val="FF0000"/>
                    <w:sz w:val="24"/>
                    <w:szCs w:val="24"/>
                  </w:rPr>
                </w:rPrChange>
              </w:rPr>
            </w:pPr>
            <w:del w:id="4290" w:author="Admin" w:date="2017-09-18T14:18:00Z">
              <w:r w:rsidRPr="00887F47" w:rsidDel="00887F47">
                <w:rPr>
                  <w:color w:val="000000" w:themeColor="text1"/>
                  <w:sz w:val="24"/>
                  <w:szCs w:val="24"/>
                  <w:rPrChange w:id="4291" w:author="Admin" w:date="2017-09-18T14:18:00Z">
                    <w:rPr>
                      <w:color w:val="FF0000"/>
                      <w:sz w:val="24"/>
                      <w:szCs w:val="24"/>
                    </w:rPr>
                  </w:rPrChange>
                </w:rPr>
                <w:delText>Nhóm chức danh</w:delText>
              </w:r>
            </w:del>
            <w:ins w:id="4292" w:author="Admin" w:date="2017-09-18T14:18:00Z">
              <w:r w:rsidR="00887F47" w:rsidRPr="00887F47">
                <w:rPr>
                  <w:color w:val="000000" w:themeColor="text1"/>
                  <w:sz w:val="24"/>
                  <w:szCs w:val="24"/>
                  <w:rPrChange w:id="4293" w:author="Admin" w:date="2017-09-18T14:18:00Z">
                    <w:rPr>
                      <w:color w:val="FF0000"/>
                      <w:sz w:val="24"/>
                      <w:szCs w:val="24"/>
                    </w:rPr>
                  </w:rPrChange>
                </w:rPr>
                <w:t>Ngạch nghề nghiệp</w:t>
              </w:r>
            </w:ins>
          </w:p>
        </w:tc>
        <w:tc>
          <w:tcPr>
            <w:tcW w:w="2880" w:type="dxa"/>
            <w:tcBorders>
              <w:top w:val="single" w:sz="4" w:space="0" w:color="000000"/>
              <w:left w:val="single" w:sz="4" w:space="0" w:color="000000"/>
              <w:bottom w:val="single" w:sz="4" w:space="0" w:color="000000"/>
              <w:right w:val="single" w:sz="4" w:space="0" w:color="000000"/>
            </w:tcBorders>
            <w:vAlign w:val="center"/>
          </w:tcPr>
          <w:p w14:paraId="026E00ED" w14:textId="2AD60349" w:rsidR="00CF388F" w:rsidRPr="00887F47" w:rsidRDefault="00CF388F" w:rsidP="001F3F09">
            <w:pPr>
              <w:jc w:val="left"/>
              <w:rPr>
                <w:rFonts w:cs="Times New Roman"/>
                <w:color w:val="000000" w:themeColor="text1"/>
                <w:sz w:val="24"/>
                <w:szCs w:val="24"/>
                <w:rPrChange w:id="4294" w:author="Admin" w:date="2017-09-18T14:18:00Z">
                  <w:rPr>
                    <w:rFonts w:cs="Times New Roman"/>
                    <w:color w:val="FF0000"/>
                    <w:sz w:val="24"/>
                    <w:szCs w:val="24"/>
                  </w:rPr>
                </w:rPrChange>
              </w:rPr>
            </w:pPr>
            <w:r w:rsidRPr="00887F47">
              <w:rPr>
                <w:rFonts w:cs="Times New Roman"/>
                <w:color w:val="000000" w:themeColor="text1"/>
                <w:sz w:val="24"/>
                <w:szCs w:val="24"/>
                <w:rPrChange w:id="4295" w:author="Admin" w:date="2017-09-18T14:18:00Z">
                  <w:rPr>
                    <w:rFonts w:cs="Times New Roman"/>
                    <w:color w:val="FF0000"/>
                    <w:sz w:val="24"/>
                    <w:szCs w:val="24"/>
                  </w:rPr>
                </w:rPrChange>
              </w:rPr>
              <w:t>Tham chiếu từ danh mục Ngạch nghề nghiệp (Lãnh đạo, Quản lý, Chuyên viên/chuyên gia, Nhân viên)</w:t>
            </w:r>
          </w:p>
        </w:tc>
        <w:tc>
          <w:tcPr>
            <w:tcW w:w="990" w:type="dxa"/>
            <w:tcBorders>
              <w:top w:val="single" w:sz="4" w:space="0" w:color="000000"/>
              <w:left w:val="single" w:sz="4" w:space="0" w:color="000000"/>
              <w:bottom w:val="single" w:sz="4" w:space="0" w:color="000000"/>
              <w:right w:val="single" w:sz="4" w:space="0" w:color="000000"/>
            </w:tcBorders>
            <w:vAlign w:val="center"/>
          </w:tcPr>
          <w:p w14:paraId="512644E9" w14:textId="7846D6BF" w:rsidR="00CF388F" w:rsidRPr="00887F47" w:rsidRDefault="00CF388F" w:rsidP="001F3F09">
            <w:pPr>
              <w:jc w:val="center"/>
              <w:rPr>
                <w:rFonts w:cs="Times New Roman"/>
                <w:color w:val="000000" w:themeColor="text1"/>
                <w:sz w:val="24"/>
                <w:szCs w:val="24"/>
                <w:rPrChange w:id="4296" w:author="Admin" w:date="2017-09-18T14:18:00Z">
                  <w:rPr>
                    <w:rFonts w:cs="Times New Roman"/>
                    <w:color w:val="FF0000"/>
                    <w:sz w:val="24"/>
                    <w:szCs w:val="24"/>
                  </w:rPr>
                </w:rPrChange>
              </w:rPr>
            </w:pPr>
            <w:r w:rsidRPr="00887F47">
              <w:rPr>
                <w:rFonts w:cs="Times New Roman"/>
                <w:color w:val="000000" w:themeColor="text1"/>
                <w:sz w:val="24"/>
                <w:szCs w:val="24"/>
                <w:rPrChange w:id="4297" w:author="Admin" w:date="2017-09-18T14:18:00Z">
                  <w:rPr>
                    <w:rFonts w:cs="Times New Roman"/>
                    <w:color w:val="FF0000"/>
                    <w:sz w:val="24"/>
                    <w:szCs w:val="24"/>
                  </w:rPr>
                </w:rPrChange>
              </w:rPr>
              <w:t>Danh sách</w:t>
            </w:r>
          </w:p>
        </w:tc>
        <w:tc>
          <w:tcPr>
            <w:tcW w:w="990" w:type="dxa"/>
            <w:tcBorders>
              <w:top w:val="single" w:sz="4" w:space="0" w:color="000000"/>
              <w:left w:val="single" w:sz="4" w:space="0" w:color="000000"/>
              <w:bottom w:val="single" w:sz="4" w:space="0" w:color="000000"/>
              <w:right w:val="single" w:sz="4" w:space="0" w:color="000000"/>
            </w:tcBorders>
            <w:vAlign w:val="center"/>
          </w:tcPr>
          <w:p w14:paraId="442E7D0E" w14:textId="77777777" w:rsidR="00CF388F" w:rsidRPr="00887F47" w:rsidRDefault="00CF388F" w:rsidP="001F3F09">
            <w:pPr>
              <w:jc w:val="center"/>
              <w:rPr>
                <w:color w:val="000000" w:themeColor="text1"/>
                <w:sz w:val="24"/>
                <w:szCs w:val="24"/>
                <w:rPrChange w:id="4298" w:author="Admin" w:date="2017-09-18T14:18:00Z">
                  <w:rPr>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6806DD5" w14:textId="3F1C3FA2" w:rsidR="00CF388F" w:rsidRPr="00887F47" w:rsidRDefault="00CF388F" w:rsidP="001F3F09">
            <w:pPr>
              <w:spacing w:before="240"/>
              <w:jc w:val="center"/>
              <w:rPr>
                <w:rFonts w:cs="Times New Roman"/>
                <w:color w:val="000000" w:themeColor="text1"/>
                <w:sz w:val="24"/>
                <w:szCs w:val="24"/>
                <w:rPrChange w:id="4299" w:author="Admin" w:date="2017-09-18T14:18:00Z">
                  <w:rPr>
                    <w:rFonts w:cs="Times New Roman"/>
                    <w:color w:val="FF0000"/>
                    <w:sz w:val="24"/>
                    <w:szCs w:val="24"/>
                  </w:rPr>
                </w:rPrChange>
              </w:rPr>
            </w:pPr>
            <w:del w:id="4300" w:author="Admin" w:date="2017-09-29T13:45:00Z">
              <w:r w:rsidRPr="00887F47" w:rsidDel="00FD0C3B">
                <w:rPr>
                  <w:rFonts w:cs="Times New Roman"/>
                  <w:color w:val="000000" w:themeColor="text1"/>
                  <w:sz w:val="24"/>
                  <w:szCs w:val="24"/>
                  <w:rPrChange w:id="4301" w:author="Admin" w:date="2017-09-18T14:18:00Z">
                    <w:rPr>
                      <w:rFonts w:cs="Times New Roman"/>
                      <w:color w:val="FF0000"/>
                      <w:sz w:val="24"/>
                      <w:szCs w:val="24"/>
                    </w:rPr>
                  </w:rPrChange>
                </w:rPr>
                <w:delText>Có</w:delText>
              </w:r>
            </w:del>
            <w:ins w:id="4302" w:author="Admin" w:date="2017-09-29T13:45:00Z">
              <w:r w:rsidR="00FD0C3B">
                <w:rPr>
                  <w:rFonts w:cs="Times New Roman"/>
                  <w:color w:val="000000" w:themeColor="text1"/>
                  <w:sz w:val="24"/>
                  <w:szCs w:val="24"/>
                </w:rPr>
                <w:t>Không</w:t>
              </w:r>
            </w:ins>
          </w:p>
        </w:tc>
        <w:tc>
          <w:tcPr>
            <w:tcW w:w="1441" w:type="dxa"/>
            <w:tcBorders>
              <w:top w:val="single" w:sz="4" w:space="0" w:color="000000"/>
              <w:left w:val="single" w:sz="4" w:space="0" w:color="000000"/>
              <w:bottom w:val="single" w:sz="4" w:space="0" w:color="000000"/>
              <w:right w:val="single" w:sz="4" w:space="0" w:color="000000"/>
            </w:tcBorders>
            <w:vAlign w:val="center"/>
          </w:tcPr>
          <w:p w14:paraId="480265DC" w14:textId="77777777" w:rsidR="00CF388F" w:rsidRPr="00CF388F" w:rsidRDefault="00CF388F" w:rsidP="001F3F09">
            <w:pPr>
              <w:spacing w:before="240"/>
              <w:jc w:val="left"/>
              <w:rPr>
                <w:rFonts w:cs="Times New Roman"/>
                <w:color w:val="FF0000"/>
                <w:sz w:val="24"/>
                <w:szCs w:val="24"/>
              </w:rPr>
            </w:pPr>
          </w:p>
        </w:tc>
      </w:tr>
      <w:tr w:rsidR="00CF388F" w:rsidRPr="00835288" w:rsidDel="00887F47" w14:paraId="5E1CC833" w14:textId="25A69F55" w:rsidTr="001F3F09">
        <w:trPr>
          <w:trHeight w:val="286"/>
          <w:del w:id="4303" w:author="Admin" w:date="2017-09-18T14:18:00Z"/>
        </w:trPr>
        <w:tc>
          <w:tcPr>
            <w:tcW w:w="710" w:type="dxa"/>
            <w:tcBorders>
              <w:top w:val="single" w:sz="4" w:space="0" w:color="000000"/>
              <w:left w:val="single" w:sz="4" w:space="0" w:color="000000"/>
              <w:bottom w:val="single" w:sz="4" w:space="0" w:color="000000"/>
              <w:right w:val="single" w:sz="4" w:space="0" w:color="000000"/>
            </w:tcBorders>
            <w:vAlign w:val="center"/>
          </w:tcPr>
          <w:p w14:paraId="09CDF528" w14:textId="7682C6E0" w:rsidR="00CF388F" w:rsidRPr="00B3643F" w:rsidDel="00887F47" w:rsidRDefault="00CF388F" w:rsidP="00742467">
            <w:pPr>
              <w:pStyle w:val="ListParagraph"/>
              <w:numPr>
                <w:ilvl w:val="0"/>
                <w:numId w:val="36"/>
              </w:numPr>
              <w:spacing w:after="0" w:line="26" w:lineRule="atLeast"/>
              <w:jc w:val="center"/>
              <w:rPr>
                <w:del w:id="4304" w:author="Admin" w:date="2017-09-18T14:18: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3D42C4D7" w14:textId="12147E58" w:rsidR="00CF388F" w:rsidRPr="00887F47" w:rsidDel="00887F47" w:rsidRDefault="00CF388F" w:rsidP="001F3F09">
            <w:pPr>
              <w:rPr>
                <w:del w:id="4305" w:author="Admin" w:date="2017-09-18T14:18:00Z"/>
                <w:color w:val="000000" w:themeColor="text1"/>
                <w:sz w:val="24"/>
                <w:szCs w:val="24"/>
                <w:rPrChange w:id="4306" w:author="Admin" w:date="2017-09-18T14:18:00Z">
                  <w:rPr>
                    <w:del w:id="4307" w:author="Admin" w:date="2017-09-18T14:18:00Z"/>
                    <w:color w:val="FF0000"/>
                    <w:sz w:val="24"/>
                    <w:szCs w:val="24"/>
                  </w:rPr>
                </w:rPrChange>
              </w:rPr>
            </w:pPr>
            <w:del w:id="4308" w:author="Admin" w:date="2017-09-18T14:18:00Z">
              <w:r w:rsidRPr="00887F47" w:rsidDel="00887F47">
                <w:rPr>
                  <w:color w:val="000000" w:themeColor="text1"/>
                  <w:sz w:val="24"/>
                  <w:szCs w:val="24"/>
                  <w:rPrChange w:id="4309" w:author="Admin" w:date="2017-09-18T14:18:00Z">
                    <w:rPr>
                      <w:color w:val="FF0000"/>
                      <w:sz w:val="24"/>
                      <w:szCs w:val="24"/>
                    </w:rPr>
                  </w:rPrChange>
                </w:rPr>
                <w:delText>Bậc của nhóm chức danh</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4586469E" w14:textId="373FB4AF" w:rsidR="00CF388F" w:rsidRPr="00887F47" w:rsidDel="00887F47" w:rsidRDefault="00CF388F" w:rsidP="001F3F09">
            <w:pPr>
              <w:jc w:val="left"/>
              <w:rPr>
                <w:del w:id="4310" w:author="Admin" w:date="2017-09-18T14:18:00Z"/>
                <w:rFonts w:cs="Times New Roman"/>
                <w:color w:val="000000" w:themeColor="text1"/>
                <w:sz w:val="24"/>
                <w:szCs w:val="24"/>
                <w:rPrChange w:id="4311" w:author="Admin" w:date="2017-09-18T14:18:00Z">
                  <w:rPr>
                    <w:del w:id="4312" w:author="Admin" w:date="2017-09-18T14:18:00Z"/>
                    <w:rFonts w:cs="Times New Roman"/>
                    <w:color w:val="FF0000"/>
                    <w:sz w:val="24"/>
                    <w:szCs w:val="24"/>
                  </w:rPr>
                </w:rPrChange>
              </w:rPr>
            </w:pPr>
            <w:del w:id="4313" w:author="Admin" w:date="2017-09-18T14:18:00Z">
              <w:r w:rsidRPr="00887F47" w:rsidDel="00887F47">
                <w:rPr>
                  <w:rFonts w:cs="Times New Roman"/>
                  <w:color w:val="000000" w:themeColor="text1"/>
                  <w:sz w:val="24"/>
                  <w:szCs w:val="24"/>
                  <w:rPrChange w:id="4314" w:author="Admin" w:date="2017-09-18T14:18:00Z">
                    <w:rPr>
                      <w:rFonts w:cs="Times New Roman"/>
                      <w:color w:val="FF0000"/>
                      <w:sz w:val="24"/>
                      <w:szCs w:val="24"/>
                    </w:rPr>
                  </w:rPrChange>
                </w:rPr>
                <w:delText>Nhập các bậc của chức danh</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4B50056C" w14:textId="220378B0" w:rsidR="00CF388F" w:rsidRPr="00887F47" w:rsidDel="00887F47" w:rsidRDefault="00CF388F" w:rsidP="001F3F09">
            <w:pPr>
              <w:jc w:val="center"/>
              <w:rPr>
                <w:del w:id="4315" w:author="Admin" w:date="2017-09-18T14:18:00Z"/>
                <w:rFonts w:cs="Times New Roman"/>
                <w:color w:val="000000" w:themeColor="text1"/>
                <w:sz w:val="24"/>
                <w:szCs w:val="24"/>
                <w:rPrChange w:id="4316" w:author="Admin" w:date="2017-09-18T14:18:00Z">
                  <w:rPr>
                    <w:del w:id="4317" w:author="Admin" w:date="2017-09-18T14:18:00Z"/>
                    <w:rFonts w:cs="Times New Roman"/>
                    <w:color w:val="FF0000"/>
                    <w:sz w:val="24"/>
                    <w:szCs w:val="24"/>
                  </w:rPr>
                </w:rPrChange>
              </w:rPr>
            </w:pPr>
            <w:del w:id="4318" w:author="Admin" w:date="2017-09-18T14:18:00Z">
              <w:r w:rsidRPr="00887F47" w:rsidDel="00887F47">
                <w:rPr>
                  <w:rFonts w:cs="Times New Roman"/>
                  <w:color w:val="000000" w:themeColor="text1"/>
                  <w:sz w:val="24"/>
                  <w:szCs w:val="24"/>
                  <w:rPrChange w:id="4319" w:author="Admin" w:date="2017-09-18T14:18:00Z">
                    <w:rPr>
                      <w:rFonts w:cs="Times New Roman"/>
                      <w:color w:val="FF0000"/>
                      <w:sz w:val="24"/>
                      <w:szCs w:val="24"/>
                    </w:rPr>
                  </w:rPrChange>
                </w:rPr>
                <w:delText>Ký tự</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57ECDAE5" w14:textId="7A39CCFA" w:rsidR="00CF388F" w:rsidRPr="00887F47" w:rsidDel="00887F47" w:rsidRDefault="00CF388F" w:rsidP="001F3F09">
            <w:pPr>
              <w:jc w:val="center"/>
              <w:rPr>
                <w:del w:id="4320" w:author="Admin" w:date="2017-09-18T14:18:00Z"/>
                <w:color w:val="000000" w:themeColor="text1"/>
                <w:sz w:val="24"/>
                <w:szCs w:val="24"/>
                <w:rPrChange w:id="4321" w:author="Admin" w:date="2017-09-18T14:18:00Z">
                  <w:rPr>
                    <w:del w:id="4322" w:author="Admin" w:date="2017-09-18T14:18:00Z"/>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4967B27" w14:textId="51F8B444" w:rsidR="00CF388F" w:rsidRPr="00887F47" w:rsidDel="00887F47" w:rsidRDefault="007D7103" w:rsidP="001F3F09">
            <w:pPr>
              <w:spacing w:before="240"/>
              <w:jc w:val="center"/>
              <w:rPr>
                <w:del w:id="4323" w:author="Admin" w:date="2017-09-18T14:18:00Z"/>
                <w:rFonts w:cs="Times New Roman"/>
                <w:color w:val="000000" w:themeColor="text1"/>
                <w:sz w:val="24"/>
                <w:szCs w:val="24"/>
                <w:rPrChange w:id="4324" w:author="Admin" w:date="2017-09-18T14:18:00Z">
                  <w:rPr>
                    <w:del w:id="4325" w:author="Admin" w:date="2017-09-18T14:18:00Z"/>
                    <w:rFonts w:cs="Times New Roman"/>
                    <w:color w:val="FF0000"/>
                    <w:sz w:val="24"/>
                    <w:szCs w:val="24"/>
                  </w:rPr>
                </w:rPrChange>
              </w:rPr>
            </w:pPr>
            <w:del w:id="4326" w:author="Admin" w:date="2017-09-18T14:18:00Z">
              <w:r w:rsidRPr="00887F47" w:rsidDel="00887F47">
                <w:rPr>
                  <w:rFonts w:cs="Times New Roman"/>
                  <w:color w:val="000000" w:themeColor="text1"/>
                  <w:sz w:val="24"/>
                  <w:szCs w:val="24"/>
                  <w:rPrChange w:id="4327" w:author="Admin" w:date="2017-09-18T14:18:00Z">
                    <w:rPr>
                      <w:rFonts w:cs="Times New Roman"/>
                      <w:color w:val="FF0000"/>
                      <w:sz w:val="24"/>
                      <w:szCs w:val="24"/>
                    </w:rPr>
                  </w:rPrChange>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0BFF5998" w14:textId="4D287F40" w:rsidR="00CF388F" w:rsidRPr="00CF388F" w:rsidDel="00887F47" w:rsidRDefault="00CF388F" w:rsidP="001F3F09">
            <w:pPr>
              <w:spacing w:before="240"/>
              <w:jc w:val="left"/>
              <w:rPr>
                <w:del w:id="4328" w:author="Admin" w:date="2017-09-18T14:18:00Z"/>
                <w:rFonts w:cs="Times New Roman"/>
                <w:color w:val="FF0000"/>
                <w:sz w:val="24"/>
                <w:szCs w:val="24"/>
              </w:rPr>
            </w:pPr>
          </w:p>
        </w:tc>
      </w:tr>
      <w:tr w:rsidR="00EA2124" w:rsidRPr="00835288" w14:paraId="347D249C"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D90B20C" w14:textId="77777777" w:rsidR="00EA2124" w:rsidRPr="00887F47" w:rsidRDefault="00EA2124" w:rsidP="00742467">
            <w:pPr>
              <w:pStyle w:val="ListParagraph"/>
              <w:numPr>
                <w:ilvl w:val="0"/>
                <w:numId w:val="36"/>
              </w:numPr>
              <w:spacing w:after="0" w:line="26" w:lineRule="atLeast"/>
              <w:jc w:val="center"/>
              <w:rPr>
                <w:rFonts w:cs="Times New Roman"/>
                <w:color w:val="000000" w:themeColor="text1"/>
                <w:sz w:val="24"/>
                <w:szCs w:val="24"/>
                <w:rPrChange w:id="4329" w:author="Admin" w:date="2017-09-18T14:18:00Z">
                  <w:rPr>
                    <w:rFonts w:cs="Times New Roman"/>
                    <w:color w:val="000000"/>
                    <w:sz w:val="24"/>
                    <w:szCs w:val="24"/>
                  </w:rPr>
                </w:rPrChange>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230B3800" w14:textId="681A9D6A" w:rsidR="00EA2124" w:rsidRPr="00887F47" w:rsidRDefault="00AA778D" w:rsidP="001F3F09">
            <w:pPr>
              <w:pStyle w:val="NoSpacing"/>
              <w:spacing w:before="240"/>
              <w:rPr>
                <w:color w:val="000000" w:themeColor="text1"/>
                <w:rPrChange w:id="4330" w:author="Admin" w:date="2017-09-18T14:18:00Z">
                  <w:rPr/>
                </w:rPrChange>
              </w:rPr>
            </w:pPr>
            <w:r w:rsidRPr="00887F47">
              <w:rPr>
                <w:color w:val="000000" w:themeColor="text1"/>
                <w:rPrChange w:id="4331" w:author="Admin" w:date="2017-09-18T14:18:00Z">
                  <w:rPr/>
                </w:rPrChange>
              </w:rPr>
              <w:t>Bậc</w:t>
            </w:r>
            <w:r w:rsidR="00EA2124" w:rsidRPr="00887F47">
              <w:rPr>
                <w:color w:val="000000" w:themeColor="text1"/>
                <w:rPrChange w:id="4332" w:author="Admin" w:date="2017-09-18T14:18:00Z">
                  <w:rPr/>
                </w:rPrChange>
              </w:rPr>
              <w:t xml:space="preserve"> lương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00700FFA" w14:textId="7678D18C" w:rsidR="00EA2124" w:rsidRPr="00887F47" w:rsidRDefault="00EA2124" w:rsidP="001F3F09">
            <w:pPr>
              <w:spacing w:before="240"/>
              <w:jc w:val="left"/>
              <w:rPr>
                <w:rFonts w:cs="Times New Roman"/>
                <w:color w:val="000000" w:themeColor="text1"/>
                <w:sz w:val="24"/>
                <w:szCs w:val="24"/>
                <w:rPrChange w:id="4333" w:author="Admin" w:date="2017-09-18T14:18:00Z">
                  <w:rPr>
                    <w:rFonts w:cs="Times New Roman"/>
                    <w:sz w:val="24"/>
                    <w:szCs w:val="24"/>
                  </w:rPr>
                </w:rPrChange>
              </w:rPr>
            </w:pPr>
            <w:r w:rsidRPr="00887F47">
              <w:rPr>
                <w:rFonts w:cs="Times New Roman"/>
                <w:color w:val="000000" w:themeColor="text1"/>
                <w:sz w:val="24"/>
                <w:szCs w:val="24"/>
                <w:rPrChange w:id="4334" w:author="Admin" w:date="2017-09-18T14:18:00Z">
                  <w:rPr>
                    <w:rFonts w:cs="Times New Roman"/>
                    <w:sz w:val="24"/>
                    <w:szCs w:val="24"/>
                  </w:rPr>
                </w:rPrChange>
              </w:rPr>
              <w:t xml:space="preserve">Tên </w:t>
            </w:r>
            <w:r w:rsidR="00AA778D" w:rsidRPr="00887F47">
              <w:rPr>
                <w:rFonts w:cs="Times New Roman"/>
                <w:color w:val="000000" w:themeColor="text1"/>
                <w:sz w:val="24"/>
                <w:szCs w:val="24"/>
                <w:rPrChange w:id="4335" w:author="Admin" w:date="2017-09-18T14:18:00Z">
                  <w:rPr>
                    <w:rFonts w:cs="Times New Roman"/>
                    <w:sz w:val="24"/>
                    <w:szCs w:val="24"/>
                  </w:rPr>
                </w:rPrChange>
              </w:rPr>
              <w:t>bậc</w:t>
            </w:r>
            <w:r w:rsidRPr="00887F47">
              <w:rPr>
                <w:rFonts w:cs="Times New Roman"/>
                <w:color w:val="000000" w:themeColor="text1"/>
                <w:sz w:val="24"/>
                <w:szCs w:val="24"/>
                <w:rPrChange w:id="4336" w:author="Admin" w:date="2017-09-18T14:18:00Z">
                  <w:rPr>
                    <w:rFonts w:cs="Times New Roman"/>
                    <w:sz w:val="24"/>
                    <w:szCs w:val="24"/>
                  </w:rPr>
                </w:rPrChange>
              </w:rPr>
              <w:t xml:space="preserve"> lương</w:t>
            </w:r>
          </w:p>
        </w:tc>
        <w:tc>
          <w:tcPr>
            <w:tcW w:w="990" w:type="dxa"/>
            <w:tcBorders>
              <w:top w:val="single" w:sz="4" w:space="0" w:color="000000"/>
              <w:left w:val="single" w:sz="4" w:space="0" w:color="000000"/>
              <w:bottom w:val="single" w:sz="4" w:space="0" w:color="000000"/>
              <w:right w:val="single" w:sz="4" w:space="0" w:color="000000"/>
            </w:tcBorders>
            <w:vAlign w:val="center"/>
          </w:tcPr>
          <w:p w14:paraId="6621913B" w14:textId="77777777" w:rsidR="00EA2124" w:rsidRPr="00887F47" w:rsidRDefault="00EA2124" w:rsidP="001F3F09">
            <w:pPr>
              <w:jc w:val="center"/>
              <w:rPr>
                <w:rFonts w:cs="Times New Roman"/>
                <w:color w:val="000000" w:themeColor="text1"/>
                <w:sz w:val="24"/>
                <w:szCs w:val="24"/>
                <w:rPrChange w:id="4337" w:author="Admin" w:date="2017-09-18T14:18:00Z">
                  <w:rPr>
                    <w:rFonts w:cs="Times New Roman"/>
                    <w:sz w:val="24"/>
                    <w:szCs w:val="24"/>
                  </w:rPr>
                </w:rPrChange>
              </w:rPr>
            </w:pPr>
            <w:r w:rsidRPr="00887F47">
              <w:rPr>
                <w:rFonts w:cs="Times New Roman"/>
                <w:color w:val="000000" w:themeColor="text1"/>
                <w:sz w:val="24"/>
                <w:szCs w:val="24"/>
                <w:rPrChange w:id="4338" w:author="Admin" w:date="2017-09-18T14:18:00Z">
                  <w:rPr>
                    <w:rFonts w:cs="Times New Roman"/>
                    <w:sz w:val="24"/>
                    <w:szCs w:val="24"/>
                  </w:rPr>
                </w:rPrChange>
              </w:rPr>
              <w:t>Ký tự</w:t>
            </w:r>
          </w:p>
        </w:tc>
        <w:tc>
          <w:tcPr>
            <w:tcW w:w="990" w:type="dxa"/>
            <w:tcBorders>
              <w:top w:val="single" w:sz="4" w:space="0" w:color="000000"/>
              <w:left w:val="single" w:sz="4" w:space="0" w:color="000000"/>
              <w:bottom w:val="single" w:sz="4" w:space="0" w:color="000000"/>
              <w:right w:val="single" w:sz="4" w:space="0" w:color="000000"/>
            </w:tcBorders>
            <w:vAlign w:val="center"/>
          </w:tcPr>
          <w:p w14:paraId="30CD731B" w14:textId="77777777" w:rsidR="00EA2124" w:rsidRPr="00887F47" w:rsidRDefault="00EA2124" w:rsidP="001F3F09">
            <w:pPr>
              <w:jc w:val="center"/>
              <w:rPr>
                <w:color w:val="000000" w:themeColor="text1"/>
                <w:rPrChange w:id="4339" w:author="Admin" w:date="2017-09-18T14:18:00Z">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C59C9D" w14:textId="77777777" w:rsidR="00EA2124" w:rsidRPr="00887F47" w:rsidRDefault="00EA2124" w:rsidP="001F3F09">
            <w:pPr>
              <w:spacing w:before="240"/>
              <w:jc w:val="center"/>
              <w:rPr>
                <w:rFonts w:cs="Times New Roman"/>
                <w:color w:val="000000" w:themeColor="text1"/>
                <w:sz w:val="24"/>
                <w:szCs w:val="24"/>
                <w:rPrChange w:id="4340" w:author="Admin" w:date="2017-09-18T14:18:00Z">
                  <w:rPr>
                    <w:rFonts w:cs="Times New Roman"/>
                    <w:sz w:val="24"/>
                    <w:szCs w:val="24"/>
                  </w:rPr>
                </w:rPrChange>
              </w:rPr>
            </w:pPr>
            <w:r w:rsidRPr="00887F47">
              <w:rPr>
                <w:rFonts w:cs="Times New Roman"/>
                <w:color w:val="000000" w:themeColor="text1"/>
                <w:sz w:val="24"/>
                <w:szCs w:val="24"/>
                <w:rPrChange w:id="4341" w:author="Admin" w:date="2017-09-18T14:18:00Z">
                  <w:rPr>
                    <w:rFonts w:cs="Times New Roman"/>
                    <w:sz w:val="24"/>
                    <w:szCs w:val="24"/>
                  </w:rPr>
                </w:rPrChange>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3C1609A7" w14:textId="77777777" w:rsidR="00EA2124" w:rsidRPr="00835288" w:rsidRDefault="00EA2124" w:rsidP="001F3F09">
            <w:pPr>
              <w:spacing w:before="240"/>
              <w:rPr>
                <w:rFonts w:cs="Times New Roman"/>
                <w:sz w:val="24"/>
                <w:szCs w:val="24"/>
              </w:rPr>
            </w:pPr>
          </w:p>
        </w:tc>
      </w:tr>
      <w:tr w:rsidR="007D7103" w:rsidRPr="00835288" w14:paraId="531B3959"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520279C4" w14:textId="77777777" w:rsidR="007D7103" w:rsidRPr="00887F47" w:rsidRDefault="007D7103" w:rsidP="007D7103">
            <w:pPr>
              <w:pStyle w:val="ListParagraph"/>
              <w:numPr>
                <w:ilvl w:val="0"/>
                <w:numId w:val="36"/>
              </w:numPr>
              <w:spacing w:after="0" w:line="26" w:lineRule="atLeast"/>
              <w:jc w:val="center"/>
              <w:rPr>
                <w:rFonts w:cs="Times New Roman"/>
                <w:color w:val="000000" w:themeColor="text1"/>
                <w:sz w:val="24"/>
                <w:szCs w:val="24"/>
                <w:rPrChange w:id="4342" w:author="Admin" w:date="2017-09-18T14:18:00Z">
                  <w:rPr>
                    <w:rFonts w:cs="Times New Roman"/>
                    <w:color w:val="FF0000"/>
                    <w:sz w:val="24"/>
                    <w:szCs w:val="24"/>
                  </w:rPr>
                </w:rPrChange>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440632C3" w14:textId="69A25D10" w:rsidR="007D7103" w:rsidRPr="00887F47" w:rsidRDefault="007D7103" w:rsidP="007D7103">
            <w:pPr>
              <w:pStyle w:val="NoSpacing"/>
              <w:spacing w:before="240"/>
              <w:rPr>
                <w:color w:val="000000" w:themeColor="text1"/>
                <w:rPrChange w:id="4343" w:author="Admin" w:date="2017-09-18T14:18:00Z">
                  <w:rPr>
                    <w:color w:val="FF0000"/>
                  </w:rPr>
                </w:rPrChange>
              </w:rPr>
            </w:pPr>
            <w:r w:rsidRPr="00887F47">
              <w:rPr>
                <w:color w:val="000000" w:themeColor="text1"/>
                <w:rPrChange w:id="4344" w:author="Admin" w:date="2017-09-18T14:18:00Z">
                  <w:rPr>
                    <w:color w:val="FF0000"/>
                  </w:rPr>
                </w:rPrChange>
              </w:rPr>
              <w:t>Tổng lương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3CD64585" w14:textId="014CEEFC" w:rsidR="007D7103" w:rsidRPr="00887F47" w:rsidRDefault="007D7103" w:rsidP="007D7103">
            <w:pPr>
              <w:spacing w:before="240"/>
              <w:jc w:val="left"/>
              <w:rPr>
                <w:rFonts w:cs="Times New Roman"/>
                <w:color w:val="000000" w:themeColor="text1"/>
                <w:sz w:val="24"/>
                <w:szCs w:val="24"/>
                <w:rPrChange w:id="4345" w:author="Admin" w:date="2017-09-18T14:18:00Z">
                  <w:rPr>
                    <w:rFonts w:cs="Times New Roman"/>
                    <w:color w:val="FF0000"/>
                    <w:sz w:val="24"/>
                    <w:szCs w:val="24"/>
                  </w:rPr>
                </w:rPrChange>
              </w:rPr>
            </w:pPr>
            <w:r w:rsidRPr="00887F47">
              <w:rPr>
                <w:rFonts w:cs="Times New Roman"/>
                <w:color w:val="000000" w:themeColor="text1"/>
                <w:sz w:val="24"/>
                <w:szCs w:val="24"/>
                <w:rPrChange w:id="4346" w:author="Admin" w:date="2017-09-18T14:18:00Z">
                  <w:rPr>
                    <w:rFonts w:cs="Times New Roman"/>
                    <w:color w:val="FF0000"/>
                    <w:sz w:val="24"/>
                    <w:szCs w:val="24"/>
                  </w:rPr>
                </w:rPrChange>
              </w:rPr>
              <w:t>Nhập tổng lương</w:t>
            </w:r>
          </w:p>
        </w:tc>
        <w:tc>
          <w:tcPr>
            <w:tcW w:w="990" w:type="dxa"/>
            <w:tcBorders>
              <w:top w:val="single" w:sz="4" w:space="0" w:color="000000"/>
              <w:left w:val="single" w:sz="4" w:space="0" w:color="000000"/>
              <w:bottom w:val="single" w:sz="4" w:space="0" w:color="000000"/>
              <w:right w:val="single" w:sz="4" w:space="0" w:color="000000"/>
            </w:tcBorders>
            <w:vAlign w:val="center"/>
          </w:tcPr>
          <w:p w14:paraId="0335E1A0" w14:textId="6849FC84" w:rsidR="007D7103" w:rsidRPr="00887F47" w:rsidRDefault="007D7103" w:rsidP="007D7103">
            <w:pPr>
              <w:jc w:val="center"/>
              <w:rPr>
                <w:rFonts w:cs="Times New Roman"/>
                <w:color w:val="000000" w:themeColor="text1"/>
                <w:sz w:val="24"/>
                <w:szCs w:val="24"/>
                <w:rPrChange w:id="4347" w:author="Admin" w:date="2017-09-18T14:18:00Z">
                  <w:rPr>
                    <w:rFonts w:cs="Times New Roman"/>
                    <w:color w:val="FF0000"/>
                    <w:sz w:val="24"/>
                    <w:szCs w:val="24"/>
                  </w:rPr>
                </w:rPrChange>
              </w:rPr>
            </w:pPr>
            <w:r w:rsidRPr="00887F47">
              <w:rPr>
                <w:rFonts w:cs="Times New Roman"/>
                <w:color w:val="000000" w:themeColor="text1"/>
                <w:sz w:val="24"/>
                <w:szCs w:val="24"/>
                <w:rPrChange w:id="4348" w:author="Admin" w:date="2017-09-18T14:18:00Z">
                  <w:rPr>
                    <w:rFonts w:cs="Times New Roman"/>
                    <w:color w:val="FF0000"/>
                    <w:sz w:val="24"/>
                    <w:szCs w:val="24"/>
                  </w:rPr>
                </w:rPrChange>
              </w:rPr>
              <w:t>Số</w:t>
            </w:r>
          </w:p>
        </w:tc>
        <w:tc>
          <w:tcPr>
            <w:tcW w:w="990" w:type="dxa"/>
            <w:tcBorders>
              <w:top w:val="single" w:sz="4" w:space="0" w:color="000000"/>
              <w:left w:val="single" w:sz="4" w:space="0" w:color="000000"/>
              <w:bottom w:val="single" w:sz="4" w:space="0" w:color="000000"/>
              <w:right w:val="single" w:sz="4" w:space="0" w:color="000000"/>
            </w:tcBorders>
            <w:vAlign w:val="center"/>
          </w:tcPr>
          <w:p w14:paraId="451D7697" w14:textId="77777777" w:rsidR="007D7103" w:rsidRPr="00887F47" w:rsidRDefault="007D7103" w:rsidP="007D7103">
            <w:pPr>
              <w:jc w:val="center"/>
              <w:rPr>
                <w:color w:val="000000" w:themeColor="text1"/>
                <w:rPrChange w:id="4349" w:author="Admin" w:date="2017-09-18T14:18:00Z">
                  <w:rPr>
                    <w:color w:val="FF0000"/>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65B52EE" w14:textId="796936B5" w:rsidR="007D7103" w:rsidRPr="00887F47" w:rsidRDefault="007D7103" w:rsidP="007D7103">
            <w:pPr>
              <w:spacing w:before="240"/>
              <w:jc w:val="center"/>
              <w:rPr>
                <w:rFonts w:cs="Times New Roman"/>
                <w:color w:val="000000" w:themeColor="text1"/>
                <w:sz w:val="24"/>
                <w:szCs w:val="24"/>
                <w:rPrChange w:id="4350" w:author="Admin" w:date="2017-09-18T14:18:00Z">
                  <w:rPr>
                    <w:rFonts w:cs="Times New Roman"/>
                    <w:color w:val="FF0000"/>
                    <w:sz w:val="24"/>
                    <w:szCs w:val="24"/>
                  </w:rPr>
                </w:rPrChange>
              </w:rPr>
            </w:pPr>
            <w:r w:rsidRPr="00887F47">
              <w:rPr>
                <w:rFonts w:cs="Times New Roman"/>
                <w:color w:val="000000" w:themeColor="text1"/>
                <w:sz w:val="24"/>
                <w:szCs w:val="24"/>
                <w:rPrChange w:id="4351" w:author="Admin" w:date="2017-09-18T14:18:00Z">
                  <w:rPr>
                    <w:rFonts w:cs="Times New Roman"/>
                    <w:color w:val="FF0000"/>
                    <w:sz w:val="24"/>
                    <w:szCs w:val="24"/>
                  </w:rPr>
                </w:rPrChange>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4889374C" w14:textId="77777777" w:rsidR="007D7103" w:rsidRPr="007D7103" w:rsidRDefault="007D7103" w:rsidP="007D7103">
            <w:pPr>
              <w:spacing w:before="240"/>
              <w:rPr>
                <w:rFonts w:cs="Times New Roman"/>
                <w:color w:val="FF0000"/>
                <w:sz w:val="24"/>
                <w:szCs w:val="24"/>
              </w:rPr>
            </w:pPr>
          </w:p>
        </w:tc>
      </w:tr>
      <w:tr w:rsidR="007D7103" w:rsidRPr="00835288" w14:paraId="2F8E558E"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3FF23F73" w14:textId="77777777" w:rsidR="007D7103" w:rsidRPr="00887F47" w:rsidRDefault="007D7103" w:rsidP="007D7103">
            <w:pPr>
              <w:pStyle w:val="ListParagraph"/>
              <w:numPr>
                <w:ilvl w:val="0"/>
                <w:numId w:val="36"/>
              </w:numPr>
              <w:spacing w:after="0" w:line="26" w:lineRule="atLeast"/>
              <w:jc w:val="center"/>
              <w:rPr>
                <w:rFonts w:cs="Times New Roman"/>
                <w:color w:val="000000" w:themeColor="text1"/>
                <w:sz w:val="24"/>
                <w:szCs w:val="24"/>
                <w:rPrChange w:id="4352" w:author="Admin" w:date="2017-09-18T14:18:00Z">
                  <w:rPr>
                    <w:rFonts w:cs="Times New Roman"/>
                    <w:color w:val="FF0000"/>
                    <w:sz w:val="24"/>
                    <w:szCs w:val="24"/>
                  </w:rPr>
                </w:rPrChange>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4B790341" w14:textId="77777777" w:rsidR="007D7103" w:rsidRPr="00887F47" w:rsidRDefault="007D7103" w:rsidP="007D7103">
            <w:pPr>
              <w:pStyle w:val="NoSpacing"/>
              <w:spacing w:before="240"/>
              <w:rPr>
                <w:color w:val="000000" w:themeColor="text1"/>
                <w:rPrChange w:id="4353" w:author="Admin" w:date="2017-09-18T14:18:00Z">
                  <w:rPr>
                    <w:color w:val="FF0000"/>
                  </w:rPr>
                </w:rPrChange>
              </w:rPr>
            </w:pPr>
            <w:r w:rsidRPr="00887F47">
              <w:rPr>
                <w:color w:val="000000" w:themeColor="text1"/>
                <w:rPrChange w:id="4354" w:author="Admin" w:date="2017-09-18T14:18:00Z">
                  <w:rPr>
                    <w:color w:val="FF0000"/>
                  </w:rPr>
                </w:rPrChange>
              </w:rPr>
              <w:t>Lương cơ bản</w:t>
            </w:r>
          </w:p>
        </w:tc>
        <w:tc>
          <w:tcPr>
            <w:tcW w:w="2880" w:type="dxa"/>
            <w:tcBorders>
              <w:top w:val="single" w:sz="4" w:space="0" w:color="000000"/>
              <w:left w:val="single" w:sz="4" w:space="0" w:color="000000"/>
              <w:bottom w:val="single" w:sz="4" w:space="0" w:color="000000"/>
              <w:right w:val="single" w:sz="4" w:space="0" w:color="000000"/>
            </w:tcBorders>
            <w:vAlign w:val="center"/>
          </w:tcPr>
          <w:p w14:paraId="7C7EC4B4" w14:textId="7C235CF0" w:rsidR="007D7103" w:rsidRPr="00887F47" w:rsidRDefault="007D7103" w:rsidP="007D7103">
            <w:pPr>
              <w:spacing w:before="240"/>
              <w:jc w:val="left"/>
              <w:rPr>
                <w:rFonts w:cs="Times New Roman"/>
                <w:color w:val="000000" w:themeColor="text1"/>
                <w:sz w:val="24"/>
                <w:szCs w:val="24"/>
                <w:rPrChange w:id="4355" w:author="Admin" w:date="2017-09-18T14:18:00Z">
                  <w:rPr>
                    <w:rFonts w:cs="Times New Roman"/>
                    <w:color w:val="FF0000"/>
                    <w:sz w:val="24"/>
                    <w:szCs w:val="24"/>
                  </w:rPr>
                </w:rPrChange>
              </w:rPr>
            </w:pPr>
            <w:del w:id="4356" w:author="Admin" w:date="2017-09-29T13:46:00Z">
              <w:r w:rsidRPr="00887F47" w:rsidDel="00FD0C3B">
                <w:rPr>
                  <w:rFonts w:cs="Times New Roman"/>
                  <w:color w:val="000000" w:themeColor="text1"/>
                  <w:sz w:val="24"/>
                  <w:szCs w:val="24"/>
                  <w:rPrChange w:id="4357" w:author="Admin" w:date="2017-09-18T14:18:00Z">
                    <w:rPr>
                      <w:rFonts w:cs="Times New Roman"/>
                      <w:color w:val="FF0000"/>
                      <w:sz w:val="24"/>
                      <w:szCs w:val="24"/>
                    </w:rPr>
                  </w:rPrChange>
                </w:rPr>
                <w:delText>Số tiền lương cơ bản theo nhóm chức danh, bậc của nhóm chức danh</w:delText>
              </w:r>
            </w:del>
            <w:ins w:id="4358" w:author="Admin" w:date="2017-09-29T13:46:00Z">
              <w:r w:rsidR="00FD0C3B">
                <w:rPr>
                  <w:rFonts w:cs="Times New Roman"/>
                  <w:color w:val="000000" w:themeColor="text1"/>
                  <w:sz w:val="24"/>
                  <w:szCs w:val="24"/>
                </w:rPr>
                <w:t xml:space="preserve">Lương cơ bản. </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264D2368" w14:textId="77777777" w:rsidR="007D7103" w:rsidRPr="00887F47" w:rsidRDefault="007D7103" w:rsidP="007D7103">
            <w:pPr>
              <w:spacing w:before="240"/>
              <w:jc w:val="center"/>
              <w:rPr>
                <w:rFonts w:cs="Times New Roman"/>
                <w:color w:val="000000" w:themeColor="text1"/>
                <w:sz w:val="24"/>
                <w:szCs w:val="24"/>
                <w:rPrChange w:id="4359" w:author="Admin" w:date="2017-09-18T14:18:00Z">
                  <w:rPr>
                    <w:rFonts w:cs="Times New Roman"/>
                    <w:color w:val="FF0000"/>
                    <w:sz w:val="24"/>
                    <w:szCs w:val="24"/>
                  </w:rPr>
                </w:rPrChange>
              </w:rPr>
            </w:pPr>
            <w:r w:rsidRPr="00887F47">
              <w:rPr>
                <w:rFonts w:cs="Times New Roman"/>
                <w:color w:val="000000" w:themeColor="text1"/>
                <w:sz w:val="24"/>
                <w:szCs w:val="24"/>
                <w:rPrChange w:id="4360" w:author="Admin" w:date="2017-09-18T14:18:00Z">
                  <w:rPr>
                    <w:rFonts w:cs="Times New Roman"/>
                    <w:color w:val="FF0000"/>
                    <w:sz w:val="24"/>
                    <w:szCs w:val="24"/>
                  </w:rPr>
                </w:rPrChange>
              </w:rPr>
              <w:t>Số</w:t>
            </w:r>
          </w:p>
        </w:tc>
        <w:tc>
          <w:tcPr>
            <w:tcW w:w="990" w:type="dxa"/>
            <w:tcBorders>
              <w:top w:val="single" w:sz="4" w:space="0" w:color="000000"/>
              <w:left w:val="single" w:sz="4" w:space="0" w:color="000000"/>
              <w:bottom w:val="single" w:sz="4" w:space="0" w:color="000000"/>
              <w:right w:val="single" w:sz="4" w:space="0" w:color="000000"/>
            </w:tcBorders>
            <w:vAlign w:val="center"/>
          </w:tcPr>
          <w:p w14:paraId="7854038D" w14:textId="77777777" w:rsidR="007D7103" w:rsidRPr="00887F47" w:rsidRDefault="007D7103" w:rsidP="007D7103">
            <w:pPr>
              <w:jc w:val="center"/>
              <w:rPr>
                <w:color w:val="000000" w:themeColor="text1"/>
                <w:rPrChange w:id="4361" w:author="Admin" w:date="2017-09-18T14:18:00Z">
                  <w:rPr>
                    <w:color w:val="FF0000"/>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A192FF5" w14:textId="77777777" w:rsidR="007D7103" w:rsidRPr="00887F47" w:rsidRDefault="007D7103" w:rsidP="007D7103">
            <w:pPr>
              <w:spacing w:before="240"/>
              <w:jc w:val="center"/>
              <w:rPr>
                <w:rFonts w:cs="Times New Roman"/>
                <w:color w:val="000000" w:themeColor="text1"/>
                <w:sz w:val="24"/>
                <w:szCs w:val="24"/>
                <w:rPrChange w:id="4362" w:author="Admin" w:date="2017-09-18T14:18:00Z">
                  <w:rPr>
                    <w:rFonts w:cs="Times New Roman"/>
                    <w:color w:val="FF0000"/>
                    <w:sz w:val="24"/>
                    <w:szCs w:val="24"/>
                  </w:rPr>
                </w:rPrChange>
              </w:rPr>
            </w:pPr>
            <w:r w:rsidRPr="00887F47">
              <w:rPr>
                <w:rFonts w:cs="Times New Roman"/>
                <w:color w:val="000000" w:themeColor="text1"/>
                <w:sz w:val="24"/>
                <w:szCs w:val="24"/>
                <w:rPrChange w:id="4363" w:author="Admin" w:date="2017-09-18T14:18:00Z">
                  <w:rPr>
                    <w:rFonts w:cs="Times New Roman"/>
                    <w:color w:val="FF0000"/>
                    <w:sz w:val="24"/>
                    <w:szCs w:val="24"/>
                  </w:rPr>
                </w:rPrChange>
              </w:rPr>
              <w:t>Không</w:t>
            </w:r>
          </w:p>
        </w:tc>
        <w:tc>
          <w:tcPr>
            <w:tcW w:w="1441" w:type="dxa"/>
            <w:tcBorders>
              <w:top w:val="single" w:sz="4" w:space="0" w:color="000000"/>
              <w:left w:val="single" w:sz="4" w:space="0" w:color="000000"/>
              <w:bottom w:val="single" w:sz="4" w:space="0" w:color="000000"/>
              <w:right w:val="single" w:sz="4" w:space="0" w:color="000000"/>
            </w:tcBorders>
            <w:vAlign w:val="center"/>
          </w:tcPr>
          <w:p w14:paraId="4351AE09" w14:textId="77777777" w:rsidR="007D7103" w:rsidRPr="007D7103" w:rsidRDefault="007D7103" w:rsidP="007D7103">
            <w:pPr>
              <w:spacing w:before="240"/>
              <w:rPr>
                <w:rFonts w:cs="Times New Roman"/>
                <w:color w:val="FF0000"/>
                <w:sz w:val="24"/>
                <w:szCs w:val="24"/>
              </w:rPr>
            </w:pPr>
          </w:p>
        </w:tc>
      </w:tr>
      <w:tr w:rsidR="007D7103" w:rsidRPr="00835288" w14:paraId="0A327C16"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0274EA9A" w14:textId="77777777" w:rsidR="007D7103" w:rsidRPr="00887F47" w:rsidRDefault="007D7103" w:rsidP="007D7103">
            <w:pPr>
              <w:pStyle w:val="ListParagraph"/>
              <w:numPr>
                <w:ilvl w:val="0"/>
                <w:numId w:val="36"/>
              </w:numPr>
              <w:spacing w:after="0" w:line="26" w:lineRule="atLeast"/>
              <w:jc w:val="center"/>
              <w:rPr>
                <w:rFonts w:cs="Times New Roman"/>
                <w:color w:val="000000" w:themeColor="text1"/>
                <w:sz w:val="24"/>
                <w:szCs w:val="24"/>
                <w:rPrChange w:id="4364" w:author="Admin" w:date="2017-09-18T14:18:00Z">
                  <w:rPr>
                    <w:rFonts w:cs="Times New Roman"/>
                    <w:color w:val="FF0000"/>
                    <w:sz w:val="24"/>
                    <w:szCs w:val="24"/>
                  </w:rPr>
                </w:rPrChange>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5A58CA65" w14:textId="77777777" w:rsidR="007D7103" w:rsidRPr="00887F47" w:rsidRDefault="007D7103" w:rsidP="007D7103">
            <w:pPr>
              <w:pStyle w:val="NoSpacing"/>
              <w:spacing w:before="240"/>
              <w:rPr>
                <w:color w:val="000000" w:themeColor="text1"/>
                <w:rPrChange w:id="4365" w:author="Admin" w:date="2017-09-18T14:18:00Z">
                  <w:rPr>
                    <w:color w:val="FF0000"/>
                  </w:rPr>
                </w:rPrChange>
              </w:rPr>
            </w:pPr>
            <w:r w:rsidRPr="00887F47">
              <w:rPr>
                <w:color w:val="000000" w:themeColor="text1"/>
                <w:rPrChange w:id="4366" w:author="Admin" w:date="2017-09-18T14:18:00Z">
                  <w:rPr>
                    <w:color w:val="FF0000"/>
                  </w:rPr>
                </w:rPrChange>
              </w:rPr>
              <w:t>Thưởng đánh giá tháng</w:t>
            </w:r>
          </w:p>
        </w:tc>
        <w:tc>
          <w:tcPr>
            <w:tcW w:w="2880" w:type="dxa"/>
            <w:tcBorders>
              <w:top w:val="single" w:sz="4" w:space="0" w:color="000000"/>
              <w:left w:val="single" w:sz="4" w:space="0" w:color="000000"/>
              <w:bottom w:val="single" w:sz="4" w:space="0" w:color="000000"/>
              <w:right w:val="single" w:sz="4" w:space="0" w:color="000000"/>
            </w:tcBorders>
            <w:vAlign w:val="center"/>
          </w:tcPr>
          <w:p w14:paraId="72CAAA7D" w14:textId="77777777" w:rsidR="007D7103" w:rsidRDefault="00FD0C3B" w:rsidP="00FD0C3B">
            <w:pPr>
              <w:spacing w:before="240"/>
              <w:jc w:val="left"/>
              <w:rPr>
                <w:ins w:id="4367" w:author="Admin" w:date="2017-09-29T13:48:00Z"/>
                <w:rFonts w:cs="Times New Roman"/>
                <w:color w:val="000000" w:themeColor="text1"/>
                <w:sz w:val="24"/>
                <w:szCs w:val="24"/>
              </w:rPr>
              <w:pPrChange w:id="4368" w:author="Admin" w:date="2017-09-29T13:48:00Z">
                <w:pPr>
                  <w:spacing w:before="240"/>
                  <w:jc w:val="left"/>
                </w:pPr>
              </w:pPrChange>
            </w:pPr>
            <w:ins w:id="4369" w:author="Admin" w:date="2017-09-29T13:47:00Z">
              <w:r>
                <w:rPr>
                  <w:rFonts w:cs="Times New Roman"/>
                  <w:color w:val="000000" w:themeColor="text1"/>
                  <w:sz w:val="24"/>
                  <w:szCs w:val="24"/>
                </w:rPr>
                <w:t xml:space="preserve">Trường hợp nhập lương cơ bản thì Thưởng đánh giá tháng = </w:t>
              </w:r>
            </w:ins>
            <w:del w:id="4370" w:author="Admin" w:date="2017-09-29T13:48:00Z">
              <w:r w:rsidR="007D7103" w:rsidRPr="00887F47" w:rsidDel="00FD0C3B">
                <w:rPr>
                  <w:rFonts w:cs="Times New Roman"/>
                  <w:color w:val="000000" w:themeColor="text1"/>
                  <w:sz w:val="24"/>
                  <w:szCs w:val="24"/>
                  <w:rPrChange w:id="4371" w:author="Admin" w:date="2017-09-18T14:18:00Z">
                    <w:rPr>
                      <w:rFonts w:cs="Times New Roman"/>
                      <w:color w:val="FF0000"/>
                      <w:sz w:val="24"/>
                      <w:szCs w:val="24"/>
                    </w:rPr>
                  </w:rPrChange>
                </w:rPr>
                <w:delText xml:space="preserve">Hệ thống tự động hiển thị theo công thức = </w:delText>
              </w:r>
            </w:del>
            <w:r w:rsidR="007D7103" w:rsidRPr="00887F47">
              <w:rPr>
                <w:rFonts w:cs="Times New Roman"/>
                <w:color w:val="000000" w:themeColor="text1"/>
                <w:sz w:val="24"/>
                <w:szCs w:val="24"/>
                <w:rPrChange w:id="4372" w:author="Admin" w:date="2017-09-18T14:18:00Z">
                  <w:rPr>
                    <w:rFonts w:cs="Times New Roman"/>
                    <w:color w:val="FF0000"/>
                    <w:sz w:val="24"/>
                    <w:szCs w:val="24"/>
                  </w:rPr>
                </w:rPrChange>
              </w:rPr>
              <w:t>tổng lương – lương cơ bản</w:t>
            </w:r>
            <w:ins w:id="4373" w:author="Admin" w:date="2017-09-29T13:47:00Z">
              <w:r>
                <w:rPr>
                  <w:rFonts w:cs="Times New Roman"/>
                  <w:color w:val="000000" w:themeColor="text1"/>
                  <w:sz w:val="24"/>
                  <w:szCs w:val="24"/>
                </w:rPr>
                <w:t xml:space="preserve">. </w:t>
              </w:r>
            </w:ins>
          </w:p>
          <w:p w14:paraId="1B59643B" w14:textId="283D8BAA" w:rsidR="00FD0C3B" w:rsidRPr="00887F47" w:rsidRDefault="00FD0C3B" w:rsidP="00FD0C3B">
            <w:pPr>
              <w:spacing w:before="240"/>
              <w:jc w:val="left"/>
              <w:rPr>
                <w:rFonts w:cs="Times New Roman"/>
                <w:color w:val="000000" w:themeColor="text1"/>
                <w:sz w:val="24"/>
                <w:szCs w:val="24"/>
                <w:rPrChange w:id="4374" w:author="Admin" w:date="2017-09-18T14:18:00Z">
                  <w:rPr>
                    <w:rFonts w:cs="Times New Roman"/>
                    <w:color w:val="FF0000"/>
                    <w:sz w:val="24"/>
                    <w:szCs w:val="24"/>
                  </w:rPr>
                </w:rPrChange>
              </w:rPr>
              <w:pPrChange w:id="4375" w:author="Admin" w:date="2017-09-29T13:48:00Z">
                <w:pPr>
                  <w:spacing w:before="240"/>
                  <w:jc w:val="left"/>
                </w:pPr>
              </w:pPrChange>
            </w:pPr>
            <w:ins w:id="4376" w:author="Admin" w:date="2017-09-29T13:48:00Z">
              <w:r>
                <w:rPr>
                  <w:rFonts w:cs="Times New Roman"/>
                  <w:color w:val="000000" w:themeColor="text1"/>
                  <w:sz w:val="24"/>
                  <w:szCs w:val="24"/>
                </w:rPr>
                <w:t>Nếu không nhập trường Lương cơ bản thì thưởng đánh giá để trắng</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4F66E640" w14:textId="77777777" w:rsidR="007D7103" w:rsidRPr="00887F47" w:rsidRDefault="007D7103" w:rsidP="007D7103">
            <w:pPr>
              <w:spacing w:before="240"/>
              <w:jc w:val="center"/>
              <w:rPr>
                <w:rFonts w:cs="Times New Roman"/>
                <w:color w:val="000000" w:themeColor="text1"/>
                <w:sz w:val="24"/>
                <w:szCs w:val="24"/>
                <w:rPrChange w:id="4377" w:author="Admin" w:date="2017-09-18T14:18:00Z">
                  <w:rPr>
                    <w:rFonts w:cs="Times New Roman"/>
                    <w:color w:val="FF0000"/>
                    <w:sz w:val="24"/>
                    <w:szCs w:val="24"/>
                  </w:rPr>
                </w:rPrChange>
              </w:rPr>
            </w:pPr>
            <w:r w:rsidRPr="00887F47">
              <w:rPr>
                <w:rFonts w:cs="Times New Roman"/>
                <w:color w:val="000000" w:themeColor="text1"/>
                <w:sz w:val="24"/>
                <w:szCs w:val="24"/>
                <w:rPrChange w:id="4378" w:author="Admin" w:date="2017-09-18T14:18:00Z">
                  <w:rPr>
                    <w:rFonts w:cs="Times New Roman"/>
                    <w:color w:val="FF0000"/>
                    <w:sz w:val="24"/>
                    <w:szCs w:val="24"/>
                  </w:rPr>
                </w:rPrChange>
              </w:rPr>
              <w:t>Số</w:t>
            </w:r>
          </w:p>
        </w:tc>
        <w:tc>
          <w:tcPr>
            <w:tcW w:w="990" w:type="dxa"/>
            <w:tcBorders>
              <w:top w:val="single" w:sz="4" w:space="0" w:color="000000"/>
              <w:left w:val="single" w:sz="4" w:space="0" w:color="000000"/>
              <w:bottom w:val="single" w:sz="4" w:space="0" w:color="000000"/>
              <w:right w:val="single" w:sz="4" w:space="0" w:color="000000"/>
            </w:tcBorders>
            <w:vAlign w:val="center"/>
          </w:tcPr>
          <w:p w14:paraId="399C15A5" w14:textId="77777777" w:rsidR="007D7103" w:rsidRPr="00887F47" w:rsidRDefault="007D7103" w:rsidP="007D7103">
            <w:pPr>
              <w:jc w:val="center"/>
              <w:rPr>
                <w:color w:val="000000" w:themeColor="text1"/>
                <w:rPrChange w:id="4379" w:author="Admin" w:date="2017-09-18T14:18:00Z">
                  <w:rPr>
                    <w:color w:val="FF0000"/>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3F7201A" w14:textId="1505CAF6" w:rsidR="007D7103" w:rsidRPr="00887F47" w:rsidRDefault="007D7103" w:rsidP="007D7103">
            <w:pPr>
              <w:spacing w:before="240"/>
              <w:jc w:val="center"/>
              <w:rPr>
                <w:rFonts w:cs="Times New Roman"/>
                <w:color w:val="000000" w:themeColor="text1"/>
                <w:sz w:val="24"/>
                <w:szCs w:val="24"/>
                <w:rPrChange w:id="4380" w:author="Admin" w:date="2017-09-18T14:18:00Z">
                  <w:rPr>
                    <w:rFonts w:cs="Times New Roman"/>
                    <w:color w:val="FF0000"/>
                    <w:sz w:val="24"/>
                    <w:szCs w:val="24"/>
                  </w:rPr>
                </w:rPrChange>
              </w:rPr>
            </w:pPr>
            <w:del w:id="4381" w:author="Admin" w:date="2017-09-18T14:18:00Z">
              <w:r w:rsidRPr="00887F47" w:rsidDel="00887F47">
                <w:rPr>
                  <w:rFonts w:cs="Times New Roman"/>
                  <w:color w:val="000000" w:themeColor="text1"/>
                  <w:sz w:val="24"/>
                  <w:szCs w:val="24"/>
                  <w:rPrChange w:id="4382" w:author="Admin" w:date="2017-09-18T14:18:00Z">
                    <w:rPr>
                      <w:rFonts w:cs="Times New Roman"/>
                      <w:color w:val="FF0000"/>
                      <w:sz w:val="24"/>
                      <w:szCs w:val="24"/>
                    </w:rPr>
                  </w:rPrChange>
                </w:rPr>
                <w:delText>Có</w:delText>
              </w:r>
            </w:del>
            <w:ins w:id="4383" w:author="Admin" w:date="2017-09-18T14:18:00Z">
              <w:r w:rsidR="00887F47" w:rsidRPr="00887F47">
                <w:rPr>
                  <w:rFonts w:cs="Times New Roman"/>
                  <w:color w:val="000000" w:themeColor="text1"/>
                  <w:sz w:val="24"/>
                  <w:szCs w:val="24"/>
                  <w:rPrChange w:id="4384" w:author="Admin" w:date="2017-09-18T14:18:00Z">
                    <w:rPr>
                      <w:rFonts w:cs="Times New Roman"/>
                      <w:color w:val="FF0000"/>
                      <w:sz w:val="24"/>
                      <w:szCs w:val="24"/>
                    </w:rPr>
                  </w:rPrChange>
                </w:rPr>
                <w:t>Không</w:t>
              </w:r>
            </w:ins>
          </w:p>
        </w:tc>
        <w:tc>
          <w:tcPr>
            <w:tcW w:w="1441" w:type="dxa"/>
            <w:tcBorders>
              <w:top w:val="single" w:sz="4" w:space="0" w:color="000000"/>
              <w:left w:val="single" w:sz="4" w:space="0" w:color="000000"/>
              <w:bottom w:val="single" w:sz="4" w:space="0" w:color="000000"/>
              <w:right w:val="single" w:sz="4" w:space="0" w:color="000000"/>
            </w:tcBorders>
            <w:vAlign w:val="center"/>
          </w:tcPr>
          <w:p w14:paraId="2A975206" w14:textId="77777777" w:rsidR="007D7103" w:rsidRPr="007D7103" w:rsidRDefault="007D7103" w:rsidP="007D7103">
            <w:pPr>
              <w:spacing w:before="240"/>
              <w:rPr>
                <w:rFonts w:cs="Times New Roman"/>
                <w:color w:val="FF0000"/>
                <w:sz w:val="24"/>
                <w:szCs w:val="24"/>
              </w:rPr>
            </w:pPr>
          </w:p>
        </w:tc>
      </w:tr>
      <w:tr w:rsidR="007D7103" w:rsidRPr="00835288" w14:paraId="19820C3D"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C08E06F" w14:textId="77777777" w:rsidR="007D7103" w:rsidRPr="00B3643F" w:rsidRDefault="007D7103" w:rsidP="007D7103">
            <w:pPr>
              <w:pStyle w:val="ListParagraph"/>
              <w:numPr>
                <w:ilvl w:val="0"/>
                <w:numId w:val="36"/>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6B96CE86" w14:textId="5C6A30B9" w:rsidR="007D7103" w:rsidRDefault="007D7103" w:rsidP="007D7103">
            <w:pPr>
              <w:pStyle w:val="NoSpacing"/>
              <w:spacing w:before="240"/>
            </w:pPr>
            <w:del w:id="4385" w:author="Admin" w:date="2017-09-29T13:49:00Z">
              <w:r w:rsidDel="004A0E3C">
                <w:delText>Trạng thái</w:delText>
              </w:r>
            </w:del>
            <w:ins w:id="4386" w:author="Admin" w:date="2017-09-29T13:49:00Z">
              <w:r w:rsidR="004A0E3C">
                <w:t>Ngày hiệu lực</w:t>
              </w:r>
            </w:ins>
          </w:p>
        </w:tc>
        <w:tc>
          <w:tcPr>
            <w:tcW w:w="2880" w:type="dxa"/>
            <w:tcBorders>
              <w:top w:val="single" w:sz="4" w:space="0" w:color="000000"/>
              <w:left w:val="single" w:sz="4" w:space="0" w:color="000000"/>
              <w:bottom w:val="single" w:sz="4" w:space="0" w:color="000000"/>
              <w:right w:val="single" w:sz="4" w:space="0" w:color="000000"/>
            </w:tcBorders>
            <w:vAlign w:val="center"/>
          </w:tcPr>
          <w:p w14:paraId="137DE078" w14:textId="3FFD08E9" w:rsidR="007D7103" w:rsidRPr="008434AC" w:rsidRDefault="007D7103" w:rsidP="007D7103">
            <w:pPr>
              <w:spacing w:before="240"/>
              <w:jc w:val="left"/>
            </w:pPr>
            <w:del w:id="4387" w:author="Admin" w:date="2017-09-29T13:49:00Z">
              <w:r w:rsidDel="004A0E3C">
                <w:rPr>
                  <w:rFonts w:cs="Times New Roman"/>
                  <w:sz w:val="24"/>
                  <w:szCs w:val="24"/>
                </w:rPr>
                <w:delText>“Áp dụng” hoặc “Ngừng áp dụng</w:delText>
              </w:r>
              <w:r w:rsidRPr="00835288" w:rsidDel="004A0E3C">
                <w:rPr>
                  <w:rFonts w:cs="Times New Roman"/>
                  <w:sz w:val="24"/>
                  <w:szCs w:val="24"/>
                </w:rPr>
                <w:delText xml:space="preserve">” </w:delText>
              </w:r>
              <w:r w:rsidDel="004A0E3C">
                <w:rPr>
                  <w:rFonts w:cs="Times New Roman"/>
                  <w:sz w:val="24"/>
                  <w:szCs w:val="24"/>
                </w:rPr>
                <w:delText xml:space="preserve">bậc </w:delText>
              </w:r>
              <w:r w:rsidRPr="00835288" w:rsidDel="004A0E3C">
                <w:rPr>
                  <w:rFonts w:cs="Times New Roman"/>
                  <w:sz w:val="24"/>
                  <w:szCs w:val="24"/>
                </w:rPr>
                <w:delText>lương</w:delText>
              </w:r>
            </w:del>
            <w:ins w:id="4388" w:author="Admin" w:date="2017-09-29T13:49:00Z">
              <w:r w:rsidR="004A0E3C">
                <w:rPr>
                  <w:rFonts w:cs="Times New Roman"/>
                  <w:sz w:val="24"/>
                  <w:szCs w:val="24"/>
                </w:rPr>
                <w:t>Ngày hiệu lực của bậc lương</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5F1923C0" w14:textId="77777777" w:rsidR="007D7103" w:rsidRPr="00835288" w:rsidRDefault="007D7103" w:rsidP="007D7103">
            <w:pPr>
              <w:spacing w:before="240"/>
              <w:jc w:val="center"/>
              <w:rPr>
                <w:rFonts w:cs="Times New Roman"/>
                <w:sz w:val="24"/>
                <w:szCs w:val="24"/>
              </w:rPr>
            </w:pPr>
            <w:r>
              <w:rPr>
                <w:rFonts w:cs="Times New Roman"/>
                <w:sz w:val="24"/>
                <w:szCs w:val="24"/>
              </w:rPr>
              <w:t>Tích chọn</w:t>
            </w:r>
          </w:p>
        </w:tc>
        <w:tc>
          <w:tcPr>
            <w:tcW w:w="990" w:type="dxa"/>
            <w:tcBorders>
              <w:top w:val="single" w:sz="4" w:space="0" w:color="000000"/>
              <w:left w:val="single" w:sz="4" w:space="0" w:color="000000"/>
              <w:bottom w:val="single" w:sz="4" w:space="0" w:color="000000"/>
              <w:right w:val="single" w:sz="4" w:space="0" w:color="000000"/>
            </w:tcBorders>
          </w:tcPr>
          <w:p w14:paraId="627D5384" w14:textId="77777777" w:rsidR="007D7103" w:rsidRPr="00835288" w:rsidRDefault="007D7103" w:rsidP="007D710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CF9D5D4" w14:textId="77777777" w:rsidR="007D7103" w:rsidRPr="00835288" w:rsidRDefault="007D7103" w:rsidP="007D7103">
            <w:pPr>
              <w:spacing w:before="240"/>
              <w:jc w:val="center"/>
              <w:rPr>
                <w:rFonts w:cs="Times New Roman"/>
                <w:sz w:val="24"/>
                <w:szCs w:val="24"/>
              </w:rPr>
            </w:pPr>
            <w:r>
              <w:rPr>
                <w:rFonts w:cs="Times New Roman"/>
                <w:sz w:val="24"/>
                <w:szCs w:val="24"/>
              </w:rPr>
              <w:t>Có</w:t>
            </w:r>
          </w:p>
        </w:tc>
        <w:tc>
          <w:tcPr>
            <w:tcW w:w="1441" w:type="dxa"/>
            <w:tcBorders>
              <w:top w:val="single" w:sz="4" w:space="0" w:color="000000"/>
              <w:left w:val="single" w:sz="4" w:space="0" w:color="000000"/>
              <w:bottom w:val="single" w:sz="4" w:space="0" w:color="000000"/>
              <w:right w:val="single" w:sz="4" w:space="0" w:color="000000"/>
            </w:tcBorders>
            <w:vAlign w:val="center"/>
          </w:tcPr>
          <w:p w14:paraId="178D0EEB" w14:textId="77777777" w:rsidR="007D7103" w:rsidRPr="00835288" w:rsidRDefault="007D7103" w:rsidP="007D7103">
            <w:pPr>
              <w:spacing w:before="240"/>
              <w:rPr>
                <w:rFonts w:cs="Times New Roman"/>
                <w:sz w:val="24"/>
                <w:szCs w:val="24"/>
              </w:rPr>
            </w:pPr>
          </w:p>
        </w:tc>
      </w:tr>
      <w:tr w:rsidR="004A0E3C" w:rsidRPr="00835288" w14:paraId="570AEBE7" w14:textId="77777777" w:rsidTr="001F3F09">
        <w:trPr>
          <w:trHeight w:val="286"/>
          <w:ins w:id="4389" w:author="Admin" w:date="2017-09-29T13:49:00Z"/>
        </w:trPr>
        <w:tc>
          <w:tcPr>
            <w:tcW w:w="710" w:type="dxa"/>
            <w:tcBorders>
              <w:top w:val="single" w:sz="4" w:space="0" w:color="000000"/>
              <w:left w:val="single" w:sz="4" w:space="0" w:color="000000"/>
              <w:bottom w:val="single" w:sz="4" w:space="0" w:color="000000"/>
              <w:right w:val="single" w:sz="4" w:space="0" w:color="000000"/>
            </w:tcBorders>
            <w:vAlign w:val="center"/>
          </w:tcPr>
          <w:p w14:paraId="6172E8C5" w14:textId="77777777" w:rsidR="004A0E3C" w:rsidRPr="00B3643F" w:rsidRDefault="004A0E3C" w:rsidP="007D7103">
            <w:pPr>
              <w:pStyle w:val="ListParagraph"/>
              <w:numPr>
                <w:ilvl w:val="0"/>
                <w:numId w:val="36"/>
              </w:numPr>
              <w:spacing w:after="0" w:line="26" w:lineRule="atLeast"/>
              <w:jc w:val="center"/>
              <w:rPr>
                <w:ins w:id="4390" w:author="Admin" w:date="2017-09-29T13:49: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1058AC81" w14:textId="77777777" w:rsidR="004A0E3C" w:rsidDel="004A0E3C" w:rsidRDefault="004A0E3C" w:rsidP="007D7103">
            <w:pPr>
              <w:pStyle w:val="NoSpacing"/>
              <w:spacing w:before="240"/>
              <w:rPr>
                <w:ins w:id="4391" w:author="Admin" w:date="2017-09-29T13:49:00Z"/>
              </w:rPr>
            </w:pPr>
          </w:p>
        </w:tc>
        <w:tc>
          <w:tcPr>
            <w:tcW w:w="2880" w:type="dxa"/>
            <w:tcBorders>
              <w:top w:val="single" w:sz="4" w:space="0" w:color="000000"/>
              <w:left w:val="single" w:sz="4" w:space="0" w:color="000000"/>
              <w:bottom w:val="single" w:sz="4" w:space="0" w:color="000000"/>
              <w:right w:val="single" w:sz="4" w:space="0" w:color="000000"/>
            </w:tcBorders>
            <w:vAlign w:val="center"/>
          </w:tcPr>
          <w:p w14:paraId="34DE89A9" w14:textId="77777777" w:rsidR="004A0E3C" w:rsidDel="004A0E3C" w:rsidRDefault="004A0E3C" w:rsidP="007D7103">
            <w:pPr>
              <w:spacing w:before="240"/>
              <w:jc w:val="left"/>
              <w:rPr>
                <w:ins w:id="4392" w:author="Admin" w:date="2017-09-29T13:49:00Z"/>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5853E618" w14:textId="77777777" w:rsidR="004A0E3C" w:rsidRDefault="004A0E3C" w:rsidP="007D7103">
            <w:pPr>
              <w:spacing w:before="240"/>
              <w:jc w:val="center"/>
              <w:rPr>
                <w:ins w:id="4393" w:author="Admin" w:date="2017-09-29T13:49:00Z"/>
                <w:rFonts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25AF0E6C" w14:textId="77777777" w:rsidR="004A0E3C" w:rsidRPr="00835288" w:rsidRDefault="004A0E3C" w:rsidP="007D7103">
            <w:pPr>
              <w:spacing w:before="240"/>
              <w:jc w:val="center"/>
              <w:rPr>
                <w:ins w:id="4394" w:author="Admin" w:date="2017-09-29T13:4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C907B2" w14:textId="77777777" w:rsidR="004A0E3C" w:rsidRDefault="004A0E3C" w:rsidP="007D7103">
            <w:pPr>
              <w:spacing w:before="240"/>
              <w:jc w:val="center"/>
              <w:rPr>
                <w:ins w:id="4395" w:author="Admin" w:date="2017-09-29T13:49:00Z"/>
                <w:rFonts w:cs="Times New Roman"/>
                <w:sz w:val="24"/>
                <w:szCs w:val="24"/>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063915ED" w14:textId="77777777" w:rsidR="004A0E3C" w:rsidRPr="00835288" w:rsidRDefault="004A0E3C" w:rsidP="007D7103">
            <w:pPr>
              <w:spacing w:before="240"/>
              <w:rPr>
                <w:ins w:id="4396" w:author="Admin" w:date="2017-09-29T13:49:00Z"/>
                <w:rFonts w:cs="Times New Roman"/>
                <w:sz w:val="24"/>
                <w:szCs w:val="24"/>
              </w:rPr>
            </w:pPr>
          </w:p>
        </w:tc>
      </w:tr>
      <w:tr w:rsidR="007D7103" w:rsidRPr="00835288" w14:paraId="331DD62B" w14:textId="77777777" w:rsidTr="001F3F0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D1C42D9" w14:textId="77777777" w:rsidR="007D7103" w:rsidRPr="00B3643F" w:rsidRDefault="007D7103" w:rsidP="007D7103">
            <w:pPr>
              <w:pStyle w:val="ListParagraph"/>
              <w:numPr>
                <w:ilvl w:val="0"/>
                <w:numId w:val="36"/>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303D4BA3" w14:textId="77777777" w:rsidR="007D7103" w:rsidRPr="00835288" w:rsidRDefault="007D7103" w:rsidP="007D7103">
            <w:pPr>
              <w:pStyle w:val="NoSpacing"/>
              <w:spacing w:before="240"/>
            </w:pPr>
            <w:r w:rsidRPr="00835288">
              <w:t>Ghi chú</w:t>
            </w:r>
          </w:p>
        </w:tc>
        <w:tc>
          <w:tcPr>
            <w:tcW w:w="2880" w:type="dxa"/>
            <w:tcBorders>
              <w:top w:val="single" w:sz="4" w:space="0" w:color="000000"/>
              <w:left w:val="single" w:sz="4" w:space="0" w:color="000000"/>
              <w:bottom w:val="single" w:sz="4" w:space="0" w:color="000000"/>
              <w:right w:val="single" w:sz="4" w:space="0" w:color="000000"/>
            </w:tcBorders>
            <w:vAlign w:val="center"/>
          </w:tcPr>
          <w:p w14:paraId="3A8B66A9" w14:textId="77777777" w:rsidR="007D7103" w:rsidRPr="00835288" w:rsidRDefault="007D7103" w:rsidP="007D7103">
            <w:pPr>
              <w:spacing w:before="240"/>
              <w:jc w:val="left"/>
              <w:rPr>
                <w:rFonts w:cs="Times New Roman"/>
                <w:sz w:val="24"/>
                <w:szCs w:val="24"/>
              </w:rPr>
            </w:pPr>
            <w:r w:rsidRPr="00835288">
              <w:rPr>
                <w:rFonts w:cs="Times New Roman"/>
                <w:sz w:val="24"/>
                <w:szCs w:val="24"/>
              </w:rPr>
              <w:t>Ghi chú thêm</w:t>
            </w:r>
          </w:p>
        </w:tc>
        <w:tc>
          <w:tcPr>
            <w:tcW w:w="990" w:type="dxa"/>
            <w:tcBorders>
              <w:top w:val="single" w:sz="4" w:space="0" w:color="000000"/>
              <w:left w:val="single" w:sz="4" w:space="0" w:color="000000"/>
              <w:bottom w:val="single" w:sz="4" w:space="0" w:color="000000"/>
              <w:right w:val="single" w:sz="4" w:space="0" w:color="000000"/>
            </w:tcBorders>
            <w:vAlign w:val="center"/>
          </w:tcPr>
          <w:p w14:paraId="10EE2EF3" w14:textId="77777777" w:rsidR="007D7103" w:rsidRPr="00835288" w:rsidRDefault="007D7103" w:rsidP="007D7103">
            <w:pPr>
              <w:jc w:val="center"/>
              <w:rPr>
                <w:rFonts w:cs="Times New Roman"/>
                <w:sz w:val="24"/>
                <w:szCs w:val="24"/>
              </w:rPr>
            </w:pPr>
            <w:r>
              <w:rPr>
                <w:rFonts w:cs="Times New Roman"/>
                <w:sz w:val="24"/>
                <w:szCs w:val="24"/>
              </w:rPr>
              <w:t xml:space="preserve">  Ký tự</w:t>
            </w:r>
          </w:p>
        </w:tc>
        <w:tc>
          <w:tcPr>
            <w:tcW w:w="990" w:type="dxa"/>
            <w:tcBorders>
              <w:top w:val="single" w:sz="4" w:space="0" w:color="000000"/>
              <w:left w:val="single" w:sz="4" w:space="0" w:color="000000"/>
              <w:bottom w:val="single" w:sz="4" w:space="0" w:color="000000"/>
              <w:right w:val="single" w:sz="4" w:space="0" w:color="000000"/>
            </w:tcBorders>
          </w:tcPr>
          <w:p w14:paraId="1C8BD3AE" w14:textId="77777777" w:rsidR="007D7103" w:rsidRPr="00835288" w:rsidRDefault="007D7103" w:rsidP="007D710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B4484EA" w14:textId="77777777" w:rsidR="007D7103" w:rsidRPr="00835288" w:rsidRDefault="007D7103" w:rsidP="007D7103">
            <w:pPr>
              <w:spacing w:before="240"/>
              <w:jc w:val="center"/>
              <w:rPr>
                <w:rFonts w:cs="Times New Roman"/>
                <w:sz w:val="24"/>
                <w:szCs w:val="24"/>
              </w:rPr>
            </w:pPr>
            <w:r w:rsidRPr="00835288">
              <w:rPr>
                <w:rFonts w:cs="Times New Roman"/>
                <w:sz w:val="24"/>
                <w:szCs w:val="24"/>
              </w:rPr>
              <w:t>Không</w:t>
            </w:r>
          </w:p>
        </w:tc>
        <w:tc>
          <w:tcPr>
            <w:tcW w:w="1441" w:type="dxa"/>
            <w:tcBorders>
              <w:top w:val="single" w:sz="4" w:space="0" w:color="000000"/>
              <w:left w:val="single" w:sz="4" w:space="0" w:color="000000"/>
              <w:bottom w:val="single" w:sz="4" w:space="0" w:color="000000"/>
              <w:right w:val="single" w:sz="4" w:space="0" w:color="000000"/>
            </w:tcBorders>
            <w:vAlign w:val="center"/>
          </w:tcPr>
          <w:p w14:paraId="4EABE285" w14:textId="77777777" w:rsidR="007D7103" w:rsidRPr="00835288" w:rsidRDefault="007D7103" w:rsidP="007D7103">
            <w:pPr>
              <w:spacing w:before="240"/>
              <w:rPr>
                <w:rFonts w:cs="Times New Roman"/>
                <w:sz w:val="24"/>
                <w:szCs w:val="24"/>
              </w:rPr>
            </w:pPr>
          </w:p>
        </w:tc>
      </w:tr>
    </w:tbl>
    <w:p w14:paraId="14B9EC94" w14:textId="00BE3344" w:rsidR="00FD0C3B" w:rsidRPr="00FD0C3B" w:rsidRDefault="00FD0C3B" w:rsidP="00FD0C3B">
      <w:pPr>
        <w:pStyle w:val="AutoNumDescription"/>
        <w:rPr>
          <w:ins w:id="4397" w:author="Admin" w:date="2017-09-29T13:40:00Z"/>
          <w:b/>
          <w:sz w:val="24"/>
          <w:szCs w:val="24"/>
          <w:rPrChange w:id="4398" w:author="Admin" w:date="2017-09-29T13:40:00Z">
            <w:rPr>
              <w:ins w:id="4399" w:author="Admin" w:date="2017-09-29T13:40:00Z"/>
            </w:rPr>
          </w:rPrChange>
        </w:rPr>
        <w:pPrChange w:id="4400" w:author="Admin" w:date="2017-09-29T13:40:00Z">
          <w:pPr>
            <w:pStyle w:val="Heading4"/>
          </w:pPr>
        </w:pPrChange>
      </w:pPr>
      <w:ins w:id="4401" w:author="Admin" w:date="2017-09-29T13:40:00Z">
        <w:r w:rsidRPr="00FD0C3B">
          <w:rPr>
            <w:b/>
            <w:sz w:val="24"/>
            <w:szCs w:val="24"/>
            <w:rPrChange w:id="4402" w:author="Admin" w:date="2017-09-29T13:40:00Z">
              <w:rPr/>
            </w:rPrChange>
          </w:rPr>
          <w:t>Mô tả nghiệp vụ:</w:t>
        </w:r>
      </w:ins>
    </w:p>
    <w:p w14:paraId="6214EBE0" w14:textId="77777777" w:rsidR="00FD0C3B" w:rsidRPr="00FD0C3B" w:rsidRDefault="00FD0C3B" w:rsidP="00FD0C3B">
      <w:pPr>
        <w:pStyle w:val="CommentText"/>
        <w:rPr>
          <w:ins w:id="4403" w:author="Admin" w:date="2017-09-29T13:40:00Z"/>
          <w:sz w:val="24"/>
          <w:szCs w:val="24"/>
          <w:rPrChange w:id="4404" w:author="Admin" w:date="2017-09-29T13:40:00Z">
            <w:rPr>
              <w:ins w:id="4405" w:author="Admin" w:date="2017-09-29T13:40:00Z"/>
              <w:sz w:val="24"/>
              <w:szCs w:val="24"/>
            </w:rPr>
          </w:rPrChange>
        </w:rPr>
      </w:pPr>
      <w:ins w:id="4406" w:author="Admin" w:date="2017-09-29T13:40:00Z">
        <w:r w:rsidRPr="00FD0C3B">
          <w:rPr>
            <w:sz w:val="24"/>
            <w:szCs w:val="24"/>
            <w:rPrChange w:id="4407" w:author="Admin" w:date="2017-09-29T13:40:00Z">
              <w:rPr>
                <w:sz w:val="24"/>
                <w:szCs w:val="24"/>
              </w:rPr>
            </w:rPrChange>
          </w:rPr>
          <w:t xml:space="preserve">Trên Tập đoàn setup Tổng lương (lương cơ bản ko bắt buộc nhập, thưởng đánh giá tháng ), các cty thành viên sẽ kế thừa thang bảng lương của tập đoàn và tự setup được lương (Cơ bản của đơn vị mình nhưng tổng lương vẫn theo tập đoàn). </w:t>
        </w:r>
      </w:ins>
    </w:p>
    <w:p w14:paraId="57A9D274" w14:textId="77777777" w:rsidR="00FD0C3B" w:rsidRPr="00FD0C3B" w:rsidRDefault="00FD0C3B" w:rsidP="00FD0C3B">
      <w:pPr>
        <w:pStyle w:val="CommentText"/>
        <w:rPr>
          <w:ins w:id="4408" w:author="Admin" w:date="2017-09-29T13:40:00Z"/>
          <w:sz w:val="24"/>
          <w:szCs w:val="24"/>
          <w:rPrChange w:id="4409" w:author="Admin" w:date="2017-09-29T13:40:00Z">
            <w:rPr>
              <w:ins w:id="4410" w:author="Admin" w:date="2017-09-29T13:40:00Z"/>
              <w:sz w:val="24"/>
              <w:szCs w:val="24"/>
            </w:rPr>
          </w:rPrChange>
        </w:rPr>
      </w:pPr>
      <w:ins w:id="4411" w:author="Admin" w:date="2017-09-29T13:40:00Z">
        <w:r w:rsidRPr="00FD0C3B">
          <w:rPr>
            <w:sz w:val="24"/>
            <w:szCs w:val="24"/>
            <w:rPrChange w:id="4412" w:author="Admin" w:date="2017-09-29T13:40:00Z">
              <w:rPr>
                <w:sz w:val="24"/>
                <w:szCs w:val="24"/>
              </w:rPr>
            </w:rPrChange>
          </w:rPr>
          <w:t>Bậc lương (ví dụ NV01, NV02, CV 01)</w:t>
        </w:r>
      </w:ins>
    </w:p>
    <w:p w14:paraId="1BC17299" w14:textId="5130A761" w:rsidR="00FD0C3B" w:rsidRPr="00FD0C3B" w:rsidRDefault="00FD0C3B" w:rsidP="00FD0C3B">
      <w:pPr>
        <w:pStyle w:val="CommentText"/>
        <w:rPr>
          <w:ins w:id="4413" w:author="Admin" w:date="2017-09-29T13:40:00Z"/>
          <w:sz w:val="24"/>
          <w:szCs w:val="24"/>
          <w:rPrChange w:id="4414" w:author="Admin" w:date="2017-09-29T13:40:00Z">
            <w:rPr>
              <w:ins w:id="4415" w:author="Admin" w:date="2017-09-29T13:40:00Z"/>
            </w:rPr>
          </w:rPrChange>
        </w:rPr>
        <w:pPrChange w:id="4416" w:author="Admin" w:date="2017-09-29T13:40:00Z">
          <w:pPr>
            <w:pStyle w:val="Heading4"/>
          </w:pPr>
        </w:pPrChange>
      </w:pPr>
      <w:ins w:id="4417" w:author="Admin" w:date="2017-09-29T13:40:00Z">
        <w:r w:rsidRPr="00FD0C3B">
          <w:rPr>
            <w:sz w:val="24"/>
            <w:szCs w:val="24"/>
            <w:rPrChange w:id="4418" w:author="Admin" w:date="2017-09-29T13:40:00Z">
              <w:rPr/>
            </w:rPrChange>
          </w:rPr>
          <w:t>Trư lương (ví dụ NV01, NV02, CV 01)ng cơ bản ko bắt buộc nhập, thưởng đánh giá tháng ), các cty t lịch sử cũ của CBNV theo thang cũ, khi làm QĐ liên quan đến lương mới thì hệ thống hiển thị thang bảng lương mới hiệu lực để nhập.</w:t>
        </w:r>
      </w:ins>
    </w:p>
    <w:p w14:paraId="1AADFEE6" w14:textId="3CEABF4E" w:rsidR="00EA2124" w:rsidRPr="004908C7" w:rsidRDefault="00EA2124" w:rsidP="00896B3B">
      <w:pPr>
        <w:pStyle w:val="Heading4"/>
      </w:pPr>
      <w:r>
        <w:t>Các nút chức năng</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4"/>
        <w:gridCol w:w="6187"/>
      </w:tblGrid>
      <w:tr w:rsidR="00EA2124" w:rsidRPr="00835288" w14:paraId="4161E301" w14:textId="77777777" w:rsidTr="001F3F09">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01877C7" w14:textId="77777777" w:rsidR="00EA2124" w:rsidRPr="00835288" w:rsidRDefault="00EA2124" w:rsidP="001F3F09">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5B7C5F0"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 xml:space="preserve">Thao tác </w:t>
            </w:r>
          </w:p>
        </w:tc>
        <w:tc>
          <w:tcPr>
            <w:tcW w:w="618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6316E50" w14:textId="77777777" w:rsidR="00EA2124" w:rsidRPr="00835288" w:rsidRDefault="00EA2124" w:rsidP="001F3F09">
            <w:pPr>
              <w:spacing w:before="240"/>
              <w:jc w:val="center"/>
              <w:rPr>
                <w:rFonts w:cs="Times New Roman"/>
                <w:b/>
                <w:sz w:val="24"/>
                <w:szCs w:val="24"/>
              </w:rPr>
            </w:pPr>
            <w:r w:rsidRPr="00835288">
              <w:rPr>
                <w:rFonts w:cs="Times New Roman"/>
                <w:b/>
                <w:sz w:val="24"/>
                <w:szCs w:val="24"/>
              </w:rPr>
              <w:t>Mô tả</w:t>
            </w:r>
          </w:p>
        </w:tc>
      </w:tr>
      <w:tr w:rsidR="00EA2124" w:rsidRPr="00835288" w14:paraId="61C8285E"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634E8570" w14:textId="77777777" w:rsidR="00EA2124" w:rsidRPr="00B96B69" w:rsidRDefault="00EA2124" w:rsidP="00742467">
            <w:pPr>
              <w:pStyle w:val="ListParagraph"/>
              <w:numPr>
                <w:ilvl w:val="0"/>
                <w:numId w:val="37"/>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5661FEFD" w14:textId="77777777" w:rsidR="00EA2124" w:rsidRPr="00835288" w:rsidRDefault="00EA2124" w:rsidP="001F3F09">
            <w:pPr>
              <w:spacing w:before="240"/>
              <w:jc w:val="left"/>
              <w:rPr>
                <w:rFonts w:cs="Times New Roman"/>
                <w:b/>
                <w:sz w:val="24"/>
                <w:szCs w:val="24"/>
              </w:rPr>
            </w:pPr>
            <w:r>
              <w:rPr>
                <w:rFonts w:cs="Times New Roman"/>
                <w:b/>
                <w:sz w:val="24"/>
                <w:szCs w:val="24"/>
              </w:rPr>
              <w:t>Thêm mới bậc lương</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08801FEF" w14:textId="77777777" w:rsidR="00EA2124" w:rsidRDefault="00EA2124" w:rsidP="001F3F09">
            <w:pPr>
              <w:spacing w:before="240"/>
              <w:jc w:val="left"/>
              <w:rPr>
                <w:rFonts w:cs="Times New Roman"/>
                <w:sz w:val="24"/>
                <w:szCs w:val="24"/>
              </w:rPr>
            </w:pPr>
            <w:r w:rsidRPr="00835288">
              <w:rPr>
                <w:rFonts w:cs="Times New Roman"/>
                <w:sz w:val="24"/>
                <w:szCs w:val="24"/>
              </w:rPr>
              <w:t>Người dùng sử dụng chức năng này để "</w:t>
            </w:r>
            <w:r>
              <w:rPr>
                <w:rFonts w:cs="Times New Roman"/>
                <w:sz w:val="24"/>
                <w:szCs w:val="24"/>
              </w:rPr>
              <w:t>Thiết lập</w:t>
            </w:r>
            <w:r w:rsidRPr="00835288">
              <w:rPr>
                <w:rFonts w:cs="Times New Roman"/>
                <w:sz w:val="24"/>
                <w:szCs w:val="24"/>
              </w:rPr>
              <w:t xml:space="preserve">" </w:t>
            </w:r>
            <w:r>
              <w:rPr>
                <w:rFonts w:cs="Times New Roman"/>
                <w:sz w:val="24"/>
                <w:szCs w:val="24"/>
              </w:rPr>
              <w:t>một bậc lương dùng cho hệ thống</w:t>
            </w:r>
          </w:p>
          <w:p w14:paraId="3655B624" w14:textId="77777777" w:rsidR="00EA2124" w:rsidRDefault="00EA2124" w:rsidP="001F3F09">
            <w:pPr>
              <w:spacing w:before="240"/>
              <w:jc w:val="left"/>
              <w:rPr>
                <w:rFonts w:cs="Times New Roman"/>
                <w:sz w:val="24"/>
                <w:szCs w:val="24"/>
              </w:rPr>
            </w:pPr>
            <w:r>
              <w:rPr>
                <w:rFonts w:cs="Times New Roman"/>
                <w:sz w:val="24"/>
                <w:szCs w:val="24"/>
              </w:rPr>
              <w:t>Thêm mới thông tin bậc lương gồm: Thang lương, Nhóm lương, Bậc lương, Lương cơ bản, Thưởng đánh giá, Tổng lương, Trạng thái, Mô tả.</w:t>
            </w:r>
          </w:p>
          <w:p w14:paraId="11396443" w14:textId="77777777" w:rsidR="00EA2124" w:rsidRPr="00835288" w:rsidRDefault="00EA2124" w:rsidP="001F3F09">
            <w:pPr>
              <w:spacing w:before="240"/>
              <w:jc w:val="left"/>
              <w:rPr>
                <w:rFonts w:cs="Times New Roman"/>
                <w:sz w:val="24"/>
                <w:szCs w:val="24"/>
              </w:rPr>
            </w:pPr>
            <w:r>
              <w:rPr>
                <w:rFonts w:cs="Times New Roman"/>
                <w:sz w:val="24"/>
                <w:szCs w:val="24"/>
              </w:rPr>
              <w:t>Nhập đầy đủ các trường thông tin bắt buộc: Thang lương, Bậc lương, Ngạch lương, lương cơ bản, thưởng đánh giá tháng.</w:t>
            </w:r>
          </w:p>
        </w:tc>
      </w:tr>
      <w:tr w:rsidR="00EA2124" w:rsidRPr="00835288" w14:paraId="79932B64"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56C189AB" w14:textId="77777777" w:rsidR="00EA2124" w:rsidRPr="00B96B69" w:rsidRDefault="00EA2124" w:rsidP="00742467">
            <w:pPr>
              <w:pStyle w:val="ListParagraph"/>
              <w:numPr>
                <w:ilvl w:val="0"/>
                <w:numId w:val="37"/>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59CB580F" w14:textId="77777777" w:rsidR="00EA2124" w:rsidRPr="00835288" w:rsidRDefault="00EA2124" w:rsidP="001F3F09">
            <w:pPr>
              <w:spacing w:before="240"/>
              <w:jc w:val="left"/>
              <w:rPr>
                <w:rFonts w:cs="Times New Roman"/>
                <w:b/>
                <w:sz w:val="24"/>
                <w:szCs w:val="24"/>
              </w:rPr>
            </w:pPr>
            <w:r w:rsidRPr="00835288">
              <w:rPr>
                <w:rFonts w:cs="Times New Roman"/>
                <w:b/>
                <w:sz w:val="24"/>
                <w:szCs w:val="24"/>
              </w:rPr>
              <w:t>Lưu</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68FE29B6" w14:textId="77777777" w:rsidR="00EA2124" w:rsidRPr="00835288" w:rsidRDefault="00EA2124" w:rsidP="001F3F09">
            <w:pPr>
              <w:spacing w:before="240"/>
              <w:jc w:val="left"/>
              <w:rPr>
                <w:rFonts w:cs="Times New Roman"/>
                <w:sz w:val="24"/>
                <w:szCs w:val="24"/>
              </w:rPr>
            </w:pPr>
            <w:r w:rsidRPr="00835288">
              <w:rPr>
                <w:rFonts w:cs="Times New Roman"/>
                <w:sz w:val="24"/>
                <w:szCs w:val="24"/>
              </w:rPr>
              <w:t>Người dùng sử dụng chức năng này để "Cập nhật" thông tin được "Thêm"/"Sửa".</w:t>
            </w:r>
          </w:p>
        </w:tc>
      </w:tr>
      <w:tr w:rsidR="00EA2124" w:rsidRPr="00835288" w14:paraId="0DD9DB08"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1DF49A56" w14:textId="77777777" w:rsidR="00EA2124" w:rsidRPr="00B96B69" w:rsidRDefault="00EA2124" w:rsidP="00742467">
            <w:pPr>
              <w:pStyle w:val="ListParagraph"/>
              <w:numPr>
                <w:ilvl w:val="0"/>
                <w:numId w:val="37"/>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4BD18439" w14:textId="77777777" w:rsidR="00EA2124" w:rsidRPr="00835288" w:rsidRDefault="00EA2124" w:rsidP="001F3F09">
            <w:pPr>
              <w:spacing w:before="240"/>
              <w:jc w:val="left"/>
              <w:rPr>
                <w:rFonts w:cs="Times New Roman"/>
                <w:b/>
                <w:sz w:val="24"/>
                <w:szCs w:val="24"/>
              </w:rPr>
            </w:pPr>
            <w:r>
              <w:rPr>
                <w:rFonts w:cs="Times New Roman"/>
                <w:b/>
                <w:sz w:val="24"/>
                <w:szCs w:val="24"/>
              </w:rPr>
              <w:t>Xóa</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3FCA5447" w14:textId="77777777" w:rsidR="00EA2124" w:rsidRDefault="00EA2124" w:rsidP="001F3F09">
            <w:pPr>
              <w:spacing w:before="240"/>
              <w:jc w:val="left"/>
              <w:rPr>
                <w:rFonts w:cs="Times New Roman"/>
                <w:sz w:val="24"/>
                <w:szCs w:val="24"/>
              </w:rPr>
            </w:pPr>
            <w:r w:rsidRPr="00835288">
              <w:rPr>
                <w:rFonts w:cs="Times New Roman"/>
                <w:sz w:val="24"/>
                <w:szCs w:val="24"/>
              </w:rPr>
              <w:t xml:space="preserve">Người dùng sử dụng chức năng này để </w:t>
            </w:r>
            <w:r>
              <w:rPr>
                <w:rFonts w:cs="Times New Roman"/>
                <w:sz w:val="24"/>
                <w:szCs w:val="24"/>
              </w:rPr>
              <w:t>chọn một bản ghi và xóa bản ghi.</w:t>
            </w:r>
          </w:p>
          <w:p w14:paraId="500FEBE7" w14:textId="77777777" w:rsidR="00EA2124" w:rsidRPr="00835288" w:rsidRDefault="00EA2124" w:rsidP="001F3F09">
            <w:pPr>
              <w:spacing w:before="240"/>
              <w:jc w:val="left"/>
              <w:rPr>
                <w:rFonts w:cs="Times New Roman"/>
                <w:sz w:val="24"/>
                <w:szCs w:val="24"/>
              </w:rPr>
            </w:pPr>
            <w:r>
              <w:rPr>
                <w:rFonts w:cs="Times New Roman"/>
                <w:sz w:val="24"/>
                <w:szCs w:val="24"/>
              </w:rPr>
              <w:t>Chỉ xóa được bản ghi khi chưa sử dụng ở các chức năng liên quan.</w:t>
            </w:r>
          </w:p>
        </w:tc>
      </w:tr>
      <w:tr w:rsidR="00EA2124" w:rsidRPr="00835288" w14:paraId="77AA64DA" w14:textId="77777777" w:rsidTr="001F3F09">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79B47AC6" w14:textId="77777777" w:rsidR="00EA2124" w:rsidRPr="00B96B69" w:rsidRDefault="00EA2124" w:rsidP="00742467">
            <w:pPr>
              <w:pStyle w:val="ListParagraph"/>
              <w:numPr>
                <w:ilvl w:val="0"/>
                <w:numId w:val="37"/>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1BD6F8F7" w14:textId="77777777" w:rsidR="00EA2124" w:rsidRPr="00835288" w:rsidRDefault="00EA2124" w:rsidP="001F3F09">
            <w:pPr>
              <w:spacing w:before="240"/>
              <w:jc w:val="left"/>
              <w:rPr>
                <w:rFonts w:cs="Times New Roman"/>
                <w:b/>
                <w:sz w:val="24"/>
                <w:szCs w:val="24"/>
              </w:rPr>
            </w:pPr>
            <w:r>
              <w:rPr>
                <w:rFonts w:cs="Times New Roman"/>
                <w:b/>
                <w:sz w:val="24"/>
                <w:szCs w:val="24"/>
              </w:rPr>
              <w:t>Xuất excel</w:t>
            </w:r>
          </w:p>
        </w:tc>
        <w:tc>
          <w:tcPr>
            <w:tcW w:w="6187" w:type="dxa"/>
            <w:tcBorders>
              <w:top w:val="single" w:sz="4" w:space="0" w:color="000000"/>
              <w:left w:val="single" w:sz="4" w:space="0" w:color="000000"/>
              <w:bottom w:val="single" w:sz="4" w:space="0" w:color="000000"/>
              <w:right w:val="single" w:sz="4" w:space="0" w:color="000000"/>
            </w:tcBorders>
            <w:vAlign w:val="center"/>
          </w:tcPr>
          <w:p w14:paraId="2119D919" w14:textId="77777777" w:rsidR="00EA2124" w:rsidRPr="00835288" w:rsidRDefault="00EA2124" w:rsidP="001F3F09">
            <w:pPr>
              <w:spacing w:before="240"/>
              <w:jc w:val="left"/>
              <w:rPr>
                <w:rFonts w:cs="Times New Roman"/>
                <w:sz w:val="24"/>
                <w:szCs w:val="24"/>
              </w:rPr>
            </w:pPr>
            <w:r>
              <w:rPr>
                <w:rFonts w:cs="Times New Roman"/>
                <w:sz w:val="24"/>
                <w:szCs w:val="24"/>
              </w:rPr>
              <w:t xml:space="preserve">Người dùng sử dụng chức năng này để xuất ra file excel danh </w:t>
            </w:r>
            <w:r>
              <w:rPr>
                <w:rFonts w:cs="Times New Roman"/>
                <w:sz w:val="24"/>
                <w:szCs w:val="24"/>
              </w:rPr>
              <w:lastRenderedPageBreak/>
              <w:t>sách ngạch lương</w:t>
            </w:r>
          </w:p>
        </w:tc>
      </w:tr>
    </w:tbl>
    <w:p w14:paraId="61EB6FA3" w14:textId="0BE5F339" w:rsidR="007E636D" w:rsidRPr="00835288" w:rsidRDefault="007E636D" w:rsidP="007E636D">
      <w:pPr>
        <w:pStyle w:val="Heading3"/>
        <w:rPr>
          <w:ins w:id="4419" w:author="Admin" w:date="2017-09-18T14:19:00Z"/>
        </w:rPr>
      </w:pPr>
      <w:bookmarkStart w:id="4420" w:name="_Toc494461428"/>
      <w:ins w:id="4421" w:author="Admin" w:date="2017-09-18T14:19:00Z">
        <w:r w:rsidRPr="00835288">
          <w:lastRenderedPageBreak/>
          <w:t>Thiết lậ</w:t>
        </w:r>
        <w:r>
          <w:t xml:space="preserve">p </w:t>
        </w:r>
      </w:ins>
      <w:ins w:id="4422" w:author="Admin" w:date="2017-09-29T14:27:00Z">
        <w:r w:rsidR="003E2F59">
          <w:t>hệ thống thang bảng lương cho các Công ty</w:t>
        </w:r>
      </w:ins>
      <w:bookmarkEnd w:id="4420"/>
    </w:p>
    <w:p w14:paraId="2026B3FB" w14:textId="77777777" w:rsidR="007E636D" w:rsidRPr="00835288" w:rsidRDefault="007E636D" w:rsidP="007E636D">
      <w:pPr>
        <w:pStyle w:val="Heading4"/>
        <w:rPr>
          <w:ins w:id="4423" w:author="Admin" w:date="2017-09-18T14:19:00Z"/>
        </w:rPr>
      </w:pPr>
      <w:ins w:id="4424" w:author="Admin" w:date="2017-09-18T14:19:00Z">
        <w:r w:rsidRPr="00835288">
          <w:t>Mục đích, ý nghĩa</w:t>
        </w:r>
      </w:ins>
    </w:p>
    <w:p w14:paraId="07D37004" w14:textId="1F573272" w:rsidR="007E636D" w:rsidRDefault="007E636D" w:rsidP="00633D3B">
      <w:pPr>
        <w:pStyle w:val="NoSpacing"/>
        <w:numPr>
          <w:ilvl w:val="0"/>
          <w:numId w:val="5"/>
        </w:numPr>
        <w:spacing w:before="120" w:after="120" w:line="276" w:lineRule="auto"/>
        <w:ind w:left="360"/>
        <w:jc w:val="both"/>
        <w:rPr>
          <w:ins w:id="4425" w:author="Admin" w:date="2017-09-18T14:19:00Z"/>
        </w:rPr>
        <w:pPrChange w:id="4426" w:author="Admin" w:date="2017-09-29T14:17:00Z">
          <w:pPr>
            <w:pStyle w:val="NoSpacing"/>
            <w:numPr>
              <w:numId w:val="5"/>
            </w:numPr>
            <w:spacing w:before="120" w:after="120" w:line="276" w:lineRule="auto"/>
            <w:ind w:left="360" w:hanging="360"/>
          </w:pPr>
        </w:pPrChange>
      </w:pPr>
      <w:ins w:id="4427" w:author="Admin" w:date="2017-09-18T14:19:00Z">
        <w:r w:rsidRPr="00835288">
          <w:t>Thiết lậ</w:t>
        </w:r>
        <w:r>
          <w:t xml:space="preserve">p </w:t>
        </w:r>
      </w:ins>
      <w:ins w:id="4428" w:author="Admin" w:date="2017-09-29T14:27:00Z">
        <w:r w:rsidR="003E2F59">
          <w:t>thang bảng</w:t>
        </w:r>
      </w:ins>
      <w:ins w:id="4429" w:author="Admin" w:date="2017-09-18T14:19:00Z">
        <w:r w:rsidRPr="00835288">
          <w:t xml:space="preserve"> lương </w:t>
        </w:r>
      </w:ins>
      <w:ins w:id="4430" w:author="Admin" w:date="2017-09-18T14:21:00Z">
        <w:r w:rsidR="00C274E3">
          <w:t>cho các công ty thành viên. Các công ty thành viên sẽ kế thừa hệ thống thang bảng lương chung của tập đoàn, nhưng được điều chỉnh thông tin lương cơ bản sao cho tổng lương theo bậc lương vẫn bằng tổng lương thiết lập chung của tập đoàn.</w:t>
        </w:r>
      </w:ins>
    </w:p>
    <w:p w14:paraId="557CF609" w14:textId="77777777" w:rsidR="007E636D" w:rsidRDefault="007E636D" w:rsidP="007E636D">
      <w:pPr>
        <w:pStyle w:val="Heading4"/>
        <w:rPr>
          <w:ins w:id="4431" w:author="Admin" w:date="2017-09-18T14:19:00Z"/>
        </w:rPr>
      </w:pPr>
      <w:ins w:id="4432" w:author="Admin" w:date="2017-09-18T14:19:00Z">
        <w:r>
          <w:t>Đặc tả tình huống nghiệp vụ</w:t>
        </w:r>
      </w:ins>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6"/>
        <w:gridCol w:w="7092"/>
      </w:tblGrid>
      <w:tr w:rsidR="007E636D" w14:paraId="17F54999" w14:textId="77777777" w:rsidTr="007E636D">
        <w:trPr>
          <w:ins w:id="4433" w:author="Admin" w:date="2017-09-18T14:19:00Z"/>
        </w:trPr>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5F79408" w14:textId="77777777" w:rsidR="007E636D" w:rsidRDefault="007E636D" w:rsidP="007E636D">
            <w:pPr>
              <w:snapToGrid w:val="0"/>
              <w:spacing w:before="120" w:line="276" w:lineRule="auto"/>
              <w:jc w:val="left"/>
              <w:rPr>
                <w:ins w:id="4434" w:author="Admin" w:date="2017-09-18T14:19:00Z"/>
                <w:rFonts w:cs="Times New Roman"/>
                <w:sz w:val="26"/>
                <w:szCs w:val="26"/>
              </w:rPr>
            </w:pPr>
            <w:ins w:id="4435" w:author="Admin" w:date="2017-09-18T14:19:00Z">
              <w:r>
                <w:rPr>
                  <w:rFonts w:cs="Times New Roman"/>
                  <w:b/>
                  <w:bCs/>
                  <w:szCs w:val="26"/>
                </w:rPr>
                <w:t>Mô tả yêu cầu</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5F6CBCC" w14:textId="7036C69A" w:rsidR="007E636D" w:rsidRPr="00441A67" w:rsidRDefault="007E636D">
            <w:pPr>
              <w:snapToGrid w:val="0"/>
              <w:spacing w:before="120" w:line="276" w:lineRule="auto"/>
              <w:ind w:left="54"/>
              <w:jc w:val="left"/>
              <w:rPr>
                <w:ins w:id="4436" w:author="Admin" w:date="2017-09-18T14:19:00Z"/>
                <w:rFonts w:ascii="Verdana" w:hAnsi="Verdana" w:cstheme="minorBidi"/>
                <w:sz w:val="24"/>
                <w:szCs w:val="24"/>
              </w:rPr>
            </w:pPr>
            <w:ins w:id="4437" w:author="Admin" w:date="2017-09-18T14:19:00Z">
              <w:r w:rsidRPr="00441A67">
                <w:rPr>
                  <w:sz w:val="24"/>
                  <w:szCs w:val="24"/>
                </w:rPr>
                <w:t xml:space="preserve">Người </w:t>
              </w:r>
              <w:r>
                <w:rPr>
                  <w:sz w:val="24"/>
                  <w:szCs w:val="24"/>
                </w:rPr>
                <w:t xml:space="preserve">sử dụng đăng nhập vào hệ thống để thiết lập một </w:t>
              </w:r>
            </w:ins>
            <w:ins w:id="4438" w:author="Admin" w:date="2017-09-18T14:22:00Z">
              <w:r w:rsidR="00C274E3">
                <w:rPr>
                  <w:sz w:val="24"/>
                  <w:szCs w:val="24"/>
                </w:rPr>
                <w:t>bậc lương sử dụng cho từng đơn vị thành viên</w:t>
              </w:r>
            </w:ins>
          </w:p>
        </w:tc>
      </w:tr>
      <w:tr w:rsidR="007E636D" w14:paraId="66BA0D47" w14:textId="77777777" w:rsidTr="007E636D">
        <w:trPr>
          <w:ins w:id="4439" w:author="Admin" w:date="2017-09-18T14:19:00Z"/>
        </w:trPr>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815290E" w14:textId="77777777" w:rsidR="007E636D" w:rsidRDefault="007E636D" w:rsidP="007E636D">
            <w:pPr>
              <w:snapToGrid w:val="0"/>
              <w:spacing w:before="120" w:line="276" w:lineRule="auto"/>
              <w:jc w:val="left"/>
              <w:rPr>
                <w:ins w:id="4440" w:author="Admin" w:date="2017-09-18T14:19:00Z"/>
                <w:rFonts w:cs="Times New Roman"/>
                <w:szCs w:val="26"/>
              </w:rPr>
            </w:pPr>
            <w:ins w:id="4441" w:author="Admin" w:date="2017-09-18T14:19:00Z">
              <w:r>
                <w:rPr>
                  <w:rFonts w:cs="Times New Roman"/>
                  <w:b/>
                  <w:bCs/>
                  <w:szCs w:val="26"/>
                </w:rPr>
                <w:t>Dòng sự kiện chính</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ED4D9F3" w14:textId="0AFB3CAA" w:rsidR="007E636D" w:rsidRPr="00441A67" w:rsidRDefault="00633D3B">
            <w:pPr>
              <w:pStyle w:val="AutoNumDescription"/>
              <w:spacing w:after="0" w:line="276" w:lineRule="auto"/>
              <w:jc w:val="left"/>
              <w:rPr>
                <w:ins w:id="4442" w:author="Admin" w:date="2017-09-18T14:19:00Z"/>
                <w:sz w:val="24"/>
                <w:szCs w:val="24"/>
              </w:rPr>
            </w:pPr>
            <w:ins w:id="4443" w:author="Admin" w:date="2017-09-29T14:18:00Z">
              <w:r>
                <w:rPr>
                  <w:sz w:val="24"/>
                  <w:szCs w:val="24"/>
                </w:rPr>
                <w:t>Thang</w:t>
              </w:r>
              <w:r w:rsidR="003E2F59">
                <w:rPr>
                  <w:sz w:val="24"/>
                  <w:szCs w:val="24"/>
                </w:rPr>
                <w:t xml:space="preserve"> bảng lương được gán cho công ty, công ty sẽ kế thừa hệ thống thang bảng lương </w:t>
              </w:r>
            </w:ins>
            <w:ins w:id="4444" w:author="Admin" w:date="2017-09-29T14:24:00Z">
              <w:r w:rsidR="003E2F59">
                <w:rPr>
                  <w:sz w:val="24"/>
                  <w:szCs w:val="24"/>
                </w:rPr>
                <w:t>chung của tập đoàn nhưng được điều chỉnh thông tin lương cơ bản sao cho tổng lương theo bậc lương vẫn bằng tổng lương thiết lập chung của tập đoàn</w:t>
              </w:r>
            </w:ins>
            <w:ins w:id="4445" w:author="Admin" w:date="2017-09-18T14:19:00Z">
              <w:r w:rsidR="007E636D">
                <w:rPr>
                  <w:sz w:val="24"/>
                  <w:szCs w:val="24"/>
                </w:rPr>
                <w:t xml:space="preserve">  </w:t>
              </w:r>
            </w:ins>
          </w:p>
        </w:tc>
      </w:tr>
      <w:tr w:rsidR="007E636D" w:rsidRPr="00980BD4" w14:paraId="49D8F5E3" w14:textId="77777777" w:rsidTr="007E636D">
        <w:trPr>
          <w:ins w:id="4446" w:author="Admin" w:date="2017-09-18T14:19:00Z"/>
        </w:trPr>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A9C3A02" w14:textId="77777777" w:rsidR="007E636D" w:rsidRDefault="007E636D" w:rsidP="007E636D">
            <w:pPr>
              <w:snapToGrid w:val="0"/>
              <w:spacing w:before="120" w:line="276" w:lineRule="auto"/>
              <w:jc w:val="left"/>
              <w:rPr>
                <w:ins w:id="4447" w:author="Admin" w:date="2017-09-18T14:19:00Z"/>
                <w:rFonts w:cs="Times New Roman"/>
                <w:szCs w:val="26"/>
              </w:rPr>
            </w:pPr>
            <w:ins w:id="4448" w:author="Admin" w:date="2017-09-18T14:19:00Z">
              <w:r>
                <w:rPr>
                  <w:rFonts w:cs="Times New Roman"/>
                  <w:b/>
                  <w:bCs/>
                  <w:szCs w:val="26"/>
                </w:rPr>
                <w:t>Dòng sự kiện phụ</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6A10B5" w14:textId="3218E09B" w:rsidR="007E636D" w:rsidRPr="00441A67" w:rsidRDefault="007E636D" w:rsidP="007E636D">
            <w:pPr>
              <w:spacing w:before="240"/>
              <w:jc w:val="left"/>
              <w:rPr>
                <w:ins w:id="4449" w:author="Admin" w:date="2017-09-18T14:19:00Z"/>
                <w:rFonts w:cs="Times New Roman"/>
                <w:sz w:val="24"/>
                <w:szCs w:val="24"/>
              </w:rPr>
            </w:pPr>
            <w:ins w:id="4450" w:author="Admin" w:date="2017-09-18T14:19:00Z">
              <w:r>
                <w:rPr>
                  <w:rFonts w:cs="Times New Roman"/>
                  <w:sz w:val="24"/>
                  <w:szCs w:val="24"/>
                </w:rPr>
                <w:t>TH1: Thêm ngạch lương có mã bậc lương</w:t>
              </w:r>
              <w:r w:rsidRPr="00441A67">
                <w:rPr>
                  <w:rFonts w:cs="Times New Roman"/>
                  <w:sz w:val="24"/>
                  <w:szCs w:val="24"/>
                </w:rPr>
                <w:t xml:space="preserve"> đã tồn tại</w:t>
              </w:r>
              <w:r>
                <w:rPr>
                  <w:rFonts w:cs="Times New Roman"/>
                  <w:sz w:val="24"/>
                  <w:szCs w:val="24"/>
                </w:rPr>
                <w:t xml:space="preserve"> -&gt; hệ thống đưa ra cảnh báo “Mã </w:t>
              </w:r>
            </w:ins>
            <w:ins w:id="4451" w:author="Admin" w:date="2017-09-29T14:24:00Z">
              <w:r w:rsidR="003E2F59">
                <w:rPr>
                  <w:rFonts w:cs="Times New Roman"/>
                  <w:sz w:val="24"/>
                  <w:szCs w:val="24"/>
                </w:rPr>
                <w:t>bậc</w:t>
              </w:r>
            </w:ins>
            <w:ins w:id="4452" w:author="Admin" w:date="2017-09-18T14:19:00Z">
              <w:r>
                <w:rPr>
                  <w:rFonts w:cs="Times New Roman"/>
                  <w:sz w:val="24"/>
                  <w:szCs w:val="24"/>
                </w:rPr>
                <w:t xml:space="preserve"> lương đã tồn tại, yêu cầu nhập lại”</w:t>
              </w:r>
              <w:r w:rsidRPr="00441A67">
                <w:rPr>
                  <w:rFonts w:cs="Times New Roman"/>
                  <w:sz w:val="24"/>
                  <w:szCs w:val="24"/>
                </w:rPr>
                <w:t xml:space="preserve"> </w:t>
              </w:r>
            </w:ins>
          </w:p>
          <w:p w14:paraId="4E0FA926" w14:textId="77777777" w:rsidR="007E636D" w:rsidRPr="00441A67" w:rsidRDefault="007E636D" w:rsidP="007E636D">
            <w:pPr>
              <w:spacing w:before="240"/>
              <w:jc w:val="left"/>
              <w:rPr>
                <w:ins w:id="4453" w:author="Admin" w:date="2017-09-18T14:19:00Z"/>
                <w:rFonts w:cs="Times New Roman"/>
                <w:sz w:val="24"/>
                <w:szCs w:val="24"/>
              </w:rPr>
            </w:pPr>
            <w:ins w:id="4454" w:author="Admin" w:date="2017-09-18T14:19:00Z">
              <w:r w:rsidRPr="00441A67">
                <w:rPr>
                  <w:rFonts w:cs="Times New Roman"/>
                  <w:sz w:val="24"/>
                  <w:szCs w:val="24"/>
                </w:rPr>
                <w:t xml:space="preserve">TH2: Mã </w:t>
              </w:r>
              <w:r>
                <w:rPr>
                  <w:rFonts w:cs="Times New Roman"/>
                  <w:sz w:val="24"/>
                  <w:szCs w:val="24"/>
                </w:rPr>
                <w:t>bậc lương</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ins>
          </w:p>
        </w:tc>
      </w:tr>
      <w:tr w:rsidR="007E636D" w14:paraId="3E47C504" w14:textId="77777777" w:rsidTr="007E636D">
        <w:trPr>
          <w:ins w:id="4455" w:author="Admin" w:date="2017-09-18T14:19:00Z"/>
        </w:trPr>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35DF290" w14:textId="77777777" w:rsidR="007E636D" w:rsidRDefault="007E636D" w:rsidP="007E636D">
            <w:pPr>
              <w:snapToGrid w:val="0"/>
              <w:spacing w:before="120" w:line="276" w:lineRule="auto"/>
              <w:jc w:val="left"/>
              <w:rPr>
                <w:ins w:id="4456" w:author="Admin" w:date="2017-09-18T14:19:00Z"/>
                <w:rFonts w:cs="Times New Roman"/>
                <w:szCs w:val="26"/>
              </w:rPr>
            </w:pPr>
            <w:ins w:id="4457" w:author="Admin" w:date="2017-09-18T14:19:00Z">
              <w:r>
                <w:rPr>
                  <w:rFonts w:cs="Times New Roman"/>
                  <w:b/>
                  <w:bCs/>
                  <w:szCs w:val="26"/>
                </w:rPr>
                <w:t xml:space="preserve">Yêu cầu đặc biệt </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62F43C5" w14:textId="77777777" w:rsidR="007E636D" w:rsidRPr="00964392" w:rsidRDefault="007E636D" w:rsidP="007E636D">
            <w:pPr>
              <w:snapToGrid w:val="0"/>
              <w:spacing w:before="120" w:line="276" w:lineRule="auto"/>
              <w:jc w:val="left"/>
              <w:rPr>
                <w:ins w:id="4458" w:author="Admin" w:date="2017-09-18T14:19:00Z"/>
                <w:rFonts w:cs="Times New Roman"/>
                <w:sz w:val="24"/>
                <w:szCs w:val="24"/>
              </w:rPr>
            </w:pPr>
            <w:ins w:id="4459" w:author="Admin" w:date="2017-09-18T14:19:00Z">
              <w:r>
                <w:rPr>
                  <w:rFonts w:cs="Times New Roman"/>
                  <w:sz w:val="24"/>
                  <w:szCs w:val="24"/>
                </w:rPr>
                <w:t>N/A</w:t>
              </w:r>
            </w:ins>
          </w:p>
        </w:tc>
      </w:tr>
      <w:tr w:rsidR="007E636D" w14:paraId="4EEE232C" w14:textId="77777777" w:rsidTr="007E636D">
        <w:trPr>
          <w:ins w:id="4460" w:author="Admin" w:date="2017-09-18T14:19:00Z"/>
        </w:trPr>
        <w:tc>
          <w:tcPr>
            <w:tcW w:w="2376"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625E0C3C" w14:textId="77777777" w:rsidR="007E636D" w:rsidRDefault="007E636D" w:rsidP="007E636D">
            <w:pPr>
              <w:snapToGrid w:val="0"/>
              <w:spacing w:before="120" w:line="276" w:lineRule="auto"/>
              <w:jc w:val="left"/>
              <w:rPr>
                <w:ins w:id="4461" w:author="Admin" w:date="2017-09-18T14:19:00Z"/>
                <w:rFonts w:cs="Times New Roman"/>
                <w:b/>
                <w:bCs/>
                <w:szCs w:val="26"/>
              </w:rPr>
            </w:pPr>
            <w:ins w:id="4462" w:author="Admin" w:date="2017-09-18T14:19:00Z">
              <w:r>
                <w:rPr>
                  <w:rFonts w:cs="Times New Roman"/>
                  <w:b/>
                  <w:bCs/>
                  <w:szCs w:val="26"/>
                </w:rPr>
                <w:t>Các ràng buộc</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D083535" w14:textId="1727B5A3" w:rsidR="007E636D" w:rsidRPr="00964392" w:rsidRDefault="003E2F59" w:rsidP="007E636D">
            <w:pPr>
              <w:snapToGrid w:val="0"/>
              <w:spacing w:before="120" w:line="276" w:lineRule="auto"/>
              <w:jc w:val="left"/>
              <w:rPr>
                <w:ins w:id="4463" w:author="Admin" w:date="2017-09-18T14:19:00Z"/>
                <w:rFonts w:cs="Times New Roman"/>
                <w:sz w:val="24"/>
                <w:szCs w:val="24"/>
              </w:rPr>
            </w:pPr>
            <w:ins w:id="4464" w:author="Admin" w:date="2017-09-29T14:25:00Z">
              <w:r>
                <w:rPr>
                  <w:rFonts w:cs="Times New Roman"/>
                  <w:sz w:val="24"/>
                  <w:szCs w:val="24"/>
                </w:rPr>
                <w:t>Thang bảng lương được gán thành công cho công ty khi làm các QĐ, HĐLĐ liên quan đến lương khi chọn nhân viên của Công ty nào hệ thống sẽ load lên thang bảng lương của Công ty đó để người dùng chọn thông tin cho CBNV</w:t>
              </w:r>
            </w:ins>
          </w:p>
        </w:tc>
      </w:tr>
    </w:tbl>
    <w:p w14:paraId="20C81E8F" w14:textId="77777777" w:rsidR="007E636D" w:rsidRDefault="007E636D" w:rsidP="007E636D">
      <w:pPr>
        <w:jc w:val="left"/>
        <w:rPr>
          <w:ins w:id="4465" w:author="Admin" w:date="2017-09-18T14:19:00Z"/>
        </w:rPr>
      </w:pPr>
    </w:p>
    <w:p w14:paraId="38492A0B" w14:textId="77777777" w:rsidR="007E636D" w:rsidRDefault="007E636D" w:rsidP="007E636D">
      <w:pPr>
        <w:pStyle w:val="Heading4"/>
        <w:rPr>
          <w:ins w:id="4466" w:author="Admin" w:date="2017-09-18T14:19:00Z"/>
        </w:rPr>
      </w:pPr>
      <w:ins w:id="4467" w:author="Admin" w:date="2017-09-18T14:19:00Z">
        <w:r>
          <w:t>Màn hình giao diện</w:t>
        </w:r>
      </w:ins>
    </w:p>
    <w:p w14:paraId="69DEB685" w14:textId="77777777" w:rsidR="007E636D" w:rsidRPr="00FA7E4F" w:rsidRDefault="007E636D" w:rsidP="007E636D">
      <w:pPr>
        <w:rPr>
          <w:ins w:id="4468" w:author="Admin" w:date="2017-09-18T14:19:00Z"/>
        </w:rPr>
      </w:pPr>
    </w:p>
    <w:p w14:paraId="200CF3F2" w14:textId="5F5A3F0A" w:rsidR="007E636D" w:rsidRDefault="00886FB5" w:rsidP="007E636D">
      <w:pPr>
        <w:jc w:val="left"/>
        <w:rPr>
          <w:ins w:id="4469" w:author="Admin" w:date="2017-09-18T14:19:00Z"/>
        </w:rPr>
      </w:pPr>
      <w:ins w:id="4470" w:author="Admin" w:date="2017-09-29T14:38:00Z">
        <w:r w:rsidRPr="00886FB5">
          <w:rPr>
            <w:rFonts w:cs="Times New Roman"/>
            <w:noProof/>
            <w:snapToGrid w:val="0"/>
            <w:color w:val="000000"/>
            <w:w w:val="0"/>
            <w:sz w:val="0"/>
            <w:szCs w:val="0"/>
            <w:u w:color="000000"/>
            <w:bdr w:val="none" w:sz="0" w:space="0" w:color="000000"/>
            <w:shd w:val="clear" w:color="000000" w:fill="000000"/>
          </w:rPr>
          <w:lastRenderedPageBreak/>
          <w:drawing>
            <wp:inline distT="0" distB="0" distL="0" distR="0" wp14:anchorId="3F415644" wp14:editId="44A338CD">
              <wp:extent cx="5943600" cy="3032097"/>
              <wp:effectExtent l="0" t="0" r="0" b="0"/>
              <wp:docPr id="53" name="Picture 53" descr="C:\Users\Admin\AppData\Local\Temp\fla4F1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fla4F1B.tmp\Snapsho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2097"/>
                      </a:xfrm>
                      <a:prstGeom prst="rect">
                        <a:avLst/>
                      </a:prstGeom>
                      <a:noFill/>
                      <a:ln>
                        <a:noFill/>
                      </a:ln>
                    </pic:spPr>
                  </pic:pic>
                </a:graphicData>
              </a:graphic>
            </wp:inline>
          </w:drawing>
        </w:r>
      </w:ins>
      <w:ins w:id="4471" w:author="Admin" w:date="2017-09-18T14:19:00Z">
        <w:r w:rsidR="007E636D" w:rsidRPr="000504B5">
          <w:rPr>
            <w:rFonts w:cs="Times New Roman"/>
            <w:snapToGrid w:val="0"/>
            <w:color w:val="000000"/>
            <w:w w:val="0"/>
            <w:sz w:val="0"/>
            <w:szCs w:val="0"/>
            <w:u w:color="000000"/>
            <w:bdr w:val="none" w:sz="0" w:space="0" w:color="000000"/>
            <w:shd w:val="clear" w:color="000000" w:fill="000000"/>
            <w:lang w:val="x-none" w:eastAsia="x-none" w:bidi="x-none"/>
          </w:rPr>
          <w:t xml:space="preserve"> </w:t>
        </w:r>
      </w:ins>
    </w:p>
    <w:p w14:paraId="2BF74669" w14:textId="17AC0519" w:rsidR="007E636D" w:rsidRPr="00855287" w:rsidRDefault="00855287" w:rsidP="007E636D">
      <w:pPr>
        <w:pStyle w:val="AutoNumDescription"/>
        <w:rPr>
          <w:ins w:id="4472" w:author="Admin" w:date="2017-09-18T14:19:00Z"/>
          <w:b/>
          <w:color w:val="000000" w:themeColor="text1"/>
          <w:sz w:val="24"/>
          <w:szCs w:val="24"/>
          <w:rPrChange w:id="4473" w:author="Admin" w:date="2017-09-29T14:49:00Z">
            <w:rPr>
              <w:ins w:id="4474" w:author="Admin" w:date="2017-09-18T14:19:00Z"/>
              <w:b/>
              <w:color w:val="000000" w:themeColor="text1"/>
            </w:rPr>
          </w:rPrChange>
        </w:rPr>
      </w:pPr>
      <w:ins w:id="4475" w:author="Admin" w:date="2017-09-29T14:48:00Z">
        <w:r w:rsidRPr="00855287">
          <w:rPr>
            <w:b/>
            <w:color w:val="000000" w:themeColor="text1"/>
            <w:sz w:val="24"/>
            <w:szCs w:val="24"/>
            <w:rPrChange w:id="4476" w:author="Admin" w:date="2017-09-29T14:49:00Z">
              <w:rPr>
                <w:b/>
                <w:color w:val="000000" w:themeColor="text1"/>
              </w:rPr>
            </w:rPrChange>
          </w:rPr>
          <w:t>Mô tả nghiệp vụ:</w:t>
        </w:r>
      </w:ins>
    </w:p>
    <w:p w14:paraId="307C4377" w14:textId="1E2B33B7" w:rsidR="00886FB5" w:rsidRDefault="00886FB5" w:rsidP="007E636D">
      <w:pPr>
        <w:pStyle w:val="CommentText"/>
        <w:rPr>
          <w:ins w:id="4477" w:author="Admin" w:date="2017-09-29T14:39:00Z"/>
          <w:sz w:val="24"/>
          <w:szCs w:val="24"/>
        </w:rPr>
      </w:pPr>
      <w:ins w:id="4478" w:author="Admin" w:date="2017-09-29T14:39:00Z">
        <w:r>
          <w:rPr>
            <w:sz w:val="24"/>
            <w:szCs w:val="24"/>
          </w:rPr>
          <w:t>Hiển thị đơn vị cấp 2</w:t>
        </w:r>
      </w:ins>
      <w:ins w:id="4479" w:author="Admin" w:date="2017-09-29T14:40:00Z">
        <w:r>
          <w:rPr>
            <w:sz w:val="24"/>
            <w:szCs w:val="24"/>
          </w:rPr>
          <w:t xml:space="preserve"> (Cấp công ty)</w:t>
        </w:r>
      </w:ins>
      <w:ins w:id="4480" w:author="Admin" w:date="2017-09-29T14:39:00Z">
        <w:r>
          <w:rPr>
            <w:sz w:val="24"/>
            <w:szCs w:val="24"/>
          </w:rPr>
          <w:t xml:space="preserve"> để người dùng chọn gán thang bảng lương cho Công ty</w:t>
        </w:r>
      </w:ins>
    </w:p>
    <w:p w14:paraId="4854E629" w14:textId="3ED946C2" w:rsidR="007E636D" w:rsidRPr="009C6A9E" w:rsidRDefault="007E636D" w:rsidP="007E636D">
      <w:pPr>
        <w:pStyle w:val="CommentText"/>
        <w:rPr>
          <w:ins w:id="4481" w:author="Admin" w:date="2017-09-18T14:19:00Z"/>
          <w:sz w:val="24"/>
          <w:szCs w:val="24"/>
        </w:rPr>
      </w:pPr>
      <w:ins w:id="4482" w:author="Admin" w:date="2017-09-18T14:19:00Z">
        <w:r w:rsidRPr="009C6A9E">
          <w:rPr>
            <w:sz w:val="24"/>
            <w:szCs w:val="24"/>
          </w:rPr>
          <w:t xml:space="preserve">Trên Tập đoàn setup Tổng lương (lương cơ bản ko bắt buộc nhập, thưởng đánh giá tháng ), các cty thành viên sẽ kế thừa thang bảng lương của tập đoàn và tự setup được lương (Cơ bản của đơn vị mình nhưng tổng lương vẫn theo tập đoàn). </w:t>
        </w:r>
      </w:ins>
    </w:p>
    <w:p w14:paraId="7C0E9FB0" w14:textId="77777777" w:rsidR="007E636D" w:rsidRPr="009C6A9E" w:rsidRDefault="007E636D" w:rsidP="007E636D">
      <w:pPr>
        <w:pStyle w:val="CommentText"/>
        <w:rPr>
          <w:ins w:id="4483" w:author="Admin" w:date="2017-09-18T14:19:00Z"/>
          <w:sz w:val="24"/>
          <w:szCs w:val="24"/>
        </w:rPr>
      </w:pPr>
      <w:ins w:id="4484" w:author="Admin" w:date="2017-09-18T14:19:00Z">
        <w:r w:rsidRPr="009C6A9E">
          <w:rPr>
            <w:sz w:val="24"/>
            <w:szCs w:val="24"/>
          </w:rPr>
          <w:t>Bậc lương (ví dụ NV01, NV02, CV 01)</w:t>
        </w:r>
      </w:ins>
    </w:p>
    <w:p w14:paraId="58111940" w14:textId="77777777" w:rsidR="007E636D" w:rsidRPr="009C6A9E" w:rsidRDefault="007E636D" w:rsidP="007E636D">
      <w:pPr>
        <w:pStyle w:val="CommentText"/>
        <w:rPr>
          <w:ins w:id="4485" w:author="Admin" w:date="2017-09-18T14:19:00Z"/>
          <w:sz w:val="24"/>
          <w:szCs w:val="24"/>
        </w:rPr>
      </w:pPr>
      <w:ins w:id="4486" w:author="Admin" w:date="2017-09-18T14:19:00Z">
        <w:r w:rsidRPr="009C6A9E">
          <w:rPr>
            <w:sz w:val="24"/>
            <w:szCs w:val="24"/>
          </w:rPr>
          <w:t>Trường hợp khi có 1 thang bảng lương khác có hiệu lực thay thế bảng lương cũ thì hệ thống vẫn lưu lịch sử cũ của CBNV theo thang cũ, khi làm QĐ liên quan đến lương mới thì hệ thống hiển thị thang bảng lương mới hiệu lực để nhập.</w:t>
        </w:r>
      </w:ins>
    </w:p>
    <w:p w14:paraId="23027EE6" w14:textId="3CA7F096" w:rsidR="007E636D" w:rsidDel="00886FB5" w:rsidRDefault="007E636D" w:rsidP="007E636D">
      <w:pPr>
        <w:pStyle w:val="Heading4"/>
        <w:rPr>
          <w:del w:id="4487" w:author="Admin" w:date="2017-09-29T14:39:00Z"/>
        </w:rPr>
      </w:pPr>
      <w:del w:id="4488" w:author="Admin" w:date="2017-09-29T14:39:00Z">
        <w:r w:rsidRPr="00DE4A85" w:rsidDel="00886FB5">
          <w:delText>Mô tả các trường thông tin màn hình</w:delText>
        </w:r>
      </w:del>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450"/>
        <w:gridCol w:w="2880"/>
        <w:gridCol w:w="990"/>
        <w:gridCol w:w="990"/>
        <w:gridCol w:w="900"/>
        <w:gridCol w:w="1441"/>
      </w:tblGrid>
      <w:tr w:rsidR="007E636D" w:rsidRPr="00835288" w:rsidDel="00886FB5" w14:paraId="57F0343E" w14:textId="56F02715" w:rsidTr="007E636D">
        <w:trPr>
          <w:trHeight w:val="364"/>
          <w:tblHeader/>
          <w:del w:id="4489" w:author="Admin" w:date="2017-09-29T14:39:00Z"/>
        </w:trPr>
        <w:tc>
          <w:tcPr>
            <w:tcW w:w="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1CAFE72" w14:textId="11C58BAD" w:rsidR="007E636D" w:rsidRPr="00835288" w:rsidDel="00886FB5" w:rsidRDefault="007E636D" w:rsidP="007E636D">
            <w:pPr>
              <w:spacing w:before="240"/>
              <w:jc w:val="center"/>
              <w:rPr>
                <w:del w:id="4490" w:author="Admin" w:date="2017-09-29T14:39:00Z"/>
                <w:rFonts w:cs="Times New Roman"/>
                <w:b/>
                <w:sz w:val="24"/>
                <w:szCs w:val="24"/>
              </w:rPr>
            </w:pPr>
            <w:del w:id="4491" w:author="Admin" w:date="2017-09-29T14:39:00Z">
              <w:r w:rsidRPr="00835288" w:rsidDel="00886FB5">
                <w:rPr>
                  <w:rFonts w:cs="Times New Roman"/>
                  <w:b/>
                  <w:sz w:val="24"/>
                  <w:szCs w:val="24"/>
                </w:rPr>
                <w:delText>STT</w:delText>
              </w:r>
            </w:del>
          </w:p>
        </w:tc>
        <w:tc>
          <w:tcPr>
            <w:tcW w:w="14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3901A6E" w14:textId="37FBBDE6" w:rsidR="007E636D" w:rsidRPr="00835288" w:rsidDel="00886FB5" w:rsidRDefault="007E636D" w:rsidP="007E636D">
            <w:pPr>
              <w:spacing w:before="240"/>
              <w:jc w:val="center"/>
              <w:rPr>
                <w:del w:id="4492" w:author="Admin" w:date="2017-09-29T14:39:00Z"/>
                <w:rFonts w:cs="Times New Roman"/>
                <w:b/>
                <w:sz w:val="24"/>
                <w:szCs w:val="24"/>
              </w:rPr>
            </w:pPr>
            <w:del w:id="4493" w:author="Admin" w:date="2017-09-29T14:39:00Z">
              <w:r w:rsidDel="00886FB5">
                <w:rPr>
                  <w:rFonts w:cs="Times New Roman"/>
                  <w:b/>
                  <w:sz w:val="24"/>
                  <w:szCs w:val="24"/>
                </w:rPr>
                <w:delText>Tên trường thông tin</w:delText>
              </w:r>
            </w:del>
          </w:p>
        </w:tc>
        <w:tc>
          <w:tcPr>
            <w:tcW w:w="28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A52BE95" w14:textId="4FB0ED21" w:rsidR="007E636D" w:rsidRPr="00835288" w:rsidDel="00886FB5" w:rsidRDefault="007E636D" w:rsidP="007E636D">
            <w:pPr>
              <w:spacing w:before="240"/>
              <w:jc w:val="center"/>
              <w:rPr>
                <w:del w:id="4494" w:author="Admin" w:date="2017-09-29T14:39:00Z"/>
                <w:rFonts w:cs="Times New Roman"/>
                <w:b/>
                <w:sz w:val="24"/>
                <w:szCs w:val="24"/>
              </w:rPr>
            </w:pPr>
            <w:del w:id="4495" w:author="Admin" w:date="2017-09-29T14:39:00Z">
              <w:r w:rsidRPr="00835288" w:rsidDel="00886FB5">
                <w:rPr>
                  <w:rFonts w:cs="Times New Roman"/>
                  <w:b/>
                  <w:sz w:val="24"/>
                  <w:szCs w:val="24"/>
                </w:rPr>
                <w:delText>Mô tả</w:delText>
              </w:r>
            </w:del>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366450D" w14:textId="1C518088" w:rsidR="007E636D" w:rsidRPr="00835288" w:rsidDel="00886FB5" w:rsidRDefault="007E636D" w:rsidP="007E636D">
            <w:pPr>
              <w:spacing w:before="240"/>
              <w:jc w:val="center"/>
              <w:rPr>
                <w:del w:id="4496" w:author="Admin" w:date="2017-09-29T14:39:00Z"/>
                <w:rFonts w:cs="Times New Roman"/>
                <w:b/>
                <w:sz w:val="24"/>
                <w:szCs w:val="24"/>
              </w:rPr>
            </w:pPr>
            <w:del w:id="4497" w:author="Admin" w:date="2017-09-29T14:39:00Z">
              <w:r w:rsidRPr="00835288" w:rsidDel="00886FB5">
                <w:rPr>
                  <w:rFonts w:cs="Times New Roman"/>
                  <w:b/>
                  <w:sz w:val="24"/>
                  <w:szCs w:val="24"/>
                </w:rPr>
                <w:delText>Kiểu dữ liệu</w:delText>
              </w:r>
            </w:del>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573E547" w14:textId="467A75D8" w:rsidR="007E636D" w:rsidRPr="00835288" w:rsidDel="00886FB5" w:rsidRDefault="007E636D" w:rsidP="007E636D">
            <w:pPr>
              <w:spacing w:before="240"/>
              <w:jc w:val="center"/>
              <w:rPr>
                <w:del w:id="4498" w:author="Admin" w:date="2017-09-29T14:39:00Z"/>
                <w:rFonts w:cs="Times New Roman"/>
                <w:b/>
                <w:sz w:val="24"/>
                <w:szCs w:val="24"/>
              </w:rPr>
            </w:pPr>
            <w:del w:id="4499" w:author="Admin" w:date="2017-09-29T14:39:00Z">
              <w:r w:rsidDel="00886FB5">
                <w:rPr>
                  <w:rFonts w:cs="Times New Roman"/>
                  <w:b/>
                  <w:sz w:val="24"/>
                  <w:szCs w:val="24"/>
                </w:rPr>
                <w:delText>Độ dài</w:delText>
              </w:r>
            </w:del>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A2FC1A9" w14:textId="6307AE37" w:rsidR="007E636D" w:rsidRPr="00835288" w:rsidDel="00886FB5" w:rsidRDefault="007E636D" w:rsidP="007E636D">
            <w:pPr>
              <w:spacing w:before="240"/>
              <w:jc w:val="center"/>
              <w:rPr>
                <w:del w:id="4500" w:author="Admin" w:date="2017-09-29T14:39:00Z"/>
                <w:rFonts w:cs="Times New Roman"/>
                <w:b/>
                <w:sz w:val="24"/>
                <w:szCs w:val="24"/>
              </w:rPr>
            </w:pPr>
            <w:del w:id="4501" w:author="Admin" w:date="2017-09-29T14:39:00Z">
              <w:r w:rsidRPr="00835288" w:rsidDel="00886FB5">
                <w:rPr>
                  <w:rFonts w:cs="Times New Roman"/>
                  <w:b/>
                  <w:sz w:val="24"/>
                  <w:szCs w:val="24"/>
                </w:rPr>
                <w:delText>Bắt buộc</w:delText>
              </w:r>
            </w:del>
          </w:p>
        </w:tc>
        <w:tc>
          <w:tcPr>
            <w:tcW w:w="144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5256DC1" w14:textId="38B37083" w:rsidR="007E636D" w:rsidRPr="00835288" w:rsidDel="00886FB5" w:rsidRDefault="007E636D" w:rsidP="007E636D">
            <w:pPr>
              <w:spacing w:before="240"/>
              <w:jc w:val="center"/>
              <w:rPr>
                <w:del w:id="4502" w:author="Admin" w:date="2017-09-29T14:39:00Z"/>
                <w:rFonts w:cs="Times New Roman"/>
                <w:b/>
                <w:sz w:val="24"/>
                <w:szCs w:val="24"/>
              </w:rPr>
            </w:pPr>
            <w:del w:id="4503" w:author="Admin" w:date="2017-09-29T14:39:00Z">
              <w:r w:rsidRPr="00835288" w:rsidDel="00886FB5">
                <w:rPr>
                  <w:rFonts w:cs="Times New Roman"/>
                  <w:b/>
                  <w:sz w:val="24"/>
                  <w:szCs w:val="24"/>
                </w:rPr>
                <w:delText>Ghi chú</w:delText>
              </w:r>
            </w:del>
          </w:p>
        </w:tc>
      </w:tr>
      <w:tr w:rsidR="007E636D" w:rsidRPr="00835288" w:rsidDel="00886FB5" w14:paraId="699261DA" w14:textId="1A670BB4" w:rsidTr="007E636D">
        <w:trPr>
          <w:trHeight w:val="346"/>
          <w:del w:id="4504"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35111207" w14:textId="56183422" w:rsidR="007E636D" w:rsidRPr="00B3643F" w:rsidDel="00886FB5" w:rsidRDefault="007E636D" w:rsidP="007E636D">
            <w:pPr>
              <w:pStyle w:val="ListParagraph"/>
              <w:numPr>
                <w:ilvl w:val="0"/>
                <w:numId w:val="36"/>
              </w:numPr>
              <w:spacing w:after="0" w:line="26" w:lineRule="atLeast"/>
              <w:jc w:val="center"/>
              <w:rPr>
                <w:del w:id="4505" w:author="Admin" w:date="2017-09-29T14:39: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6AED78C6" w14:textId="7994DE94" w:rsidR="007E636D" w:rsidRPr="00835288" w:rsidDel="00886FB5" w:rsidRDefault="007E636D" w:rsidP="007E636D">
            <w:pPr>
              <w:rPr>
                <w:del w:id="4506" w:author="Admin" w:date="2017-09-29T14:39:00Z"/>
                <w:rFonts w:cs="Times New Roman"/>
                <w:sz w:val="24"/>
                <w:szCs w:val="24"/>
              </w:rPr>
            </w:pPr>
            <w:del w:id="4507" w:author="Admin" w:date="2017-09-29T14:39:00Z">
              <w:r w:rsidRPr="00835288" w:rsidDel="00886FB5">
                <w:rPr>
                  <w:rFonts w:cs="Times New Roman"/>
                  <w:sz w:val="24"/>
                  <w:szCs w:val="24"/>
                </w:rPr>
                <w:delText>Thang lương</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333F22CA" w14:textId="5F2BD8FD" w:rsidR="007E636D" w:rsidRPr="00835288" w:rsidDel="00886FB5" w:rsidRDefault="007E636D" w:rsidP="007E636D">
            <w:pPr>
              <w:jc w:val="left"/>
              <w:rPr>
                <w:del w:id="4508" w:author="Admin" w:date="2017-09-29T14:39:00Z"/>
                <w:rFonts w:cs="Times New Roman"/>
                <w:sz w:val="24"/>
                <w:szCs w:val="24"/>
              </w:rPr>
            </w:pPr>
            <w:del w:id="4509" w:author="Admin" w:date="2017-09-29T14:39:00Z">
              <w:r w:rsidRPr="00835288" w:rsidDel="00886FB5">
                <w:rPr>
                  <w:rFonts w:cs="Times New Roman"/>
                  <w:sz w:val="24"/>
                  <w:szCs w:val="24"/>
                </w:rPr>
                <w:delText>Chọn thang lương trong danh sách</w:delText>
              </w:r>
            </w:del>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182677BA" w14:textId="45378902" w:rsidR="007E636D" w:rsidRPr="00835288" w:rsidDel="00886FB5" w:rsidRDefault="007E636D" w:rsidP="007E636D">
            <w:pPr>
              <w:spacing w:before="240"/>
              <w:jc w:val="center"/>
              <w:rPr>
                <w:del w:id="4510" w:author="Admin" w:date="2017-09-29T14:39:00Z"/>
                <w:rFonts w:cs="Times New Roman"/>
                <w:sz w:val="24"/>
                <w:szCs w:val="24"/>
              </w:rPr>
            </w:pPr>
            <w:del w:id="4511" w:author="Admin" w:date="2017-09-29T14:39:00Z">
              <w:r w:rsidDel="00886FB5">
                <w:rPr>
                  <w:rFonts w:cs="Times New Roman"/>
                  <w:sz w:val="24"/>
                  <w:szCs w:val="24"/>
                </w:rPr>
                <w:delText>Danh sách</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16CBD3F8" w14:textId="7E8FF0CF" w:rsidR="007E636D" w:rsidRPr="00835288" w:rsidDel="00886FB5" w:rsidRDefault="007E636D" w:rsidP="007E636D">
            <w:pPr>
              <w:spacing w:before="240"/>
              <w:jc w:val="center"/>
              <w:rPr>
                <w:del w:id="4512" w:author="Admin" w:date="2017-09-29T14:3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48F89D1" w14:textId="7316224B" w:rsidR="007E636D" w:rsidRPr="00835288" w:rsidDel="00886FB5" w:rsidRDefault="007E636D" w:rsidP="007E636D">
            <w:pPr>
              <w:spacing w:before="240"/>
              <w:jc w:val="center"/>
              <w:rPr>
                <w:del w:id="4513" w:author="Admin" w:date="2017-09-29T14:39:00Z"/>
                <w:rFonts w:cs="Times New Roman"/>
                <w:sz w:val="24"/>
                <w:szCs w:val="24"/>
              </w:rPr>
            </w:pPr>
            <w:del w:id="4514" w:author="Admin" w:date="2017-09-29T14:39:00Z">
              <w:r w:rsidRPr="00835288" w:rsidDel="00886FB5">
                <w:rPr>
                  <w:rFonts w:cs="Times New Roman"/>
                  <w:sz w:val="24"/>
                  <w:szCs w:val="24"/>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31A6DDA9" w14:textId="332E8312" w:rsidR="007E636D" w:rsidRPr="00835288" w:rsidDel="00886FB5" w:rsidRDefault="007E636D" w:rsidP="007E636D">
            <w:pPr>
              <w:spacing w:before="240"/>
              <w:jc w:val="left"/>
              <w:rPr>
                <w:del w:id="4515" w:author="Admin" w:date="2017-09-29T14:39:00Z"/>
                <w:rFonts w:cs="Times New Roman"/>
                <w:sz w:val="24"/>
                <w:szCs w:val="24"/>
              </w:rPr>
            </w:pPr>
            <w:del w:id="4516" w:author="Admin" w:date="2017-09-29T14:39:00Z">
              <w:r w:rsidRPr="00835288" w:rsidDel="00886FB5">
                <w:rPr>
                  <w:rFonts w:cs="Times New Roman"/>
                  <w:sz w:val="24"/>
                  <w:szCs w:val="24"/>
                </w:rPr>
                <w:delText>Tham chiếu từ danh mục thang lương</w:delText>
              </w:r>
            </w:del>
          </w:p>
        </w:tc>
      </w:tr>
      <w:tr w:rsidR="007E636D" w:rsidRPr="00835288" w:rsidDel="00886FB5" w14:paraId="63119726" w14:textId="7F00A8D0" w:rsidTr="007E636D">
        <w:trPr>
          <w:trHeight w:val="286"/>
          <w:del w:id="4517"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2FC0D0A6" w14:textId="7E38BAC6" w:rsidR="007E636D" w:rsidRPr="00B3643F" w:rsidDel="00886FB5" w:rsidRDefault="007E636D" w:rsidP="007E636D">
            <w:pPr>
              <w:pStyle w:val="ListParagraph"/>
              <w:numPr>
                <w:ilvl w:val="0"/>
                <w:numId w:val="36"/>
              </w:numPr>
              <w:spacing w:after="0" w:line="26" w:lineRule="atLeast"/>
              <w:jc w:val="center"/>
              <w:rPr>
                <w:del w:id="4518" w:author="Admin" w:date="2017-09-29T14:39: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13112BBA" w14:textId="1094B480" w:rsidR="007E636D" w:rsidRPr="00CF388F" w:rsidDel="00886FB5" w:rsidRDefault="007E636D" w:rsidP="007E636D">
            <w:pPr>
              <w:rPr>
                <w:del w:id="4519" w:author="Admin" w:date="2017-09-29T14:39:00Z"/>
                <w:rFonts w:cs="Times New Roman"/>
                <w:sz w:val="24"/>
                <w:szCs w:val="24"/>
              </w:rPr>
            </w:pPr>
            <w:del w:id="4520" w:author="Admin" w:date="2017-09-29T14:39:00Z">
              <w:r w:rsidRPr="00CF388F" w:rsidDel="00886FB5">
                <w:rPr>
                  <w:sz w:val="24"/>
                  <w:szCs w:val="24"/>
                </w:rPr>
                <w:delText>Ngạch</w:delText>
              </w:r>
              <w:r w:rsidRPr="00CF388F" w:rsidDel="00886FB5">
                <w:rPr>
                  <w:rFonts w:cs="Times New Roman"/>
                  <w:sz w:val="24"/>
                  <w:szCs w:val="24"/>
                </w:rPr>
                <w:delText xml:space="preserve"> lương</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14C7339F" w14:textId="71186707" w:rsidR="007E636D" w:rsidRPr="008434AC" w:rsidDel="00886FB5" w:rsidRDefault="007E636D" w:rsidP="007E636D">
            <w:pPr>
              <w:jc w:val="left"/>
              <w:rPr>
                <w:del w:id="4521" w:author="Admin" w:date="2017-09-29T14:39:00Z"/>
              </w:rPr>
            </w:pPr>
            <w:del w:id="4522" w:author="Admin" w:date="2017-09-29T14:39:00Z">
              <w:r w:rsidRPr="00835288" w:rsidDel="00886FB5">
                <w:rPr>
                  <w:rFonts w:cs="Times New Roman"/>
                  <w:sz w:val="24"/>
                  <w:szCs w:val="24"/>
                </w:rPr>
                <w:delText xml:space="preserve">Chọn </w:delText>
              </w:r>
              <w:r w:rsidDel="00886FB5">
                <w:rPr>
                  <w:rFonts w:cs="Times New Roman"/>
                  <w:sz w:val="24"/>
                  <w:szCs w:val="24"/>
                </w:rPr>
                <w:delText>ngạch</w:delText>
              </w:r>
              <w:r w:rsidRPr="00835288" w:rsidDel="00886FB5">
                <w:rPr>
                  <w:rFonts w:cs="Times New Roman"/>
                  <w:sz w:val="24"/>
                  <w:szCs w:val="24"/>
                </w:rPr>
                <w:delText xml:space="preserve"> lương trong danh sách</w:delText>
              </w:r>
            </w:del>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39142551" w14:textId="2E2B8CF7" w:rsidR="007E636D" w:rsidRPr="00835288" w:rsidDel="00886FB5" w:rsidRDefault="007E636D" w:rsidP="007E636D">
            <w:pPr>
              <w:jc w:val="center"/>
              <w:rPr>
                <w:del w:id="4523" w:author="Admin" w:date="2017-09-29T14:39:00Z"/>
                <w:rFonts w:cs="Times New Roman"/>
                <w:sz w:val="24"/>
                <w:szCs w:val="24"/>
              </w:rPr>
            </w:pPr>
            <w:del w:id="4524" w:author="Admin" w:date="2017-09-29T14:39:00Z">
              <w:r w:rsidDel="00886FB5">
                <w:rPr>
                  <w:rFonts w:cs="Times New Roman"/>
                  <w:sz w:val="24"/>
                  <w:szCs w:val="24"/>
                </w:rPr>
                <w:delText>Danh sách</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54E86400" w14:textId="57CBAF9A" w:rsidR="007E636D" w:rsidDel="00886FB5" w:rsidRDefault="007E636D" w:rsidP="007E636D">
            <w:pPr>
              <w:jc w:val="center"/>
              <w:rPr>
                <w:del w:id="4525" w:author="Admin" w:date="2017-09-29T14:39:00Z"/>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2512A17" w14:textId="3C1C98E9" w:rsidR="007E636D" w:rsidRPr="00835288" w:rsidDel="00886FB5" w:rsidRDefault="007E636D" w:rsidP="007E636D">
            <w:pPr>
              <w:spacing w:before="240"/>
              <w:jc w:val="center"/>
              <w:rPr>
                <w:del w:id="4526" w:author="Admin" w:date="2017-09-29T14:39:00Z"/>
                <w:rFonts w:cs="Times New Roman"/>
                <w:sz w:val="24"/>
                <w:szCs w:val="24"/>
              </w:rPr>
            </w:pPr>
            <w:del w:id="4527" w:author="Admin" w:date="2017-09-29T14:39:00Z">
              <w:r w:rsidRPr="00835288" w:rsidDel="00886FB5">
                <w:rPr>
                  <w:rFonts w:cs="Times New Roman"/>
                  <w:sz w:val="24"/>
                  <w:szCs w:val="24"/>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2EC8A93F" w14:textId="4AD2407C" w:rsidR="007E636D" w:rsidRPr="00835288" w:rsidDel="00886FB5" w:rsidRDefault="007E636D" w:rsidP="007E636D">
            <w:pPr>
              <w:spacing w:before="240"/>
              <w:jc w:val="left"/>
              <w:rPr>
                <w:del w:id="4528" w:author="Admin" w:date="2017-09-29T14:39:00Z"/>
                <w:rFonts w:cs="Times New Roman"/>
                <w:sz w:val="24"/>
                <w:szCs w:val="24"/>
              </w:rPr>
            </w:pPr>
            <w:del w:id="4529" w:author="Admin" w:date="2017-09-29T14:39:00Z">
              <w:r w:rsidDel="00886FB5">
                <w:rPr>
                  <w:rFonts w:cs="Times New Roman"/>
                  <w:sz w:val="24"/>
                  <w:szCs w:val="24"/>
                </w:rPr>
                <w:delText>Tham chiếu từ danh mục ngạch lương</w:delText>
              </w:r>
            </w:del>
          </w:p>
        </w:tc>
      </w:tr>
      <w:tr w:rsidR="007E636D" w:rsidRPr="00835288" w:rsidDel="00886FB5" w14:paraId="1264DAA9" w14:textId="64096A15" w:rsidTr="007E636D">
        <w:trPr>
          <w:trHeight w:val="286"/>
          <w:del w:id="4530"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34E06EA9" w14:textId="5759369C" w:rsidR="007E636D" w:rsidRPr="00B3643F" w:rsidDel="00886FB5" w:rsidRDefault="007E636D" w:rsidP="007E636D">
            <w:pPr>
              <w:pStyle w:val="ListParagraph"/>
              <w:numPr>
                <w:ilvl w:val="0"/>
                <w:numId w:val="36"/>
              </w:numPr>
              <w:spacing w:after="0" w:line="26" w:lineRule="atLeast"/>
              <w:jc w:val="center"/>
              <w:rPr>
                <w:del w:id="4531" w:author="Admin" w:date="2017-09-29T14:39: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21022BC7" w14:textId="1490F30A" w:rsidR="007E636D" w:rsidRPr="009C6A9E" w:rsidDel="00886FB5" w:rsidRDefault="007E636D" w:rsidP="007E636D">
            <w:pPr>
              <w:rPr>
                <w:del w:id="4532" w:author="Admin" w:date="2017-09-29T14:39:00Z"/>
                <w:color w:val="000000" w:themeColor="text1"/>
                <w:sz w:val="24"/>
                <w:szCs w:val="24"/>
              </w:rPr>
            </w:pPr>
            <w:del w:id="4533" w:author="Admin" w:date="2017-09-29T14:39:00Z">
              <w:r w:rsidRPr="009C6A9E" w:rsidDel="00886FB5">
                <w:rPr>
                  <w:color w:val="000000" w:themeColor="text1"/>
                  <w:sz w:val="24"/>
                  <w:szCs w:val="24"/>
                </w:rPr>
                <w:delText>Ngạch nghề nghiệp</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6B5637B9" w14:textId="0182B007" w:rsidR="007E636D" w:rsidRPr="009C6A9E" w:rsidDel="00886FB5" w:rsidRDefault="007E636D" w:rsidP="007E636D">
            <w:pPr>
              <w:jc w:val="left"/>
              <w:rPr>
                <w:del w:id="4534" w:author="Admin" w:date="2017-09-29T14:39:00Z"/>
                <w:rFonts w:cs="Times New Roman"/>
                <w:color w:val="000000" w:themeColor="text1"/>
                <w:sz w:val="24"/>
                <w:szCs w:val="24"/>
              </w:rPr>
            </w:pPr>
            <w:del w:id="4535" w:author="Admin" w:date="2017-09-29T14:39:00Z">
              <w:r w:rsidRPr="009C6A9E" w:rsidDel="00886FB5">
                <w:rPr>
                  <w:rFonts w:cs="Times New Roman"/>
                  <w:color w:val="000000" w:themeColor="text1"/>
                  <w:sz w:val="24"/>
                  <w:szCs w:val="24"/>
                </w:rPr>
                <w:delText>Tham chiếu từ danh mục Ngạch nghề nghiệp (Lãnh đạo, Quản lý, Chuyên viên/chuyên gia, Nhân viên)</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65A4AA84" w14:textId="0DA7B5F1" w:rsidR="007E636D" w:rsidRPr="009C6A9E" w:rsidDel="00886FB5" w:rsidRDefault="007E636D" w:rsidP="007E636D">
            <w:pPr>
              <w:jc w:val="center"/>
              <w:rPr>
                <w:del w:id="4536" w:author="Admin" w:date="2017-09-29T14:39:00Z"/>
                <w:rFonts w:cs="Times New Roman"/>
                <w:color w:val="000000" w:themeColor="text1"/>
                <w:sz w:val="24"/>
                <w:szCs w:val="24"/>
              </w:rPr>
            </w:pPr>
            <w:del w:id="4537" w:author="Admin" w:date="2017-09-29T14:39:00Z">
              <w:r w:rsidRPr="009C6A9E" w:rsidDel="00886FB5">
                <w:rPr>
                  <w:rFonts w:cs="Times New Roman"/>
                  <w:color w:val="000000" w:themeColor="text1"/>
                  <w:sz w:val="24"/>
                  <w:szCs w:val="24"/>
                </w:rPr>
                <w:delText>Danh sách</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792E82F6" w14:textId="75FB9745" w:rsidR="007E636D" w:rsidRPr="009C6A9E" w:rsidDel="00886FB5" w:rsidRDefault="007E636D" w:rsidP="007E636D">
            <w:pPr>
              <w:jc w:val="center"/>
              <w:rPr>
                <w:del w:id="4538" w:author="Admin" w:date="2017-09-29T14:39:00Z"/>
                <w:color w:val="000000" w:themeColor="text1"/>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862FE9F" w14:textId="4FE72AAA" w:rsidR="007E636D" w:rsidRPr="009C6A9E" w:rsidDel="00886FB5" w:rsidRDefault="007E636D" w:rsidP="007E636D">
            <w:pPr>
              <w:spacing w:before="240"/>
              <w:jc w:val="center"/>
              <w:rPr>
                <w:del w:id="4539" w:author="Admin" w:date="2017-09-29T14:39:00Z"/>
                <w:rFonts w:cs="Times New Roman"/>
                <w:color w:val="000000" w:themeColor="text1"/>
                <w:sz w:val="24"/>
                <w:szCs w:val="24"/>
              </w:rPr>
            </w:pPr>
            <w:del w:id="4540" w:author="Admin" w:date="2017-09-29T14:39:00Z">
              <w:r w:rsidRPr="009C6A9E" w:rsidDel="00886FB5">
                <w:rPr>
                  <w:rFonts w:cs="Times New Roman"/>
                  <w:color w:val="000000" w:themeColor="text1"/>
                  <w:sz w:val="24"/>
                  <w:szCs w:val="24"/>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58CED8ED" w14:textId="725C8FE6" w:rsidR="007E636D" w:rsidRPr="00CF388F" w:rsidDel="00886FB5" w:rsidRDefault="007E636D" w:rsidP="007E636D">
            <w:pPr>
              <w:spacing w:before="240"/>
              <w:jc w:val="left"/>
              <w:rPr>
                <w:del w:id="4541" w:author="Admin" w:date="2017-09-29T14:39:00Z"/>
                <w:rFonts w:cs="Times New Roman"/>
                <w:color w:val="FF0000"/>
                <w:sz w:val="24"/>
                <w:szCs w:val="24"/>
              </w:rPr>
            </w:pPr>
          </w:p>
        </w:tc>
      </w:tr>
      <w:tr w:rsidR="007E636D" w:rsidRPr="00835288" w:rsidDel="00886FB5" w14:paraId="03445DA1" w14:textId="4CEFB24D" w:rsidTr="007E636D">
        <w:trPr>
          <w:trHeight w:val="286"/>
          <w:del w:id="4542"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422541B6" w14:textId="58378776" w:rsidR="007E636D" w:rsidRPr="009C6A9E" w:rsidDel="00886FB5" w:rsidRDefault="007E636D" w:rsidP="007E636D">
            <w:pPr>
              <w:pStyle w:val="ListParagraph"/>
              <w:numPr>
                <w:ilvl w:val="0"/>
                <w:numId w:val="36"/>
              </w:numPr>
              <w:spacing w:after="0" w:line="26" w:lineRule="atLeast"/>
              <w:jc w:val="center"/>
              <w:rPr>
                <w:del w:id="4543" w:author="Admin" w:date="2017-09-29T14:39:00Z"/>
                <w:rFonts w:cs="Times New Roman"/>
                <w:color w:val="000000" w:themeColor="text1"/>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2A56C56D" w14:textId="4A29932A" w:rsidR="007E636D" w:rsidRPr="009C6A9E" w:rsidDel="00886FB5" w:rsidRDefault="007E636D" w:rsidP="007E636D">
            <w:pPr>
              <w:pStyle w:val="NoSpacing"/>
              <w:spacing w:before="240"/>
              <w:rPr>
                <w:del w:id="4544" w:author="Admin" w:date="2017-09-29T14:39:00Z"/>
                <w:color w:val="000000" w:themeColor="text1"/>
              </w:rPr>
            </w:pPr>
            <w:del w:id="4545" w:author="Admin" w:date="2017-09-29T14:39:00Z">
              <w:r w:rsidRPr="009C6A9E" w:rsidDel="00886FB5">
                <w:rPr>
                  <w:color w:val="000000" w:themeColor="text1"/>
                </w:rPr>
                <w:delText>Bậc lương</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5DE0A60F" w14:textId="37FF9730" w:rsidR="007E636D" w:rsidRPr="009C6A9E" w:rsidDel="00886FB5" w:rsidRDefault="007E636D" w:rsidP="007E636D">
            <w:pPr>
              <w:spacing w:before="240"/>
              <w:jc w:val="left"/>
              <w:rPr>
                <w:del w:id="4546" w:author="Admin" w:date="2017-09-29T14:39:00Z"/>
                <w:rFonts w:cs="Times New Roman"/>
                <w:color w:val="000000" w:themeColor="text1"/>
                <w:sz w:val="24"/>
                <w:szCs w:val="24"/>
              </w:rPr>
            </w:pPr>
            <w:del w:id="4547" w:author="Admin" w:date="2017-09-29T14:39:00Z">
              <w:r w:rsidRPr="009C6A9E" w:rsidDel="00886FB5">
                <w:rPr>
                  <w:rFonts w:cs="Times New Roman"/>
                  <w:color w:val="000000" w:themeColor="text1"/>
                  <w:sz w:val="24"/>
                  <w:szCs w:val="24"/>
                </w:rPr>
                <w:delText>Tên bậc lương</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0E4F87E3" w14:textId="6357D99D" w:rsidR="007E636D" w:rsidRPr="009C6A9E" w:rsidDel="00886FB5" w:rsidRDefault="007E636D" w:rsidP="007E636D">
            <w:pPr>
              <w:jc w:val="center"/>
              <w:rPr>
                <w:del w:id="4548" w:author="Admin" w:date="2017-09-29T14:39:00Z"/>
                <w:rFonts w:cs="Times New Roman"/>
                <w:color w:val="000000" w:themeColor="text1"/>
                <w:sz w:val="24"/>
                <w:szCs w:val="24"/>
              </w:rPr>
            </w:pPr>
            <w:del w:id="4549" w:author="Admin" w:date="2017-09-29T14:39:00Z">
              <w:r w:rsidRPr="009C6A9E" w:rsidDel="00886FB5">
                <w:rPr>
                  <w:rFonts w:cs="Times New Roman"/>
                  <w:color w:val="000000" w:themeColor="text1"/>
                  <w:sz w:val="24"/>
                  <w:szCs w:val="24"/>
                </w:rPr>
                <w:delText>Ký tự</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1C1CBB4D" w14:textId="3C443952" w:rsidR="007E636D" w:rsidRPr="009C6A9E" w:rsidDel="00886FB5" w:rsidRDefault="007E636D" w:rsidP="007E636D">
            <w:pPr>
              <w:jc w:val="center"/>
              <w:rPr>
                <w:del w:id="4550" w:author="Admin" w:date="2017-09-29T14:39:00Z"/>
                <w:color w:val="000000" w:themeColor="text1"/>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54A366B" w14:textId="2057DE1A" w:rsidR="007E636D" w:rsidRPr="009C6A9E" w:rsidDel="00886FB5" w:rsidRDefault="007E636D" w:rsidP="007E636D">
            <w:pPr>
              <w:spacing w:before="240"/>
              <w:jc w:val="center"/>
              <w:rPr>
                <w:del w:id="4551" w:author="Admin" w:date="2017-09-29T14:39:00Z"/>
                <w:rFonts w:cs="Times New Roman"/>
                <w:color w:val="000000" w:themeColor="text1"/>
                <w:sz w:val="24"/>
                <w:szCs w:val="24"/>
              </w:rPr>
            </w:pPr>
            <w:del w:id="4552" w:author="Admin" w:date="2017-09-29T14:39:00Z">
              <w:r w:rsidRPr="009C6A9E" w:rsidDel="00886FB5">
                <w:rPr>
                  <w:rFonts w:cs="Times New Roman"/>
                  <w:color w:val="000000" w:themeColor="text1"/>
                  <w:sz w:val="24"/>
                  <w:szCs w:val="24"/>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5B16583F" w14:textId="65F040B8" w:rsidR="007E636D" w:rsidRPr="00835288" w:rsidDel="00886FB5" w:rsidRDefault="007E636D" w:rsidP="007E636D">
            <w:pPr>
              <w:spacing w:before="240"/>
              <w:rPr>
                <w:del w:id="4553" w:author="Admin" w:date="2017-09-29T14:39:00Z"/>
                <w:rFonts w:cs="Times New Roman"/>
                <w:sz w:val="24"/>
                <w:szCs w:val="24"/>
              </w:rPr>
            </w:pPr>
          </w:p>
        </w:tc>
      </w:tr>
      <w:tr w:rsidR="007E636D" w:rsidRPr="00835288" w:rsidDel="00886FB5" w14:paraId="123E6C02" w14:textId="08D40ED2" w:rsidTr="007E636D">
        <w:trPr>
          <w:trHeight w:val="286"/>
          <w:del w:id="4554"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70C89CD0" w14:textId="22981D8C" w:rsidR="007E636D" w:rsidRPr="009C6A9E" w:rsidDel="00886FB5" w:rsidRDefault="007E636D" w:rsidP="007E636D">
            <w:pPr>
              <w:pStyle w:val="ListParagraph"/>
              <w:numPr>
                <w:ilvl w:val="0"/>
                <w:numId w:val="36"/>
              </w:numPr>
              <w:spacing w:after="0" w:line="26" w:lineRule="atLeast"/>
              <w:jc w:val="center"/>
              <w:rPr>
                <w:del w:id="4555" w:author="Admin" w:date="2017-09-29T14:39:00Z"/>
                <w:rFonts w:cs="Times New Roman"/>
                <w:color w:val="000000" w:themeColor="text1"/>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5B34C1A9" w14:textId="24F9CB3F" w:rsidR="007E636D" w:rsidRPr="009C6A9E" w:rsidDel="00886FB5" w:rsidRDefault="007E636D" w:rsidP="007E636D">
            <w:pPr>
              <w:pStyle w:val="NoSpacing"/>
              <w:spacing w:before="240"/>
              <w:rPr>
                <w:del w:id="4556" w:author="Admin" w:date="2017-09-29T14:39:00Z"/>
                <w:color w:val="000000" w:themeColor="text1"/>
              </w:rPr>
            </w:pPr>
            <w:del w:id="4557" w:author="Admin" w:date="2017-09-29T14:39:00Z">
              <w:r w:rsidRPr="009C6A9E" w:rsidDel="00886FB5">
                <w:rPr>
                  <w:color w:val="000000" w:themeColor="text1"/>
                </w:rPr>
                <w:delText>Tổng lương</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11F6691B" w14:textId="1DF6F100" w:rsidR="007E636D" w:rsidRPr="009C6A9E" w:rsidDel="00886FB5" w:rsidRDefault="007E636D" w:rsidP="007E636D">
            <w:pPr>
              <w:spacing w:before="240"/>
              <w:jc w:val="left"/>
              <w:rPr>
                <w:del w:id="4558" w:author="Admin" w:date="2017-09-29T14:39:00Z"/>
                <w:rFonts w:cs="Times New Roman"/>
                <w:color w:val="000000" w:themeColor="text1"/>
                <w:sz w:val="24"/>
                <w:szCs w:val="24"/>
              </w:rPr>
            </w:pPr>
            <w:del w:id="4559" w:author="Admin" w:date="2017-09-29T14:39:00Z">
              <w:r w:rsidRPr="009C6A9E" w:rsidDel="00886FB5">
                <w:rPr>
                  <w:rFonts w:cs="Times New Roman"/>
                  <w:color w:val="000000" w:themeColor="text1"/>
                  <w:sz w:val="24"/>
                  <w:szCs w:val="24"/>
                </w:rPr>
                <w:delText>Nhập tổng lương</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52AFC30" w14:textId="258860EC" w:rsidR="007E636D" w:rsidRPr="009C6A9E" w:rsidDel="00886FB5" w:rsidRDefault="007E636D" w:rsidP="007E636D">
            <w:pPr>
              <w:jc w:val="center"/>
              <w:rPr>
                <w:del w:id="4560" w:author="Admin" w:date="2017-09-29T14:39:00Z"/>
                <w:rFonts w:cs="Times New Roman"/>
                <w:color w:val="000000" w:themeColor="text1"/>
                <w:sz w:val="24"/>
                <w:szCs w:val="24"/>
              </w:rPr>
            </w:pPr>
            <w:del w:id="4561" w:author="Admin" w:date="2017-09-29T14:39:00Z">
              <w:r w:rsidRPr="009C6A9E" w:rsidDel="00886FB5">
                <w:rPr>
                  <w:rFonts w:cs="Times New Roman"/>
                  <w:color w:val="000000" w:themeColor="text1"/>
                  <w:sz w:val="24"/>
                  <w:szCs w:val="24"/>
                </w:rPr>
                <w:delText>Số</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4D198CF0" w14:textId="7BFB01FE" w:rsidR="007E636D" w:rsidRPr="009C6A9E" w:rsidDel="00886FB5" w:rsidRDefault="007E636D" w:rsidP="007E636D">
            <w:pPr>
              <w:jc w:val="center"/>
              <w:rPr>
                <w:del w:id="4562" w:author="Admin" w:date="2017-09-29T14:39:00Z"/>
                <w:color w:val="000000" w:themeColor="text1"/>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840A24F" w14:textId="67885951" w:rsidR="007E636D" w:rsidRPr="009C6A9E" w:rsidDel="00886FB5" w:rsidRDefault="007E636D" w:rsidP="007E636D">
            <w:pPr>
              <w:spacing w:before="240"/>
              <w:jc w:val="center"/>
              <w:rPr>
                <w:del w:id="4563" w:author="Admin" w:date="2017-09-29T14:39:00Z"/>
                <w:rFonts w:cs="Times New Roman"/>
                <w:color w:val="000000" w:themeColor="text1"/>
                <w:sz w:val="24"/>
                <w:szCs w:val="24"/>
              </w:rPr>
            </w:pPr>
            <w:del w:id="4564" w:author="Admin" w:date="2017-09-29T14:39:00Z">
              <w:r w:rsidRPr="009C6A9E" w:rsidDel="00886FB5">
                <w:rPr>
                  <w:rFonts w:cs="Times New Roman"/>
                  <w:color w:val="000000" w:themeColor="text1"/>
                  <w:sz w:val="24"/>
                  <w:szCs w:val="24"/>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129FA9B6" w14:textId="74D775EE" w:rsidR="007E636D" w:rsidRPr="007D7103" w:rsidDel="00886FB5" w:rsidRDefault="007E636D" w:rsidP="007E636D">
            <w:pPr>
              <w:spacing w:before="240"/>
              <w:rPr>
                <w:del w:id="4565" w:author="Admin" w:date="2017-09-29T14:39:00Z"/>
                <w:rFonts w:cs="Times New Roman"/>
                <w:color w:val="FF0000"/>
                <w:sz w:val="24"/>
                <w:szCs w:val="24"/>
              </w:rPr>
            </w:pPr>
          </w:p>
        </w:tc>
      </w:tr>
      <w:tr w:rsidR="007E636D" w:rsidRPr="00835288" w:rsidDel="00886FB5" w14:paraId="5AE12FE7" w14:textId="51B39530" w:rsidTr="007E636D">
        <w:trPr>
          <w:trHeight w:val="286"/>
          <w:del w:id="4566"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7FC247BD" w14:textId="4A493C5F" w:rsidR="007E636D" w:rsidRPr="009C6A9E" w:rsidDel="00886FB5" w:rsidRDefault="007E636D" w:rsidP="007E636D">
            <w:pPr>
              <w:pStyle w:val="ListParagraph"/>
              <w:numPr>
                <w:ilvl w:val="0"/>
                <w:numId w:val="36"/>
              </w:numPr>
              <w:spacing w:after="0" w:line="26" w:lineRule="atLeast"/>
              <w:jc w:val="center"/>
              <w:rPr>
                <w:del w:id="4567" w:author="Admin" w:date="2017-09-29T14:39:00Z"/>
                <w:rFonts w:cs="Times New Roman"/>
                <w:color w:val="000000" w:themeColor="text1"/>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5B4714A5" w14:textId="7C1215E7" w:rsidR="007E636D" w:rsidRPr="009C6A9E" w:rsidDel="00886FB5" w:rsidRDefault="007E636D" w:rsidP="007E636D">
            <w:pPr>
              <w:pStyle w:val="NoSpacing"/>
              <w:spacing w:before="240"/>
              <w:rPr>
                <w:del w:id="4568" w:author="Admin" w:date="2017-09-29T14:39:00Z"/>
                <w:color w:val="000000" w:themeColor="text1"/>
              </w:rPr>
            </w:pPr>
            <w:del w:id="4569" w:author="Admin" w:date="2017-09-29T14:39:00Z">
              <w:r w:rsidRPr="009C6A9E" w:rsidDel="00886FB5">
                <w:rPr>
                  <w:color w:val="000000" w:themeColor="text1"/>
                </w:rPr>
                <w:delText>Lương cơ bản</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50EFE8DD" w14:textId="5CDF2904" w:rsidR="007E636D" w:rsidRPr="009C6A9E" w:rsidDel="00886FB5" w:rsidRDefault="007E636D" w:rsidP="007E636D">
            <w:pPr>
              <w:spacing w:before="240"/>
              <w:jc w:val="left"/>
              <w:rPr>
                <w:del w:id="4570" w:author="Admin" w:date="2017-09-29T14:39:00Z"/>
                <w:rFonts w:cs="Times New Roman"/>
                <w:color w:val="000000" w:themeColor="text1"/>
                <w:sz w:val="24"/>
                <w:szCs w:val="24"/>
              </w:rPr>
            </w:pPr>
            <w:del w:id="4571" w:author="Admin" w:date="2017-09-29T14:39:00Z">
              <w:r w:rsidRPr="009C6A9E" w:rsidDel="00886FB5">
                <w:rPr>
                  <w:rFonts w:cs="Times New Roman"/>
                  <w:color w:val="000000" w:themeColor="text1"/>
                  <w:sz w:val="24"/>
                  <w:szCs w:val="24"/>
                </w:rPr>
                <w:delText>Số tiền lương cơ bản theo nhóm chức danh, bậc của nhóm chức danh</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1EC547D8" w14:textId="78356015" w:rsidR="007E636D" w:rsidRPr="009C6A9E" w:rsidDel="00886FB5" w:rsidRDefault="007E636D" w:rsidP="007E636D">
            <w:pPr>
              <w:spacing w:before="240"/>
              <w:jc w:val="center"/>
              <w:rPr>
                <w:del w:id="4572" w:author="Admin" w:date="2017-09-29T14:39:00Z"/>
                <w:rFonts w:cs="Times New Roman"/>
                <w:color w:val="000000" w:themeColor="text1"/>
                <w:sz w:val="24"/>
                <w:szCs w:val="24"/>
              </w:rPr>
            </w:pPr>
            <w:del w:id="4573" w:author="Admin" w:date="2017-09-29T14:39:00Z">
              <w:r w:rsidRPr="009C6A9E" w:rsidDel="00886FB5">
                <w:rPr>
                  <w:rFonts w:cs="Times New Roman"/>
                  <w:color w:val="000000" w:themeColor="text1"/>
                  <w:sz w:val="24"/>
                  <w:szCs w:val="24"/>
                </w:rPr>
                <w:delText>Số</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1161EFFB" w14:textId="32B3F978" w:rsidR="007E636D" w:rsidRPr="009C6A9E" w:rsidDel="00886FB5" w:rsidRDefault="007E636D" w:rsidP="007E636D">
            <w:pPr>
              <w:jc w:val="center"/>
              <w:rPr>
                <w:del w:id="4574" w:author="Admin" w:date="2017-09-29T14:39:00Z"/>
                <w:color w:val="000000" w:themeColor="text1"/>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54020BC" w14:textId="7D09E1E4" w:rsidR="007E636D" w:rsidRPr="009C6A9E" w:rsidDel="00886FB5" w:rsidRDefault="007E636D" w:rsidP="007E636D">
            <w:pPr>
              <w:spacing w:before="240"/>
              <w:jc w:val="center"/>
              <w:rPr>
                <w:del w:id="4575" w:author="Admin" w:date="2017-09-29T14:39:00Z"/>
                <w:rFonts w:cs="Times New Roman"/>
                <w:color w:val="000000" w:themeColor="text1"/>
                <w:sz w:val="24"/>
                <w:szCs w:val="24"/>
              </w:rPr>
            </w:pPr>
            <w:del w:id="4576" w:author="Admin" w:date="2017-09-29T14:39:00Z">
              <w:r w:rsidRPr="009C6A9E" w:rsidDel="00886FB5">
                <w:rPr>
                  <w:rFonts w:cs="Times New Roman"/>
                  <w:color w:val="000000" w:themeColor="text1"/>
                  <w:sz w:val="24"/>
                  <w:szCs w:val="24"/>
                </w:rPr>
                <w:delText>Không</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3834C11C" w14:textId="7F2BE315" w:rsidR="007E636D" w:rsidRPr="007D7103" w:rsidDel="00886FB5" w:rsidRDefault="007E636D" w:rsidP="007E636D">
            <w:pPr>
              <w:spacing w:before="240"/>
              <w:rPr>
                <w:del w:id="4577" w:author="Admin" w:date="2017-09-29T14:39:00Z"/>
                <w:rFonts w:cs="Times New Roman"/>
                <w:color w:val="FF0000"/>
                <w:sz w:val="24"/>
                <w:szCs w:val="24"/>
              </w:rPr>
            </w:pPr>
          </w:p>
        </w:tc>
      </w:tr>
      <w:tr w:rsidR="007E636D" w:rsidRPr="00835288" w:rsidDel="00886FB5" w14:paraId="70ADC3C9" w14:textId="4AABFA6B" w:rsidTr="007E636D">
        <w:trPr>
          <w:trHeight w:val="286"/>
          <w:del w:id="4578"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0BF79DDE" w14:textId="716F3650" w:rsidR="007E636D" w:rsidRPr="009C6A9E" w:rsidDel="00886FB5" w:rsidRDefault="007E636D" w:rsidP="007E636D">
            <w:pPr>
              <w:pStyle w:val="ListParagraph"/>
              <w:numPr>
                <w:ilvl w:val="0"/>
                <w:numId w:val="36"/>
              </w:numPr>
              <w:spacing w:after="0" w:line="26" w:lineRule="atLeast"/>
              <w:jc w:val="center"/>
              <w:rPr>
                <w:del w:id="4579" w:author="Admin" w:date="2017-09-29T14:39:00Z"/>
                <w:rFonts w:cs="Times New Roman"/>
                <w:color w:val="000000" w:themeColor="text1"/>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3570052C" w14:textId="74678C28" w:rsidR="007E636D" w:rsidRPr="009C6A9E" w:rsidDel="00886FB5" w:rsidRDefault="007E636D" w:rsidP="007E636D">
            <w:pPr>
              <w:pStyle w:val="NoSpacing"/>
              <w:spacing w:before="240"/>
              <w:rPr>
                <w:del w:id="4580" w:author="Admin" w:date="2017-09-29T14:39:00Z"/>
                <w:color w:val="000000" w:themeColor="text1"/>
              </w:rPr>
            </w:pPr>
            <w:del w:id="4581" w:author="Admin" w:date="2017-09-29T14:39:00Z">
              <w:r w:rsidRPr="009C6A9E" w:rsidDel="00886FB5">
                <w:rPr>
                  <w:color w:val="000000" w:themeColor="text1"/>
                </w:rPr>
                <w:delText>Thưởng đánh giá tháng</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25833351" w14:textId="4378C11C" w:rsidR="007E636D" w:rsidRPr="009C6A9E" w:rsidDel="00886FB5" w:rsidRDefault="007E636D" w:rsidP="007E636D">
            <w:pPr>
              <w:spacing w:before="240"/>
              <w:jc w:val="left"/>
              <w:rPr>
                <w:del w:id="4582" w:author="Admin" w:date="2017-09-29T14:39:00Z"/>
                <w:rFonts w:cs="Times New Roman"/>
                <w:color w:val="000000" w:themeColor="text1"/>
                <w:sz w:val="24"/>
                <w:szCs w:val="24"/>
              </w:rPr>
            </w:pPr>
            <w:del w:id="4583" w:author="Admin" w:date="2017-09-29T14:39:00Z">
              <w:r w:rsidRPr="009C6A9E" w:rsidDel="00886FB5">
                <w:rPr>
                  <w:rFonts w:cs="Times New Roman"/>
                  <w:color w:val="000000" w:themeColor="text1"/>
                  <w:sz w:val="24"/>
                  <w:szCs w:val="24"/>
                </w:rPr>
                <w:delText>Hệ thống tự động hiển thị theo công thức = tổng lương – lương cơ bản</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5546518" w14:textId="0A951C47" w:rsidR="007E636D" w:rsidRPr="009C6A9E" w:rsidDel="00886FB5" w:rsidRDefault="007E636D" w:rsidP="007E636D">
            <w:pPr>
              <w:spacing w:before="240"/>
              <w:jc w:val="center"/>
              <w:rPr>
                <w:del w:id="4584" w:author="Admin" w:date="2017-09-29T14:39:00Z"/>
                <w:rFonts w:cs="Times New Roman"/>
                <w:color w:val="000000" w:themeColor="text1"/>
                <w:sz w:val="24"/>
                <w:szCs w:val="24"/>
              </w:rPr>
            </w:pPr>
            <w:del w:id="4585" w:author="Admin" w:date="2017-09-29T14:39:00Z">
              <w:r w:rsidRPr="009C6A9E" w:rsidDel="00886FB5">
                <w:rPr>
                  <w:rFonts w:cs="Times New Roman"/>
                  <w:color w:val="000000" w:themeColor="text1"/>
                  <w:sz w:val="24"/>
                  <w:szCs w:val="24"/>
                </w:rPr>
                <w:delText>Số</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01B72C2E" w14:textId="156A7FC0" w:rsidR="007E636D" w:rsidRPr="009C6A9E" w:rsidDel="00886FB5" w:rsidRDefault="007E636D" w:rsidP="007E636D">
            <w:pPr>
              <w:jc w:val="center"/>
              <w:rPr>
                <w:del w:id="4586" w:author="Admin" w:date="2017-09-29T14:39:00Z"/>
                <w:color w:val="000000" w:themeColor="text1"/>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B2687BF" w14:textId="31B3A5D1" w:rsidR="007E636D" w:rsidRPr="009C6A9E" w:rsidDel="00886FB5" w:rsidRDefault="007E636D" w:rsidP="007E636D">
            <w:pPr>
              <w:spacing w:before="240"/>
              <w:jc w:val="center"/>
              <w:rPr>
                <w:del w:id="4587" w:author="Admin" w:date="2017-09-29T14:39:00Z"/>
                <w:rFonts w:cs="Times New Roman"/>
                <w:color w:val="000000" w:themeColor="text1"/>
                <w:sz w:val="24"/>
                <w:szCs w:val="24"/>
              </w:rPr>
            </w:pPr>
            <w:del w:id="4588" w:author="Admin" w:date="2017-09-29T14:39:00Z">
              <w:r w:rsidRPr="009C6A9E" w:rsidDel="00886FB5">
                <w:rPr>
                  <w:rFonts w:cs="Times New Roman"/>
                  <w:color w:val="000000" w:themeColor="text1"/>
                  <w:sz w:val="24"/>
                  <w:szCs w:val="24"/>
                </w:rPr>
                <w:delText>Không</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40329C95" w14:textId="53ED1E30" w:rsidR="007E636D" w:rsidRPr="007D7103" w:rsidDel="00886FB5" w:rsidRDefault="007E636D" w:rsidP="007E636D">
            <w:pPr>
              <w:spacing w:before="240"/>
              <w:rPr>
                <w:del w:id="4589" w:author="Admin" w:date="2017-09-29T14:39:00Z"/>
                <w:rFonts w:cs="Times New Roman"/>
                <w:color w:val="FF0000"/>
                <w:sz w:val="24"/>
                <w:szCs w:val="24"/>
              </w:rPr>
            </w:pPr>
          </w:p>
        </w:tc>
      </w:tr>
      <w:tr w:rsidR="007E636D" w:rsidRPr="00835288" w:rsidDel="00886FB5" w14:paraId="1541E58C" w14:textId="48E70838" w:rsidTr="007E636D">
        <w:trPr>
          <w:trHeight w:val="286"/>
          <w:del w:id="4590"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553CF70C" w14:textId="42B2B2B0" w:rsidR="007E636D" w:rsidRPr="00B3643F" w:rsidDel="00886FB5" w:rsidRDefault="007E636D" w:rsidP="007E636D">
            <w:pPr>
              <w:pStyle w:val="ListParagraph"/>
              <w:numPr>
                <w:ilvl w:val="0"/>
                <w:numId w:val="36"/>
              </w:numPr>
              <w:spacing w:after="0" w:line="26" w:lineRule="atLeast"/>
              <w:jc w:val="center"/>
              <w:rPr>
                <w:del w:id="4591" w:author="Admin" w:date="2017-09-29T14:39: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1EDE591C" w14:textId="61CE7DAE" w:rsidR="007E636D" w:rsidDel="00886FB5" w:rsidRDefault="007E636D" w:rsidP="007E636D">
            <w:pPr>
              <w:pStyle w:val="NoSpacing"/>
              <w:spacing w:before="240"/>
              <w:rPr>
                <w:del w:id="4592" w:author="Admin" w:date="2017-09-29T14:39:00Z"/>
              </w:rPr>
            </w:pPr>
            <w:del w:id="4593" w:author="Admin" w:date="2017-09-29T14:39:00Z">
              <w:r w:rsidDel="00886FB5">
                <w:delText>Trạng thái</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530D412A" w14:textId="7461BE57" w:rsidR="007E636D" w:rsidRPr="008434AC" w:rsidDel="00886FB5" w:rsidRDefault="007E636D" w:rsidP="007E636D">
            <w:pPr>
              <w:spacing w:before="240"/>
              <w:jc w:val="left"/>
              <w:rPr>
                <w:del w:id="4594" w:author="Admin" w:date="2017-09-29T14:39:00Z"/>
              </w:rPr>
            </w:pPr>
            <w:del w:id="4595" w:author="Admin" w:date="2017-09-29T14:39:00Z">
              <w:r w:rsidDel="00886FB5">
                <w:rPr>
                  <w:rFonts w:cs="Times New Roman"/>
                  <w:sz w:val="24"/>
                  <w:szCs w:val="24"/>
                </w:rPr>
                <w:delText>“Áp dụng” hoặc “Ngừng áp dụng</w:delText>
              </w:r>
              <w:r w:rsidRPr="00835288" w:rsidDel="00886FB5">
                <w:rPr>
                  <w:rFonts w:cs="Times New Roman"/>
                  <w:sz w:val="24"/>
                  <w:szCs w:val="24"/>
                </w:rPr>
                <w:delText xml:space="preserve">” </w:delText>
              </w:r>
              <w:r w:rsidDel="00886FB5">
                <w:rPr>
                  <w:rFonts w:cs="Times New Roman"/>
                  <w:sz w:val="24"/>
                  <w:szCs w:val="24"/>
                </w:rPr>
                <w:delText xml:space="preserve">bậc </w:delText>
              </w:r>
              <w:r w:rsidRPr="00835288" w:rsidDel="00886FB5">
                <w:rPr>
                  <w:rFonts w:cs="Times New Roman"/>
                  <w:sz w:val="24"/>
                  <w:szCs w:val="24"/>
                </w:rPr>
                <w:delText>lương</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E89D8BA" w14:textId="1D1DC866" w:rsidR="007E636D" w:rsidRPr="00835288" w:rsidDel="00886FB5" w:rsidRDefault="007E636D" w:rsidP="007E636D">
            <w:pPr>
              <w:spacing w:before="240"/>
              <w:jc w:val="center"/>
              <w:rPr>
                <w:del w:id="4596" w:author="Admin" w:date="2017-09-29T14:39:00Z"/>
                <w:rFonts w:cs="Times New Roman"/>
                <w:sz w:val="24"/>
                <w:szCs w:val="24"/>
              </w:rPr>
            </w:pPr>
            <w:del w:id="4597" w:author="Admin" w:date="2017-09-29T14:39:00Z">
              <w:r w:rsidDel="00886FB5">
                <w:rPr>
                  <w:rFonts w:cs="Times New Roman"/>
                  <w:sz w:val="24"/>
                  <w:szCs w:val="24"/>
                </w:rPr>
                <w:delText>Tích chọn</w:delText>
              </w:r>
            </w:del>
          </w:p>
        </w:tc>
        <w:tc>
          <w:tcPr>
            <w:tcW w:w="990" w:type="dxa"/>
            <w:tcBorders>
              <w:top w:val="single" w:sz="4" w:space="0" w:color="000000"/>
              <w:left w:val="single" w:sz="4" w:space="0" w:color="000000"/>
              <w:bottom w:val="single" w:sz="4" w:space="0" w:color="000000"/>
              <w:right w:val="single" w:sz="4" w:space="0" w:color="000000"/>
            </w:tcBorders>
          </w:tcPr>
          <w:p w14:paraId="494C23B2" w14:textId="1A9D9FF6" w:rsidR="007E636D" w:rsidRPr="00835288" w:rsidDel="00886FB5" w:rsidRDefault="007E636D" w:rsidP="007E636D">
            <w:pPr>
              <w:spacing w:before="240"/>
              <w:jc w:val="center"/>
              <w:rPr>
                <w:del w:id="4598" w:author="Admin" w:date="2017-09-29T14:3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902527D" w14:textId="40C3E853" w:rsidR="007E636D" w:rsidRPr="00835288" w:rsidDel="00886FB5" w:rsidRDefault="007E636D" w:rsidP="007E636D">
            <w:pPr>
              <w:spacing w:before="240"/>
              <w:jc w:val="center"/>
              <w:rPr>
                <w:del w:id="4599" w:author="Admin" w:date="2017-09-29T14:39:00Z"/>
                <w:rFonts w:cs="Times New Roman"/>
                <w:sz w:val="24"/>
                <w:szCs w:val="24"/>
              </w:rPr>
            </w:pPr>
            <w:del w:id="4600" w:author="Admin" w:date="2017-09-29T14:39:00Z">
              <w:r w:rsidDel="00886FB5">
                <w:rPr>
                  <w:rFonts w:cs="Times New Roman"/>
                  <w:sz w:val="24"/>
                  <w:szCs w:val="24"/>
                </w:rPr>
                <w:delText>Có</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39232B53" w14:textId="36B495E3" w:rsidR="007E636D" w:rsidRPr="00835288" w:rsidDel="00886FB5" w:rsidRDefault="007E636D" w:rsidP="007E636D">
            <w:pPr>
              <w:spacing w:before="240"/>
              <w:rPr>
                <w:del w:id="4601" w:author="Admin" w:date="2017-09-29T14:39:00Z"/>
                <w:rFonts w:cs="Times New Roman"/>
                <w:sz w:val="24"/>
                <w:szCs w:val="24"/>
              </w:rPr>
            </w:pPr>
          </w:p>
        </w:tc>
      </w:tr>
      <w:tr w:rsidR="007E636D" w:rsidRPr="00835288" w:rsidDel="00886FB5" w14:paraId="4AB15177" w14:textId="6A883A34" w:rsidTr="007E636D">
        <w:trPr>
          <w:trHeight w:val="286"/>
          <w:del w:id="4602" w:author="Admin" w:date="2017-09-29T14:39:00Z"/>
        </w:trPr>
        <w:tc>
          <w:tcPr>
            <w:tcW w:w="710" w:type="dxa"/>
            <w:tcBorders>
              <w:top w:val="single" w:sz="4" w:space="0" w:color="000000"/>
              <w:left w:val="single" w:sz="4" w:space="0" w:color="000000"/>
              <w:bottom w:val="single" w:sz="4" w:space="0" w:color="000000"/>
              <w:right w:val="single" w:sz="4" w:space="0" w:color="000000"/>
            </w:tcBorders>
            <w:vAlign w:val="center"/>
          </w:tcPr>
          <w:p w14:paraId="1C0FEFE6" w14:textId="6233359E" w:rsidR="007E636D" w:rsidRPr="00B3643F" w:rsidDel="00886FB5" w:rsidRDefault="007E636D" w:rsidP="007E636D">
            <w:pPr>
              <w:pStyle w:val="ListParagraph"/>
              <w:numPr>
                <w:ilvl w:val="0"/>
                <w:numId w:val="36"/>
              </w:numPr>
              <w:spacing w:after="0" w:line="26" w:lineRule="atLeast"/>
              <w:jc w:val="center"/>
              <w:rPr>
                <w:del w:id="4603" w:author="Admin" w:date="2017-09-29T14:39: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2A72FB56" w14:textId="619CD01A" w:rsidR="007E636D" w:rsidRPr="00835288" w:rsidDel="00886FB5" w:rsidRDefault="007E636D" w:rsidP="007E636D">
            <w:pPr>
              <w:pStyle w:val="NoSpacing"/>
              <w:spacing w:before="240"/>
              <w:rPr>
                <w:del w:id="4604" w:author="Admin" w:date="2017-09-29T14:39:00Z"/>
              </w:rPr>
            </w:pPr>
            <w:del w:id="4605" w:author="Admin" w:date="2017-09-29T14:39:00Z">
              <w:r w:rsidRPr="00835288" w:rsidDel="00886FB5">
                <w:delText>Ghi chú</w:delText>
              </w:r>
            </w:del>
          </w:p>
        </w:tc>
        <w:tc>
          <w:tcPr>
            <w:tcW w:w="2880" w:type="dxa"/>
            <w:tcBorders>
              <w:top w:val="single" w:sz="4" w:space="0" w:color="000000"/>
              <w:left w:val="single" w:sz="4" w:space="0" w:color="000000"/>
              <w:bottom w:val="single" w:sz="4" w:space="0" w:color="000000"/>
              <w:right w:val="single" w:sz="4" w:space="0" w:color="000000"/>
            </w:tcBorders>
            <w:vAlign w:val="center"/>
          </w:tcPr>
          <w:p w14:paraId="1820CF3D" w14:textId="57E87040" w:rsidR="007E636D" w:rsidRPr="00835288" w:rsidDel="00886FB5" w:rsidRDefault="007E636D" w:rsidP="007E636D">
            <w:pPr>
              <w:spacing w:before="240"/>
              <w:jc w:val="left"/>
              <w:rPr>
                <w:del w:id="4606" w:author="Admin" w:date="2017-09-29T14:39:00Z"/>
                <w:rFonts w:cs="Times New Roman"/>
                <w:sz w:val="24"/>
                <w:szCs w:val="24"/>
              </w:rPr>
            </w:pPr>
            <w:del w:id="4607" w:author="Admin" w:date="2017-09-29T14:39:00Z">
              <w:r w:rsidRPr="00835288" w:rsidDel="00886FB5">
                <w:rPr>
                  <w:rFonts w:cs="Times New Roman"/>
                  <w:sz w:val="24"/>
                  <w:szCs w:val="24"/>
                </w:rPr>
                <w:delText>Ghi chú thêm</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DBB0517" w14:textId="7B40B214" w:rsidR="007E636D" w:rsidRPr="00835288" w:rsidDel="00886FB5" w:rsidRDefault="007E636D" w:rsidP="007E636D">
            <w:pPr>
              <w:jc w:val="center"/>
              <w:rPr>
                <w:del w:id="4608" w:author="Admin" w:date="2017-09-29T14:39:00Z"/>
                <w:rFonts w:cs="Times New Roman"/>
                <w:sz w:val="24"/>
                <w:szCs w:val="24"/>
              </w:rPr>
            </w:pPr>
            <w:del w:id="4609" w:author="Admin" w:date="2017-09-29T14:39:00Z">
              <w:r w:rsidDel="00886FB5">
                <w:rPr>
                  <w:rFonts w:cs="Times New Roman"/>
                  <w:sz w:val="24"/>
                  <w:szCs w:val="24"/>
                </w:rPr>
                <w:delText xml:space="preserve">  Ký tự</w:delText>
              </w:r>
            </w:del>
          </w:p>
        </w:tc>
        <w:tc>
          <w:tcPr>
            <w:tcW w:w="990" w:type="dxa"/>
            <w:tcBorders>
              <w:top w:val="single" w:sz="4" w:space="0" w:color="000000"/>
              <w:left w:val="single" w:sz="4" w:space="0" w:color="000000"/>
              <w:bottom w:val="single" w:sz="4" w:space="0" w:color="000000"/>
              <w:right w:val="single" w:sz="4" w:space="0" w:color="000000"/>
            </w:tcBorders>
          </w:tcPr>
          <w:p w14:paraId="4ABF2A75" w14:textId="7BFCA93D" w:rsidR="007E636D" w:rsidRPr="00835288" w:rsidDel="00886FB5" w:rsidRDefault="007E636D" w:rsidP="007E636D">
            <w:pPr>
              <w:spacing w:before="240"/>
              <w:jc w:val="center"/>
              <w:rPr>
                <w:del w:id="4610" w:author="Admin" w:date="2017-09-29T14:39: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2CCA1F3" w14:textId="26F592A8" w:rsidR="007E636D" w:rsidRPr="00835288" w:rsidDel="00886FB5" w:rsidRDefault="007E636D" w:rsidP="007E636D">
            <w:pPr>
              <w:spacing w:before="240"/>
              <w:jc w:val="center"/>
              <w:rPr>
                <w:del w:id="4611" w:author="Admin" w:date="2017-09-29T14:39:00Z"/>
                <w:rFonts w:cs="Times New Roman"/>
                <w:sz w:val="24"/>
                <w:szCs w:val="24"/>
              </w:rPr>
            </w:pPr>
            <w:del w:id="4612" w:author="Admin" w:date="2017-09-29T14:39:00Z">
              <w:r w:rsidRPr="00835288" w:rsidDel="00886FB5">
                <w:rPr>
                  <w:rFonts w:cs="Times New Roman"/>
                  <w:sz w:val="24"/>
                  <w:szCs w:val="24"/>
                </w:rPr>
                <w:delText>Không</w:delText>
              </w:r>
            </w:del>
          </w:p>
        </w:tc>
        <w:tc>
          <w:tcPr>
            <w:tcW w:w="1441" w:type="dxa"/>
            <w:tcBorders>
              <w:top w:val="single" w:sz="4" w:space="0" w:color="000000"/>
              <w:left w:val="single" w:sz="4" w:space="0" w:color="000000"/>
              <w:bottom w:val="single" w:sz="4" w:space="0" w:color="000000"/>
              <w:right w:val="single" w:sz="4" w:space="0" w:color="000000"/>
            </w:tcBorders>
            <w:vAlign w:val="center"/>
          </w:tcPr>
          <w:p w14:paraId="1F6D99C8" w14:textId="3607F67F" w:rsidR="007E636D" w:rsidRPr="00835288" w:rsidDel="00886FB5" w:rsidRDefault="007E636D" w:rsidP="007E636D">
            <w:pPr>
              <w:spacing w:before="240"/>
              <w:rPr>
                <w:del w:id="4613" w:author="Admin" w:date="2017-09-29T14:39:00Z"/>
                <w:rFonts w:cs="Times New Roman"/>
                <w:sz w:val="24"/>
                <w:szCs w:val="24"/>
              </w:rPr>
            </w:pPr>
          </w:p>
        </w:tc>
      </w:tr>
    </w:tbl>
    <w:p w14:paraId="0F8F2AD5" w14:textId="77777777" w:rsidR="007E636D" w:rsidRPr="004908C7" w:rsidRDefault="007E636D" w:rsidP="007E636D">
      <w:pPr>
        <w:pStyle w:val="Heading4"/>
        <w:rPr>
          <w:ins w:id="4614" w:author="Admin" w:date="2017-09-18T14:19:00Z"/>
        </w:rPr>
      </w:pPr>
      <w:ins w:id="4615" w:author="Admin" w:date="2017-09-18T14:19:00Z">
        <w:r>
          <w:t>Các nút chức năng</w:t>
        </w:r>
      </w:ins>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4616" w:author="Admin" w:date="2017-09-29T14:43:00Z">
          <w:tblPr>
            <w:tblW w:w="449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1170"/>
        <w:gridCol w:w="2610"/>
        <w:gridCol w:w="5580"/>
        <w:tblGridChange w:id="4617">
          <w:tblGrid>
            <w:gridCol w:w="2414"/>
            <w:gridCol w:w="2414"/>
            <w:gridCol w:w="6187"/>
          </w:tblGrid>
        </w:tblGridChange>
      </w:tblGrid>
      <w:tr w:rsidR="00975C53" w:rsidRPr="00835288" w14:paraId="3D7B4A17" w14:textId="77777777" w:rsidTr="00975C53">
        <w:trPr>
          <w:trHeight w:val="364"/>
          <w:tblHeader/>
          <w:ins w:id="4618" w:author="Admin" w:date="2017-09-18T14:19:00Z"/>
          <w:trPrChange w:id="4619" w:author="Admin" w:date="2017-09-29T14:43:00Z">
            <w:trPr>
              <w:trHeight w:val="364"/>
              <w:tblHeader/>
            </w:trPr>
          </w:trPrChange>
        </w:trPr>
        <w:tc>
          <w:tcPr>
            <w:tcW w:w="1170" w:type="dxa"/>
            <w:tcBorders>
              <w:top w:val="single" w:sz="4" w:space="0" w:color="000000"/>
              <w:left w:val="single" w:sz="4" w:space="0" w:color="000000"/>
              <w:bottom w:val="single" w:sz="4" w:space="0" w:color="000000"/>
              <w:right w:val="single" w:sz="4" w:space="0" w:color="000000"/>
            </w:tcBorders>
            <w:shd w:val="clear" w:color="auto" w:fill="BFBFBF"/>
            <w:tcPrChange w:id="4620" w:author="Admin" w:date="2017-09-29T14:43:00Z">
              <w:tcPr>
                <w:tcW w:w="2414"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7C13CDDA" w14:textId="5F914F08" w:rsidR="00975C53" w:rsidRPr="00835288" w:rsidRDefault="00975C53" w:rsidP="007E636D">
            <w:pPr>
              <w:spacing w:before="240"/>
              <w:jc w:val="center"/>
              <w:rPr>
                <w:ins w:id="4621" w:author="Admin" w:date="2017-09-29T14:43:00Z"/>
                <w:rFonts w:cs="Times New Roman"/>
                <w:b/>
                <w:sz w:val="24"/>
                <w:szCs w:val="24"/>
              </w:rPr>
            </w:pPr>
            <w:ins w:id="4622" w:author="Admin" w:date="2017-09-29T14:43:00Z">
              <w:r>
                <w:rPr>
                  <w:rFonts w:cs="Times New Roman"/>
                  <w:b/>
                  <w:sz w:val="24"/>
                  <w:szCs w:val="24"/>
                </w:rPr>
                <w:t>STT</w:t>
              </w:r>
            </w:ins>
          </w:p>
        </w:tc>
        <w:tc>
          <w:tcPr>
            <w:tcW w:w="26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623" w:author="Admin" w:date="2017-09-29T14:43:00Z">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C885D77" w14:textId="7DD55466" w:rsidR="00975C53" w:rsidRPr="00835288" w:rsidRDefault="00975C53" w:rsidP="007E636D">
            <w:pPr>
              <w:spacing w:before="240"/>
              <w:jc w:val="center"/>
              <w:rPr>
                <w:ins w:id="4624" w:author="Admin" w:date="2017-09-18T14:19:00Z"/>
                <w:rFonts w:cs="Times New Roman"/>
                <w:b/>
                <w:sz w:val="24"/>
                <w:szCs w:val="24"/>
              </w:rPr>
            </w:pPr>
            <w:r w:rsidRPr="00835288">
              <w:rPr>
                <w:rFonts w:cs="Times New Roman"/>
                <w:b/>
                <w:sz w:val="24"/>
                <w:szCs w:val="24"/>
              </w:rPr>
              <w:t xml:space="preserve">Thao tác </w:t>
            </w:r>
          </w:p>
        </w:tc>
        <w:tc>
          <w:tcPr>
            <w:tcW w:w="55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625" w:author="Admin" w:date="2017-09-29T14:43:00Z">
              <w:tcPr>
                <w:tcW w:w="618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76768FE5" w14:textId="77777777" w:rsidR="00975C53" w:rsidRPr="00835288" w:rsidRDefault="00975C53" w:rsidP="007E636D">
            <w:pPr>
              <w:spacing w:before="240"/>
              <w:jc w:val="center"/>
              <w:rPr>
                <w:ins w:id="4626" w:author="Admin" w:date="2017-09-18T14:19:00Z"/>
                <w:rFonts w:cs="Times New Roman"/>
                <w:b/>
                <w:sz w:val="24"/>
                <w:szCs w:val="24"/>
              </w:rPr>
            </w:pPr>
            <w:ins w:id="4627" w:author="Admin" w:date="2017-09-18T14:19:00Z">
              <w:r w:rsidRPr="00835288">
                <w:rPr>
                  <w:rFonts w:cs="Times New Roman"/>
                  <w:b/>
                  <w:sz w:val="24"/>
                  <w:szCs w:val="24"/>
                </w:rPr>
                <w:t>Mô tả</w:t>
              </w:r>
            </w:ins>
          </w:p>
        </w:tc>
      </w:tr>
      <w:tr w:rsidR="00975C53" w:rsidRPr="00835288" w14:paraId="2B7714C1" w14:textId="77777777" w:rsidTr="00975C53">
        <w:trPr>
          <w:trHeight w:val="286"/>
          <w:ins w:id="4628" w:author="Admin" w:date="2017-09-18T14:19:00Z"/>
          <w:trPrChange w:id="4629" w:author="Admin" w:date="2017-09-29T14:43: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4630" w:author="Admin" w:date="2017-09-29T14:43:00Z">
              <w:tcPr>
                <w:tcW w:w="2414" w:type="dxa"/>
                <w:tcBorders>
                  <w:top w:val="single" w:sz="4" w:space="0" w:color="000000"/>
                  <w:left w:val="single" w:sz="4" w:space="0" w:color="000000"/>
                  <w:bottom w:val="single" w:sz="4" w:space="0" w:color="000000"/>
                  <w:right w:val="single" w:sz="4" w:space="0" w:color="000000"/>
                </w:tcBorders>
              </w:tcPr>
            </w:tcPrChange>
          </w:tcPr>
          <w:p w14:paraId="405E9EC4" w14:textId="77777777" w:rsidR="00975C53" w:rsidRPr="00975C53" w:rsidRDefault="00975C53" w:rsidP="00975C53">
            <w:pPr>
              <w:pStyle w:val="ListParagraph"/>
              <w:numPr>
                <w:ilvl w:val="0"/>
                <w:numId w:val="83"/>
              </w:numPr>
              <w:spacing w:before="240"/>
              <w:jc w:val="left"/>
              <w:rPr>
                <w:ins w:id="4631" w:author="Admin" w:date="2017-09-29T14:43:00Z"/>
                <w:rFonts w:cs="Times New Roman"/>
                <w:sz w:val="24"/>
                <w:szCs w:val="24"/>
                <w:rPrChange w:id="4632" w:author="Admin" w:date="2017-09-29T14:43:00Z">
                  <w:rPr>
                    <w:ins w:id="4633" w:author="Admin" w:date="2017-09-29T14:43:00Z"/>
                  </w:rPr>
                </w:rPrChange>
              </w:rPr>
              <w:pPrChange w:id="4634" w:author="Admin" w:date="2017-09-29T14:43:00Z">
                <w:pPr>
                  <w:spacing w:before="240"/>
                  <w:jc w:val="left"/>
                </w:pPr>
              </w:pPrChange>
            </w:pPr>
          </w:p>
        </w:tc>
        <w:tc>
          <w:tcPr>
            <w:tcW w:w="2610" w:type="dxa"/>
            <w:tcBorders>
              <w:top w:val="single" w:sz="4" w:space="0" w:color="000000"/>
              <w:left w:val="single" w:sz="4" w:space="0" w:color="000000"/>
              <w:bottom w:val="single" w:sz="4" w:space="0" w:color="000000"/>
              <w:right w:val="single" w:sz="4" w:space="0" w:color="000000"/>
            </w:tcBorders>
            <w:vAlign w:val="center"/>
            <w:hideMark/>
            <w:tcPrChange w:id="4635" w:author="Admin" w:date="2017-09-29T14:43:00Z">
              <w:tcPr>
                <w:tcW w:w="2414" w:type="dxa"/>
                <w:tcBorders>
                  <w:top w:val="single" w:sz="4" w:space="0" w:color="000000"/>
                  <w:left w:val="single" w:sz="4" w:space="0" w:color="000000"/>
                  <w:bottom w:val="single" w:sz="4" w:space="0" w:color="000000"/>
                  <w:right w:val="single" w:sz="4" w:space="0" w:color="000000"/>
                </w:tcBorders>
                <w:vAlign w:val="center"/>
                <w:hideMark/>
              </w:tcPr>
            </w:tcPrChange>
          </w:tcPr>
          <w:p w14:paraId="5A6120BC" w14:textId="1ECD2DB1" w:rsidR="00975C53" w:rsidRPr="00835288" w:rsidRDefault="00975C53" w:rsidP="007E636D">
            <w:pPr>
              <w:spacing w:before="240"/>
              <w:jc w:val="left"/>
              <w:rPr>
                <w:ins w:id="4636" w:author="Admin" w:date="2017-09-18T14:19:00Z"/>
                <w:rFonts w:cs="Times New Roman"/>
                <w:b/>
                <w:sz w:val="24"/>
                <w:szCs w:val="24"/>
              </w:rPr>
            </w:pPr>
            <w:ins w:id="4637" w:author="Admin" w:date="2017-09-29T14:42:00Z">
              <w:r>
                <w:rPr>
                  <w:rFonts w:cs="Times New Roman"/>
                  <w:b/>
                  <w:sz w:val="24"/>
                  <w:szCs w:val="24"/>
                </w:rPr>
                <w:t>Mới</w:t>
              </w:r>
            </w:ins>
          </w:p>
        </w:tc>
        <w:tc>
          <w:tcPr>
            <w:tcW w:w="5580" w:type="dxa"/>
            <w:tcBorders>
              <w:top w:val="single" w:sz="4" w:space="0" w:color="000000"/>
              <w:left w:val="single" w:sz="4" w:space="0" w:color="000000"/>
              <w:bottom w:val="single" w:sz="4" w:space="0" w:color="000000"/>
              <w:right w:val="single" w:sz="4" w:space="0" w:color="000000"/>
            </w:tcBorders>
            <w:vAlign w:val="center"/>
            <w:hideMark/>
            <w:tcPrChange w:id="4638" w:author="Admin" w:date="2017-09-29T14:43:00Z">
              <w:tcPr>
                <w:tcW w:w="6187" w:type="dxa"/>
                <w:tcBorders>
                  <w:top w:val="single" w:sz="4" w:space="0" w:color="000000"/>
                  <w:left w:val="single" w:sz="4" w:space="0" w:color="000000"/>
                  <w:bottom w:val="single" w:sz="4" w:space="0" w:color="000000"/>
                  <w:right w:val="single" w:sz="4" w:space="0" w:color="000000"/>
                </w:tcBorders>
                <w:vAlign w:val="center"/>
                <w:hideMark/>
              </w:tcPr>
            </w:tcPrChange>
          </w:tcPr>
          <w:p w14:paraId="755726C4" w14:textId="3CB79D4B" w:rsidR="00975C53" w:rsidRPr="00835288" w:rsidRDefault="00975C53" w:rsidP="007E636D">
            <w:pPr>
              <w:spacing w:before="240"/>
              <w:jc w:val="left"/>
              <w:rPr>
                <w:ins w:id="4639" w:author="Admin" w:date="2017-09-18T14:19:00Z"/>
                <w:rFonts w:cs="Times New Roman"/>
                <w:sz w:val="24"/>
                <w:szCs w:val="24"/>
              </w:rPr>
            </w:pPr>
            <w:ins w:id="4640" w:author="Admin" w:date="2017-09-29T14:46:00Z">
              <w:r>
                <w:rPr>
                  <w:rFonts w:cs="Times New Roman"/>
                  <w:sz w:val="24"/>
                  <w:szCs w:val="24"/>
                </w:rPr>
                <w:t>Người dùng sử dụng chức năng này để gán thang bảng lương cho Công ty</w:t>
              </w:r>
            </w:ins>
          </w:p>
        </w:tc>
      </w:tr>
      <w:tr w:rsidR="00975C53" w:rsidRPr="00835288" w14:paraId="32C9109C" w14:textId="77777777" w:rsidTr="00975C53">
        <w:trPr>
          <w:trHeight w:val="286"/>
          <w:ins w:id="4641" w:author="Admin" w:date="2017-09-18T14:19:00Z"/>
          <w:trPrChange w:id="4642" w:author="Admin" w:date="2017-09-29T14:43: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4643" w:author="Admin" w:date="2017-09-29T14:43:00Z">
              <w:tcPr>
                <w:tcW w:w="2414" w:type="dxa"/>
                <w:tcBorders>
                  <w:top w:val="single" w:sz="4" w:space="0" w:color="000000"/>
                  <w:left w:val="single" w:sz="4" w:space="0" w:color="000000"/>
                  <w:bottom w:val="single" w:sz="4" w:space="0" w:color="000000"/>
                  <w:right w:val="single" w:sz="4" w:space="0" w:color="000000"/>
                </w:tcBorders>
              </w:tcPr>
            </w:tcPrChange>
          </w:tcPr>
          <w:p w14:paraId="03EDE4A1" w14:textId="77777777" w:rsidR="00975C53" w:rsidRPr="00975C53" w:rsidRDefault="00975C53" w:rsidP="00975C53">
            <w:pPr>
              <w:pStyle w:val="ListParagraph"/>
              <w:numPr>
                <w:ilvl w:val="0"/>
                <w:numId w:val="83"/>
              </w:numPr>
              <w:spacing w:before="240"/>
              <w:jc w:val="left"/>
              <w:rPr>
                <w:ins w:id="4644" w:author="Admin" w:date="2017-09-29T14:43:00Z"/>
                <w:rFonts w:cs="Times New Roman"/>
                <w:sz w:val="24"/>
                <w:szCs w:val="24"/>
                <w:rPrChange w:id="4645" w:author="Admin" w:date="2017-09-29T14:43:00Z">
                  <w:rPr>
                    <w:ins w:id="4646" w:author="Admin" w:date="2017-09-29T14:43:00Z"/>
                  </w:rPr>
                </w:rPrChange>
              </w:rPr>
              <w:pPrChange w:id="4647" w:author="Admin" w:date="2017-09-29T14:43:00Z">
                <w:pPr>
                  <w:spacing w:before="240"/>
                  <w:jc w:val="left"/>
                </w:pPr>
              </w:pPrChange>
            </w:pPr>
          </w:p>
        </w:tc>
        <w:tc>
          <w:tcPr>
            <w:tcW w:w="2610" w:type="dxa"/>
            <w:tcBorders>
              <w:top w:val="single" w:sz="4" w:space="0" w:color="000000"/>
              <w:left w:val="single" w:sz="4" w:space="0" w:color="000000"/>
              <w:bottom w:val="single" w:sz="4" w:space="0" w:color="000000"/>
              <w:right w:val="single" w:sz="4" w:space="0" w:color="000000"/>
            </w:tcBorders>
            <w:vAlign w:val="center"/>
            <w:hideMark/>
            <w:tcPrChange w:id="4648" w:author="Admin" w:date="2017-09-29T14:43:00Z">
              <w:tcPr>
                <w:tcW w:w="2414" w:type="dxa"/>
                <w:tcBorders>
                  <w:top w:val="single" w:sz="4" w:space="0" w:color="000000"/>
                  <w:left w:val="single" w:sz="4" w:space="0" w:color="000000"/>
                  <w:bottom w:val="single" w:sz="4" w:space="0" w:color="000000"/>
                  <w:right w:val="single" w:sz="4" w:space="0" w:color="000000"/>
                </w:tcBorders>
                <w:vAlign w:val="center"/>
                <w:hideMark/>
              </w:tcPr>
            </w:tcPrChange>
          </w:tcPr>
          <w:p w14:paraId="230CA53F" w14:textId="08FD9947" w:rsidR="00975C53" w:rsidRPr="00835288" w:rsidRDefault="00975C53" w:rsidP="007E636D">
            <w:pPr>
              <w:spacing w:before="240"/>
              <w:jc w:val="left"/>
              <w:rPr>
                <w:ins w:id="4649" w:author="Admin" w:date="2017-09-18T14:19:00Z"/>
                <w:rFonts w:cs="Times New Roman"/>
                <w:b/>
                <w:sz w:val="24"/>
                <w:szCs w:val="24"/>
              </w:rPr>
            </w:pPr>
            <w:ins w:id="4650" w:author="Admin" w:date="2017-09-18T14:19:00Z">
              <w:r w:rsidRPr="00835288">
                <w:rPr>
                  <w:rFonts w:cs="Times New Roman"/>
                  <w:b/>
                  <w:sz w:val="24"/>
                  <w:szCs w:val="24"/>
                </w:rPr>
                <w:t>Lưu</w:t>
              </w:r>
            </w:ins>
          </w:p>
        </w:tc>
        <w:tc>
          <w:tcPr>
            <w:tcW w:w="5580" w:type="dxa"/>
            <w:tcBorders>
              <w:top w:val="single" w:sz="4" w:space="0" w:color="000000"/>
              <w:left w:val="single" w:sz="4" w:space="0" w:color="000000"/>
              <w:bottom w:val="single" w:sz="4" w:space="0" w:color="000000"/>
              <w:right w:val="single" w:sz="4" w:space="0" w:color="000000"/>
            </w:tcBorders>
            <w:vAlign w:val="center"/>
            <w:hideMark/>
            <w:tcPrChange w:id="4651" w:author="Admin" w:date="2017-09-29T14:43:00Z">
              <w:tcPr>
                <w:tcW w:w="6187" w:type="dxa"/>
                <w:tcBorders>
                  <w:top w:val="single" w:sz="4" w:space="0" w:color="000000"/>
                  <w:left w:val="single" w:sz="4" w:space="0" w:color="000000"/>
                  <w:bottom w:val="single" w:sz="4" w:space="0" w:color="000000"/>
                  <w:right w:val="single" w:sz="4" w:space="0" w:color="000000"/>
                </w:tcBorders>
                <w:vAlign w:val="center"/>
                <w:hideMark/>
              </w:tcPr>
            </w:tcPrChange>
          </w:tcPr>
          <w:p w14:paraId="372C1FB4" w14:textId="2380A769" w:rsidR="00975C53" w:rsidRPr="00835288" w:rsidRDefault="00975C53" w:rsidP="00975C53">
            <w:pPr>
              <w:spacing w:before="240"/>
              <w:jc w:val="left"/>
              <w:rPr>
                <w:ins w:id="4652" w:author="Admin" w:date="2017-09-18T14:19:00Z"/>
                <w:rFonts w:cs="Times New Roman"/>
                <w:sz w:val="24"/>
                <w:szCs w:val="24"/>
              </w:rPr>
              <w:pPrChange w:id="4653" w:author="Admin" w:date="2017-09-29T14:46:00Z">
                <w:pPr>
                  <w:spacing w:before="240"/>
                  <w:jc w:val="left"/>
                </w:pPr>
              </w:pPrChange>
            </w:pPr>
            <w:ins w:id="4654" w:author="Admin" w:date="2017-09-18T14:19:00Z">
              <w:r w:rsidRPr="00835288">
                <w:rPr>
                  <w:rFonts w:cs="Times New Roman"/>
                  <w:sz w:val="24"/>
                  <w:szCs w:val="24"/>
                </w:rPr>
                <w:t xml:space="preserve">Người dùng sử dụng chức năng này </w:t>
              </w:r>
            </w:ins>
            <w:ins w:id="4655" w:author="Admin" w:date="2017-09-29T14:46:00Z">
              <w:r>
                <w:rPr>
                  <w:rFonts w:cs="Times New Roman"/>
                  <w:sz w:val="24"/>
                  <w:szCs w:val="24"/>
                </w:rPr>
                <w:t>để Lưu thông tin gán thang bảng lương cho Công ty</w:t>
              </w:r>
            </w:ins>
          </w:p>
        </w:tc>
      </w:tr>
      <w:tr w:rsidR="00975C53" w:rsidRPr="00835288" w14:paraId="6EFD43A4" w14:textId="77777777" w:rsidTr="00975C53">
        <w:trPr>
          <w:trHeight w:val="286"/>
          <w:ins w:id="4656" w:author="Admin" w:date="2017-09-18T14:19:00Z"/>
          <w:trPrChange w:id="4657" w:author="Admin" w:date="2017-09-29T14:43:00Z">
            <w:trPr>
              <w:trHeight w:val="286"/>
            </w:trPr>
          </w:trPrChange>
        </w:trPr>
        <w:tc>
          <w:tcPr>
            <w:tcW w:w="1170" w:type="dxa"/>
            <w:tcBorders>
              <w:top w:val="single" w:sz="4" w:space="0" w:color="000000"/>
              <w:left w:val="single" w:sz="4" w:space="0" w:color="000000"/>
              <w:bottom w:val="single" w:sz="4" w:space="0" w:color="000000"/>
              <w:right w:val="single" w:sz="4" w:space="0" w:color="000000"/>
            </w:tcBorders>
            <w:vAlign w:val="center"/>
            <w:tcPrChange w:id="4658" w:author="Admin" w:date="2017-09-29T14:43:00Z">
              <w:tcPr>
                <w:tcW w:w="2414" w:type="dxa"/>
                <w:tcBorders>
                  <w:top w:val="single" w:sz="4" w:space="0" w:color="000000"/>
                  <w:left w:val="single" w:sz="4" w:space="0" w:color="000000"/>
                  <w:bottom w:val="single" w:sz="4" w:space="0" w:color="000000"/>
                  <w:right w:val="single" w:sz="4" w:space="0" w:color="000000"/>
                </w:tcBorders>
              </w:tcPr>
            </w:tcPrChange>
          </w:tcPr>
          <w:p w14:paraId="437ECF34" w14:textId="77777777" w:rsidR="00975C53" w:rsidRPr="00975C53" w:rsidRDefault="00975C53" w:rsidP="00975C53">
            <w:pPr>
              <w:pStyle w:val="ListParagraph"/>
              <w:numPr>
                <w:ilvl w:val="0"/>
                <w:numId w:val="83"/>
              </w:numPr>
              <w:spacing w:before="240"/>
              <w:jc w:val="left"/>
              <w:rPr>
                <w:ins w:id="4659" w:author="Admin" w:date="2017-09-29T14:43:00Z"/>
                <w:rFonts w:cs="Times New Roman"/>
                <w:sz w:val="24"/>
                <w:szCs w:val="24"/>
                <w:rPrChange w:id="4660" w:author="Admin" w:date="2017-09-29T14:43:00Z">
                  <w:rPr>
                    <w:ins w:id="4661" w:author="Admin" w:date="2017-09-29T14:43:00Z"/>
                  </w:rPr>
                </w:rPrChange>
              </w:rPr>
              <w:pPrChange w:id="4662" w:author="Admin" w:date="2017-09-29T14:43:00Z">
                <w:pPr>
                  <w:spacing w:before="240"/>
                  <w:jc w:val="left"/>
                </w:pPr>
              </w:pPrChange>
            </w:pPr>
          </w:p>
        </w:tc>
        <w:tc>
          <w:tcPr>
            <w:tcW w:w="2610" w:type="dxa"/>
            <w:tcBorders>
              <w:top w:val="single" w:sz="4" w:space="0" w:color="000000"/>
              <w:left w:val="single" w:sz="4" w:space="0" w:color="000000"/>
              <w:bottom w:val="single" w:sz="4" w:space="0" w:color="000000"/>
              <w:right w:val="single" w:sz="4" w:space="0" w:color="000000"/>
            </w:tcBorders>
            <w:vAlign w:val="center"/>
            <w:hideMark/>
            <w:tcPrChange w:id="4663" w:author="Admin" w:date="2017-09-29T14:43:00Z">
              <w:tcPr>
                <w:tcW w:w="2414" w:type="dxa"/>
                <w:tcBorders>
                  <w:top w:val="single" w:sz="4" w:space="0" w:color="000000"/>
                  <w:left w:val="single" w:sz="4" w:space="0" w:color="000000"/>
                  <w:bottom w:val="single" w:sz="4" w:space="0" w:color="000000"/>
                  <w:right w:val="single" w:sz="4" w:space="0" w:color="000000"/>
                </w:tcBorders>
                <w:vAlign w:val="center"/>
                <w:hideMark/>
              </w:tcPr>
            </w:tcPrChange>
          </w:tcPr>
          <w:p w14:paraId="19848A67" w14:textId="5868B1EE" w:rsidR="00975C53" w:rsidRPr="00835288" w:rsidRDefault="00975C53" w:rsidP="007E636D">
            <w:pPr>
              <w:spacing w:before="240"/>
              <w:jc w:val="left"/>
              <w:rPr>
                <w:ins w:id="4664" w:author="Admin" w:date="2017-09-18T14:19:00Z"/>
                <w:rFonts w:cs="Times New Roman"/>
                <w:b/>
                <w:sz w:val="24"/>
                <w:szCs w:val="24"/>
              </w:rPr>
            </w:pPr>
            <w:ins w:id="4665" w:author="Admin" w:date="2017-09-18T14:19:00Z">
              <w:r>
                <w:rPr>
                  <w:rFonts w:cs="Times New Roman"/>
                  <w:b/>
                  <w:sz w:val="24"/>
                  <w:szCs w:val="24"/>
                </w:rPr>
                <w:t>Xóa</w:t>
              </w:r>
            </w:ins>
          </w:p>
        </w:tc>
        <w:tc>
          <w:tcPr>
            <w:tcW w:w="5580" w:type="dxa"/>
            <w:tcBorders>
              <w:top w:val="single" w:sz="4" w:space="0" w:color="000000"/>
              <w:left w:val="single" w:sz="4" w:space="0" w:color="000000"/>
              <w:bottom w:val="single" w:sz="4" w:space="0" w:color="000000"/>
              <w:right w:val="single" w:sz="4" w:space="0" w:color="000000"/>
            </w:tcBorders>
            <w:vAlign w:val="center"/>
            <w:hideMark/>
            <w:tcPrChange w:id="4666" w:author="Admin" w:date="2017-09-29T14:43:00Z">
              <w:tcPr>
                <w:tcW w:w="6187" w:type="dxa"/>
                <w:tcBorders>
                  <w:top w:val="single" w:sz="4" w:space="0" w:color="000000"/>
                  <w:left w:val="single" w:sz="4" w:space="0" w:color="000000"/>
                  <w:bottom w:val="single" w:sz="4" w:space="0" w:color="000000"/>
                  <w:right w:val="single" w:sz="4" w:space="0" w:color="000000"/>
                </w:tcBorders>
                <w:vAlign w:val="center"/>
                <w:hideMark/>
              </w:tcPr>
            </w:tcPrChange>
          </w:tcPr>
          <w:p w14:paraId="7A321930" w14:textId="0BCDE26D" w:rsidR="00975C53" w:rsidRPr="00835288" w:rsidRDefault="00975C53" w:rsidP="00664C6C">
            <w:pPr>
              <w:spacing w:before="240"/>
              <w:jc w:val="left"/>
              <w:rPr>
                <w:ins w:id="4667" w:author="Admin" w:date="2017-09-18T14:19:00Z"/>
                <w:rFonts w:cs="Times New Roman"/>
                <w:sz w:val="24"/>
                <w:szCs w:val="24"/>
              </w:rPr>
              <w:pPrChange w:id="4668" w:author="Admin" w:date="2017-09-29T14:48:00Z">
                <w:pPr>
                  <w:spacing w:before="240"/>
                  <w:jc w:val="left"/>
                </w:pPr>
              </w:pPrChange>
            </w:pPr>
            <w:ins w:id="4669" w:author="Admin" w:date="2017-09-18T14:19:00Z">
              <w:r w:rsidRPr="00835288">
                <w:rPr>
                  <w:rFonts w:cs="Times New Roman"/>
                  <w:sz w:val="24"/>
                  <w:szCs w:val="24"/>
                </w:rPr>
                <w:t xml:space="preserve">Người dùng sử dụng chức năng này để </w:t>
              </w:r>
            </w:ins>
            <w:ins w:id="4670" w:author="Admin" w:date="2017-09-29T14:48:00Z">
              <w:r w:rsidR="00664C6C">
                <w:rPr>
                  <w:rFonts w:cs="Times New Roman"/>
                  <w:sz w:val="24"/>
                  <w:szCs w:val="24"/>
                </w:rPr>
                <w:t>xóa bản ghi Thang bảng lương đã gán cho Công ty</w:t>
              </w:r>
            </w:ins>
          </w:p>
        </w:tc>
      </w:tr>
    </w:tbl>
    <w:p w14:paraId="13430E5C" w14:textId="77777777" w:rsidR="00C56710" w:rsidRDefault="00C56710">
      <w:pPr>
        <w:pStyle w:val="Heading2"/>
        <w:rPr>
          <w:ins w:id="4671" w:author="Admin" w:date="2017-09-19T23:20:00Z"/>
        </w:rPr>
        <w:pPrChange w:id="4672" w:author="Admin" w:date="2017-09-19T23:20:00Z">
          <w:pPr>
            <w:pStyle w:val="Heading3"/>
          </w:pPr>
        </w:pPrChange>
      </w:pPr>
      <w:bookmarkStart w:id="4673" w:name="_Toc489975060"/>
      <w:bookmarkStart w:id="4674" w:name="_Toc494461429"/>
      <w:ins w:id="4675" w:author="Admin" w:date="2017-09-19T23:20:00Z">
        <w:r>
          <w:lastRenderedPageBreak/>
          <w:t>DMHS006: Danh mục quyết định</w:t>
        </w:r>
        <w:bookmarkEnd w:id="4673"/>
        <w:bookmarkEnd w:id="4674"/>
      </w:ins>
    </w:p>
    <w:p w14:paraId="0E8A9D9E" w14:textId="77777777" w:rsidR="00C56710" w:rsidRPr="00835288" w:rsidRDefault="00C56710">
      <w:pPr>
        <w:pStyle w:val="Heading3"/>
        <w:rPr>
          <w:ins w:id="4676" w:author="Admin" w:date="2017-09-19T23:20:00Z"/>
        </w:rPr>
        <w:pPrChange w:id="4677" w:author="Admin" w:date="2017-09-19T23:20:00Z">
          <w:pPr>
            <w:pStyle w:val="Heading4"/>
            <w:spacing w:before="240" w:after="160" w:line="259" w:lineRule="auto"/>
          </w:pPr>
        </w:pPrChange>
      </w:pPr>
      <w:bookmarkStart w:id="4678" w:name="_Toc494461430"/>
      <w:ins w:id="4679" w:author="Admin" w:date="2017-09-19T23:20:00Z">
        <w:r w:rsidRPr="00835288">
          <w:t>Mục đích, ý nghĩa</w:t>
        </w:r>
        <w:bookmarkEnd w:id="4678"/>
      </w:ins>
    </w:p>
    <w:p w14:paraId="76CD60BB" w14:textId="77777777" w:rsidR="00C56710" w:rsidRDefault="00C56710" w:rsidP="00C56710">
      <w:pPr>
        <w:pStyle w:val="ListParagraph"/>
        <w:numPr>
          <w:ilvl w:val="0"/>
          <w:numId w:val="4"/>
        </w:numPr>
        <w:spacing w:line="312" w:lineRule="auto"/>
        <w:ind w:left="426" w:hanging="426"/>
        <w:rPr>
          <w:ins w:id="4680" w:author="Admin" w:date="2017-09-19T23:20:00Z"/>
          <w:rFonts w:cs="Times New Roman"/>
          <w:sz w:val="24"/>
          <w:szCs w:val="24"/>
        </w:rPr>
      </w:pPr>
      <w:ins w:id="4681" w:author="Admin" w:date="2017-09-19T23:20:00Z">
        <w:r w:rsidRPr="00835288">
          <w:rPr>
            <w:rFonts w:cs="Times New Roman"/>
            <w:sz w:val="24"/>
            <w:szCs w:val="24"/>
          </w:rPr>
          <w:t xml:space="preserve">Chức năng này cho phép </w:t>
        </w:r>
        <w:r>
          <w:rPr>
            <w:rFonts w:cs="Times New Roman"/>
            <w:sz w:val="24"/>
            <w:szCs w:val="24"/>
          </w:rPr>
          <w:t>khai báo</w:t>
        </w:r>
        <w:r w:rsidRPr="00835288">
          <w:rPr>
            <w:rFonts w:cs="Times New Roman"/>
            <w:sz w:val="24"/>
            <w:szCs w:val="24"/>
          </w:rPr>
          <w:t xml:space="preserve"> các loại </w:t>
        </w:r>
        <w:r>
          <w:rPr>
            <w:rFonts w:cs="Times New Roman"/>
            <w:sz w:val="24"/>
            <w:szCs w:val="24"/>
          </w:rPr>
          <w:t>quyết đinh</w:t>
        </w:r>
        <w:r w:rsidRPr="00835288">
          <w:rPr>
            <w:rFonts w:cs="Times New Roman"/>
            <w:sz w:val="24"/>
            <w:szCs w:val="24"/>
          </w:rPr>
          <w:t xml:space="preserve"> của Công ty</w:t>
        </w:r>
        <w:r>
          <w:rPr>
            <w:rFonts w:cs="Times New Roman"/>
            <w:sz w:val="24"/>
            <w:szCs w:val="24"/>
          </w:rPr>
          <w:t xml:space="preserve">. </w:t>
        </w:r>
      </w:ins>
    </w:p>
    <w:p w14:paraId="4004D7D3" w14:textId="77777777" w:rsidR="00C56710" w:rsidRDefault="00C56710" w:rsidP="00C56710">
      <w:pPr>
        <w:pStyle w:val="ListParagraph"/>
        <w:numPr>
          <w:ilvl w:val="0"/>
          <w:numId w:val="4"/>
        </w:numPr>
        <w:spacing w:line="312" w:lineRule="auto"/>
        <w:ind w:left="426" w:hanging="426"/>
        <w:rPr>
          <w:ins w:id="4682" w:author="Admin" w:date="2017-09-19T23:20:00Z"/>
          <w:rFonts w:cs="Times New Roman"/>
          <w:sz w:val="24"/>
          <w:szCs w:val="24"/>
        </w:rPr>
      </w:pPr>
      <w:ins w:id="4683" w:author="Admin" w:date="2017-09-19T23:20:00Z">
        <w:r>
          <w:rPr>
            <w:rFonts w:cs="Times New Roman"/>
            <w:sz w:val="24"/>
            <w:szCs w:val="24"/>
          </w:rPr>
          <w:t>Mỗi loại quyết định sẽ được sử dụng khi khai báo ở chức năng quản lý quyết định cho nhân viên.</w:t>
        </w:r>
      </w:ins>
    </w:p>
    <w:p w14:paraId="14D89717" w14:textId="77777777" w:rsidR="00C56710" w:rsidRDefault="00C56710">
      <w:pPr>
        <w:pStyle w:val="Heading3"/>
        <w:rPr>
          <w:ins w:id="4684" w:author="Admin" w:date="2017-09-19T23:20:00Z"/>
        </w:rPr>
        <w:pPrChange w:id="4685" w:author="Admin" w:date="2017-09-19T23:20:00Z">
          <w:pPr>
            <w:pStyle w:val="Heading4"/>
            <w:spacing w:before="240" w:after="160" w:line="259" w:lineRule="auto"/>
          </w:pPr>
        </w:pPrChange>
      </w:pPr>
      <w:bookmarkStart w:id="4686" w:name="_Toc494461431"/>
      <w:ins w:id="4687" w:author="Admin" w:date="2017-09-19T23:20:00Z">
        <w:r>
          <w:t>Đặc tả tình huống nghiệp vụ</w:t>
        </w:r>
        <w:bookmarkEnd w:id="4686"/>
      </w:ins>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C56710" w14:paraId="08CB96CC" w14:textId="77777777" w:rsidTr="00B8633F">
        <w:trPr>
          <w:ins w:id="4688" w:author="Admin" w:date="2017-09-19T23:20: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429143D" w14:textId="77777777" w:rsidR="00C56710" w:rsidRDefault="00C56710" w:rsidP="00B8633F">
            <w:pPr>
              <w:snapToGrid w:val="0"/>
              <w:spacing w:before="120" w:line="276" w:lineRule="auto"/>
              <w:rPr>
                <w:ins w:id="4689" w:author="Admin" w:date="2017-09-19T23:20:00Z"/>
                <w:rFonts w:cs="Times New Roman"/>
                <w:sz w:val="26"/>
                <w:szCs w:val="26"/>
              </w:rPr>
            </w:pPr>
            <w:ins w:id="4690" w:author="Admin" w:date="2017-09-19T23:20:00Z">
              <w:r>
                <w:rPr>
                  <w:rFonts w:cs="Times New Roman"/>
                  <w:b/>
                  <w:bCs/>
                  <w:szCs w:val="26"/>
                </w:rPr>
                <w:t>Mô tả yêu cầu</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6FA3B8E" w14:textId="77777777" w:rsidR="00C56710" w:rsidRPr="00441A67" w:rsidRDefault="00C56710" w:rsidP="00B8633F">
            <w:pPr>
              <w:snapToGrid w:val="0"/>
              <w:spacing w:before="120" w:line="276" w:lineRule="auto"/>
              <w:ind w:left="54"/>
              <w:rPr>
                <w:ins w:id="4691" w:author="Admin" w:date="2017-09-19T23:20:00Z"/>
                <w:rFonts w:ascii="Verdana" w:hAnsi="Verdana" w:cstheme="minorBidi"/>
                <w:sz w:val="24"/>
                <w:szCs w:val="24"/>
              </w:rPr>
            </w:pPr>
            <w:ins w:id="4692" w:author="Admin" w:date="2017-09-19T23:20:00Z">
              <w:r w:rsidRPr="00441A67">
                <w:rPr>
                  <w:sz w:val="24"/>
                  <w:szCs w:val="24"/>
                </w:rPr>
                <w:t xml:space="preserve">Người </w:t>
              </w:r>
              <w:r>
                <w:rPr>
                  <w:sz w:val="24"/>
                  <w:szCs w:val="24"/>
                </w:rPr>
                <w:t>sử dụng đăng nhập vào hệ thống để khai báo danh mục loại quyết định sử dụng cho chức năng quản lý quyết định.</w:t>
              </w:r>
            </w:ins>
          </w:p>
        </w:tc>
      </w:tr>
      <w:tr w:rsidR="00C56710" w14:paraId="4929D6F7" w14:textId="77777777" w:rsidTr="00B8633F">
        <w:trPr>
          <w:ins w:id="4693" w:author="Admin" w:date="2017-09-19T23:20: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564CC48" w14:textId="77777777" w:rsidR="00C56710" w:rsidRDefault="00C56710" w:rsidP="00B8633F">
            <w:pPr>
              <w:snapToGrid w:val="0"/>
              <w:spacing w:before="120" w:line="276" w:lineRule="auto"/>
              <w:rPr>
                <w:ins w:id="4694" w:author="Admin" w:date="2017-09-19T23:20:00Z"/>
                <w:rFonts w:cs="Times New Roman"/>
                <w:szCs w:val="26"/>
              </w:rPr>
            </w:pPr>
            <w:ins w:id="4695" w:author="Admin" w:date="2017-09-19T23:20:00Z">
              <w:r>
                <w:rPr>
                  <w:rFonts w:cs="Times New Roman"/>
                  <w:b/>
                  <w:bCs/>
                  <w:szCs w:val="26"/>
                </w:rPr>
                <w:t>Dòng sự kiện chính</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6FD942B" w14:textId="77777777" w:rsidR="00C56710" w:rsidRPr="00441A67" w:rsidRDefault="00C56710" w:rsidP="00B8633F">
            <w:pPr>
              <w:pStyle w:val="AutoNumDescription"/>
              <w:spacing w:after="0" w:line="276" w:lineRule="auto"/>
              <w:rPr>
                <w:ins w:id="4696" w:author="Admin" w:date="2017-09-19T23:20:00Z"/>
                <w:sz w:val="24"/>
                <w:szCs w:val="24"/>
              </w:rPr>
            </w:pPr>
            <w:ins w:id="4697" w:author="Admin" w:date="2017-09-19T23:20:00Z">
              <w:r>
                <w:rPr>
                  <w:sz w:val="24"/>
                  <w:szCs w:val="24"/>
                </w:rPr>
                <w:t xml:space="preserve">Người sử dụng thêm mới thành công danh mục quyết định. </w:t>
              </w:r>
            </w:ins>
          </w:p>
        </w:tc>
      </w:tr>
      <w:tr w:rsidR="00C56710" w:rsidRPr="00980BD4" w14:paraId="7BE913CF" w14:textId="77777777" w:rsidTr="00B8633F">
        <w:trPr>
          <w:ins w:id="4698" w:author="Admin" w:date="2017-09-19T23:20: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528950C" w14:textId="77777777" w:rsidR="00C56710" w:rsidRDefault="00C56710" w:rsidP="00B8633F">
            <w:pPr>
              <w:snapToGrid w:val="0"/>
              <w:spacing w:before="120" w:line="276" w:lineRule="auto"/>
              <w:rPr>
                <w:ins w:id="4699" w:author="Admin" w:date="2017-09-19T23:20:00Z"/>
                <w:rFonts w:cs="Times New Roman"/>
                <w:szCs w:val="26"/>
              </w:rPr>
            </w:pPr>
            <w:ins w:id="4700" w:author="Admin" w:date="2017-09-19T23:20:00Z">
              <w:r>
                <w:rPr>
                  <w:rFonts w:cs="Times New Roman"/>
                  <w:b/>
                  <w:bCs/>
                  <w:szCs w:val="26"/>
                </w:rPr>
                <w:t>Dòng sự kiện phụ</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EAECF6" w14:textId="77777777" w:rsidR="00C56710" w:rsidRPr="00441A67" w:rsidRDefault="00C56710" w:rsidP="00B8633F">
            <w:pPr>
              <w:spacing w:before="240"/>
              <w:rPr>
                <w:ins w:id="4701" w:author="Admin" w:date="2017-09-19T23:20:00Z"/>
                <w:rFonts w:cs="Times New Roman"/>
                <w:sz w:val="24"/>
                <w:szCs w:val="24"/>
              </w:rPr>
            </w:pPr>
            <w:ins w:id="4702" w:author="Admin" w:date="2017-09-19T23:20:00Z">
              <w:r w:rsidRPr="00441A67">
                <w:rPr>
                  <w:rFonts w:cs="Times New Roman"/>
                  <w:sz w:val="24"/>
                  <w:szCs w:val="24"/>
                </w:rPr>
                <w:t xml:space="preserve">TH1: Thêm </w:t>
              </w:r>
              <w:r>
                <w:rPr>
                  <w:rFonts w:cs="Times New Roman"/>
                  <w:sz w:val="24"/>
                  <w:szCs w:val="24"/>
                </w:rPr>
                <w:t>mới loại hợp đồng có mã hơp đồng</w:t>
              </w:r>
              <w:r w:rsidRPr="00441A67">
                <w:rPr>
                  <w:rFonts w:cs="Times New Roman"/>
                  <w:sz w:val="24"/>
                  <w:szCs w:val="24"/>
                </w:rPr>
                <w:t xml:space="preserve"> đã tồn tại</w:t>
              </w:r>
              <w:r>
                <w:rPr>
                  <w:rFonts w:cs="Times New Roman"/>
                  <w:sz w:val="24"/>
                  <w:szCs w:val="24"/>
                </w:rPr>
                <w:t xml:space="preserve"> -&gt; hệ thống đưa ra cảnh báo “Mã quyết định đã tồn tại, yêu cầu nhập lại”</w:t>
              </w:r>
              <w:r w:rsidRPr="00441A67">
                <w:rPr>
                  <w:rFonts w:cs="Times New Roman"/>
                  <w:sz w:val="24"/>
                  <w:szCs w:val="24"/>
                </w:rPr>
                <w:t xml:space="preserve"> </w:t>
              </w:r>
            </w:ins>
          </w:p>
          <w:p w14:paraId="2F918005" w14:textId="77777777" w:rsidR="00C56710" w:rsidRPr="00441A67" w:rsidRDefault="00C56710" w:rsidP="00B8633F">
            <w:pPr>
              <w:spacing w:before="240"/>
              <w:rPr>
                <w:ins w:id="4703" w:author="Admin" w:date="2017-09-19T23:20:00Z"/>
                <w:rFonts w:cs="Times New Roman"/>
                <w:sz w:val="24"/>
                <w:szCs w:val="24"/>
              </w:rPr>
            </w:pPr>
            <w:ins w:id="4704" w:author="Admin" w:date="2017-09-19T23:20:00Z">
              <w:r w:rsidRPr="00441A67">
                <w:rPr>
                  <w:rFonts w:cs="Times New Roman"/>
                  <w:sz w:val="24"/>
                  <w:szCs w:val="24"/>
                </w:rPr>
                <w:t xml:space="preserve">TH2: Mã </w:t>
              </w:r>
              <w:r>
                <w:rPr>
                  <w:rFonts w:cs="Times New Roman"/>
                  <w:sz w:val="24"/>
                  <w:szCs w:val="24"/>
                </w:rPr>
                <w:t>hợp đồng</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ins>
          </w:p>
        </w:tc>
      </w:tr>
      <w:tr w:rsidR="00C56710" w14:paraId="61FD8C10" w14:textId="77777777" w:rsidTr="00B8633F">
        <w:trPr>
          <w:ins w:id="4705" w:author="Admin" w:date="2017-09-19T23:20: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7A9DDCB" w14:textId="77777777" w:rsidR="00C56710" w:rsidRDefault="00C56710" w:rsidP="00B8633F">
            <w:pPr>
              <w:snapToGrid w:val="0"/>
              <w:spacing w:before="120" w:line="276" w:lineRule="auto"/>
              <w:rPr>
                <w:ins w:id="4706" w:author="Admin" w:date="2017-09-19T23:20:00Z"/>
                <w:rFonts w:cs="Times New Roman"/>
                <w:szCs w:val="26"/>
              </w:rPr>
            </w:pPr>
            <w:ins w:id="4707" w:author="Admin" w:date="2017-09-19T23:20:00Z">
              <w:r>
                <w:rPr>
                  <w:rFonts w:cs="Times New Roman"/>
                  <w:b/>
                  <w:bCs/>
                  <w:szCs w:val="26"/>
                </w:rPr>
                <w:t xml:space="preserve">Yêu cầu đặc biệt </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AAE7650" w14:textId="77777777" w:rsidR="00C56710" w:rsidRPr="00964392" w:rsidRDefault="00C56710" w:rsidP="00B8633F">
            <w:pPr>
              <w:snapToGrid w:val="0"/>
              <w:spacing w:before="120" w:line="276" w:lineRule="auto"/>
              <w:rPr>
                <w:ins w:id="4708" w:author="Admin" w:date="2017-09-19T23:20:00Z"/>
                <w:rFonts w:cs="Times New Roman"/>
                <w:sz w:val="24"/>
                <w:szCs w:val="24"/>
              </w:rPr>
            </w:pPr>
            <w:ins w:id="4709" w:author="Admin" w:date="2017-09-19T23:20:00Z">
              <w:r>
                <w:rPr>
                  <w:rFonts w:cs="Times New Roman"/>
                  <w:sz w:val="24"/>
                  <w:szCs w:val="24"/>
                </w:rPr>
                <w:t>Mã hợp đồng tự sinh theo quy tắc: tên viết tắt + số thứ tự 3 số tăng dần (ví dụ: QĐ001)</w:t>
              </w:r>
            </w:ins>
          </w:p>
        </w:tc>
      </w:tr>
      <w:tr w:rsidR="00C56710" w14:paraId="5E647D9A" w14:textId="77777777" w:rsidTr="00B8633F">
        <w:trPr>
          <w:ins w:id="4710" w:author="Admin" w:date="2017-09-19T23:20:00Z"/>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56F33A12" w14:textId="77777777" w:rsidR="00C56710" w:rsidRDefault="00C56710" w:rsidP="00B8633F">
            <w:pPr>
              <w:snapToGrid w:val="0"/>
              <w:spacing w:before="120" w:line="276" w:lineRule="auto"/>
              <w:rPr>
                <w:ins w:id="4711" w:author="Admin" w:date="2017-09-19T23:20:00Z"/>
                <w:rFonts w:cs="Times New Roman"/>
                <w:b/>
                <w:bCs/>
                <w:szCs w:val="26"/>
              </w:rPr>
            </w:pPr>
            <w:ins w:id="4712" w:author="Admin" w:date="2017-09-19T23:20:00Z">
              <w:r>
                <w:rPr>
                  <w:rFonts w:cs="Times New Roman"/>
                  <w:b/>
                  <w:bCs/>
                  <w:szCs w:val="26"/>
                </w:rPr>
                <w:t>Các ràng buộc</w:t>
              </w:r>
            </w:ins>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C07B2D5" w14:textId="77777777" w:rsidR="00C56710" w:rsidRPr="00964392" w:rsidRDefault="00C56710" w:rsidP="00B8633F">
            <w:pPr>
              <w:snapToGrid w:val="0"/>
              <w:spacing w:before="120" w:line="276" w:lineRule="auto"/>
              <w:rPr>
                <w:ins w:id="4713" w:author="Admin" w:date="2017-09-19T23:20:00Z"/>
                <w:rFonts w:cs="Times New Roman"/>
                <w:sz w:val="24"/>
                <w:szCs w:val="24"/>
              </w:rPr>
            </w:pPr>
            <w:ins w:id="4714" w:author="Admin" w:date="2017-09-19T23:20:00Z">
              <w:r>
                <w:rPr>
                  <w:rFonts w:cs="Times New Roman"/>
                  <w:sz w:val="24"/>
                  <w:szCs w:val="24"/>
                </w:rPr>
                <w:t>Danh sách quyết định thêm mới thành công sẽ hiển thị ở trường thông tin “loại quyết định” ở chức năng quản lý quyết định</w:t>
              </w:r>
            </w:ins>
          </w:p>
        </w:tc>
      </w:tr>
    </w:tbl>
    <w:p w14:paraId="5033702F" w14:textId="77777777" w:rsidR="00C56710" w:rsidRDefault="00C56710" w:rsidP="00C56710">
      <w:pPr>
        <w:rPr>
          <w:ins w:id="4715" w:author="Admin" w:date="2017-09-19T23:20:00Z"/>
        </w:rPr>
      </w:pPr>
    </w:p>
    <w:p w14:paraId="6063A2D9" w14:textId="77777777" w:rsidR="00C56710" w:rsidRDefault="00C56710">
      <w:pPr>
        <w:pStyle w:val="Heading3"/>
        <w:rPr>
          <w:ins w:id="4716" w:author="Admin" w:date="2017-09-19T23:20:00Z"/>
        </w:rPr>
        <w:pPrChange w:id="4717" w:author="Admin" w:date="2017-09-19T23:20:00Z">
          <w:pPr>
            <w:pStyle w:val="Heading4"/>
            <w:spacing w:before="240" w:after="160" w:line="259" w:lineRule="auto"/>
          </w:pPr>
        </w:pPrChange>
      </w:pPr>
      <w:bookmarkStart w:id="4718" w:name="_Toc494461432"/>
      <w:ins w:id="4719" w:author="Admin" w:date="2017-09-19T23:20:00Z">
        <w:r>
          <w:t>Màn hình giao diện</w:t>
        </w:r>
        <w:bookmarkEnd w:id="4718"/>
      </w:ins>
    </w:p>
    <w:p w14:paraId="696B4E9F" w14:textId="77777777" w:rsidR="00C56710" w:rsidRDefault="00C56710" w:rsidP="00C56710">
      <w:pPr>
        <w:rPr>
          <w:ins w:id="4720" w:author="Admin" w:date="2017-09-19T23:20:00Z"/>
        </w:rPr>
      </w:pPr>
      <w:ins w:id="4721" w:author="Admin" w:date="2017-09-19T23:20:00Z">
        <w:r w:rsidRPr="00D2053B">
          <w:rPr>
            <w:noProof/>
          </w:rPr>
          <w:drawing>
            <wp:inline distT="0" distB="0" distL="0" distR="0" wp14:anchorId="1A97D9E9" wp14:editId="4E8F725F">
              <wp:extent cx="5943600" cy="2299832"/>
              <wp:effectExtent l="0" t="0" r="0" b="5715"/>
              <wp:docPr id="14" name="Picture 14" descr="C:\Users\Admin\AppData\Local\Temp\fla243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fla2430.tmp\Snapsho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99832"/>
                      </a:xfrm>
                      <a:prstGeom prst="rect">
                        <a:avLst/>
                      </a:prstGeom>
                      <a:noFill/>
                      <a:ln>
                        <a:noFill/>
                      </a:ln>
                    </pic:spPr>
                  </pic:pic>
                </a:graphicData>
              </a:graphic>
            </wp:inline>
          </w:drawing>
        </w:r>
      </w:ins>
    </w:p>
    <w:p w14:paraId="54B42A43" w14:textId="77777777" w:rsidR="00C56710" w:rsidRPr="009B5746" w:rsidRDefault="00C56710">
      <w:pPr>
        <w:pStyle w:val="Heading3"/>
        <w:rPr>
          <w:ins w:id="4722" w:author="Admin" w:date="2017-09-19T23:20:00Z"/>
        </w:rPr>
        <w:pPrChange w:id="4723" w:author="Admin" w:date="2017-09-19T23:20:00Z">
          <w:pPr>
            <w:pStyle w:val="Heading4"/>
            <w:spacing w:before="240" w:after="160" w:line="259" w:lineRule="auto"/>
          </w:pPr>
        </w:pPrChange>
      </w:pPr>
      <w:bookmarkStart w:id="4724" w:name="_Toc494461433"/>
      <w:ins w:id="4725" w:author="Admin" w:date="2017-09-19T23:20:00Z">
        <w:r w:rsidRPr="00835288">
          <w:lastRenderedPageBreak/>
          <w:t>Mô tả nội dung các trường thông tin</w:t>
        </w:r>
        <w:bookmarkEnd w:id="4724"/>
      </w:ins>
    </w:p>
    <w:tbl>
      <w:tblPr>
        <w:tblW w:w="493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30"/>
        <w:gridCol w:w="2970"/>
        <w:gridCol w:w="990"/>
        <w:gridCol w:w="810"/>
        <w:gridCol w:w="900"/>
        <w:gridCol w:w="1530"/>
      </w:tblGrid>
      <w:tr w:rsidR="00C56710" w:rsidRPr="00835288" w14:paraId="1B6637E7" w14:textId="77777777" w:rsidTr="00B8633F">
        <w:trPr>
          <w:trHeight w:val="364"/>
          <w:tblHeader/>
          <w:ins w:id="4726" w:author="Admin" w:date="2017-09-19T23:20:00Z"/>
        </w:trPr>
        <w:tc>
          <w:tcPr>
            <w:tcW w:w="720" w:type="dxa"/>
            <w:tcBorders>
              <w:top w:val="single" w:sz="4" w:space="0" w:color="000000"/>
              <w:left w:val="single" w:sz="4" w:space="0" w:color="000000"/>
              <w:bottom w:val="single" w:sz="4" w:space="0" w:color="000000"/>
              <w:right w:val="single" w:sz="4" w:space="0" w:color="000000"/>
            </w:tcBorders>
            <w:shd w:val="clear" w:color="auto" w:fill="BFBFBF"/>
          </w:tcPr>
          <w:p w14:paraId="1EC639E3" w14:textId="77777777" w:rsidR="00C56710" w:rsidRDefault="00C56710" w:rsidP="00B8633F">
            <w:pPr>
              <w:spacing w:before="240"/>
              <w:jc w:val="center"/>
              <w:rPr>
                <w:ins w:id="4727" w:author="Admin" w:date="2017-09-19T23:20:00Z"/>
                <w:rFonts w:cs="Times New Roman"/>
                <w:b/>
                <w:sz w:val="24"/>
                <w:szCs w:val="24"/>
              </w:rPr>
            </w:pPr>
            <w:ins w:id="4728" w:author="Admin" w:date="2017-09-19T23:20:00Z">
              <w:r>
                <w:rPr>
                  <w:rFonts w:cs="Times New Roman"/>
                  <w:b/>
                  <w:sz w:val="24"/>
                  <w:szCs w:val="24"/>
                </w:rPr>
                <w:t>STT</w:t>
              </w:r>
            </w:ins>
          </w:p>
        </w:tc>
        <w:tc>
          <w:tcPr>
            <w:tcW w:w="15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5A7825F" w14:textId="77777777" w:rsidR="00C56710" w:rsidRPr="00835288" w:rsidRDefault="00C56710" w:rsidP="00B8633F">
            <w:pPr>
              <w:spacing w:before="240"/>
              <w:jc w:val="center"/>
              <w:rPr>
                <w:ins w:id="4729" w:author="Admin" w:date="2017-09-19T23:20:00Z"/>
                <w:rFonts w:cs="Times New Roman"/>
                <w:b/>
                <w:sz w:val="24"/>
                <w:szCs w:val="24"/>
              </w:rPr>
            </w:pPr>
            <w:ins w:id="4730" w:author="Admin" w:date="2017-09-19T23:20:00Z">
              <w:r>
                <w:rPr>
                  <w:rFonts w:cs="Times New Roman"/>
                  <w:b/>
                  <w:sz w:val="24"/>
                  <w:szCs w:val="24"/>
                </w:rPr>
                <w:t>Tên trường thông tin</w:t>
              </w:r>
            </w:ins>
          </w:p>
        </w:tc>
        <w:tc>
          <w:tcPr>
            <w:tcW w:w="297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641463C" w14:textId="77777777" w:rsidR="00C56710" w:rsidRPr="00835288" w:rsidRDefault="00C56710" w:rsidP="00B8633F">
            <w:pPr>
              <w:spacing w:before="240"/>
              <w:jc w:val="center"/>
              <w:rPr>
                <w:ins w:id="4731" w:author="Admin" w:date="2017-09-19T23:20:00Z"/>
                <w:rFonts w:cs="Times New Roman"/>
                <w:b/>
                <w:sz w:val="24"/>
                <w:szCs w:val="24"/>
              </w:rPr>
            </w:pPr>
            <w:ins w:id="4732" w:author="Admin" w:date="2017-09-19T23:20:00Z">
              <w:r w:rsidRPr="00835288">
                <w:rPr>
                  <w:rFonts w:cs="Times New Roman"/>
                  <w:b/>
                  <w:sz w:val="24"/>
                  <w:szCs w:val="24"/>
                </w:rPr>
                <w:t>Mô tả</w:t>
              </w:r>
            </w:ins>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1304FD4" w14:textId="77777777" w:rsidR="00C56710" w:rsidRPr="00835288" w:rsidRDefault="00C56710" w:rsidP="00B8633F">
            <w:pPr>
              <w:spacing w:before="240"/>
              <w:jc w:val="center"/>
              <w:rPr>
                <w:ins w:id="4733" w:author="Admin" w:date="2017-09-19T23:20:00Z"/>
                <w:rFonts w:cs="Times New Roman"/>
                <w:b/>
                <w:sz w:val="24"/>
                <w:szCs w:val="24"/>
              </w:rPr>
            </w:pPr>
            <w:ins w:id="4734" w:author="Admin" w:date="2017-09-19T23:20:00Z">
              <w:r>
                <w:rPr>
                  <w:rFonts w:cs="Times New Roman"/>
                  <w:b/>
                  <w:sz w:val="24"/>
                  <w:szCs w:val="24"/>
                </w:rPr>
                <w:t>Kiểu dữ liệu</w:t>
              </w:r>
            </w:ins>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5733E5F" w14:textId="77777777" w:rsidR="00C56710" w:rsidRPr="00835288" w:rsidRDefault="00C56710" w:rsidP="00B8633F">
            <w:pPr>
              <w:spacing w:before="240"/>
              <w:jc w:val="center"/>
              <w:rPr>
                <w:ins w:id="4735" w:author="Admin" w:date="2017-09-19T23:20:00Z"/>
                <w:rFonts w:cs="Times New Roman"/>
                <w:b/>
                <w:sz w:val="24"/>
                <w:szCs w:val="24"/>
              </w:rPr>
            </w:pPr>
            <w:ins w:id="4736" w:author="Admin" w:date="2017-09-19T23:20:00Z">
              <w:r>
                <w:rPr>
                  <w:rFonts w:cs="Times New Roman"/>
                  <w:b/>
                  <w:sz w:val="24"/>
                  <w:szCs w:val="24"/>
                </w:rPr>
                <w:t>Đ</w:t>
              </w:r>
              <w:r w:rsidRPr="00835288">
                <w:rPr>
                  <w:rFonts w:cs="Times New Roman"/>
                  <w:b/>
                  <w:sz w:val="24"/>
                  <w:szCs w:val="24"/>
                </w:rPr>
                <w:t>ộ dài</w:t>
              </w:r>
            </w:ins>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12CB1DA" w14:textId="77777777" w:rsidR="00C56710" w:rsidRPr="00835288" w:rsidRDefault="00C56710" w:rsidP="00B8633F">
            <w:pPr>
              <w:spacing w:before="240"/>
              <w:jc w:val="center"/>
              <w:rPr>
                <w:ins w:id="4737" w:author="Admin" w:date="2017-09-19T23:20:00Z"/>
                <w:rFonts w:cs="Times New Roman"/>
                <w:b/>
                <w:sz w:val="24"/>
                <w:szCs w:val="24"/>
              </w:rPr>
            </w:pPr>
            <w:ins w:id="4738" w:author="Admin" w:date="2017-09-19T23:20:00Z">
              <w:r w:rsidRPr="00835288">
                <w:rPr>
                  <w:rFonts w:cs="Times New Roman"/>
                  <w:b/>
                  <w:sz w:val="24"/>
                  <w:szCs w:val="24"/>
                </w:rPr>
                <w:t>Bắt buộc</w:t>
              </w:r>
            </w:ins>
          </w:p>
        </w:tc>
        <w:tc>
          <w:tcPr>
            <w:tcW w:w="15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AAFF567" w14:textId="77777777" w:rsidR="00C56710" w:rsidRPr="00835288" w:rsidRDefault="00C56710" w:rsidP="00B8633F">
            <w:pPr>
              <w:spacing w:before="240"/>
              <w:jc w:val="center"/>
              <w:rPr>
                <w:ins w:id="4739" w:author="Admin" w:date="2017-09-19T23:20:00Z"/>
                <w:rFonts w:cs="Times New Roman"/>
                <w:b/>
                <w:sz w:val="24"/>
                <w:szCs w:val="24"/>
              </w:rPr>
            </w:pPr>
            <w:ins w:id="4740" w:author="Admin" w:date="2017-09-19T23:20:00Z">
              <w:r w:rsidRPr="00835288">
                <w:rPr>
                  <w:rFonts w:cs="Times New Roman"/>
                  <w:b/>
                  <w:sz w:val="24"/>
                  <w:szCs w:val="24"/>
                </w:rPr>
                <w:t>Ghi chú</w:t>
              </w:r>
            </w:ins>
          </w:p>
        </w:tc>
      </w:tr>
      <w:tr w:rsidR="00C56710" w:rsidRPr="00835288" w14:paraId="7CA9DBDE" w14:textId="77777777" w:rsidTr="00B8633F">
        <w:trPr>
          <w:trHeight w:val="346"/>
          <w:ins w:id="4741" w:author="Admin" w:date="2017-09-19T23:20:00Z"/>
        </w:trPr>
        <w:tc>
          <w:tcPr>
            <w:tcW w:w="720" w:type="dxa"/>
            <w:tcBorders>
              <w:top w:val="single" w:sz="4" w:space="0" w:color="000000"/>
              <w:left w:val="single" w:sz="4" w:space="0" w:color="000000"/>
              <w:bottom w:val="single" w:sz="4" w:space="0" w:color="000000"/>
              <w:right w:val="single" w:sz="4" w:space="0" w:color="000000"/>
            </w:tcBorders>
            <w:vAlign w:val="center"/>
          </w:tcPr>
          <w:p w14:paraId="3B7B5755" w14:textId="77777777" w:rsidR="00C56710" w:rsidRPr="008516FA" w:rsidRDefault="00C56710" w:rsidP="00C56710">
            <w:pPr>
              <w:pStyle w:val="ListParagraph"/>
              <w:numPr>
                <w:ilvl w:val="0"/>
                <w:numId w:val="49"/>
              </w:numPr>
              <w:spacing w:after="0" w:line="26" w:lineRule="atLeast"/>
              <w:jc w:val="left"/>
              <w:rPr>
                <w:ins w:id="4742" w:author="Admin" w:date="2017-09-19T23:20:00Z"/>
                <w:rFonts w:cs="Times New Roman"/>
                <w:color w:val="000000"/>
                <w:sz w:val="24"/>
                <w:szCs w:val="24"/>
              </w:rPr>
            </w:pPr>
          </w:p>
        </w:tc>
        <w:tc>
          <w:tcPr>
            <w:tcW w:w="1530" w:type="dxa"/>
            <w:tcBorders>
              <w:top w:val="single" w:sz="4" w:space="0" w:color="000000"/>
              <w:left w:val="single" w:sz="4" w:space="0" w:color="000000"/>
              <w:bottom w:val="single" w:sz="4" w:space="0" w:color="000000"/>
              <w:right w:val="single" w:sz="4" w:space="0" w:color="000000"/>
            </w:tcBorders>
            <w:vAlign w:val="center"/>
            <w:hideMark/>
          </w:tcPr>
          <w:p w14:paraId="05D23D7C" w14:textId="77777777" w:rsidR="00C56710" w:rsidRPr="00835288" w:rsidRDefault="00C56710" w:rsidP="00B8633F">
            <w:pPr>
              <w:spacing w:after="0" w:line="26" w:lineRule="atLeast"/>
              <w:jc w:val="left"/>
              <w:rPr>
                <w:ins w:id="4743" w:author="Admin" w:date="2017-09-19T23:20:00Z"/>
                <w:rFonts w:cs="Times New Roman"/>
                <w:color w:val="000000"/>
                <w:sz w:val="24"/>
                <w:szCs w:val="24"/>
              </w:rPr>
            </w:pPr>
            <w:ins w:id="4744" w:author="Admin" w:date="2017-09-19T23:20:00Z">
              <w:r w:rsidRPr="00835288">
                <w:rPr>
                  <w:rFonts w:cs="Times New Roman"/>
                  <w:color w:val="000000"/>
                  <w:sz w:val="24"/>
                  <w:szCs w:val="24"/>
                </w:rPr>
                <w:t xml:space="preserve">Mã </w:t>
              </w:r>
              <w:r>
                <w:rPr>
                  <w:rFonts w:cs="Times New Roman"/>
                  <w:color w:val="000000"/>
                  <w:sz w:val="24"/>
                  <w:szCs w:val="24"/>
                </w:rPr>
                <w:t>quyết định</w:t>
              </w:r>
            </w:ins>
          </w:p>
        </w:tc>
        <w:tc>
          <w:tcPr>
            <w:tcW w:w="2970" w:type="dxa"/>
            <w:tcBorders>
              <w:top w:val="single" w:sz="4" w:space="0" w:color="000000"/>
              <w:left w:val="single" w:sz="4" w:space="0" w:color="000000"/>
              <w:bottom w:val="single" w:sz="4" w:space="0" w:color="000000"/>
              <w:right w:val="single" w:sz="4" w:space="0" w:color="000000"/>
            </w:tcBorders>
            <w:vAlign w:val="center"/>
          </w:tcPr>
          <w:p w14:paraId="6D8D7D35" w14:textId="46A81DEA" w:rsidR="00C56710" w:rsidRPr="00835288" w:rsidRDefault="00F81665" w:rsidP="00B8633F">
            <w:pPr>
              <w:spacing w:after="0" w:line="240" w:lineRule="auto"/>
              <w:jc w:val="left"/>
              <w:rPr>
                <w:ins w:id="4745" w:author="Admin" w:date="2017-09-19T23:20:00Z"/>
                <w:rFonts w:cs="Times New Roman"/>
                <w:color w:val="000000"/>
                <w:sz w:val="24"/>
                <w:szCs w:val="24"/>
              </w:rPr>
            </w:pPr>
            <w:ins w:id="4746" w:author="Admin" w:date="2017-09-29T09:53:00Z">
              <w:r>
                <w:rPr>
                  <w:rFonts w:cs="Times New Roman"/>
                  <w:color w:val="000000"/>
                  <w:sz w:val="24"/>
                  <w:szCs w:val="24"/>
                </w:rPr>
                <w:t>Mã quyết định</w:t>
              </w:r>
            </w:ins>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68095F2D" w14:textId="77777777" w:rsidR="00C56710" w:rsidRPr="00835288" w:rsidRDefault="00C56710" w:rsidP="00B8633F">
            <w:pPr>
              <w:spacing w:before="240"/>
              <w:jc w:val="center"/>
              <w:rPr>
                <w:ins w:id="4747" w:author="Admin" w:date="2017-09-19T23:20:00Z"/>
                <w:rFonts w:cs="Times New Roman"/>
                <w:sz w:val="24"/>
                <w:szCs w:val="24"/>
              </w:rPr>
            </w:pPr>
            <w:ins w:id="4748" w:author="Admin" w:date="2017-09-19T23:20: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4A95242E" w14:textId="77777777" w:rsidR="00C56710" w:rsidRPr="00835288" w:rsidRDefault="00C56710" w:rsidP="00B8633F">
            <w:pPr>
              <w:spacing w:before="240"/>
              <w:jc w:val="center"/>
              <w:rPr>
                <w:ins w:id="4749" w:author="Admin" w:date="2017-09-19T23:20: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699C297" w14:textId="77777777" w:rsidR="00C56710" w:rsidRPr="00835288" w:rsidRDefault="00C56710" w:rsidP="00B8633F">
            <w:pPr>
              <w:spacing w:before="240"/>
              <w:jc w:val="center"/>
              <w:rPr>
                <w:ins w:id="4750" w:author="Admin" w:date="2017-09-19T23:20:00Z"/>
                <w:rFonts w:cs="Times New Roman"/>
                <w:sz w:val="24"/>
                <w:szCs w:val="24"/>
              </w:rPr>
            </w:pPr>
            <w:ins w:id="4751" w:author="Admin" w:date="2017-09-19T23:20:00Z">
              <w:r w:rsidRPr="00835288">
                <w:rPr>
                  <w:rFonts w:cs="Times New Roman"/>
                  <w:sz w:val="24"/>
                  <w:szCs w:val="24"/>
                </w:rPr>
                <w:t>Có</w:t>
              </w:r>
            </w:ins>
          </w:p>
        </w:tc>
        <w:tc>
          <w:tcPr>
            <w:tcW w:w="1530" w:type="dxa"/>
            <w:tcBorders>
              <w:top w:val="single" w:sz="4" w:space="0" w:color="000000"/>
              <w:left w:val="single" w:sz="4" w:space="0" w:color="000000"/>
              <w:bottom w:val="single" w:sz="4" w:space="0" w:color="000000"/>
              <w:right w:val="single" w:sz="4" w:space="0" w:color="000000"/>
            </w:tcBorders>
            <w:vAlign w:val="center"/>
            <w:hideMark/>
          </w:tcPr>
          <w:p w14:paraId="63CAF870" w14:textId="77777777" w:rsidR="00C56710" w:rsidRPr="00835288" w:rsidRDefault="00C56710" w:rsidP="00B8633F">
            <w:pPr>
              <w:spacing w:before="240"/>
              <w:jc w:val="left"/>
              <w:rPr>
                <w:ins w:id="4752" w:author="Admin" w:date="2017-09-19T23:20:00Z"/>
                <w:rFonts w:cs="Times New Roman"/>
                <w:sz w:val="24"/>
                <w:szCs w:val="24"/>
              </w:rPr>
            </w:pPr>
            <w:ins w:id="4753" w:author="Admin" w:date="2017-09-19T23:20:00Z">
              <w:r>
                <w:rPr>
                  <w:rFonts w:cs="Times New Roman"/>
                  <w:sz w:val="24"/>
                  <w:szCs w:val="24"/>
                </w:rPr>
                <w:t>Tự sinh theo quy tắc: QĐ + số thứ tự tăng dần 3 chữ số</w:t>
              </w:r>
            </w:ins>
          </w:p>
        </w:tc>
      </w:tr>
      <w:tr w:rsidR="00C56710" w:rsidRPr="00835288" w14:paraId="10AA2F85" w14:textId="77777777" w:rsidTr="00B8633F">
        <w:trPr>
          <w:trHeight w:val="286"/>
          <w:ins w:id="4754" w:author="Admin" w:date="2017-09-19T23:20:00Z"/>
        </w:trPr>
        <w:tc>
          <w:tcPr>
            <w:tcW w:w="720" w:type="dxa"/>
            <w:tcBorders>
              <w:top w:val="single" w:sz="4" w:space="0" w:color="000000"/>
              <w:left w:val="single" w:sz="4" w:space="0" w:color="000000"/>
              <w:bottom w:val="single" w:sz="4" w:space="0" w:color="000000"/>
              <w:right w:val="single" w:sz="4" w:space="0" w:color="000000"/>
            </w:tcBorders>
            <w:vAlign w:val="center"/>
          </w:tcPr>
          <w:p w14:paraId="1B64C52B" w14:textId="77777777" w:rsidR="00C56710" w:rsidRPr="008516FA" w:rsidRDefault="00C56710" w:rsidP="00C56710">
            <w:pPr>
              <w:pStyle w:val="ListParagraph"/>
              <w:numPr>
                <w:ilvl w:val="0"/>
                <w:numId w:val="49"/>
              </w:numPr>
              <w:spacing w:after="0" w:line="26" w:lineRule="atLeast"/>
              <w:jc w:val="left"/>
              <w:rPr>
                <w:ins w:id="4755" w:author="Admin" w:date="2017-09-19T23:20:00Z"/>
                <w:rFonts w:cs="Times New Roman"/>
                <w:color w:val="000000"/>
                <w:sz w:val="24"/>
                <w:szCs w:val="24"/>
              </w:rPr>
            </w:pPr>
          </w:p>
        </w:tc>
        <w:tc>
          <w:tcPr>
            <w:tcW w:w="1530" w:type="dxa"/>
            <w:tcBorders>
              <w:top w:val="single" w:sz="4" w:space="0" w:color="000000"/>
              <w:left w:val="single" w:sz="4" w:space="0" w:color="000000"/>
              <w:bottom w:val="single" w:sz="4" w:space="0" w:color="000000"/>
              <w:right w:val="single" w:sz="4" w:space="0" w:color="000000"/>
            </w:tcBorders>
            <w:vAlign w:val="center"/>
            <w:hideMark/>
          </w:tcPr>
          <w:p w14:paraId="03ECBD4B" w14:textId="77777777" w:rsidR="00C56710" w:rsidRPr="00835288" w:rsidRDefault="00C56710" w:rsidP="00B8633F">
            <w:pPr>
              <w:spacing w:after="0" w:line="26" w:lineRule="atLeast"/>
              <w:jc w:val="left"/>
              <w:rPr>
                <w:ins w:id="4756" w:author="Admin" w:date="2017-09-19T23:20:00Z"/>
                <w:rFonts w:cs="Times New Roman"/>
                <w:color w:val="000000"/>
                <w:sz w:val="24"/>
                <w:szCs w:val="24"/>
              </w:rPr>
            </w:pPr>
            <w:ins w:id="4757" w:author="Admin" w:date="2017-09-19T23:20:00Z">
              <w:r w:rsidRPr="00835288">
                <w:rPr>
                  <w:rFonts w:cs="Times New Roman"/>
                  <w:color w:val="000000"/>
                  <w:sz w:val="24"/>
                  <w:szCs w:val="24"/>
                </w:rPr>
                <w:t xml:space="preserve">Tên </w:t>
              </w:r>
              <w:r>
                <w:rPr>
                  <w:rFonts w:cs="Times New Roman"/>
                  <w:color w:val="000000"/>
                  <w:sz w:val="24"/>
                  <w:szCs w:val="24"/>
                </w:rPr>
                <w:t>quyết định</w:t>
              </w:r>
            </w:ins>
          </w:p>
        </w:tc>
        <w:tc>
          <w:tcPr>
            <w:tcW w:w="2970" w:type="dxa"/>
            <w:tcBorders>
              <w:top w:val="single" w:sz="4" w:space="0" w:color="000000"/>
              <w:left w:val="single" w:sz="4" w:space="0" w:color="000000"/>
              <w:bottom w:val="single" w:sz="4" w:space="0" w:color="000000"/>
              <w:right w:val="single" w:sz="4" w:space="0" w:color="000000"/>
            </w:tcBorders>
            <w:vAlign w:val="center"/>
          </w:tcPr>
          <w:p w14:paraId="2C26A257" w14:textId="1E027B3B" w:rsidR="00C56710" w:rsidRPr="00835288" w:rsidRDefault="00C56710" w:rsidP="004A011B">
            <w:pPr>
              <w:spacing w:after="0" w:line="240" w:lineRule="auto"/>
              <w:jc w:val="left"/>
              <w:rPr>
                <w:ins w:id="4758" w:author="Admin" w:date="2017-09-19T23:20:00Z"/>
                <w:rFonts w:cs="Times New Roman"/>
                <w:color w:val="000000"/>
                <w:sz w:val="24"/>
                <w:szCs w:val="24"/>
              </w:rPr>
              <w:pPrChange w:id="4759" w:author="Admin" w:date="2017-09-29T14:50:00Z">
                <w:pPr>
                  <w:spacing w:after="0" w:line="240" w:lineRule="auto"/>
                  <w:jc w:val="left"/>
                </w:pPr>
              </w:pPrChange>
            </w:pPr>
            <w:ins w:id="4760" w:author="Admin" w:date="2017-09-19T23:20:00Z">
              <w:r w:rsidRPr="00835288">
                <w:rPr>
                  <w:rFonts w:cs="Times New Roman"/>
                  <w:color w:val="000000"/>
                  <w:sz w:val="24"/>
                  <w:szCs w:val="24"/>
                </w:rPr>
                <w:t xml:space="preserve">Tên của loại </w:t>
              </w:r>
            </w:ins>
            <w:ins w:id="4761" w:author="Admin" w:date="2017-09-29T14:50:00Z">
              <w:r w:rsidR="004A011B">
                <w:rPr>
                  <w:rFonts w:cs="Times New Roman"/>
                  <w:color w:val="000000"/>
                  <w:sz w:val="24"/>
                  <w:szCs w:val="24"/>
                </w:rPr>
                <w:t>quyết định</w:t>
              </w:r>
            </w:ins>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612EB101" w14:textId="77777777" w:rsidR="00C56710" w:rsidRPr="00835288" w:rsidRDefault="00C56710" w:rsidP="00B8633F">
            <w:pPr>
              <w:spacing w:before="240"/>
              <w:jc w:val="center"/>
              <w:rPr>
                <w:ins w:id="4762" w:author="Admin" w:date="2017-09-19T23:20:00Z"/>
                <w:rFonts w:cs="Times New Roman"/>
                <w:sz w:val="24"/>
                <w:szCs w:val="24"/>
              </w:rPr>
            </w:pPr>
            <w:ins w:id="4763" w:author="Admin" w:date="2017-09-19T23:20: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5749658E" w14:textId="77777777" w:rsidR="00C56710" w:rsidRPr="00835288" w:rsidRDefault="00C56710" w:rsidP="00B8633F">
            <w:pPr>
              <w:spacing w:before="240"/>
              <w:jc w:val="center"/>
              <w:rPr>
                <w:ins w:id="4764" w:author="Admin" w:date="2017-09-19T23:20: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5C9CB88" w14:textId="77777777" w:rsidR="00C56710" w:rsidRPr="00835288" w:rsidRDefault="00C56710" w:rsidP="00B8633F">
            <w:pPr>
              <w:spacing w:before="240"/>
              <w:jc w:val="center"/>
              <w:rPr>
                <w:ins w:id="4765" w:author="Admin" w:date="2017-09-19T23:20:00Z"/>
                <w:rFonts w:cs="Times New Roman"/>
                <w:sz w:val="24"/>
                <w:szCs w:val="24"/>
              </w:rPr>
            </w:pPr>
            <w:ins w:id="4766" w:author="Admin" w:date="2017-09-19T23:20:00Z">
              <w:r w:rsidRPr="00835288">
                <w:rPr>
                  <w:rFonts w:cs="Times New Roman"/>
                  <w:sz w:val="24"/>
                  <w:szCs w:val="24"/>
                </w:rPr>
                <w:t>Có</w:t>
              </w:r>
            </w:ins>
          </w:p>
        </w:tc>
        <w:tc>
          <w:tcPr>
            <w:tcW w:w="1530" w:type="dxa"/>
            <w:tcBorders>
              <w:top w:val="single" w:sz="4" w:space="0" w:color="000000"/>
              <w:left w:val="single" w:sz="4" w:space="0" w:color="000000"/>
              <w:bottom w:val="single" w:sz="4" w:space="0" w:color="000000"/>
              <w:right w:val="single" w:sz="4" w:space="0" w:color="000000"/>
            </w:tcBorders>
            <w:vAlign w:val="center"/>
          </w:tcPr>
          <w:p w14:paraId="1991FD2C" w14:textId="77777777" w:rsidR="00C56710" w:rsidRPr="00835288" w:rsidRDefault="00C56710" w:rsidP="00B8633F">
            <w:pPr>
              <w:spacing w:before="240"/>
              <w:jc w:val="left"/>
              <w:rPr>
                <w:ins w:id="4767" w:author="Admin" w:date="2017-09-19T23:20:00Z"/>
                <w:rFonts w:cs="Times New Roman"/>
                <w:sz w:val="24"/>
                <w:szCs w:val="24"/>
              </w:rPr>
            </w:pPr>
          </w:p>
        </w:tc>
      </w:tr>
      <w:tr w:rsidR="00C56710" w:rsidRPr="00835288" w14:paraId="0CD256E3" w14:textId="77777777" w:rsidTr="00B8633F">
        <w:trPr>
          <w:trHeight w:val="286"/>
          <w:ins w:id="4768" w:author="Admin" w:date="2017-09-19T23:20:00Z"/>
        </w:trPr>
        <w:tc>
          <w:tcPr>
            <w:tcW w:w="720" w:type="dxa"/>
            <w:tcBorders>
              <w:top w:val="single" w:sz="4" w:space="0" w:color="000000"/>
              <w:left w:val="single" w:sz="4" w:space="0" w:color="000000"/>
              <w:bottom w:val="single" w:sz="4" w:space="0" w:color="000000"/>
              <w:right w:val="single" w:sz="4" w:space="0" w:color="000000"/>
            </w:tcBorders>
            <w:vAlign w:val="center"/>
          </w:tcPr>
          <w:p w14:paraId="6BEDAD12" w14:textId="77777777" w:rsidR="00C56710" w:rsidRPr="00835288" w:rsidRDefault="00C56710" w:rsidP="00C56710">
            <w:pPr>
              <w:pStyle w:val="NoSpacing"/>
              <w:numPr>
                <w:ilvl w:val="0"/>
                <w:numId w:val="49"/>
              </w:numPr>
              <w:spacing w:before="240"/>
              <w:rPr>
                <w:ins w:id="4769" w:author="Admin" w:date="2017-09-19T23:20:00Z"/>
              </w:rPr>
            </w:pPr>
          </w:p>
        </w:tc>
        <w:tc>
          <w:tcPr>
            <w:tcW w:w="1530" w:type="dxa"/>
            <w:tcBorders>
              <w:top w:val="single" w:sz="4" w:space="0" w:color="000000"/>
              <w:left w:val="single" w:sz="4" w:space="0" w:color="000000"/>
              <w:bottom w:val="single" w:sz="4" w:space="0" w:color="000000"/>
              <w:right w:val="single" w:sz="4" w:space="0" w:color="000000"/>
            </w:tcBorders>
            <w:vAlign w:val="center"/>
          </w:tcPr>
          <w:p w14:paraId="18158EBE" w14:textId="77777777" w:rsidR="00C56710" w:rsidRPr="00835288" w:rsidRDefault="00C56710" w:rsidP="00B8633F">
            <w:pPr>
              <w:pStyle w:val="NoSpacing"/>
              <w:spacing w:before="240"/>
              <w:rPr>
                <w:ins w:id="4770" w:author="Admin" w:date="2017-09-19T23:20:00Z"/>
              </w:rPr>
            </w:pPr>
            <w:ins w:id="4771" w:author="Admin" w:date="2017-09-19T23:20:00Z">
              <w:r w:rsidRPr="00835288">
                <w:t>Trạng thái</w:t>
              </w:r>
            </w:ins>
          </w:p>
        </w:tc>
        <w:tc>
          <w:tcPr>
            <w:tcW w:w="2970" w:type="dxa"/>
            <w:tcBorders>
              <w:top w:val="single" w:sz="4" w:space="0" w:color="000000"/>
              <w:left w:val="single" w:sz="4" w:space="0" w:color="000000"/>
              <w:bottom w:val="single" w:sz="4" w:space="0" w:color="000000"/>
              <w:right w:val="single" w:sz="4" w:space="0" w:color="000000"/>
            </w:tcBorders>
            <w:vAlign w:val="center"/>
          </w:tcPr>
          <w:p w14:paraId="0E11C49A" w14:textId="35E6A915" w:rsidR="00C56710" w:rsidRPr="00835288" w:rsidRDefault="00C56710" w:rsidP="004A011B">
            <w:pPr>
              <w:spacing w:after="0" w:line="240" w:lineRule="auto"/>
              <w:jc w:val="left"/>
              <w:rPr>
                <w:ins w:id="4772" w:author="Admin" w:date="2017-09-19T23:20:00Z"/>
                <w:rFonts w:cs="Times New Roman"/>
                <w:color w:val="000000"/>
                <w:sz w:val="24"/>
                <w:szCs w:val="24"/>
              </w:rPr>
              <w:pPrChange w:id="4773" w:author="Admin" w:date="2017-09-29T14:50:00Z">
                <w:pPr>
                  <w:spacing w:after="0" w:line="240" w:lineRule="auto"/>
                  <w:jc w:val="left"/>
                </w:pPr>
              </w:pPrChange>
            </w:pPr>
            <w:ins w:id="4774" w:author="Admin" w:date="2017-09-19T23:20:00Z">
              <w:r w:rsidRPr="00835288">
                <w:rPr>
                  <w:rFonts w:cs="Times New Roman"/>
                  <w:color w:val="000000"/>
                  <w:sz w:val="24"/>
                  <w:szCs w:val="24"/>
                </w:rPr>
                <w:t>Trạng thái “</w:t>
              </w:r>
              <w:r>
                <w:rPr>
                  <w:rFonts w:cs="Times New Roman"/>
                  <w:color w:val="000000"/>
                  <w:sz w:val="24"/>
                  <w:szCs w:val="24"/>
                </w:rPr>
                <w:t>Áp dụng</w:t>
              </w:r>
              <w:r w:rsidRPr="00835288">
                <w:rPr>
                  <w:rFonts w:cs="Times New Roman"/>
                  <w:color w:val="000000"/>
                  <w:sz w:val="24"/>
                  <w:szCs w:val="24"/>
                </w:rPr>
                <w:t>” hoặc “</w:t>
              </w:r>
              <w:r>
                <w:rPr>
                  <w:rFonts w:cs="Times New Roman"/>
                  <w:color w:val="000000"/>
                  <w:sz w:val="24"/>
                  <w:szCs w:val="24"/>
                </w:rPr>
                <w:t>Ngừng áp dụng</w:t>
              </w:r>
              <w:r w:rsidRPr="00835288">
                <w:rPr>
                  <w:rFonts w:cs="Times New Roman"/>
                  <w:color w:val="000000"/>
                  <w:sz w:val="24"/>
                  <w:szCs w:val="24"/>
                </w:rPr>
                <w:t xml:space="preserve">” loại </w:t>
              </w:r>
            </w:ins>
            <w:ins w:id="4775" w:author="Admin" w:date="2017-09-29T14:50:00Z">
              <w:r w:rsidR="004A011B">
                <w:rPr>
                  <w:rFonts w:cs="Times New Roman"/>
                  <w:color w:val="000000"/>
                  <w:sz w:val="24"/>
                  <w:szCs w:val="24"/>
                </w:rPr>
                <w:t>quyết định</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5AAFF68D" w14:textId="77777777" w:rsidR="00C56710" w:rsidRPr="00835288" w:rsidRDefault="00C56710" w:rsidP="00B8633F">
            <w:pPr>
              <w:spacing w:before="240"/>
              <w:jc w:val="center"/>
              <w:rPr>
                <w:ins w:id="4776" w:author="Admin" w:date="2017-09-19T23:20:00Z"/>
                <w:rFonts w:cs="Times New Roman"/>
                <w:sz w:val="24"/>
                <w:szCs w:val="24"/>
              </w:rPr>
            </w:pPr>
            <w:ins w:id="4777" w:author="Admin" w:date="2017-09-19T23:20:00Z">
              <w:r>
                <w:rPr>
                  <w:rFonts w:cs="Times New Roman"/>
                  <w:sz w:val="24"/>
                  <w:szCs w:val="24"/>
                </w:rPr>
                <w:t>Tích chọn</w:t>
              </w:r>
            </w:ins>
          </w:p>
        </w:tc>
        <w:tc>
          <w:tcPr>
            <w:tcW w:w="810" w:type="dxa"/>
            <w:tcBorders>
              <w:top w:val="single" w:sz="4" w:space="0" w:color="000000"/>
              <w:left w:val="single" w:sz="4" w:space="0" w:color="000000"/>
              <w:bottom w:val="single" w:sz="4" w:space="0" w:color="000000"/>
              <w:right w:val="single" w:sz="4" w:space="0" w:color="000000"/>
            </w:tcBorders>
          </w:tcPr>
          <w:p w14:paraId="2B925850" w14:textId="77777777" w:rsidR="00C56710" w:rsidRPr="00835288" w:rsidRDefault="00C56710" w:rsidP="00B8633F">
            <w:pPr>
              <w:spacing w:before="240"/>
              <w:jc w:val="center"/>
              <w:rPr>
                <w:ins w:id="4778" w:author="Admin" w:date="2017-09-19T23:20: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52CDC8" w14:textId="77777777" w:rsidR="00C56710" w:rsidRPr="00835288" w:rsidRDefault="00C56710" w:rsidP="00B8633F">
            <w:pPr>
              <w:spacing w:before="240"/>
              <w:jc w:val="center"/>
              <w:rPr>
                <w:ins w:id="4779" w:author="Admin" w:date="2017-09-19T23:20:00Z"/>
                <w:rFonts w:cs="Times New Roman"/>
                <w:sz w:val="24"/>
                <w:szCs w:val="24"/>
              </w:rPr>
            </w:pPr>
            <w:ins w:id="4780" w:author="Admin" w:date="2017-09-19T23:20:00Z">
              <w:r w:rsidRPr="00835288">
                <w:rPr>
                  <w:rFonts w:cs="Times New Roman"/>
                  <w:sz w:val="24"/>
                  <w:szCs w:val="24"/>
                </w:rPr>
                <w:t>Có</w:t>
              </w:r>
            </w:ins>
          </w:p>
        </w:tc>
        <w:tc>
          <w:tcPr>
            <w:tcW w:w="1530" w:type="dxa"/>
            <w:tcBorders>
              <w:top w:val="single" w:sz="4" w:space="0" w:color="000000"/>
              <w:left w:val="single" w:sz="4" w:space="0" w:color="000000"/>
              <w:bottom w:val="single" w:sz="4" w:space="0" w:color="000000"/>
              <w:right w:val="single" w:sz="4" w:space="0" w:color="000000"/>
            </w:tcBorders>
            <w:vAlign w:val="center"/>
          </w:tcPr>
          <w:p w14:paraId="0BAD2789" w14:textId="77777777" w:rsidR="00C56710" w:rsidRPr="00835288" w:rsidRDefault="00C56710" w:rsidP="00B8633F">
            <w:pPr>
              <w:spacing w:before="240"/>
              <w:rPr>
                <w:ins w:id="4781" w:author="Admin" w:date="2017-09-19T23:20:00Z"/>
                <w:rFonts w:cs="Times New Roman"/>
                <w:sz w:val="24"/>
                <w:szCs w:val="24"/>
              </w:rPr>
            </w:pPr>
          </w:p>
        </w:tc>
      </w:tr>
      <w:tr w:rsidR="00C56710" w:rsidRPr="00835288" w14:paraId="35C60CDC" w14:textId="77777777" w:rsidTr="00B8633F">
        <w:trPr>
          <w:trHeight w:val="286"/>
          <w:ins w:id="4782" w:author="Admin" w:date="2017-09-19T23:20:00Z"/>
        </w:trPr>
        <w:tc>
          <w:tcPr>
            <w:tcW w:w="720" w:type="dxa"/>
            <w:tcBorders>
              <w:top w:val="single" w:sz="4" w:space="0" w:color="000000"/>
              <w:left w:val="single" w:sz="4" w:space="0" w:color="000000"/>
              <w:bottom w:val="single" w:sz="4" w:space="0" w:color="000000"/>
              <w:right w:val="single" w:sz="4" w:space="0" w:color="000000"/>
            </w:tcBorders>
            <w:vAlign w:val="center"/>
          </w:tcPr>
          <w:p w14:paraId="7C5C0B11" w14:textId="77777777" w:rsidR="00C56710" w:rsidRPr="00835288" w:rsidRDefault="00C56710" w:rsidP="00C56710">
            <w:pPr>
              <w:pStyle w:val="NoSpacing"/>
              <w:numPr>
                <w:ilvl w:val="0"/>
                <w:numId w:val="49"/>
              </w:numPr>
              <w:spacing w:before="240"/>
              <w:rPr>
                <w:ins w:id="4783" w:author="Admin" w:date="2017-09-19T23:20:00Z"/>
              </w:rPr>
            </w:pPr>
          </w:p>
        </w:tc>
        <w:tc>
          <w:tcPr>
            <w:tcW w:w="1530" w:type="dxa"/>
            <w:tcBorders>
              <w:top w:val="single" w:sz="4" w:space="0" w:color="000000"/>
              <w:left w:val="single" w:sz="4" w:space="0" w:color="000000"/>
              <w:bottom w:val="single" w:sz="4" w:space="0" w:color="000000"/>
              <w:right w:val="single" w:sz="4" w:space="0" w:color="000000"/>
            </w:tcBorders>
            <w:vAlign w:val="center"/>
          </w:tcPr>
          <w:p w14:paraId="72218BC0" w14:textId="77777777" w:rsidR="00C56710" w:rsidRPr="00835288" w:rsidRDefault="00C56710" w:rsidP="00B8633F">
            <w:pPr>
              <w:pStyle w:val="NoSpacing"/>
              <w:spacing w:before="240"/>
              <w:rPr>
                <w:ins w:id="4784" w:author="Admin" w:date="2017-09-19T23:20:00Z"/>
              </w:rPr>
            </w:pPr>
            <w:ins w:id="4785" w:author="Admin" w:date="2017-09-19T23:20:00Z">
              <w:r w:rsidRPr="00835288">
                <w:t>Ghi chú</w:t>
              </w:r>
            </w:ins>
          </w:p>
        </w:tc>
        <w:tc>
          <w:tcPr>
            <w:tcW w:w="2970" w:type="dxa"/>
            <w:tcBorders>
              <w:top w:val="single" w:sz="4" w:space="0" w:color="000000"/>
              <w:left w:val="single" w:sz="4" w:space="0" w:color="000000"/>
              <w:bottom w:val="single" w:sz="4" w:space="0" w:color="000000"/>
              <w:right w:val="single" w:sz="4" w:space="0" w:color="000000"/>
            </w:tcBorders>
            <w:vAlign w:val="center"/>
          </w:tcPr>
          <w:p w14:paraId="0BFB3944" w14:textId="77777777" w:rsidR="00C56710" w:rsidRPr="00835288" w:rsidRDefault="00C56710" w:rsidP="00B8633F">
            <w:pPr>
              <w:spacing w:after="0" w:line="240" w:lineRule="auto"/>
              <w:jc w:val="left"/>
              <w:rPr>
                <w:ins w:id="4786" w:author="Admin" w:date="2017-09-19T23:20:00Z"/>
                <w:rFonts w:cs="Times New Roman"/>
                <w:color w:val="000000"/>
                <w:sz w:val="24"/>
                <w:szCs w:val="24"/>
              </w:rPr>
            </w:pPr>
            <w:ins w:id="4787" w:author="Admin" w:date="2017-09-19T23:20:00Z">
              <w:r w:rsidRPr="00835288">
                <w:rPr>
                  <w:rFonts w:cs="Times New Roman"/>
                  <w:color w:val="000000"/>
                  <w:sz w:val="24"/>
                  <w:szCs w:val="24"/>
                </w:rPr>
                <w:t xml:space="preserve">Ghi chú thêm </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3FD0AA90" w14:textId="77777777" w:rsidR="00C56710" w:rsidRPr="00835288" w:rsidRDefault="00C56710" w:rsidP="00B8633F">
            <w:pPr>
              <w:spacing w:before="240"/>
              <w:jc w:val="center"/>
              <w:rPr>
                <w:ins w:id="4788" w:author="Admin" w:date="2017-09-19T23:20:00Z"/>
                <w:rFonts w:cs="Times New Roman"/>
                <w:sz w:val="24"/>
                <w:szCs w:val="24"/>
              </w:rPr>
            </w:pPr>
            <w:ins w:id="4789" w:author="Admin" w:date="2017-09-19T23:20:00Z">
              <w:r>
                <w:rPr>
                  <w:rFonts w:cs="Times New Roman"/>
                  <w:sz w:val="24"/>
                  <w:szCs w:val="24"/>
                </w:rPr>
                <w:t>Ký tự</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432C2D61" w14:textId="77777777" w:rsidR="00C56710" w:rsidRPr="00835288" w:rsidRDefault="00C56710" w:rsidP="00B8633F">
            <w:pPr>
              <w:spacing w:before="240"/>
              <w:jc w:val="center"/>
              <w:rPr>
                <w:ins w:id="4790" w:author="Admin" w:date="2017-09-19T23:20: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0D5BEA1" w14:textId="77777777" w:rsidR="00C56710" w:rsidRPr="00835288" w:rsidRDefault="00C56710" w:rsidP="00B8633F">
            <w:pPr>
              <w:spacing w:before="240"/>
              <w:jc w:val="center"/>
              <w:rPr>
                <w:ins w:id="4791" w:author="Admin" w:date="2017-09-19T23:20:00Z"/>
                <w:rFonts w:cs="Times New Roman"/>
                <w:sz w:val="24"/>
                <w:szCs w:val="24"/>
              </w:rPr>
            </w:pPr>
            <w:ins w:id="4792" w:author="Admin" w:date="2017-09-19T23:20:00Z">
              <w:r w:rsidRPr="00835288">
                <w:rPr>
                  <w:rFonts w:cs="Times New Roman"/>
                  <w:sz w:val="24"/>
                  <w:szCs w:val="24"/>
                </w:rPr>
                <w:t>Không</w:t>
              </w:r>
            </w:ins>
          </w:p>
        </w:tc>
        <w:tc>
          <w:tcPr>
            <w:tcW w:w="1530" w:type="dxa"/>
            <w:tcBorders>
              <w:top w:val="single" w:sz="4" w:space="0" w:color="000000"/>
              <w:left w:val="single" w:sz="4" w:space="0" w:color="000000"/>
              <w:bottom w:val="single" w:sz="4" w:space="0" w:color="000000"/>
              <w:right w:val="single" w:sz="4" w:space="0" w:color="000000"/>
            </w:tcBorders>
            <w:vAlign w:val="center"/>
          </w:tcPr>
          <w:p w14:paraId="72FED88A" w14:textId="77777777" w:rsidR="00C56710" w:rsidRPr="00835288" w:rsidRDefault="00C56710" w:rsidP="00B8633F">
            <w:pPr>
              <w:spacing w:before="240"/>
              <w:rPr>
                <w:ins w:id="4793" w:author="Admin" w:date="2017-09-19T23:20:00Z"/>
                <w:rFonts w:cs="Times New Roman"/>
                <w:sz w:val="24"/>
                <w:szCs w:val="24"/>
              </w:rPr>
            </w:pPr>
          </w:p>
        </w:tc>
      </w:tr>
    </w:tbl>
    <w:p w14:paraId="09E82EF7" w14:textId="77777777" w:rsidR="00C56710" w:rsidRPr="00835288" w:rsidRDefault="00C56710" w:rsidP="00C56710">
      <w:pPr>
        <w:rPr>
          <w:ins w:id="4794" w:author="Admin" w:date="2017-09-19T23:20:00Z"/>
          <w:rFonts w:cs="Times New Roman"/>
          <w:sz w:val="24"/>
          <w:szCs w:val="24"/>
        </w:rPr>
      </w:pPr>
    </w:p>
    <w:p w14:paraId="2B5E6172" w14:textId="77777777" w:rsidR="00C56710" w:rsidRPr="00835288" w:rsidRDefault="00C56710" w:rsidP="00C56710">
      <w:pPr>
        <w:rPr>
          <w:ins w:id="4795" w:author="Admin" w:date="2017-09-19T23:20:00Z"/>
          <w:rFonts w:cs="Times New Roman"/>
          <w:b/>
          <w:sz w:val="24"/>
          <w:szCs w:val="24"/>
        </w:rPr>
      </w:pPr>
      <w:ins w:id="4796" w:author="Admin" w:date="2017-09-19T23:20:00Z">
        <w:r w:rsidRPr="00835288">
          <w:rPr>
            <w:rFonts w:cs="Times New Roman"/>
            <w:b/>
            <w:sz w:val="24"/>
            <w:szCs w:val="24"/>
          </w:rPr>
          <w:t>Mô tả thông tin:</w:t>
        </w:r>
      </w:ins>
    </w:p>
    <w:p w14:paraId="5ECD103A" w14:textId="28CFE2CE" w:rsidR="00C56710" w:rsidRDefault="00C56710" w:rsidP="00C56710">
      <w:pPr>
        <w:pStyle w:val="ListParagraph"/>
        <w:keepLines w:val="0"/>
        <w:numPr>
          <w:ilvl w:val="0"/>
          <w:numId w:val="8"/>
        </w:numPr>
        <w:spacing w:after="200" w:line="312" w:lineRule="auto"/>
        <w:ind w:left="540" w:hanging="540"/>
        <w:rPr>
          <w:ins w:id="4797" w:author="Admin" w:date="2017-09-29T09:55:00Z"/>
          <w:rFonts w:cs="Times New Roman"/>
          <w:sz w:val="24"/>
          <w:szCs w:val="24"/>
        </w:rPr>
      </w:pPr>
      <w:ins w:id="4798" w:author="Admin" w:date="2017-09-19T23:20:00Z">
        <w:r>
          <w:rPr>
            <w:rFonts w:cs="Times New Roman"/>
            <w:sz w:val="24"/>
            <w:szCs w:val="24"/>
          </w:rPr>
          <w:t xml:space="preserve">Các loại quyết định Tập đoàn áp dụng:  </w:t>
        </w:r>
      </w:ins>
    </w:p>
    <w:p w14:paraId="685E7E2B" w14:textId="77777777" w:rsidR="00F81665" w:rsidRDefault="00F81665" w:rsidP="00F81665">
      <w:pPr>
        <w:pStyle w:val="ListParagraph"/>
        <w:numPr>
          <w:ilvl w:val="0"/>
          <w:numId w:val="8"/>
        </w:numPr>
        <w:spacing w:line="312" w:lineRule="auto"/>
        <w:rPr>
          <w:ins w:id="4799" w:author="Admin" w:date="2017-09-29T09:55:00Z"/>
          <w:rFonts w:cs="Times New Roman"/>
          <w:sz w:val="24"/>
          <w:szCs w:val="24"/>
        </w:rPr>
      </w:pPr>
      <w:ins w:id="4800" w:author="Admin" w:date="2017-09-29T09:55:00Z">
        <w:r>
          <w:rPr>
            <w:rFonts w:cs="Times New Roman"/>
            <w:sz w:val="24"/>
            <w:szCs w:val="24"/>
          </w:rPr>
          <w:t xml:space="preserve">+ </w:t>
        </w:r>
        <w:r w:rsidRPr="00BC5065">
          <w:rPr>
            <w:rFonts w:cs="Times New Roman"/>
            <w:sz w:val="24"/>
            <w:szCs w:val="24"/>
          </w:rPr>
          <w:t>Quyết định</w:t>
        </w:r>
        <w:r>
          <w:rPr>
            <w:rFonts w:cs="Times New Roman"/>
            <w:sz w:val="24"/>
            <w:szCs w:val="24"/>
          </w:rPr>
          <w:t xml:space="preserve"> tiếp nhận,</w:t>
        </w:r>
      </w:ins>
    </w:p>
    <w:p w14:paraId="0C1B2013" w14:textId="77777777" w:rsidR="00F81665" w:rsidRDefault="00F81665" w:rsidP="00F81665">
      <w:pPr>
        <w:pStyle w:val="ListParagraph"/>
        <w:numPr>
          <w:ilvl w:val="0"/>
          <w:numId w:val="8"/>
        </w:numPr>
        <w:spacing w:line="312" w:lineRule="auto"/>
        <w:rPr>
          <w:ins w:id="4801" w:author="Admin" w:date="2017-09-29T09:55:00Z"/>
          <w:rFonts w:cs="Times New Roman"/>
          <w:sz w:val="24"/>
          <w:szCs w:val="24"/>
        </w:rPr>
      </w:pPr>
      <w:ins w:id="4802" w:author="Admin" w:date="2017-09-29T09:55:00Z">
        <w:r>
          <w:rPr>
            <w:rFonts w:cs="Times New Roman"/>
            <w:sz w:val="24"/>
            <w:szCs w:val="24"/>
          </w:rPr>
          <w:t>+ Quyết định bổ nhiệm,</w:t>
        </w:r>
      </w:ins>
    </w:p>
    <w:p w14:paraId="07AA3453" w14:textId="77777777" w:rsidR="00F81665" w:rsidRDefault="00F81665" w:rsidP="00F81665">
      <w:pPr>
        <w:pStyle w:val="ListParagraph"/>
        <w:numPr>
          <w:ilvl w:val="0"/>
          <w:numId w:val="8"/>
        </w:numPr>
        <w:spacing w:line="312" w:lineRule="auto"/>
        <w:rPr>
          <w:ins w:id="4803" w:author="Admin" w:date="2017-09-29T09:55:00Z"/>
          <w:rFonts w:cs="Times New Roman"/>
          <w:sz w:val="24"/>
          <w:szCs w:val="24"/>
        </w:rPr>
      </w:pPr>
      <w:ins w:id="4804" w:author="Admin" w:date="2017-09-29T09:55:00Z">
        <w:r>
          <w:rPr>
            <w:rFonts w:cs="Times New Roman"/>
            <w:sz w:val="24"/>
            <w:szCs w:val="24"/>
          </w:rPr>
          <w:t>+ Quyết định điều chỉnh lương,</w:t>
        </w:r>
      </w:ins>
    </w:p>
    <w:p w14:paraId="27A60934" w14:textId="77777777" w:rsidR="00F81665" w:rsidRDefault="00F81665" w:rsidP="00F81665">
      <w:pPr>
        <w:pStyle w:val="ListParagraph"/>
        <w:numPr>
          <w:ilvl w:val="0"/>
          <w:numId w:val="8"/>
        </w:numPr>
        <w:spacing w:line="312" w:lineRule="auto"/>
        <w:rPr>
          <w:ins w:id="4805" w:author="Admin" w:date="2017-09-29T09:55:00Z"/>
          <w:rFonts w:cs="Times New Roman"/>
          <w:sz w:val="24"/>
          <w:szCs w:val="24"/>
        </w:rPr>
      </w:pPr>
      <w:ins w:id="4806" w:author="Admin" w:date="2017-09-29T09:55:00Z">
        <w:r>
          <w:rPr>
            <w:rFonts w:cs="Times New Roman"/>
            <w:sz w:val="24"/>
            <w:szCs w:val="24"/>
          </w:rPr>
          <w:t>+ Quyết định gia hạn chính thức,</w:t>
        </w:r>
      </w:ins>
    </w:p>
    <w:p w14:paraId="27BBDA72" w14:textId="77777777" w:rsidR="00F81665" w:rsidRDefault="00F81665" w:rsidP="00F81665">
      <w:pPr>
        <w:pStyle w:val="ListParagraph"/>
        <w:numPr>
          <w:ilvl w:val="0"/>
          <w:numId w:val="8"/>
        </w:numPr>
        <w:spacing w:line="312" w:lineRule="auto"/>
        <w:rPr>
          <w:ins w:id="4807" w:author="Admin" w:date="2017-09-29T09:55:00Z"/>
          <w:rFonts w:cs="Times New Roman"/>
          <w:sz w:val="24"/>
          <w:szCs w:val="24"/>
        </w:rPr>
      </w:pPr>
      <w:ins w:id="4808" w:author="Admin" w:date="2017-09-29T09:55:00Z">
        <w:r>
          <w:rPr>
            <w:rFonts w:cs="Times New Roman"/>
            <w:sz w:val="24"/>
            <w:szCs w:val="24"/>
          </w:rPr>
          <w:t>+ Quyết định điều chuyển</w:t>
        </w:r>
      </w:ins>
    </w:p>
    <w:p w14:paraId="6CB816FC" w14:textId="77777777" w:rsidR="00F81665" w:rsidRDefault="00F81665" w:rsidP="00F81665">
      <w:pPr>
        <w:pStyle w:val="ListParagraph"/>
        <w:numPr>
          <w:ilvl w:val="0"/>
          <w:numId w:val="8"/>
        </w:numPr>
        <w:spacing w:line="312" w:lineRule="auto"/>
        <w:rPr>
          <w:ins w:id="4809" w:author="Admin" w:date="2017-09-29T09:55:00Z"/>
          <w:rFonts w:cs="Times New Roman"/>
          <w:sz w:val="24"/>
          <w:szCs w:val="24"/>
        </w:rPr>
      </w:pPr>
      <w:ins w:id="4810" w:author="Admin" w:date="2017-09-29T09:55:00Z">
        <w:r>
          <w:rPr>
            <w:rFonts w:cs="Times New Roman"/>
            <w:sz w:val="24"/>
            <w:szCs w:val="24"/>
          </w:rPr>
          <w:t>+ Quyết định miễn nhiệm,</w:t>
        </w:r>
      </w:ins>
    </w:p>
    <w:p w14:paraId="6D56BE00" w14:textId="77777777" w:rsidR="00F81665" w:rsidRDefault="00F81665" w:rsidP="00F81665">
      <w:pPr>
        <w:pStyle w:val="ListParagraph"/>
        <w:numPr>
          <w:ilvl w:val="0"/>
          <w:numId w:val="8"/>
        </w:numPr>
        <w:spacing w:line="312" w:lineRule="auto"/>
        <w:rPr>
          <w:ins w:id="4811" w:author="Admin" w:date="2017-09-29T09:55:00Z"/>
          <w:rFonts w:cs="Times New Roman"/>
          <w:sz w:val="24"/>
          <w:szCs w:val="24"/>
        </w:rPr>
      </w:pPr>
      <w:ins w:id="4812" w:author="Admin" w:date="2017-09-29T09:55:00Z">
        <w:r>
          <w:rPr>
            <w:rFonts w:cs="Times New Roman"/>
            <w:sz w:val="24"/>
            <w:szCs w:val="24"/>
          </w:rPr>
          <w:t>+ Quyết định cấp bậc, vị trí,</w:t>
        </w:r>
      </w:ins>
    </w:p>
    <w:p w14:paraId="33C3FAF7" w14:textId="77777777" w:rsidR="00F81665" w:rsidRDefault="00F81665" w:rsidP="00F81665">
      <w:pPr>
        <w:pStyle w:val="ListParagraph"/>
        <w:numPr>
          <w:ilvl w:val="0"/>
          <w:numId w:val="8"/>
        </w:numPr>
        <w:spacing w:line="312" w:lineRule="auto"/>
        <w:rPr>
          <w:ins w:id="4813" w:author="Admin" w:date="2017-09-29T09:55:00Z"/>
          <w:rFonts w:cs="Times New Roman"/>
          <w:sz w:val="24"/>
          <w:szCs w:val="24"/>
        </w:rPr>
      </w:pPr>
      <w:ins w:id="4814" w:author="Admin" w:date="2017-09-29T09:55:00Z">
        <w:r>
          <w:rPr>
            <w:rFonts w:cs="Times New Roman"/>
            <w:sz w:val="24"/>
            <w:szCs w:val="24"/>
          </w:rPr>
          <w:t>+ Quyết định nghỉ không lương,</w:t>
        </w:r>
      </w:ins>
    </w:p>
    <w:p w14:paraId="4A3CC6B0" w14:textId="6EF5C191" w:rsidR="00F81665" w:rsidRPr="00473AEB" w:rsidRDefault="00F81665" w:rsidP="00473AEB">
      <w:pPr>
        <w:pStyle w:val="ListParagraph"/>
        <w:numPr>
          <w:ilvl w:val="0"/>
          <w:numId w:val="8"/>
        </w:numPr>
        <w:spacing w:line="312" w:lineRule="auto"/>
        <w:rPr>
          <w:ins w:id="4815" w:author="Admin" w:date="2017-09-19T23:20:00Z"/>
          <w:rFonts w:cs="Times New Roman"/>
          <w:sz w:val="24"/>
          <w:szCs w:val="24"/>
          <w:rPrChange w:id="4816" w:author="Admin" w:date="2017-09-29T10:02:00Z">
            <w:rPr>
              <w:ins w:id="4817" w:author="Admin" w:date="2017-09-19T23:20:00Z"/>
            </w:rPr>
          </w:rPrChange>
        </w:rPr>
        <w:pPrChange w:id="4818" w:author="Admin" w:date="2017-09-29T10:02:00Z">
          <w:pPr>
            <w:pStyle w:val="ListParagraph"/>
            <w:keepLines w:val="0"/>
            <w:numPr>
              <w:numId w:val="8"/>
            </w:numPr>
            <w:spacing w:after="200" w:line="312" w:lineRule="auto"/>
            <w:ind w:left="540" w:hanging="540"/>
          </w:pPr>
        </w:pPrChange>
      </w:pPr>
      <w:ins w:id="4819" w:author="Admin" w:date="2017-09-29T09:55:00Z">
        <w:r>
          <w:rPr>
            <w:rFonts w:cs="Times New Roman"/>
            <w:sz w:val="24"/>
            <w:szCs w:val="24"/>
          </w:rPr>
          <w:t>+ Quyết định cử đi công tác.</w:t>
        </w:r>
      </w:ins>
    </w:p>
    <w:p w14:paraId="7BF47BA6" w14:textId="77777777" w:rsidR="00C56710" w:rsidRPr="004908C7" w:rsidRDefault="00C56710">
      <w:pPr>
        <w:pStyle w:val="Heading3"/>
        <w:rPr>
          <w:ins w:id="4820" w:author="Admin" w:date="2017-09-19T23:20:00Z"/>
        </w:rPr>
        <w:pPrChange w:id="4821" w:author="Admin" w:date="2017-09-19T23:20:00Z">
          <w:pPr>
            <w:pStyle w:val="Heading4"/>
            <w:spacing w:before="240" w:after="160" w:line="259" w:lineRule="auto"/>
          </w:pPr>
        </w:pPrChange>
      </w:pPr>
      <w:bookmarkStart w:id="4822" w:name="_Toc494461434"/>
      <w:ins w:id="4823" w:author="Admin" w:date="2017-09-19T23:20:00Z">
        <w:r>
          <w:t>Thao tác chức năng</w:t>
        </w:r>
        <w:bookmarkEnd w:id="4822"/>
      </w:ins>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0"/>
        <w:gridCol w:w="2700"/>
        <w:gridCol w:w="5779"/>
      </w:tblGrid>
      <w:tr w:rsidR="00C56710" w:rsidRPr="00835288" w14:paraId="0BDF33F0" w14:textId="77777777" w:rsidTr="00B8633F">
        <w:trPr>
          <w:trHeight w:val="364"/>
          <w:tblHeader/>
          <w:ins w:id="4824" w:author="Admin" w:date="2017-09-19T23:20:00Z"/>
        </w:trPr>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6D3895CC" w14:textId="77777777" w:rsidR="00C56710" w:rsidRPr="00835288" w:rsidRDefault="00C56710" w:rsidP="00B8633F">
            <w:pPr>
              <w:spacing w:before="240"/>
              <w:jc w:val="center"/>
              <w:rPr>
                <w:ins w:id="4825" w:author="Admin" w:date="2017-09-19T23:20:00Z"/>
                <w:rFonts w:cs="Times New Roman"/>
                <w:b/>
                <w:sz w:val="24"/>
                <w:szCs w:val="24"/>
              </w:rPr>
            </w:pPr>
            <w:ins w:id="4826" w:author="Admin" w:date="2017-09-19T23:20:00Z">
              <w:r>
                <w:rPr>
                  <w:rFonts w:cs="Times New Roman"/>
                  <w:b/>
                  <w:sz w:val="24"/>
                  <w:szCs w:val="24"/>
                </w:rPr>
                <w:t>STT</w:t>
              </w:r>
            </w:ins>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ED7B51D" w14:textId="77777777" w:rsidR="00C56710" w:rsidRPr="00835288" w:rsidRDefault="00C56710" w:rsidP="00B8633F">
            <w:pPr>
              <w:spacing w:before="240"/>
              <w:jc w:val="center"/>
              <w:rPr>
                <w:ins w:id="4827" w:author="Admin" w:date="2017-09-19T23:20:00Z"/>
                <w:rFonts w:cs="Times New Roman"/>
                <w:b/>
                <w:sz w:val="24"/>
                <w:szCs w:val="24"/>
              </w:rPr>
            </w:pPr>
            <w:ins w:id="4828" w:author="Admin" w:date="2017-09-19T23:20:00Z">
              <w:r w:rsidRPr="00835288">
                <w:rPr>
                  <w:rFonts w:cs="Times New Roman"/>
                  <w:b/>
                  <w:sz w:val="24"/>
                  <w:szCs w:val="24"/>
                </w:rPr>
                <w:t xml:space="preserve">Thao tác </w:t>
              </w:r>
            </w:ins>
          </w:p>
        </w:tc>
        <w:tc>
          <w:tcPr>
            <w:tcW w:w="577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44BD2B5" w14:textId="77777777" w:rsidR="00C56710" w:rsidRPr="00835288" w:rsidRDefault="00C56710" w:rsidP="00B8633F">
            <w:pPr>
              <w:spacing w:before="240"/>
              <w:jc w:val="center"/>
              <w:rPr>
                <w:ins w:id="4829" w:author="Admin" w:date="2017-09-19T23:20:00Z"/>
                <w:rFonts w:cs="Times New Roman"/>
                <w:b/>
                <w:sz w:val="24"/>
                <w:szCs w:val="24"/>
              </w:rPr>
            </w:pPr>
            <w:ins w:id="4830" w:author="Admin" w:date="2017-09-19T23:20:00Z">
              <w:r w:rsidRPr="00835288">
                <w:rPr>
                  <w:rFonts w:cs="Times New Roman"/>
                  <w:b/>
                  <w:sz w:val="24"/>
                  <w:szCs w:val="24"/>
                </w:rPr>
                <w:t>Mô tả</w:t>
              </w:r>
            </w:ins>
          </w:p>
        </w:tc>
      </w:tr>
      <w:tr w:rsidR="00C56710" w:rsidRPr="00835288" w14:paraId="3E848947" w14:textId="77777777" w:rsidTr="00B8633F">
        <w:trPr>
          <w:trHeight w:val="286"/>
          <w:ins w:id="4831" w:author="Admin" w:date="2017-09-19T23:20:00Z"/>
        </w:trPr>
        <w:tc>
          <w:tcPr>
            <w:tcW w:w="990" w:type="dxa"/>
            <w:tcBorders>
              <w:top w:val="single" w:sz="4" w:space="0" w:color="000000"/>
              <w:left w:val="single" w:sz="4" w:space="0" w:color="000000"/>
              <w:bottom w:val="single" w:sz="4" w:space="0" w:color="000000"/>
              <w:right w:val="single" w:sz="4" w:space="0" w:color="000000"/>
            </w:tcBorders>
            <w:vAlign w:val="center"/>
          </w:tcPr>
          <w:p w14:paraId="0CD82AEC" w14:textId="77777777" w:rsidR="00C56710" w:rsidRPr="00025314" w:rsidRDefault="00C56710" w:rsidP="00C56710">
            <w:pPr>
              <w:pStyle w:val="ListParagraph"/>
              <w:numPr>
                <w:ilvl w:val="0"/>
                <w:numId w:val="50"/>
              </w:numPr>
              <w:spacing w:before="240"/>
              <w:rPr>
                <w:ins w:id="4832" w:author="Admin" w:date="2017-09-19T23:20:00Z"/>
                <w:rFonts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5BF36411" w14:textId="77777777" w:rsidR="00C56710" w:rsidRPr="00835288" w:rsidRDefault="00C56710" w:rsidP="00B8633F">
            <w:pPr>
              <w:spacing w:before="240"/>
              <w:rPr>
                <w:ins w:id="4833" w:author="Admin" w:date="2017-09-19T23:20:00Z"/>
                <w:rFonts w:cs="Times New Roman"/>
                <w:b/>
                <w:sz w:val="24"/>
                <w:szCs w:val="24"/>
              </w:rPr>
            </w:pPr>
            <w:ins w:id="4834" w:author="Admin" w:date="2017-09-19T23:20:00Z">
              <w:r>
                <w:rPr>
                  <w:rFonts w:cs="Times New Roman"/>
                  <w:b/>
                  <w:sz w:val="24"/>
                  <w:szCs w:val="24"/>
                </w:rPr>
                <w:t>Thêm mới danh mục quyết định</w:t>
              </w:r>
            </w:ins>
          </w:p>
        </w:tc>
        <w:tc>
          <w:tcPr>
            <w:tcW w:w="5779" w:type="dxa"/>
            <w:tcBorders>
              <w:top w:val="single" w:sz="4" w:space="0" w:color="000000"/>
              <w:left w:val="single" w:sz="4" w:space="0" w:color="000000"/>
              <w:bottom w:val="single" w:sz="4" w:space="0" w:color="000000"/>
              <w:right w:val="single" w:sz="4" w:space="0" w:color="000000"/>
            </w:tcBorders>
            <w:vAlign w:val="center"/>
            <w:hideMark/>
          </w:tcPr>
          <w:p w14:paraId="2352D331" w14:textId="77777777" w:rsidR="00C56710" w:rsidRDefault="00C56710" w:rsidP="00B8633F">
            <w:pPr>
              <w:spacing w:before="240"/>
              <w:rPr>
                <w:ins w:id="4835" w:author="Admin" w:date="2017-09-19T23:20:00Z"/>
                <w:rFonts w:cs="Times New Roman"/>
                <w:sz w:val="24"/>
                <w:szCs w:val="24"/>
              </w:rPr>
            </w:pPr>
            <w:ins w:id="4836" w:author="Admin" w:date="2017-09-19T23:20:00Z">
              <w:r w:rsidRPr="00835288">
                <w:rPr>
                  <w:rFonts w:cs="Times New Roman"/>
                  <w:sz w:val="24"/>
                  <w:szCs w:val="24"/>
                </w:rPr>
                <w:t xml:space="preserve">Người dùng sử dụng chức năng này để "Thêm mới" </w:t>
              </w:r>
              <w:r>
                <w:rPr>
                  <w:rFonts w:cs="Times New Roman"/>
                  <w:sz w:val="24"/>
                  <w:szCs w:val="24"/>
                </w:rPr>
                <w:t>một danh mục loại hợp đồng lao động.</w:t>
              </w:r>
            </w:ins>
          </w:p>
          <w:p w14:paraId="3B7CD1AC" w14:textId="77777777" w:rsidR="00C56710" w:rsidRPr="00835288" w:rsidRDefault="00C56710" w:rsidP="00B8633F">
            <w:pPr>
              <w:spacing w:before="240"/>
              <w:rPr>
                <w:ins w:id="4837" w:author="Admin" w:date="2017-09-19T23:20:00Z"/>
                <w:rFonts w:cs="Times New Roman"/>
                <w:sz w:val="24"/>
                <w:szCs w:val="24"/>
              </w:rPr>
            </w:pPr>
            <w:ins w:id="4838" w:author="Admin" w:date="2017-09-19T23:20:00Z">
              <w:r>
                <w:rPr>
                  <w:rFonts w:cs="Times New Roman"/>
                  <w:sz w:val="24"/>
                  <w:szCs w:val="24"/>
                </w:rPr>
                <w:t xml:space="preserve">Các thông tin thêm mới gồm: Mã quyết định, Tên quyết </w:t>
              </w:r>
              <w:r>
                <w:rPr>
                  <w:rFonts w:cs="Times New Roman"/>
                  <w:sz w:val="24"/>
                  <w:szCs w:val="24"/>
                </w:rPr>
                <w:lastRenderedPageBreak/>
                <w:t>định, Mô tả.</w:t>
              </w:r>
            </w:ins>
          </w:p>
        </w:tc>
      </w:tr>
      <w:tr w:rsidR="00C56710" w:rsidRPr="00835288" w14:paraId="355D8668" w14:textId="77777777" w:rsidTr="00B8633F">
        <w:trPr>
          <w:trHeight w:val="286"/>
          <w:ins w:id="4839" w:author="Admin" w:date="2017-09-19T23:20:00Z"/>
        </w:trPr>
        <w:tc>
          <w:tcPr>
            <w:tcW w:w="990" w:type="dxa"/>
            <w:tcBorders>
              <w:top w:val="single" w:sz="4" w:space="0" w:color="000000"/>
              <w:left w:val="single" w:sz="4" w:space="0" w:color="000000"/>
              <w:bottom w:val="single" w:sz="4" w:space="0" w:color="000000"/>
              <w:right w:val="single" w:sz="4" w:space="0" w:color="000000"/>
            </w:tcBorders>
            <w:vAlign w:val="center"/>
          </w:tcPr>
          <w:p w14:paraId="7D9341CE" w14:textId="77777777" w:rsidR="00C56710" w:rsidRPr="00025314" w:rsidRDefault="00C56710" w:rsidP="00C56710">
            <w:pPr>
              <w:pStyle w:val="ListParagraph"/>
              <w:numPr>
                <w:ilvl w:val="0"/>
                <w:numId w:val="50"/>
              </w:numPr>
              <w:spacing w:before="240"/>
              <w:rPr>
                <w:ins w:id="4840" w:author="Admin" w:date="2017-09-19T23:20:00Z"/>
                <w:rFonts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155073F3" w14:textId="77777777" w:rsidR="00C56710" w:rsidRPr="00835288" w:rsidRDefault="00C56710" w:rsidP="00B8633F">
            <w:pPr>
              <w:spacing w:before="240"/>
              <w:rPr>
                <w:ins w:id="4841" w:author="Admin" w:date="2017-09-19T23:20:00Z"/>
                <w:rFonts w:cs="Times New Roman"/>
                <w:b/>
                <w:sz w:val="24"/>
                <w:szCs w:val="24"/>
              </w:rPr>
            </w:pPr>
            <w:ins w:id="4842" w:author="Admin" w:date="2017-09-19T23:20:00Z">
              <w:r w:rsidRPr="00835288">
                <w:rPr>
                  <w:rFonts w:cs="Times New Roman"/>
                  <w:b/>
                  <w:sz w:val="24"/>
                  <w:szCs w:val="24"/>
                </w:rPr>
                <w:t>Lưu</w:t>
              </w:r>
            </w:ins>
          </w:p>
        </w:tc>
        <w:tc>
          <w:tcPr>
            <w:tcW w:w="5779" w:type="dxa"/>
            <w:tcBorders>
              <w:top w:val="single" w:sz="4" w:space="0" w:color="000000"/>
              <w:left w:val="single" w:sz="4" w:space="0" w:color="000000"/>
              <w:bottom w:val="single" w:sz="4" w:space="0" w:color="000000"/>
              <w:right w:val="single" w:sz="4" w:space="0" w:color="000000"/>
            </w:tcBorders>
            <w:vAlign w:val="center"/>
            <w:hideMark/>
          </w:tcPr>
          <w:p w14:paraId="4A7CEB59" w14:textId="77777777" w:rsidR="00C56710" w:rsidRPr="00835288" w:rsidRDefault="00C56710" w:rsidP="00B8633F">
            <w:pPr>
              <w:spacing w:before="240"/>
              <w:rPr>
                <w:ins w:id="4843" w:author="Admin" w:date="2017-09-19T23:20:00Z"/>
                <w:rFonts w:cs="Times New Roman"/>
                <w:sz w:val="24"/>
                <w:szCs w:val="24"/>
              </w:rPr>
            </w:pPr>
            <w:ins w:id="4844" w:author="Admin" w:date="2017-09-19T23:20:00Z">
              <w:r w:rsidRPr="00835288">
                <w:rPr>
                  <w:rFonts w:cs="Times New Roman"/>
                  <w:sz w:val="24"/>
                  <w:szCs w:val="24"/>
                </w:rPr>
                <w:t>Người dùng sử dụng chức năng này để "Cập nhật" thông tin được "Thêm"/"Sửa" vào danh mục.</w:t>
              </w:r>
            </w:ins>
          </w:p>
        </w:tc>
      </w:tr>
      <w:tr w:rsidR="00C56710" w:rsidRPr="00835288" w14:paraId="6A4E7772" w14:textId="77777777" w:rsidTr="00B8633F">
        <w:trPr>
          <w:trHeight w:val="286"/>
          <w:ins w:id="4845" w:author="Admin" w:date="2017-09-19T23:20:00Z"/>
        </w:trPr>
        <w:tc>
          <w:tcPr>
            <w:tcW w:w="990" w:type="dxa"/>
            <w:tcBorders>
              <w:top w:val="single" w:sz="4" w:space="0" w:color="000000"/>
              <w:left w:val="single" w:sz="4" w:space="0" w:color="000000"/>
              <w:bottom w:val="single" w:sz="4" w:space="0" w:color="000000"/>
              <w:right w:val="single" w:sz="4" w:space="0" w:color="000000"/>
            </w:tcBorders>
            <w:vAlign w:val="center"/>
          </w:tcPr>
          <w:p w14:paraId="5FFA0BC9" w14:textId="77777777" w:rsidR="00C56710" w:rsidRPr="00025314" w:rsidRDefault="00C56710" w:rsidP="00C56710">
            <w:pPr>
              <w:pStyle w:val="ListParagraph"/>
              <w:numPr>
                <w:ilvl w:val="0"/>
                <w:numId w:val="50"/>
              </w:numPr>
              <w:spacing w:before="240"/>
              <w:rPr>
                <w:ins w:id="4846" w:author="Admin" w:date="2017-09-19T23:20:00Z"/>
                <w:rFonts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vAlign w:val="center"/>
          </w:tcPr>
          <w:p w14:paraId="16A30D37" w14:textId="77777777" w:rsidR="00C56710" w:rsidRPr="00835288" w:rsidRDefault="00C56710" w:rsidP="00B8633F">
            <w:pPr>
              <w:spacing w:before="240"/>
              <w:rPr>
                <w:ins w:id="4847" w:author="Admin" w:date="2017-09-19T23:20:00Z"/>
                <w:rFonts w:cs="Times New Roman"/>
                <w:b/>
                <w:sz w:val="24"/>
                <w:szCs w:val="24"/>
              </w:rPr>
            </w:pPr>
            <w:ins w:id="4848" w:author="Admin" w:date="2017-09-19T23:20:00Z">
              <w:r>
                <w:rPr>
                  <w:rFonts w:cs="Times New Roman"/>
                  <w:b/>
                  <w:sz w:val="24"/>
                  <w:szCs w:val="24"/>
                </w:rPr>
                <w:t>Xóa</w:t>
              </w:r>
            </w:ins>
          </w:p>
        </w:tc>
        <w:tc>
          <w:tcPr>
            <w:tcW w:w="5779" w:type="dxa"/>
            <w:tcBorders>
              <w:top w:val="single" w:sz="4" w:space="0" w:color="000000"/>
              <w:left w:val="single" w:sz="4" w:space="0" w:color="000000"/>
              <w:bottom w:val="single" w:sz="4" w:space="0" w:color="000000"/>
              <w:right w:val="single" w:sz="4" w:space="0" w:color="000000"/>
            </w:tcBorders>
            <w:vAlign w:val="center"/>
          </w:tcPr>
          <w:p w14:paraId="083EBFBD" w14:textId="77777777" w:rsidR="00C56710" w:rsidRPr="00835288" w:rsidRDefault="00C56710" w:rsidP="00B8633F">
            <w:pPr>
              <w:spacing w:before="240"/>
              <w:rPr>
                <w:ins w:id="4849" w:author="Admin" w:date="2017-09-19T23:20:00Z"/>
                <w:rFonts w:cs="Times New Roman"/>
                <w:sz w:val="24"/>
                <w:szCs w:val="24"/>
              </w:rPr>
            </w:pPr>
            <w:ins w:id="4850" w:author="Admin" w:date="2017-09-19T23:20:00Z">
              <w:r>
                <w:rPr>
                  <w:rFonts w:cs="Times New Roman"/>
                  <w:sz w:val="24"/>
                  <w:szCs w:val="24"/>
                </w:rPr>
                <w:t>Người dùng sử dụng chức năng này để chọn xóa 1 bản ghi danh mục. Chỉ xóa được bản ghi chưa sử dụng ở nghiệp vụ.</w:t>
              </w:r>
            </w:ins>
          </w:p>
        </w:tc>
      </w:tr>
      <w:tr w:rsidR="00C56710" w:rsidRPr="00835288" w14:paraId="6685E8C0" w14:textId="77777777" w:rsidTr="00B8633F">
        <w:trPr>
          <w:trHeight w:val="286"/>
          <w:ins w:id="4851" w:author="Admin" w:date="2017-09-19T23:20:00Z"/>
        </w:trPr>
        <w:tc>
          <w:tcPr>
            <w:tcW w:w="990" w:type="dxa"/>
            <w:tcBorders>
              <w:top w:val="single" w:sz="4" w:space="0" w:color="000000"/>
              <w:left w:val="single" w:sz="4" w:space="0" w:color="000000"/>
              <w:bottom w:val="single" w:sz="4" w:space="0" w:color="000000"/>
              <w:right w:val="single" w:sz="4" w:space="0" w:color="000000"/>
            </w:tcBorders>
            <w:vAlign w:val="center"/>
          </w:tcPr>
          <w:p w14:paraId="5F493CAF" w14:textId="77777777" w:rsidR="00C56710" w:rsidRPr="00025314" w:rsidRDefault="00C56710" w:rsidP="00C56710">
            <w:pPr>
              <w:pStyle w:val="ListParagraph"/>
              <w:numPr>
                <w:ilvl w:val="0"/>
                <w:numId w:val="50"/>
              </w:numPr>
              <w:spacing w:before="240"/>
              <w:rPr>
                <w:ins w:id="4852" w:author="Admin" w:date="2017-09-19T23:20:00Z"/>
                <w:rFonts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vAlign w:val="center"/>
          </w:tcPr>
          <w:p w14:paraId="17A9F179" w14:textId="77777777" w:rsidR="00C56710" w:rsidRPr="00835288" w:rsidRDefault="00C56710" w:rsidP="00B8633F">
            <w:pPr>
              <w:spacing w:before="240"/>
              <w:rPr>
                <w:ins w:id="4853" w:author="Admin" w:date="2017-09-19T23:20:00Z"/>
                <w:rFonts w:cs="Times New Roman"/>
                <w:b/>
                <w:sz w:val="24"/>
                <w:szCs w:val="24"/>
              </w:rPr>
            </w:pPr>
            <w:ins w:id="4854" w:author="Admin" w:date="2017-09-19T23:20:00Z">
              <w:r>
                <w:rPr>
                  <w:rFonts w:cs="Times New Roman"/>
                  <w:b/>
                  <w:sz w:val="24"/>
                  <w:szCs w:val="24"/>
                </w:rPr>
                <w:t>Xuất excel</w:t>
              </w:r>
            </w:ins>
          </w:p>
        </w:tc>
        <w:tc>
          <w:tcPr>
            <w:tcW w:w="5779" w:type="dxa"/>
            <w:tcBorders>
              <w:top w:val="single" w:sz="4" w:space="0" w:color="000000"/>
              <w:left w:val="single" w:sz="4" w:space="0" w:color="000000"/>
              <w:bottom w:val="single" w:sz="4" w:space="0" w:color="000000"/>
              <w:right w:val="single" w:sz="4" w:space="0" w:color="000000"/>
            </w:tcBorders>
            <w:vAlign w:val="center"/>
          </w:tcPr>
          <w:p w14:paraId="6DA17802" w14:textId="77777777" w:rsidR="00C56710" w:rsidRPr="00835288" w:rsidRDefault="00C56710" w:rsidP="00B8633F">
            <w:pPr>
              <w:spacing w:before="240"/>
              <w:rPr>
                <w:ins w:id="4855" w:author="Admin" w:date="2017-09-19T23:20:00Z"/>
                <w:rFonts w:cs="Times New Roman"/>
                <w:sz w:val="24"/>
                <w:szCs w:val="24"/>
              </w:rPr>
            </w:pPr>
            <w:ins w:id="4856" w:author="Admin" w:date="2017-09-19T23:20:00Z">
              <w:r>
                <w:rPr>
                  <w:rFonts w:cs="Times New Roman"/>
                  <w:sz w:val="24"/>
                  <w:szCs w:val="24"/>
                </w:rPr>
                <w:t>Người dùng sử dụng chức năng này để xuất ra file excel danh mục Quyết định</w:t>
              </w:r>
            </w:ins>
          </w:p>
        </w:tc>
      </w:tr>
    </w:tbl>
    <w:p w14:paraId="3A3EE9B0" w14:textId="77777777" w:rsidR="00C56710" w:rsidRPr="00835288" w:rsidRDefault="00C56710" w:rsidP="00C56710">
      <w:pPr>
        <w:rPr>
          <w:ins w:id="4857" w:author="Admin" w:date="2017-09-19T23:20:00Z"/>
          <w:rFonts w:cs="Times New Roman"/>
          <w:sz w:val="24"/>
          <w:szCs w:val="24"/>
        </w:rPr>
      </w:pPr>
    </w:p>
    <w:p w14:paraId="477A9FEF" w14:textId="679FFA2E" w:rsidR="00783DFB" w:rsidRDefault="00783DFB" w:rsidP="00783DFB">
      <w:pPr>
        <w:pStyle w:val="AutoNumDescription"/>
      </w:pPr>
    </w:p>
    <w:p w14:paraId="1B348DF8" w14:textId="24DF4D24" w:rsidR="009B5746" w:rsidRDefault="0032734B" w:rsidP="00847ECC">
      <w:pPr>
        <w:pStyle w:val="Heading2"/>
      </w:pPr>
      <w:bookmarkStart w:id="4858" w:name="_Toc494461435"/>
      <w:r>
        <w:t>DM</w:t>
      </w:r>
      <w:r w:rsidR="00F301BD">
        <w:t>HS</w:t>
      </w:r>
      <w:r>
        <w:t>00</w:t>
      </w:r>
      <w:r w:rsidR="00717734">
        <w:t>5</w:t>
      </w:r>
      <w:r>
        <w:t xml:space="preserve">: </w:t>
      </w:r>
      <w:r w:rsidR="009B5746">
        <w:t>Danh mục loại hợp đồng lao động</w:t>
      </w:r>
      <w:bookmarkEnd w:id="4858"/>
    </w:p>
    <w:p w14:paraId="4A37324B" w14:textId="77777777" w:rsidR="009B5746" w:rsidRPr="00835288" w:rsidRDefault="009B5746" w:rsidP="00714D4C">
      <w:pPr>
        <w:pStyle w:val="Heading3"/>
      </w:pPr>
      <w:bookmarkStart w:id="4859" w:name="_Toc494461436"/>
      <w:r w:rsidRPr="00835288">
        <w:t>Mục đích, ý nghĩa</w:t>
      </w:r>
      <w:bookmarkEnd w:id="4859"/>
    </w:p>
    <w:p w14:paraId="632BD5DE" w14:textId="73783BC3" w:rsidR="00694792" w:rsidRDefault="009B5746" w:rsidP="008E4E0E">
      <w:pPr>
        <w:pStyle w:val="ListParagraph"/>
        <w:numPr>
          <w:ilvl w:val="0"/>
          <w:numId w:val="4"/>
        </w:numPr>
        <w:spacing w:line="312" w:lineRule="auto"/>
        <w:ind w:left="426" w:hanging="426"/>
        <w:rPr>
          <w:rFonts w:cs="Times New Roman"/>
          <w:sz w:val="24"/>
          <w:szCs w:val="24"/>
        </w:rPr>
      </w:pPr>
      <w:r w:rsidRPr="00835288">
        <w:rPr>
          <w:rFonts w:cs="Times New Roman"/>
          <w:sz w:val="24"/>
          <w:szCs w:val="24"/>
        </w:rPr>
        <w:t xml:space="preserve">Chức năng này cho phép </w:t>
      </w:r>
      <w:r w:rsidR="00694792">
        <w:rPr>
          <w:rFonts w:cs="Times New Roman"/>
          <w:sz w:val="24"/>
          <w:szCs w:val="24"/>
        </w:rPr>
        <w:t>khai báo</w:t>
      </w:r>
      <w:r w:rsidRPr="00835288">
        <w:rPr>
          <w:rFonts w:cs="Times New Roman"/>
          <w:sz w:val="24"/>
          <w:szCs w:val="24"/>
        </w:rPr>
        <w:t xml:space="preserve"> các loại Hợp đồng của Công ty</w:t>
      </w:r>
      <w:r w:rsidR="00694792">
        <w:rPr>
          <w:rFonts w:cs="Times New Roman"/>
          <w:sz w:val="24"/>
          <w:szCs w:val="24"/>
        </w:rPr>
        <w:t xml:space="preserve">. </w:t>
      </w:r>
    </w:p>
    <w:p w14:paraId="429140DC" w14:textId="66999C34" w:rsidR="009B5746" w:rsidRDefault="00694792" w:rsidP="008E4E0E">
      <w:pPr>
        <w:pStyle w:val="ListParagraph"/>
        <w:numPr>
          <w:ilvl w:val="0"/>
          <w:numId w:val="4"/>
        </w:numPr>
        <w:spacing w:line="312" w:lineRule="auto"/>
        <w:ind w:left="426" w:hanging="426"/>
        <w:rPr>
          <w:rFonts w:cs="Times New Roman"/>
          <w:sz w:val="24"/>
          <w:szCs w:val="24"/>
        </w:rPr>
      </w:pPr>
      <w:r>
        <w:rPr>
          <w:rFonts w:cs="Times New Roman"/>
          <w:sz w:val="24"/>
          <w:szCs w:val="24"/>
        </w:rPr>
        <w:t>Mỗi loại hợp đồng sẽ được sử dụng khi khai báo hợp đồng lao động cho nhân viên.</w:t>
      </w:r>
    </w:p>
    <w:p w14:paraId="4119C06C" w14:textId="77777777" w:rsidR="00E17151" w:rsidRDefault="00E17151" w:rsidP="00714D4C">
      <w:pPr>
        <w:pStyle w:val="Heading3"/>
      </w:pPr>
      <w:bookmarkStart w:id="4860" w:name="_Toc494461437"/>
      <w:r>
        <w:t>Đặc tả tình huống nghiệp vụ</w:t>
      </w:r>
      <w:bookmarkEnd w:id="486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E17151" w14:paraId="181402EF" w14:textId="77777777" w:rsidTr="009F7D85">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3F7C58E" w14:textId="77777777" w:rsidR="00E17151" w:rsidRDefault="00E17151" w:rsidP="004B78A6">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36295A8" w14:textId="77777777" w:rsidR="00E17151" w:rsidRPr="00441A67" w:rsidRDefault="00E17151" w:rsidP="00E17151">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để khai báo danh mục loại hợp đồng sử dụng cho chức năng quản lý hợp đồng.</w:t>
            </w:r>
          </w:p>
        </w:tc>
      </w:tr>
      <w:tr w:rsidR="00E17151" w14:paraId="048EC6FF" w14:textId="77777777" w:rsidTr="009F7D85">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2C14771" w14:textId="77777777" w:rsidR="00E17151" w:rsidRDefault="00E17151" w:rsidP="004B78A6">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BDE91DE" w14:textId="754E2AEC" w:rsidR="00E17151" w:rsidRPr="00441A67" w:rsidRDefault="00E17151" w:rsidP="00694792">
            <w:pPr>
              <w:pStyle w:val="AutoNumDescription"/>
              <w:spacing w:after="0" w:line="276" w:lineRule="auto"/>
              <w:rPr>
                <w:sz w:val="24"/>
                <w:szCs w:val="24"/>
              </w:rPr>
            </w:pPr>
            <w:r>
              <w:rPr>
                <w:sz w:val="24"/>
                <w:szCs w:val="24"/>
              </w:rPr>
              <w:t>Người sử dụng thêm mới thành công danh mục hợp đồng</w:t>
            </w:r>
            <w:r w:rsidR="00694792">
              <w:rPr>
                <w:sz w:val="24"/>
                <w:szCs w:val="24"/>
              </w:rPr>
              <w:t>.</w:t>
            </w:r>
            <w:r>
              <w:rPr>
                <w:sz w:val="24"/>
                <w:szCs w:val="24"/>
              </w:rPr>
              <w:t xml:space="preserve"> </w:t>
            </w:r>
          </w:p>
        </w:tc>
      </w:tr>
      <w:tr w:rsidR="00E17151" w:rsidRPr="00980BD4" w14:paraId="2538207B" w14:textId="77777777" w:rsidTr="009F7D85">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474D3D7" w14:textId="77777777" w:rsidR="00E17151" w:rsidRDefault="00E17151" w:rsidP="004B78A6">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0EFC994" w14:textId="2BC320BF" w:rsidR="00E17151" w:rsidRPr="00441A67" w:rsidRDefault="00E17151" w:rsidP="004B78A6">
            <w:pPr>
              <w:spacing w:before="240"/>
              <w:rPr>
                <w:rFonts w:cs="Times New Roman"/>
                <w:sz w:val="24"/>
                <w:szCs w:val="24"/>
              </w:rPr>
            </w:pPr>
            <w:r w:rsidRPr="00441A67">
              <w:rPr>
                <w:rFonts w:cs="Times New Roman"/>
                <w:sz w:val="24"/>
                <w:szCs w:val="24"/>
              </w:rPr>
              <w:t xml:space="preserve">TH1: Thêm </w:t>
            </w:r>
            <w:r w:rsidR="005834FF">
              <w:rPr>
                <w:rFonts w:cs="Times New Roman"/>
                <w:sz w:val="24"/>
                <w:szCs w:val="24"/>
              </w:rPr>
              <w:t>mới loại hợp đồng có</w:t>
            </w:r>
            <w:r>
              <w:rPr>
                <w:rFonts w:cs="Times New Roman"/>
                <w:sz w:val="24"/>
                <w:szCs w:val="24"/>
              </w:rPr>
              <w:t xml:space="preserve"> mã hơp đồng</w:t>
            </w:r>
            <w:r w:rsidRPr="00441A67">
              <w:rPr>
                <w:rFonts w:cs="Times New Roman"/>
                <w:sz w:val="24"/>
                <w:szCs w:val="24"/>
              </w:rPr>
              <w:t xml:space="preserve"> đã tồn tại</w:t>
            </w:r>
            <w:r>
              <w:rPr>
                <w:rFonts w:cs="Times New Roman"/>
                <w:sz w:val="24"/>
                <w:szCs w:val="24"/>
              </w:rPr>
              <w:t xml:space="preserve"> -&gt; hệ thống đưa ra cảnh báo “Mã hợp đồng đã tồn tại, yêu cầu nhập lại”</w:t>
            </w:r>
            <w:r w:rsidRPr="00441A67">
              <w:rPr>
                <w:rFonts w:cs="Times New Roman"/>
                <w:sz w:val="24"/>
                <w:szCs w:val="24"/>
              </w:rPr>
              <w:t xml:space="preserve"> </w:t>
            </w:r>
          </w:p>
          <w:p w14:paraId="4A1510F3" w14:textId="77777777" w:rsidR="00E17151" w:rsidRPr="00441A67" w:rsidRDefault="00E17151" w:rsidP="00E17151">
            <w:pPr>
              <w:spacing w:before="240"/>
              <w:rPr>
                <w:rFonts w:cs="Times New Roman"/>
                <w:sz w:val="24"/>
                <w:szCs w:val="24"/>
              </w:rPr>
            </w:pPr>
            <w:r w:rsidRPr="00441A67">
              <w:rPr>
                <w:rFonts w:cs="Times New Roman"/>
                <w:sz w:val="24"/>
                <w:szCs w:val="24"/>
              </w:rPr>
              <w:t xml:space="preserve">TH2: Mã </w:t>
            </w:r>
            <w:r>
              <w:rPr>
                <w:rFonts w:cs="Times New Roman"/>
                <w:sz w:val="24"/>
                <w:szCs w:val="24"/>
              </w:rPr>
              <w:t>hợp đồng</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E17151" w14:paraId="7CE6C1CA" w14:textId="77777777" w:rsidTr="009F7D85">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542DF3B" w14:textId="77777777" w:rsidR="00E17151" w:rsidRDefault="00E17151" w:rsidP="004B78A6">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17ABE64" w14:textId="63764DD1" w:rsidR="00E17151" w:rsidRPr="00964392" w:rsidRDefault="00126354" w:rsidP="004B78A6">
            <w:pPr>
              <w:snapToGrid w:val="0"/>
              <w:spacing w:before="120" w:line="276" w:lineRule="auto"/>
              <w:rPr>
                <w:rFonts w:cs="Times New Roman"/>
                <w:sz w:val="24"/>
                <w:szCs w:val="24"/>
              </w:rPr>
            </w:pPr>
            <w:r>
              <w:rPr>
                <w:rFonts w:cs="Times New Roman"/>
                <w:sz w:val="24"/>
                <w:szCs w:val="24"/>
              </w:rPr>
              <w:t>Mã hợp đồng tự sinh theo quy tắc: tên viết tắt + số</w:t>
            </w:r>
            <w:r w:rsidR="007A1C96">
              <w:rPr>
                <w:rFonts w:cs="Times New Roman"/>
                <w:sz w:val="24"/>
                <w:szCs w:val="24"/>
              </w:rPr>
              <w:t xml:space="preserve"> thứ tự 3 số tăng dần (ví dụ: HĐ</w:t>
            </w:r>
            <w:r>
              <w:rPr>
                <w:rFonts w:cs="Times New Roman"/>
                <w:sz w:val="24"/>
                <w:szCs w:val="24"/>
              </w:rPr>
              <w:t>001)</w:t>
            </w:r>
          </w:p>
        </w:tc>
      </w:tr>
      <w:tr w:rsidR="00E17151" w14:paraId="153998CF" w14:textId="77777777" w:rsidTr="009F7D85">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3BA55CD1" w14:textId="77777777" w:rsidR="00E17151" w:rsidRDefault="00E17151" w:rsidP="004B78A6">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1E69045" w14:textId="77777777" w:rsidR="00E17151" w:rsidRPr="00964392" w:rsidRDefault="00E17151" w:rsidP="004B78A6">
            <w:pPr>
              <w:snapToGrid w:val="0"/>
              <w:spacing w:before="120" w:line="276" w:lineRule="auto"/>
              <w:rPr>
                <w:rFonts w:cs="Times New Roman"/>
                <w:sz w:val="24"/>
                <w:szCs w:val="24"/>
              </w:rPr>
            </w:pPr>
            <w:r>
              <w:rPr>
                <w:rFonts w:cs="Times New Roman"/>
                <w:sz w:val="24"/>
                <w:szCs w:val="24"/>
              </w:rPr>
              <w:t>Danh sách hợp đồng lao động thêm mới thành công sẽ hiển thị ở trường thông tin “loại hợp đồng” ở chức năng quản lý hợp đồng</w:t>
            </w:r>
          </w:p>
        </w:tc>
      </w:tr>
    </w:tbl>
    <w:p w14:paraId="5DA80CB2" w14:textId="5186E6DF" w:rsidR="00E17151" w:rsidRDefault="00E17151" w:rsidP="00E17151"/>
    <w:p w14:paraId="3F53DE51" w14:textId="2B6A4C3E" w:rsidR="00C40902" w:rsidRDefault="00C40902" w:rsidP="00714D4C">
      <w:pPr>
        <w:pStyle w:val="Heading3"/>
      </w:pPr>
      <w:bookmarkStart w:id="4861" w:name="_Toc494461438"/>
      <w:r>
        <w:t>Màn hình giao diện</w:t>
      </w:r>
      <w:bookmarkEnd w:id="4861"/>
    </w:p>
    <w:p w14:paraId="6041FA1E" w14:textId="54BDF422" w:rsidR="00C40902" w:rsidRDefault="00C40902" w:rsidP="00E17151">
      <w:r w:rsidRPr="00C40902">
        <w:rPr>
          <w:noProof/>
        </w:rPr>
        <w:drawing>
          <wp:inline distT="0" distB="0" distL="0" distR="0" wp14:anchorId="4D64DF69" wp14:editId="02F7839D">
            <wp:extent cx="5943600" cy="2429123"/>
            <wp:effectExtent l="0" t="0" r="0" b="9525"/>
            <wp:docPr id="7" name="Picture 7" descr="C:\Users\Admin\AppData\Local\Temp\flaE56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flaE560.tmp\Snapsho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29123"/>
                    </a:xfrm>
                    <a:prstGeom prst="rect">
                      <a:avLst/>
                    </a:prstGeom>
                    <a:noFill/>
                    <a:ln>
                      <a:noFill/>
                    </a:ln>
                  </pic:spPr>
                </pic:pic>
              </a:graphicData>
            </a:graphic>
          </wp:inline>
        </w:drawing>
      </w:r>
    </w:p>
    <w:p w14:paraId="12FBFE28" w14:textId="77777777" w:rsidR="009B5746" w:rsidRPr="009B5746" w:rsidRDefault="009B5746" w:rsidP="00714D4C">
      <w:pPr>
        <w:pStyle w:val="Heading3"/>
      </w:pPr>
      <w:bookmarkStart w:id="4862" w:name="_Toc494461439"/>
      <w:r w:rsidRPr="00835288">
        <w:t>Mô tả nội dung các trường thông tin</w:t>
      </w:r>
      <w:bookmarkEnd w:id="4862"/>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800"/>
        <w:gridCol w:w="2404"/>
        <w:gridCol w:w="1016"/>
        <w:gridCol w:w="900"/>
        <w:gridCol w:w="900"/>
        <w:gridCol w:w="1440"/>
        <w:tblGridChange w:id="4863">
          <w:tblGrid>
            <w:gridCol w:w="900"/>
            <w:gridCol w:w="1800"/>
            <w:gridCol w:w="2404"/>
            <w:gridCol w:w="1016"/>
            <w:gridCol w:w="900"/>
            <w:gridCol w:w="900"/>
            <w:gridCol w:w="1440"/>
          </w:tblGrid>
        </w:tblGridChange>
      </w:tblGrid>
      <w:tr w:rsidR="000E10DF" w:rsidRPr="00835288" w14:paraId="3E97D1C3" w14:textId="77777777" w:rsidTr="00157F9B">
        <w:trPr>
          <w:trHeight w:val="364"/>
          <w:tblHeader/>
        </w:trPr>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851F0D0" w14:textId="77777777" w:rsidR="000E10DF" w:rsidRPr="00835288" w:rsidRDefault="000E10DF" w:rsidP="000E10DF">
            <w:pPr>
              <w:spacing w:before="240"/>
              <w:jc w:val="center"/>
              <w:rPr>
                <w:rFonts w:cs="Times New Roman"/>
                <w:b/>
                <w:sz w:val="24"/>
                <w:szCs w:val="24"/>
              </w:rPr>
            </w:pPr>
            <w:r w:rsidRPr="00835288">
              <w:rPr>
                <w:rFonts w:cs="Times New Roman"/>
                <w:b/>
                <w:sz w:val="24"/>
                <w:szCs w:val="24"/>
              </w:rPr>
              <w:t>STT</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A9042D1" w14:textId="3798882F" w:rsidR="000E10DF" w:rsidRPr="00835288" w:rsidRDefault="00411EFA" w:rsidP="000E10DF">
            <w:pPr>
              <w:spacing w:before="240"/>
              <w:jc w:val="center"/>
              <w:rPr>
                <w:rFonts w:cs="Times New Roman"/>
                <w:b/>
                <w:sz w:val="24"/>
                <w:szCs w:val="24"/>
              </w:rPr>
            </w:pPr>
            <w:r>
              <w:rPr>
                <w:rFonts w:cs="Times New Roman"/>
                <w:b/>
                <w:sz w:val="24"/>
                <w:szCs w:val="24"/>
              </w:rPr>
              <w:t>Tên trường thông tin</w:t>
            </w:r>
          </w:p>
        </w:tc>
        <w:tc>
          <w:tcPr>
            <w:tcW w:w="240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B600AF0" w14:textId="77777777" w:rsidR="000E10DF" w:rsidRPr="00835288" w:rsidRDefault="000E10DF" w:rsidP="000E10DF">
            <w:pPr>
              <w:spacing w:before="240"/>
              <w:jc w:val="center"/>
              <w:rPr>
                <w:rFonts w:cs="Times New Roman"/>
                <w:b/>
                <w:sz w:val="24"/>
                <w:szCs w:val="24"/>
              </w:rPr>
            </w:pPr>
            <w:r w:rsidRPr="00835288">
              <w:rPr>
                <w:rFonts w:cs="Times New Roman"/>
                <w:b/>
                <w:sz w:val="24"/>
                <w:szCs w:val="24"/>
              </w:rPr>
              <w:t>Mô tả</w:t>
            </w:r>
          </w:p>
        </w:tc>
        <w:tc>
          <w:tcPr>
            <w:tcW w:w="101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E90902D" w14:textId="0C4E7762" w:rsidR="000E10DF" w:rsidRPr="00835288" w:rsidRDefault="00126354">
            <w:pPr>
              <w:spacing w:before="240"/>
              <w:jc w:val="center"/>
              <w:rPr>
                <w:rFonts w:cs="Times New Roman"/>
                <w:b/>
                <w:sz w:val="24"/>
                <w:szCs w:val="24"/>
              </w:rPr>
            </w:pPr>
            <w:r>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A7EC229" w14:textId="18873BB4" w:rsidR="000E10DF" w:rsidRPr="00835288" w:rsidRDefault="000E10DF" w:rsidP="000E10DF">
            <w:pPr>
              <w:spacing w:before="240"/>
              <w:jc w:val="center"/>
              <w:rPr>
                <w:rFonts w:cs="Times New Roman"/>
                <w:b/>
                <w:sz w:val="24"/>
                <w:szCs w:val="24"/>
              </w:rPr>
            </w:pPr>
            <w:r>
              <w:rPr>
                <w:rFonts w:cs="Times New Roman"/>
                <w:b/>
                <w:sz w:val="24"/>
                <w:szCs w:val="24"/>
              </w:rPr>
              <w:t>Đ</w:t>
            </w:r>
            <w:r w:rsidRPr="00835288">
              <w:rPr>
                <w:rFonts w:cs="Times New Roman"/>
                <w:b/>
                <w:sz w:val="24"/>
                <w:szCs w:val="24"/>
              </w:rPr>
              <w:t>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AF7D2E7" w14:textId="7F08AA6B" w:rsidR="000E10DF" w:rsidRPr="00835288" w:rsidRDefault="000E10DF" w:rsidP="000E10DF">
            <w:pPr>
              <w:spacing w:before="240"/>
              <w:jc w:val="center"/>
              <w:rPr>
                <w:rFonts w:cs="Times New Roman"/>
                <w:b/>
                <w:sz w:val="24"/>
                <w:szCs w:val="24"/>
              </w:rPr>
            </w:pPr>
            <w:r w:rsidRPr="00835288">
              <w:rPr>
                <w:rFonts w:cs="Times New Roman"/>
                <w:b/>
                <w:sz w:val="24"/>
                <w:szCs w:val="24"/>
              </w:rPr>
              <w:t>Bắt buộc</w:t>
            </w:r>
          </w:p>
        </w:tc>
        <w:tc>
          <w:tcPr>
            <w:tcW w:w="14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062EFD7" w14:textId="77777777" w:rsidR="000E10DF" w:rsidRPr="00835288" w:rsidRDefault="000E10DF" w:rsidP="000E10DF">
            <w:pPr>
              <w:spacing w:before="240"/>
              <w:jc w:val="center"/>
              <w:rPr>
                <w:rFonts w:cs="Times New Roman"/>
                <w:b/>
                <w:sz w:val="24"/>
                <w:szCs w:val="24"/>
              </w:rPr>
            </w:pPr>
            <w:r w:rsidRPr="00835288">
              <w:rPr>
                <w:rFonts w:cs="Times New Roman"/>
                <w:b/>
                <w:sz w:val="24"/>
                <w:szCs w:val="24"/>
              </w:rPr>
              <w:t>Ghi chú</w:t>
            </w:r>
          </w:p>
        </w:tc>
      </w:tr>
      <w:tr w:rsidR="000E10DF" w:rsidRPr="00835288" w14:paraId="75A900B4" w14:textId="77777777" w:rsidTr="00157F9B">
        <w:trPr>
          <w:trHeight w:val="346"/>
        </w:trPr>
        <w:tc>
          <w:tcPr>
            <w:tcW w:w="900" w:type="dxa"/>
            <w:tcBorders>
              <w:top w:val="single" w:sz="4" w:space="0" w:color="000000"/>
              <w:left w:val="single" w:sz="4" w:space="0" w:color="000000"/>
              <w:bottom w:val="single" w:sz="4" w:space="0" w:color="000000"/>
              <w:right w:val="single" w:sz="4" w:space="0" w:color="000000"/>
            </w:tcBorders>
            <w:vAlign w:val="center"/>
          </w:tcPr>
          <w:p w14:paraId="61570AB1" w14:textId="7EEA0A55" w:rsidR="000E10DF" w:rsidRPr="00025B8B" w:rsidRDefault="000E10DF"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634214DF" w14:textId="77777777" w:rsidR="000E10DF" w:rsidRPr="00835288" w:rsidRDefault="000E10DF" w:rsidP="000E10DF">
            <w:pPr>
              <w:spacing w:after="0" w:line="26" w:lineRule="atLeast"/>
              <w:jc w:val="left"/>
              <w:rPr>
                <w:rFonts w:cs="Times New Roman"/>
                <w:color w:val="000000"/>
                <w:sz w:val="24"/>
                <w:szCs w:val="24"/>
              </w:rPr>
            </w:pPr>
            <w:r w:rsidRPr="00835288">
              <w:rPr>
                <w:rFonts w:cs="Times New Roman"/>
                <w:color w:val="000000"/>
                <w:sz w:val="24"/>
                <w:szCs w:val="24"/>
              </w:rPr>
              <w:t>Mã hợp đồng</w:t>
            </w:r>
          </w:p>
        </w:tc>
        <w:tc>
          <w:tcPr>
            <w:tcW w:w="2404" w:type="dxa"/>
            <w:tcBorders>
              <w:top w:val="single" w:sz="4" w:space="0" w:color="000000"/>
              <w:left w:val="single" w:sz="4" w:space="0" w:color="000000"/>
              <w:bottom w:val="single" w:sz="4" w:space="0" w:color="000000"/>
              <w:right w:val="single" w:sz="4" w:space="0" w:color="000000"/>
            </w:tcBorders>
            <w:vAlign w:val="center"/>
          </w:tcPr>
          <w:p w14:paraId="7927906A" w14:textId="45B52070" w:rsidR="000E10DF" w:rsidRPr="00835288" w:rsidRDefault="000E10DF" w:rsidP="004A011B">
            <w:pPr>
              <w:spacing w:after="0" w:line="240" w:lineRule="auto"/>
              <w:jc w:val="left"/>
              <w:rPr>
                <w:rFonts w:cs="Times New Roman"/>
                <w:color w:val="000000"/>
                <w:sz w:val="24"/>
                <w:szCs w:val="24"/>
              </w:rPr>
              <w:pPrChange w:id="4864" w:author="Admin" w:date="2017-09-29T14:51:00Z">
                <w:pPr>
                  <w:spacing w:after="0" w:line="240" w:lineRule="auto"/>
                  <w:jc w:val="left"/>
                </w:pPr>
              </w:pPrChange>
            </w:pPr>
            <w:r w:rsidRPr="00835288">
              <w:rPr>
                <w:rFonts w:cs="Times New Roman"/>
                <w:color w:val="000000"/>
                <w:sz w:val="24"/>
                <w:szCs w:val="24"/>
              </w:rPr>
              <w:t xml:space="preserve">Mã của loại hợp đồng, </w:t>
            </w:r>
            <w:del w:id="4865" w:author="Admin" w:date="2017-09-29T14:51:00Z">
              <w:r w:rsidRPr="00835288" w:rsidDel="004A011B">
                <w:rPr>
                  <w:rFonts w:cs="Times New Roman"/>
                  <w:color w:val="000000"/>
                  <w:sz w:val="24"/>
                  <w:szCs w:val="24"/>
                </w:rPr>
                <w:delText>sử dụng khi hiển thị thông tin rút gọn</w:delText>
              </w:r>
            </w:del>
          </w:p>
        </w:tc>
        <w:tc>
          <w:tcPr>
            <w:tcW w:w="1016" w:type="dxa"/>
            <w:tcBorders>
              <w:top w:val="single" w:sz="4" w:space="0" w:color="000000"/>
              <w:left w:val="single" w:sz="4" w:space="0" w:color="000000"/>
              <w:bottom w:val="single" w:sz="4" w:space="0" w:color="000000"/>
              <w:right w:val="single" w:sz="4" w:space="0" w:color="000000"/>
            </w:tcBorders>
            <w:vAlign w:val="center"/>
            <w:hideMark/>
          </w:tcPr>
          <w:p w14:paraId="7DDC37CD" w14:textId="64004463" w:rsidR="000E10DF" w:rsidRPr="00835288" w:rsidRDefault="00126354">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EC0CCCD" w14:textId="1A43B238" w:rsidR="000E10DF" w:rsidRPr="00835288" w:rsidRDefault="000E10DF" w:rsidP="00157F9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455B913" w14:textId="3BEB58F7" w:rsidR="000E10DF" w:rsidRPr="00835288" w:rsidRDefault="000E10DF" w:rsidP="000E10DF">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hideMark/>
          </w:tcPr>
          <w:p w14:paraId="67A9BC48" w14:textId="5E8A6295" w:rsidR="000E10DF" w:rsidRPr="00835288" w:rsidRDefault="007A1C96" w:rsidP="000E10DF">
            <w:pPr>
              <w:spacing w:before="240"/>
              <w:jc w:val="left"/>
              <w:rPr>
                <w:rFonts w:cs="Times New Roman"/>
                <w:sz w:val="24"/>
                <w:szCs w:val="24"/>
              </w:rPr>
            </w:pPr>
            <w:r>
              <w:rPr>
                <w:rFonts w:cs="Times New Roman"/>
                <w:sz w:val="24"/>
                <w:szCs w:val="24"/>
              </w:rPr>
              <w:t>Tự sinh theo quy tắc: HĐ</w:t>
            </w:r>
            <w:r w:rsidR="00025B8B">
              <w:rPr>
                <w:rFonts w:cs="Times New Roman"/>
                <w:sz w:val="24"/>
                <w:szCs w:val="24"/>
              </w:rPr>
              <w:t xml:space="preserve"> + số thứ tự tăng dần 3 chữ số</w:t>
            </w:r>
          </w:p>
        </w:tc>
      </w:tr>
      <w:tr w:rsidR="000E10DF" w:rsidRPr="00835288" w14:paraId="2B0A4A74" w14:textId="77777777" w:rsidTr="00157F9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6F8CDE77" w14:textId="739B6898" w:rsidR="000E10DF" w:rsidRPr="00025B8B" w:rsidRDefault="000E10DF"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0A3F7CC9" w14:textId="77777777" w:rsidR="000E10DF" w:rsidRPr="00835288" w:rsidRDefault="000E10DF" w:rsidP="000E10DF">
            <w:pPr>
              <w:spacing w:after="0" w:line="26" w:lineRule="atLeast"/>
              <w:jc w:val="left"/>
              <w:rPr>
                <w:rFonts w:cs="Times New Roman"/>
                <w:color w:val="000000"/>
                <w:sz w:val="24"/>
                <w:szCs w:val="24"/>
              </w:rPr>
            </w:pPr>
            <w:r w:rsidRPr="00835288">
              <w:rPr>
                <w:rFonts w:cs="Times New Roman"/>
                <w:color w:val="000000"/>
                <w:sz w:val="24"/>
                <w:szCs w:val="24"/>
              </w:rPr>
              <w:t>Tên hợp đồng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0A2E0BE" w14:textId="77777777" w:rsidR="000E10DF" w:rsidRPr="00835288" w:rsidRDefault="000E10DF" w:rsidP="000E10DF">
            <w:pPr>
              <w:spacing w:after="0" w:line="240" w:lineRule="auto"/>
              <w:jc w:val="left"/>
              <w:rPr>
                <w:rFonts w:cs="Times New Roman"/>
                <w:color w:val="000000"/>
                <w:sz w:val="24"/>
                <w:szCs w:val="24"/>
              </w:rPr>
            </w:pPr>
            <w:r w:rsidRPr="00835288">
              <w:rPr>
                <w:rFonts w:cs="Times New Roman"/>
                <w:color w:val="000000"/>
                <w:sz w:val="24"/>
                <w:szCs w:val="24"/>
              </w:rPr>
              <w:t>Tên của loại hợp đồng</w:t>
            </w:r>
          </w:p>
        </w:tc>
        <w:tc>
          <w:tcPr>
            <w:tcW w:w="1016" w:type="dxa"/>
            <w:tcBorders>
              <w:top w:val="single" w:sz="4" w:space="0" w:color="000000"/>
              <w:left w:val="single" w:sz="4" w:space="0" w:color="000000"/>
              <w:bottom w:val="single" w:sz="4" w:space="0" w:color="000000"/>
              <w:right w:val="single" w:sz="4" w:space="0" w:color="000000"/>
            </w:tcBorders>
            <w:vAlign w:val="center"/>
            <w:hideMark/>
          </w:tcPr>
          <w:p w14:paraId="4394BBEE" w14:textId="47BDEAA6" w:rsidR="000E10DF" w:rsidRPr="00835288" w:rsidRDefault="00126354">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54A8A14C" w14:textId="3218D66D" w:rsidR="000E10DF" w:rsidRPr="00835288" w:rsidRDefault="000E10DF" w:rsidP="00157F9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BFA6A4F" w14:textId="557DC2D7" w:rsidR="000E10DF" w:rsidRPr="00835288" w:rsidRDefault="000E10DF" w:rsidP="000E10DF">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10CD322B" w14:textId="73DA41F4" w:rsidR="000E10DF" w:rsidRPr="00835288" w:rsidRDefault="000E10DF" w:rsidP="000E10DF">
            <w:pPr>
              <w:spacing w:before="240"/>
              <w:jc w:val="left"/>
              <w:rPr>
                <w:rFonts w:cs="Times New Roman"/>
                <w:sz w:val="24"/>
                <w:szCs w:val="24"/>
              </w:rPr>
            </w:pPr>
          </w:p>
        </w:tc>
      </w:tr>
      <w:tr w:rsidR="000E10DF" w:rsidRPr="00835288" w14:paraId="6FE58039" w14:textId="77777777" w:rsidTr="00157F9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44D70BC6" w14:textId="2C088A07" w:rsidR="000E10DF" w:rsidRPr="00025B8B" w:rsidRDefault="000E10DF"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08EB7749" w14:textId="77777777" w:rsidR="000E10DF" w:rsidRPr="00835288" w:rsidRDefault="000E10DF" w:rsidP="000E10DF">
            <w:pPr>
              <w:pStyle w:val="NoSpacing"/>
              <w:spacing w:before="240"/>
            </w:pPr>
            <w:r w:rsidRPr="00835288">
              <w:t>Thời hạn của hợp đồng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C4BE284" w14:textId="77777777" w:rsidR="000E10DF" w:rsidRPr="00835288" w:rsidRDefault="000E10DF" w:rsidP="000E10DF">
            <w:pPr>
              <w:spacing w:after="0" w:line="240" w:lineRule="auto"/>
              <w:jc w:val="left"/>
              <w:rPr>
                <w:rFonts w:cs="Times New Roman"/>
                <w:color w:val="000000"/>
                <w:sz w:val="24"/>
                <w:szCs w:val="24"/>
              </w:rPr>
            </w:pPr>
            <w:r w:rsidRPr="00835288">
              <w:rPr>
                <w:rFonts w:cs="Times New Roman"/>
                <w:color w:val="000000"/>
                <w:sz w:val="24"/>
                <w:szCs w:val="24"/>
              </w:rPr>
              <w:t>Thời gian hiệu lực của HĐ. Căn cứ vào thời hạn của loại hợp động hệ thống tự động lấy ra ngày kết thúc khi nhập ngày bắt đầu hợp đồng.</w:t>
            </w:r>
          </w:p>
        </w:tc>
        <w:tc>
          <w:tcPr>
            <w:tcW w:w="1016" w:type="dxa"/>
            <w:tcBorders>
              <w:top w:val="single" w:sz="4" w:space="0" w:color="000000"/>
              <w:left w:val="single" w:sz="4" w:space="0" w:color="000000"/>
              <w:bottom w:val="single" w:sz="4" w:space="0" w:color="000000"/>
              <w:right w:val="single" w:sz="4" w:space="0" w:color="000000"/>
            </w:tcBorders>
            <w:vAlign w:val="center"/>
          </w:tcPr>
          <w:p w14:paraId="163DC83C" w14:textId="341EA823" w:rsidR="000E10DF" w:rsidRPr="00835288" w:rsidRDefault="00126354" w:rsidP="000E10DF">
            <w:pPr>
              <w:spacing w:before="240"/>
              <w:jc w:val="center"/>
              <w:rPr>
                <w:rFonts w:cs="Times New Roman"/>
                <w:sz w:val="24"/>
                <w:szCs w:val="24"/>
              </w:rPr>
            </w:pPr>
            <w:r>
              <w:rPr>
                <w:rFonts w:cs="Times New Roman"/>
                <w:sz w:val="24"/>
                <w:szCs w:val="24"/>
              </w:rPr>
              <w:t>Số</w:t>
            </w:r>
          </w:p>
        </w:tc>
        <w:tc>
          <w:tcPr>
            <w:tcW w:w="900" w:type="dxa"/>
            <w:tcBorders>
              <w:top w:val="single" w:sz="4" w:space="0" w:color="000000"/>
              <w:left w:val="single" w:sz="4" w:space="0" w:color="000000"/>
              <w:bottom w:val="single" w:sz="4" w:space="0" w:color="000000"/>
              <w:right w:val="single" w:sz="4" w:space="0" w:color="000000"/>
            </w:tcBorders>
          </w:tcPr>
          <w:p w14:paraId="256DFAB9" w14:textId="77777777" w:rsidR="000E10DF" w:rsidRPr="00835288" w:rsidRDefault="000E10DF" w:rsidP="000E10DF">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B3756F3" w14:textId="6440CFBA" w:rsidR="000E10DF" w:rsidRPr="00835288" w:rsidRDefault="000E10DF" w:rsidP="000E10DF">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750F881C" w14:textId="27659913" w:rsidR="000E10DF" w:rsidRPr="00835288" w:rsidRDefault="003455C1" w:rsidP="000E10DF">
            <w:pPr>
              <w:spacing w:before="240"/>
              <w:jc w:val="left"/>
              <w:rPr>
                <w:rFonts w:cs="Times New Roman"/>
                <w:sz w:val="24"/>
                <w:szCs w:val="24"/>
              </w:rPr>
            </w:pPr>
            <w:r>
              <w:rPr>
                <w:rFonts w:cs="Times New Roman"/>
                <w:sz w:val="24"/>
                <w:szCs w:val="24"/>
              </w:rPr>
              <w:t>Đơn vị tính Tháng</w:t>
            </w:r>
          </w:p>
        </w:tc>
      </w:tr>
      <w:tr w:rsidR="000E10DF" w:rsidRPr="00835288" w14:paraId="64EAE8F3" w14:textId="77777777" w:rsidTr="00157F9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5274F3D5" w14:textId="5EA3FD4B" w:rsidR="000E10DF" w:rsidRPr="00025B8B" w:rsidRDefault="000E10DF"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6BBB0639" w14:textId="77777777" w:rsidR="000E10DF" w:rsidRPr="00835288" w:rsidRDefault="000E10DF" w:rsidP="000E10DF">
            <w:pPr>
              <w:pStyle w:val="NoSpacing"/>
              <w:spacing w:before="240"/>
            </w:pPr>
            <w:r w:rsidRPr="00835288">
              <w:t>Trạng thái</w:t>
            </w:r>
          </w:p>
        </w:tc>
        <w:tc>
          <w:tcPr>
            <w:tcW w:w="2404" w:type="dxa"/>
            <w:tcBorders>
              <w:top w:val="single" w:sz="4" w:space="0" w:color="000000"/>
              <w:left w:val="single" w:sz="4" w:space="0" w:color="000000"/>
              <w:bottom w:val="single" w:sz="4" w:space="0" w:color="000000"/>
              <w:right w:val="single" w:sz="4" w:space="0" w:color="000000"/>
            </w:tcBorders>
            <w:vAlign w:val="center"/>
          </w:tcPr>
          <w:p w14:paraId="00EA9C5E" w14:textId="77C06C8C" w:rsidR="000E10DF" w:rsidRPr="00835288" w:rsidRDefault="000E10DF" w:rsidP="00025B8B">
            <w:pPr>
              <w:spacing w:after="0" w:line="240" w:lineRule="auto"/>
              <w:jc w:val="left"/>
              <w:rPr>
                <w:rFonts w:cs="Times New Roman"/>
                <w:color w:val="000000"/>
                <w:sz w:val="24"/>
                <w:szCs w:val="24"/>
              </w:rPr>
            </w:pPr>
            <w:r w:rsidRPr="00835288">
              <w:rPr>
                <w:rFonts w:cs="Times New Roman"/>
                <w:color w:val="000000"/>
                <w:sz w:val="24"/>
                <w:szCs w:val="24"/>
              </w:rPr>
              <w:t>Trạng thái “</w:t>
            </w:r>
            <w:r w:rsidR="00025B8B">
              <w:rPr>
                <w:rFonts w:cs="Times New Roman"/>
                <w:color w:val="000000"/>
                <w:sz w:val="24"/>
                <w:szCs w:val="24"/>
              </w:rPr>
              <w:t>Áp dụng</w:t>
            </w:r>
            <w:r w:rsidRPr="00835288">
              <w:rPr>
                <w:rFonts w:cs="Times New Roman"/>
                <w:color w:val="000000"/>
                <w:sz w:val="24"/>
                <w:szCs w:val="24"/>
              </w:rPr>
              <w:t>” hoặc “</w:t>
            </w:r>
            <w:r w:rsidR="00025B8B">
              <w:rPr>
                <w:rFonts w:cs="Times New Roman"/>
                <w:color w:val="000000"/>
                <w:sz w:val="24"/>
                <w:szCs w:val="24"/>
              </w:rPr>
              <w:t>Ngừng áp dụng</w:t>
            </w:r>
            <w:r w:rsidRPr="00835288">
              <w:rPr>
                <w:rFonts w:cs="Times New Roman"/>
                <w:color w:val="000000"/>
                <w:sz w:val="24"/>
                <w:szCs w:val="24"/>
              </w:rPr>
              <w:t>” loại Hợp đồng.</w:t>
            </w:r>
          </w:p>
        </w:tc>
        <w:tc>
          <w:tcPr>
            <w:tcW w:w="1016" w:type="dxa"/>
            <w:tcBorders>
              <w:top w:val="single" w:sz="4" w:space="0" w:color="000000"/>
              <w:left w:val="single" w:sz="4" w:space="0" w:color="000000"/>
              <w:bottom w:val="single" w:sz="4" w:space="0" w:color="000000"/>
              <w:right w:val="single" w:sz="4" w:space="0" w:color="000000"/>
            </w:tcBorders>
            <w:vAlign w:val="center"/>
          </w:tcPr>
          <w:p w14:paraId="437D65BD" w14:textId="040BB408" w:rsidR="000E10DF" w:rsidRPr="00835288" w:rsidRDefault="00126354" w:rsidP="000E10DF">
            <w:pPr>
              <w:spacing w:before="240"/>
              <w:jc w:val="center"/>
              <w:rPr>
                <w:rFonts w:cs="Times New Roman"/>
                <w:sz w:val="24"/>
                <w:szCs w:val="24"/>
              </w:rPr>
            </w:pPr>
            <w:r>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tcPr>
          <w:p w14:paraId="168CB16F" w14:textId="77777777" w:rsidR="000E10DF" w:rsidRPr="00835288" w:rsidRDefault="000E10DF" w:rsidP="000E10DF">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B4E837" w14:textId="0738511E" w:rsidR="000E10DF" w:rsidRPr="00835288" w:rsidRDefault="000E10DF" w:rsidP="000E10DF">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033D6225" w14:textId="77777777" w:rsidR="000E10DF" w:rsidRPr="00835288" w:rsidRDefault="000E10DF" w:rsidP="000E10DF">
            <w:pPr>
              <w:spacing w:before="240"/>
              <w:rPr>
                <w:rFonts w:cs="Times New Roman"/>
                <w:sz w:val="24"/>
                <w:szCs w:val="24"/>
              </w:rPr>
            </w:pPr>
          </w:p>
        </w:tc>
      </w:tr>
      <w:tr w:rsidR="00025B8B" w:rsidRPr="00835288" w14:paraId="244F83F3" w14:textId="77777777" w:rsidTr="00AF35A5">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40860CB3" w14:textId="77777777" w:rsidR="00025B8B" w:rsidRPr="00025B8B" w:rsidRDefault="00025B8B"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71A1F4B5" w14:textId="46A172A7" w:rsidR="00025B8B" w:rsidRPr="00835288" w:rsidRDefault="00025B8B" w:rsidP="00025B8B">
            <w:pPr>
              <w:pStyle w:val="NoSpacing"/>
              <w:spacing w:before="240"/>
            </w:pPr>
            <w:r>
              <w:t>BHXH</w:t>
            </w:r>
          </w:p>
        </w:tc>
        <w:tc>
          <w:tcPr>
            <w:tcW w:w="2404" w:type="dxa"/>
            <w:tcBorders>
              <w:top w:val="single" w:sz="4" w:space="0" w:color="000000"/>
              <w:left w:val="single" w:sz="4" w:space="0" w:color="000000"/>
              <w:bottom w:val="single" w:sz="4" w:space="0" w:color="000000"/>
              <w:right w:val="single" w:sz="4" w:space="0" w:color="000000"/>
            </w:tcBorders>
            <w:vAlign w:val="center"/>
          </w:tcPr>
          <w:p w14:paraId="6D35C11B" w14:textId="46783587" w:rsidR="00025B8B" w:rsidRPr="00835288" w:rsidRDefault="00025B8B" w:rsidP="00025B8B">
            <w:pPr>
              <w:spacing w:after="0" w:line="240" w:lineRule="auto"/>
              <w:jc w:val="left"/>
              <w:rPr>
                <w:rFonts w:cs="Times New Roman"/>
                <w:color w:val="000000"/>
                <w:sz w:val="24"/>
                <w:szCs w:val="24"/>
              </w:rPr>
            </w:pPr>
            <w:r>
              <w:rPr>
                <w:rFonts w:cs="Times New Roman"/>
                <w:color w:val="000000"/>
                <w:sz w:val="24"/>
                <w:szCs w:val="24"/>
              </w:rPr>
              <w:t>Tích chọn loại HĐ có đóng BHXH không</w:t>
            </w:r>
          </w:p>
        </w:tc>
        <w:tc>
          <w:tcPr>
            <w:tcW w:w="1016" w:type="dxa"/>
            <w:tcBorders>
              <w:top w:val="single" w:sz="4" w:space="0" w:color="000000"/>
              <w:left w:val="single" w:sz="4" w:space="0" w:color="000000"/>
              <w:bottom w:val="single" w:sz="4" w:space="0" w:color="000000"/>
              <w:right w:val="single" w:sz="4" w:space="0" w:color="000000"/>
            </w:tcBorders>
          </w:tcPr>
          <w:p w14:paraId="423E24AA" w14:textId="6F301A51" w:rsidR="00025B8B" w:rsidRDefault="00025B8B" w:rsidP="00025B8B">
            <w:pPr>
              <w:spacing w:before="240"/>
              <w:jc w:val="center"/>
              <w:rPr>
                <w:rFonts w:cs="Times New Roman"/>
                <w:sz w:val="24"/>
                <w:szCs w:val="24"/>
              </w:rPr>
            </w:pPr>
            <w:r w:rsidRPr="00AE27B0">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tcPr>
          <w:p w14:paraId="65117156" w14:textId="77777777" w:rsidR="00025B8B" w:rsidRPr="00835288" w:rsidRDefault="00025B8B" w:rsidP="00025B8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935D970" w14:textId="06B44A1C" w:rsidR="00025B8B" w:rsidRPr="00835288" w:rsidRDefault="00025B8B" w:rsidP="00025B8B">
            <w:pPr>
              <w:spacing w:before="240"/>
              <w:jc w:val="center"/>
              <w:rPr>
                <w:rFonts w:cs="Times New Roman"/>
                <w:sz w:val="24"/>
                <w:szCs w:val="24"/>
              </w:rPr>
            </w:pPr>
            <w:r>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51E39ECA" w14:textId="77777777" w:rsidR="00025B8B" w:rsidRPr="00835288" w:rsidRDefault="00025B8B" w:rsidP="00025B8B">
            <w:pPr>
              <w:spacing w:before="240"/>
              <w:rPr>
                <w:rFonts w:cs="Times New Roman"/>
                <w:sz w:val="24"/>
                <w:szCs w:val="24"/>
              </w:rPr>
            </w:pPr>
          </w:p>
        </w:tc>
      </w:tr>
      <w:tr w:rsidR="00025B8B" w:rsidRPr="00835288" w14:paraId="0B443EB1" w14:textId="77777777" w:rsidTr="00AF35A5">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20ECE339" w14:textId="77777777" w:rsidR="00025B8B" w:rsidRPr="00025B8B" w:rsidRDefault="00025B8B"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3AD5BF4C" w14:textId="1A7EF369" w:rsidR="00025B8B" w:rsidRPr="00835288" w:rsidRDefault="00025B8B" w:rsidP="00025B8B">
            <w:pPr>
              <w:pStyle w:val="NoSpacing"/>
              <w:spacing w:before="240"/>
            </w:pPr>
            <w:r>
              <w:t>BHYT</w:t>
            </w:r>
          </w:p>
        </w:tc>
        <w:tc>
          <w:tcPr>
            <w:tcW w:w="2404" w:type="dxa"/>
            <w:tcBorders>
              <w:top w:val="single" w:sz="4" w:space="0" w:color="000000"/>
              <w:left w:val="single" w:sz="4" w:space="0" w:color="000000"/>
              <w:bottom w:val="single" w:sz="4" w:space="0" w:color="000000"/>
              <w:right w:val="single" w:sz="4" w:space="0" w:color="000000"/>
            </w:tcBorders>
          </w:tcPr>
          <w:p w14:paraId="3518AC4A" w14:textId="720D62C9" w:rsidR="00025B8B" w:rsidRPr="00835288" w:rsidRDefault="00025B8B" w:rsidP="00025B8B">
            <w:pPr>
              <w:spacing w:after="0" w:line="240" w:lineRule="auto"/>
              <w:jc w:val="left"/>
              <w:rPr>
                <w:rFonts w:cs="Times New Roman"/>
                <w:color w:val="000000"/>
                <w:sz w:val="24"/>
                <w:szCs w:val="24"/>
              </w:rPr>
            </w:pPr>
            <w:r>
              <w:rPr>
                <w:rFonts w:cs="Times New Roman"/>
                <w:color w:val="000000"/>
                <w:sz w:val="24"/>
                <w:szCs w:val="24"/>
              </w:rPr>
              <w:t>Tích chọn loại HĐ có đóng BHYT</w:t>
            </w:r>
            <w:r w:rsidRPr="00EB4A3E">
              <w:rPr>
                <w:rFonts w:cs="Times New Roman"/>
                <w:color w:val="000000"/>
                <w:sz w:val="24"/>
                <w:szCs w:val="24"/>
              </w:rPr>
              <w:t xml:space="preserve"> không</w:t>
            </w:r>
          </w:p>
        </w:tc>
        <w:tc>
          <w:tcPr>
            <w:tcW w:w="1016" w:type="dxa"/>
            <w:tcBorders>
              <w:top w:val="single" w:sz="4" w:space="0" w:color="000000"/>
              <w:left w:val="single" w:sz="4" w:space="0" w:color="000000"/>
              <w:bottom w:val="single" w:sz="4" w:space="0" w:color="000000"/>
              <w:right w:val="single" w:sz="4" w:space="0" w:color="000000"/>
            </w:tcBorders>
          </w:tcPr>
          <w:p w14:paraId="0E965905" w14:textId="236E7C61" w:rsidR="00025B8B" w:rsidRDefault="00025B8B" w:rsidP="00025B8B">
            <w:pPr>
              <w:spacing w:before="240"/>
              <w:jc w:val="center"/>
              <w:rPr>
                <w:rFonts w:cs="Times New Roman"/>
                <w:sz w:val="24"/>
                <w:szCs w:val="24"/>
              </w:rPr>
            </w:pPr>
            <w:r w:rsidRPr="00AE27B0">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tcPr>
          <w:p w14:paraId="38E1C8E4" w14:textId="77777777" w:rsidR="00025B8B" w:rsidRPr="00835288" w:rsidRDefault="00025B8B" w:rsidP="00025B8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8E4B5E2" w14:textId="3EA31D2F" w:rsidR="00025B8B" w:rsidRPr="00835288" w:rsidRDefault="00025B8B" w:rsidP="00025B8B">
            <w:pPr>
              <w:spacing w:before="240"/>
              <w:jc w:val="center"/>
              <w:rPr>
                <w:rFonts w:cs="Times New Roman"/>
                <w:sz w:val="24"/>
                <w:szCs w:val="24"/>
              </w:rPr>
            </w:pPr>
            <w:r>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09227DE4" w14:textId="77777777" w:rsidR="00025B8B" w:rsidRPr="00835288" w:rsidRDefault="00025B8B" w:rsidP="00025B8B">
            <w:pPr>
              <w:spacing w:before="240"/>
              <w:rPr>
                <w:rFonts w:cs="Times New Roman"/>
                <w:sz w:val="24"/>
                <w:szCs w:val="24"/>
              </w:rPr>
            </w:pPr>
          </w:p>
        </w:tc>
      </w:tr>
      <w:tr w:rsidR="00025B8B" w:rsidRPr="00835288" w14:paraId="10BA8989" w14:textId="77777777" w:rsidTr="004A011B">
        <w:tblPrEx>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4866" w:author="Admin" w:date="2017-09-29T14:51:00Z">
            <w:tblPrEx>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773"/>
          <w:trPrChange w:id="4867" w:author="Admin" w:date="2017-09-29T14:51:00Z">
            <w:trPr>
              <w:trHeight w:val="286"/>
            </w:trPr>
          </w:trPrChange>
        </w:trPr>
        <w:tc>
          <w:tcPr>
            <w:tcW w:w="900" w:type="dxa"/>
            <w:tcBorders>
              <w:top w:val="single" w:sz="4" w:space="0" w:color="000000"/>
              <w:left w:val="single" w:sz="4" w:space="0" w:color="000000"/>
              <w:bottom w:val="single" w:sz="4" w:space="0" w:color="000000"/>
              <w:right w:val="single" w:sz="4" w:space="0" w:color="000000"/>
            </w:tcBorders>
            <w:vAlign w:val="center"/>
            <w:tcPrChange w:id="4868" w:author="Admin" w:date="2017-09-29T14:5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628D9868" w14:textId="77777777" w:rsidR="00025B8B" w:rsidRPr="00025B8B" w:rsidRDefault="00025B8B"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Change w:id="4869" w:author="Admin" w:date="2017-09-29T14:51:00Z">
              <w:tcPr>
                <w:tcW w:w="1800" w:type="dxa"/>
                <w:tcBorders>
                  <w:top w:val="single" w:sz="4" w:space="0" w:color="000000"/>
                  <w:left w:val="single" w:sz="4" w:space="0" w:color="000000"/>
                  <w:bottom w:val="single" w:sz="4" w:space="0" w:color="000000"/>
                  <w:right w:val="single" w:sz="4" w:space="0" w:color="000000"/>
                </w:tcBorders>
                <w:vAlign w:val="center"/>
              </w:tcPr>
            </w:tcPrChange>
          </w:tcPr>
          <w:p w14:paraId="6D1CBB66" w14:textId="127EE903" w:rsidR="00025B8B" w:rsidRPr="00835288" w:rsidRDefault="00025B8B" w:rsidP="00025B8B">
            <w:pPr>
              <w:pStyle w:val="NoSpacing"/>
              <w:spacing w:before="240"/>
            </w:pPr>
            <w:r>
              <w:t>BHTN</w:t>
            </w:r>
          </w:p>
        </w:tc>
        <w:tc>
          <w:tcPr>
            <w:tcW w:w="2404" w:type="dxa"/>
            <w:tcBorders>
              <w:top w:val="single" w:sz="4" w:space="0" w:color="000000"/>
              <w:left w:val="single" w:sz="4" w:space="0" w:color="000000"/>
              <w:bottom w:val="single" w:sz="4" w:space="0" w:color="000000"/>
              <w:right w:val="single" w:sz="4" w:space="0" w:color="000000"/>
            </w:tcBorders>
            <w:tcPrChange w:id="4870" w:author="Admin" w:date="2017-09-29T14:51:00Z">
              <w:tcPr>
                <w:tcW w:w="2404" w:type="dxa"/>
                <w:tcBorders>
                  <w:top w:val="single" w:sz="4" w:space="0" w:color="000000"/>
                  <w:left w:val="single" w:sz="4" w:space="0" w:color="000000"/>
                  <w:bottom w:val="single" w:sz="4" w:space="0" w:color="000000"/>
                  <w:right w:val="single" w:sz="4" w:space="0" w:color="000000"/>
                </w:tcBorders>
              </w:tcPr>
            </w:tcPrChange>
          </w:tcPr>
          <w:p w14:paraId="024E2E4C" w14:textId="1C03CD17" w:rsidR="00025B8B" w:rsidRPr="00835288" w:rsidRDefault="00025B8B" w:rsidP="00025B8B">
            <w:pPr>
              <w:spacing w:after="0" w:line="240" w:lineRule="auto"/>
              <w:jc w:val="left"/>
              <w:rPr>
                <w:rFonts w:cs="Times New Roman"/>
                <w:color w:val="000000"/>
                <w:sz w:val="24"/>
                <w:szCs w:val="24"/>
              </w:rPr>
            </w:pPr>
            <w:r>
              <w:rPr>
                <w:rFonts w:cs="Times New Roman"/>
                <w:color w:val="000000"/>
                <w:sz w:val="24"/>
                <w:szCs w:val="24"/>
              </w:rPr>
              <w:t>Tích chọn loại HĐ có đóng BHTN</w:t>
            </w:r>
            <w:r w:rsidRPr="00EB4A3E">
              <w:rPr>
                <w:rFonts w:cs="Times New Roman"/>
                <w:color w:val="000000"/>
                <w:sz w:val="24"/>
                <w:szCs w:val="24"/>
              </w:rPr>
              <w:t xml:space="preserve"> không</w:t>
            </w:r>
          </w:p>
        </w:tc>
        <w:tc>
          <w:tcPr>
            <w:tcW w:w="1016" w:type="dxa"/>
            <w:tcBorders>
              <w:top w:val="single" w:sz="4" w:space="0" w:color="000000"/>
              <w:left w:val="single" w:sz="4" w:space="0" w:color="000000"/>
              <w:bottom w:val="single" w:sz="4" w:space="0" w:color="000000"/>
              <w:right w:val="single" w:sz="4" w:space="0" w:color="000000"/>
            </w:tcBorders>
            <w:tcPrChange w:id="4871" w:author="Admin" w:date="2017-09-29T14:51:00Z">
              <w:tcPr>
                <w:tcW w:w="1016" w:type="dxa"/>
                <w:tcBorders>
                  <w:top w:val="single" w:sz="4" w:space="0" w:color="000000"/>
                  <w:left w:val="single" w:sz="4" w:space="0" w:color="000000"/>
                  <w:bottom w:val="single" w:sz="4" w:space="0" w:color="000000"/>
                  <w:right w:val="single" w:sz="4" w:space="0" w:color="000000"/>
                </w:tcBorders>
              </w:tcPr>
            </w:tcPrChange>
          </w:tcPr>
          <w:p w14:paraId="0C52BF01" w14:textId="60A65EE4" w:rsidR="00025B8B" w:rsidRDefault="00025B8B" w:rsidP="00025B8B">
            <w:pPr>
              <w:spacing w:before="240"/>
              <w:jc w:val="center"/>
              <w:rPr>
                <w:rFonts w:cs="Times New Roman"/>
                <w:sz w:val="24"/>
                <w:szCs w:val="24"/>
              </w:rPr>
            </w:pPr>
            <w:r w:rsidRPr="00AE27B0">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tcPrChange w:id="4872" w:author="Admin" w:date="2017-09-29T14:51:00Z">
              <w:tcPr>
                <w:tcW w:w="900" w:type="dxa"/>
                <w:tcBorders>
                  <w:top w:val="single" w:sz="4" w:space="0" w:color="000000"/>
                  <w:left w:val="single" w:sz="4" w:space="0" w:color="000000"/>
                  <w:bottom w:val="single" w:sz="4" w:space="0" w:color="000000"/>
                  <w:right w:val="single" w:sz="4" w:space="0" w:color="000000"/>
                </w:tcBorders>
              </w:tcPr>
            </w:tcPrChange>
          </w:tcPr>
          <w:p w14:paraId="5D762EFA" w14:textId="77777777" w:rsidR="00025B8B" w:rsidRPr="00835288" w:rsidRDefault="00025B8B" w:rsidP="00025B8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Change w:id="4873" w:author="Admin" w:date="2017-09-29T14:51:00Z">
              <w:tcPr>
                <w:tcW w:w="900" w:type="dxa"/>
                <w:tcBorders>
                  <w:top w:val="single" w:sz="4" w:space="0" w:color="000000"/>
                  <w:left w:val="single" w:sz="4" w:space="0" w:color="000000"/>
                  <w:bottom w:val="single" w:sz="4" w:space="0" w:color="000000"/>
                  <w:right w:val="single" w:sz="4" w:space="0" w:color="000000"/>
                </w:tcBorders>
                <w:vAlign w:val="center"/>
              </w:tcPr>
            </w:tcPrChange>
          </w:tcPr>
          <w:p w14:paraId="19F524B3" w14:textId="50116151" w:rsidR="00025B8B" w:rsidRPr="00835288" w:rsidRDefault="00025B8B" w:rsidP="00025B8B">
            <w:pPr>
              <w:spacing w:before="240"/>
              <w:jc w:val="center"/>
              <w:rPr>
                <w:rFonts w:cs="Times New Roman"/>
                <w:sz w:val="24"/>
                <w:szCs w:val="24"/>
              </w:rPr>
            </w:pPr>
            <w:r>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Change w:id="4874" w:author="Admin" w:date="2017-09-29T14:51:00Z">
              <w:tcPr>
                <w:tcW w:w="1440" w:type="dxa"/>
                <w:tcBorders>
                  <w:top w:val="single" w:sz="4" w:space="0" w:color="000000"/>
                  <w:left w:val="single" w:sz="4" w:space="0" w:color="000000"/>
                  <w:bottom w:val="single" w:sz="4" w:space="0" w:color="000000"/>
                  <w:right w:val="single" w:sz="4" w:space="0" w:color="000000"/>
                </w:tcBorders>
                <w:vAlign w:val="center"/>
              </w:tcPr>
            </w:tcPrChange>
          </w:tcPr>
          <w:p w14:paraId="6C8DA331" w14:textId="77777777" w:rsidR="00025B8B" w:rsidRPr="00835288" w:rsidRDefault="00025B8B" w:rsidP="00025B8B">
            <w:pPr>
              <w:spacing w:before="240"/>
              <w:rPr>
                <w:rFonts w:cs="Times New Roman"/>
                <w:sz w:val="24"/>
                <w:szCs w:val="24"/>
              </w:rPr>
            </w:pPr>
          </w:p>
        </w:tc>
      </w:tr>
      <w:tr w:rsidR="000E10DF" w:rsidRPr="00835288" w14:paraId="44614781" w14:textId="77777777" w:rsidTr="00157F9B">
        <w:trPr>
          <w:trHeight w:val="286"/>
        </w:trPr>
        <w:tc>
          <w:tcPr>
            <w:tcW w:w="900" w:type="dxa"/>
            <w:tcBorders>
              <w:top w:val="single" w:sz="4" w:space="0" w:color="000000"/>
              <w:left w:val="single" w:sz="4" w:space="0" w:color="000000"/>
              <w:bottom w:val="single" w:sz="4" w:space="0" w:color="000000"/>
              <w:right w:val="single" w:sz="4" w:space="0" w:color="000000"/>
            </w:tcBorders>
            <w:vAlign w:val="center"/>
          </w:tcPr>
          <w:p w14:paraId="22F7A55F" w14:textId="5438FC6A" w:rsidR="000E10DF" w:rsidRPr="00025B8B" w:rsidRDefault="000E10DF" w:rsidP="00742467">
            <w:pPr>
              <w:pStyle w:val="ListParagraph"/>
              <w:numPr>
                <w:ilvl w:val="0"/>
                <w:numId w:val="29"/>
              </w:numPr>
              <w:spacing w:after="0" w:line="26" w:lineRule="atLeast"/>
              <w:jc w:val="center"/>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118FF7FE" w14:textId="77777777" w:rsidR="000E10DF" w:rsidRPr="00835288" w:rsidRDefault="000E10DF" w:rsidP="000E10DF">
            <w:pPr>
              <w:pStyle w:val="NoSpacing"/>
              <w:spacing w:before="240"/>
            </w:pPr>
            <w:r w:rsidRPr="00835288">
              <w:t>Ghi chú</w:t>
            </w:r>
          </w:p>
        </w:tc>
        <w:tc>
          <w:tcPr>
            <w:tcW w:w="2404" w:type="dxa"/>
            <w:tcBorders>
              <w:top w:val="single" w:sz="4" w:space="0" w:color="000000"/>
              <w:left w:val="single" w:sz="4" w:space="0" w:color="000000"/>
              <w:bottom w:val="single" w:sz="4" w:space="0" w:color="000000"/>
              <w:right w:val="single" w:sz="4" w:space="0" w:color="000000"/>
            </w:tcBorders>
            <w:vAlign w:val="center"/>
          </w:tcPr>
          <w:p w14:paraId="5B2993E1" w14:textId="77777777" w:rsidR="000E10DF" w:rsidRPr="00835288" w:rsidRDefault="000E10DF" w:rsidP="000E10DF">
            <w:pPr>
              <w:spacing w:after="0" w:line="240" w:lineRule="auto"/>
              <w:jc w:val="left"/>
              <w:rPr>
                <w:rFonts w:cs="Times New Roman"/>
                <w:color w:val="000000"/>
                <w:sz w:val="24"/>
                <w:szCs w:val="24"/>
              </w:rPr>
            </w:pPr>
            <w:r w:rsidRPr="00835288">
              <w:rPr>
                <w:rFonts w:cs="Times New Roman"/>
                <w:color w:val="000000"/>
                <w:sz w:val="24"/>
                <w:szCs w:val="24"/>
              </w:rPr>
              <w:t xml:space="preserve">Ghi chú thêm </w:t>
            </w:r>
          </w:p>
        </w:tc>
        <w:tc>
          <w:tcPr>
            <w:tcW w:w="1016" w:type="dxa"/>
            <w:tcBorders>
              <w:top w:val="single" w:sz="4" w:space="0" w:color="000000"/>
              <w:left w:val="single" w:sz="4" w:space="0" w:color="000000"/>
              <w:bottom w:val="single" w:sz="4" w:space="0" w:color="000000"/>
              <w:right w:val="single" w:sz="4" w:space="0" w:color="000000"/>
            </w:tcBorders>
            <w:vAlign w:val="center"/>
          </w:tcPr>
          <w:p w14:paraId="651AF8F3" w14:textId="1DAAF467" w:rsidR="000E10DF" w:rsidRPr="00835288" w:rsidRDefault="00126354">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74D13EE5" w14:textId="75A36433" w:rsidR="000E10DF" w:rsidRPr="00835288" w:rsidRDefault="000E10DF" w:rsidP="00157F9B">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6CD76CA" w14:textId="2E7FB861" w:rsidR="000E10DF" w:rsidRPr="00835288" w:rsidRDefault="000E10DF" w:rsidP="000E10DF">
            <w:pPr>
              <w:spacing w:before="240"/>
              <w:jc w:val="center"/>
              <w:rPr>
                <w:rFonts w:cs="Times New Roman"/>
                <w:sz w:val="24"/>
                <w:szCs w:val="24"/>
              </w:rPr>
            </w:pPr>
            <w:r w:rsidRPr="00835288">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23530E88" w14:textId="738BEB19" w:rsidR="000E10DF" w:rsidRPr="00835288" w:rsidRDefault="000E10DF" w:rsidP="000E10DF">
            <w:pPr>
              <w:spacing w:before="240"/>
              <w:rPr>
                <w:rFonts w:cs="Times New Roman"/>
                <w:sz w:val="24"/>
                <w:szCs w:val="24"/>
              </w:rPr>
            </w:pPr>
          </w:p>
        </w:tc>
      </w:tr>
    </w:tbl>
    <w:p w14:paraId="6301005E" w14:textId="77777777" w:rsidR="009B5746" w:rsidRPr="00835288" w:rsidRDefault="009B5746" w:rsidP="009B5746">
      <w:pPr>
        <w:rPr>
          <w:rFonts w:cs="Times New Roman"/>
          <w:sz w:val="24"/>
          <w:szCs w:val="24"/>
        </w:rPr>
      </w:pPr>
    </w:p>
    <w:p w14:paraId="3878148E" w14:textId="77777777" w:rsidR="009B5746" w:rsidRPr="00835288" w:rsidRDefault="009B5746" w:rsidP="009B5746">
      <w:pPr>
        <w:rPr>
          <w:rFonts w:cs="Times New Roman"/>
          <w:b/>
          <w:sz w:val="24"/>
          <w:szCs w:val="24"/>
        </w:rPr>
      </w:pPr>
      <w:r w:rsidRPr="00835288">
        <w:rPr>
          <w:rFonts w:cs="Times New Roman"/>
          <w:b/>
          <w:sz w:val="24"/>
          <w:szCs w:val="24"/>
        </w:rPr>
        <w:t>Mô tả thông tin:</w:t>
      </w:r>
    </w:p>
    <w:p w14:paraId="71B94F78" w14:textId="4C21DD95" w:rsidR="009B5746" w:rsidRPr="00C93EA1" w:rsidRDefault="00B874CA" w:rsidP="008E4E0E">
      <w:pPr>
        <w:pStyle w:val="ListParagraph"/>
        <w:keepLines w:val="0"/>
        <w:numPr>
          <w:ilvl w:val="0"/>
          <w:numId w:val="8"/>
        </w:numPr>
        <w:spacing w:after="200" w:line="312" w:lineRule="auto"/>
        <w:ind w:left="540" w:hanging="540"/>
        <w:rPr>
          <w:rFonts w:cs="Times New Roman"/>
          <w:sz w:val="24"/>
          <w:szCs w:val="24"/>
        </w:rPr>
      </w:pPr>
      <w:r>
        <w:rPr>
          <w:rFonts w:cs="Times New Roman"/>
          <w:sz w:val="24"/>
          <w:szCs w:val="24"/>
        </w:rPr>
        <w:t>Các hợp đồng</w:t>
      </w:r>
      <w:r w:rsidR="00025B8B">
        <w:rPr>
          <w:rFonts w:cs="Times New Roman"/>
          <w:sz w:val="24"/>
          <w:szCs w:val="24"/>
        </w:rPr>
        <w:t xml:space="preserve"> Tập đoàn áp dụng: </w:t>
      </w:r>
      <w:r>
        <w:rPr>
          <w:rFonts w:cs="Times New Roman"/>
          <w:sz w:val="24"/>
          <w:szCs w:val="24"/>
        </w:rPr>
        <w:t xml:space="preserve"> </w:t>
      </w:r>
      <w:r w:rsidR="00025B8B">
        <w:rPr>
          <w:rFonts w:cs="Times New Roman"/>
          <w:sz w:val="24"/>
          <w:szCs w:val="24"/>
        </w:rPr>
        <w:t>HĐ xác định thời hạn (12 tháng, 24 tháng, 36 tháng, khác), HĐ không xác định thời hạn, HĐ thời vụ dưới 12 tháng (HĐ cộng tác viên, HĐ khoán việc, HĐ học việc</w:t>
      </w:r>
      <w:r w:rsidR="00025B8B" w:rsidRPr="00C93EA1">
        <w:rPr>
          <w:rFonts w:cs="Times New Roman"/>
          <w:sz w:val="24"/>
          <w:szCs w:val="24"/>
        </w:rPr>
        <w:t>.</w:t>
      </w:r>
    </w:p>
    <w:p w14:paraId="6D2A9E29" w14:textId="77777777" w:rsidR="00E60342" w:rsidRPr="004908C7" w:rsidRDefault="00E60342" w:rsidP="00714D4C">
      <w:pPr>
        <w:pStyle w:val="Heading3"/>
      </w:pPr>
      <w:bookmarkStart w:id="4875" w:name="_Toc494461440"/>
      <w:r>
        <w:t>Thao tác chức năng</w:t>
      </w:r>
      <w:bookmarkEnd w:id="4875"/>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4"/>
        <w:gridCol w:w="6187"/>
      </w:tblGrid>
      <w:tr w:rsidR="00E17151" w:rsidRPr="00835288" w14:paraId="7E190D6B" w14:textId="77777777" w:rsidTr="00FB54CB">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7027692" w14:textId="77777777" w:rsidR="00E17151" w:rsidRPr="00835288" w:rsidRDefault="00E17151" w:rsidP="004B78A6">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48B7343" w14:textId="77777777" w:rsidR="00E17151" w:rsidRPr="00835288" w:rsidRDefault="00E17151" w:rsidP="004B78A6">
            <w:pPr>
              <w:spacing w:before="240"/>
              <w:jc w:val="center"/>
              <w:rPr>
                <w:rFonts w:cs="Times New Roman"/>
                <w:b/>
                <w:sz w:val="24"/>
                <w:szCs w:val="24"/>
              </w:rPr>
            </w:pPr>
            <w:r w:rsidRPr="00835288">
              <w:rPr>
                <w:rFonts w:cs="Times New Roman"/>
                <w:b/>
                <w:sz w:val="24"/>
                <w:szCs w:val="24"/>
              </w:rPr>
              <w:t xml:space="preserve">Thao tác </w:t>
            </w:r>
          </w:p>
        </w:tc>
        <w:tc>
          <w:tcPr>
            <w:tcW w:w="618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4D1C256" w14:textId="77777777" w:rsidR="00E17151" w:rsidRPr="00835288" w:rsidRDefault="00E17151" w:rsidP="004B78A6">
            <w:pPr>
              <w:spacing w:before="240"/>
              <w:jc w:val="center"/>
              <w:rPr>
                <w:rFonts w:cs="Times New Roman"/>
                <w:b/>
                <w:sz w:val="24"/>
                <w:szCs w:val="24"/>
              </w:rPr>
            </w:pPr>
            <w:r w:rsidRPr="00835288">
              <w:rPr>
                <w:rFonts w:cs="Times New Roman"/>
                <w:b/>
                <w:sz w:val="24"/>
                <w:szCs w:val="24"/>
              </w:rPr>
              <w:t>Mô tả</w:t>
            </w:r>
          </w:p>
        </w:tc>
      </w:tr>
      <w:tr w:rsidR="00E17151" w:rsidRPr="00835288" w14:paraId="2CF26F9D" w14:textId="77777777" w:rsidTr="00FB54C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2224BA35" w14:textId="38A8DE9D" w:rsidR="00E17151" w:rsidRPr="00D361AC" w:rsidRDefault="00E17151" w:rsidP="00742467">
            <w:pPr>
              <w:pStyle w:val="ListParagraph"/>
              <w:numPr>
                <w:ilvl w:val="0"/>
                <w:numId w:val="30"/>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608524D" w14:textId="77777777" w:rsidR="00E17151" w:rsidRPr="00835288" w:rsidRDefault="00E17151" w:rsidP="00E17151">
            <w:pPr>
              <w:spacing w:before="240"/>
              <w:rPr>
                <w:rFonts w:cs="Times New Roman"/>
                <w:b/>
                <w:sz w:val="24"/>
                <w:szCs w:val="24"/>
              </w:rPr>
            </w:pPr>
            <w:r>
              <w:rPr>
                <w:rFonts w:cs="Times New Roman"/>
                <w:b/>
                <w:sz w:val="24"/>
                <w:szCs w:val="24"/>
              </w:rPr>
              <w:t>Thêm mới danh mục hợp đồng lao động</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384A4604" w14:textId="426EDF3F" w:rsidR="00E17151" w:rsidRDefault="00E17151" w:rsidP="004B78A6">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 xml:space="preserve">một danh mục </w:t>
            </w:r>
            <w:r w:rsidR="009C03CB">
              <w:rPr>
                <w:rFonts w:cs="Times New Roman"/>
                <w:sz w:val="24"/>
                <w:szCs w:val="24"/>
              </w:rPr>
              <w:t xml:space="preserve">loại </w:t>
            </w:r>
            <w:r>
              <w:rPr>
                <w:rFonts w:cs="Times New Roman"/>
                <w:sz w:val="24"/>
                <w:szCs w:val="24"/>
              </w:rPr>
              <w:t>hợp đồng lao động</w:t>
            </w:r>
            <w:r w:rsidR="00126354">
              <w:rPr>
                <w:rFonts w:cs="Times New Roman"/>
                <w:sz w:val="24"/>
                <w:szCs w:val="24"/>
              </w:rPr>
              <w:t>.</w:t>
            </w:r>
          </w:p>
          <w:p w14:paraId="146CCC9D" w14:textId="38C689D1" w:rsidR="00E17151" w:rsidRPr="00835288" w:rsidRDefault="00E17151" w:rsidP="009C03CB">
            <w:pPr>
              <w:spacing w:before="240"/>
              <w:rPr>
                <w:rFonts w:cs="Times New Roman"/>
                <w:sz w:val="24"/>
                <w:szCs w:val="24"/>
              </w:rPr>
            </w:pPr>
            <w:r>
              <w:rPr>
                <w:rFonts w:cs="Times New Roman"/>
                <w:sz w:val="24"/>
                <w:szCs w:val="24"/>
              </w:rPr>
              <w:t xml:space="preserve">Các thông tin thêm mới gồm: </w:t>
            </w:r>
            <w:r w:rsidR="009C03CB">
              <w:rPr>
                <w:rFonts w:cs="Times New Roman"/>
                <w:sz w:val="24"/>
                <w:szCs w:val="24"/>
              </w:rPr>
              <w:t xml:space="preserve">Mã </w:t>
            </w:r>
            <w:r>
              <w:rPr>
                <w:rFonts w:cs="Times New Roman"/>
                <w:sz w:val="24"/>
                <w:szCs w:val="24"/>
              </w:rPr>
              <w:t xml:space="preserve">hợp đồng, </w:t>
            </w:r>
            <w:r w:rsidR="009C03CB">
              <w:rPr>
                <w:rFonts w:cs="Times New Roman"/>
                <w:sz w:val="24"/>
                <w:szCs w:val="24"/>
              </w:rPr>
              <w:t>T</w:t>
            </w:r>
            <w:r>
              <w:rPr>
                <w:rFonts w:cs="Times New Roman"/>
                <w:sz w:val="24"/>
                <w:szCs w:val="24"/>
              </w:rPr>
              <w:t xml:space="preserve">ên hợp đồng, </w:t>
            </w:r>
            <w:r w:rsidR="009C03CB">
              <w:rPr>
                <w:rFonts w:cs="Times New Roman"/>
                <w:sz w:val="24"/>
                <w:szCs w:val="24"/>
              </w:rPr>
              <w:t>T</w:t>
            </w:r>
            <w:r>
              <w:rPr>
                <w:rFonts w:cs="Times New Roman"/>
                <w:sz w:val="24"/>
                <w:szCs w:val="24"/>
              </w:rPr>
              <w:t xml:space="preserve">hời hạn hợp đồng, </w:t>
            </w:r>
            <w:r w:rsidR="009C03CB">
              <w:rPr>
                <w:rFonts w:cs="Times New Roman"/>
                <w:sz w:val="24"/>
                <w:szCs w:val="24"/>
              </w:rPr>
              <w:t>M</w:t>
            </w:r>
            <w:r>
              <w:rPr>
                <w:rFonts w:cs="Times New Roman"/>
                <w:sz w:val="24"/>
                <w:szCs w:val="24"/>
              </w:rPr>
              <w:t>ô tả.</w:t>
            </w:r>
          </w:p>
        </w:tc>
      </w:tr>
      <w:tr w:rsidR="00E17151" w:rsidRPr="00835288" w14:paraId="4061B749" w14:textId="77777777" w:rsidTr="00FB54C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4B3CBB0C" w14:textId="41711004" w:rsidR="00E17151" w:rsidRPr="00D361AC" w:rsidRDefault="00E17151" w:rsidP="00742467">
            <w:pPr>
              <w:pStyle w:val="ListParagraph"/>
              <w:numPr>
                <w:ilvl w:val="0"/>
                <w:numId w:val="30"/>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3E08A08" w14:textId="77777777" w:rsidR="00E17151" w:rsidRPr="00835288" w:rsidRDefault="00E17151" w:rsidP="004B78A6">
            <w:pPr>
              <w:spacing w:before="240"/>
              <w:rPr>
                <w:rFonts w:cs="Times New Roman"/>
                <w:b/>
                <w:sz w:val="24"/>
                <w:szCs w:val="24"/>
              </w:rPr>
            </w:pPr>
            <w:r w:rsidRPr="00835288">
              <w:rPr>
                <w:rFonts w:cs="Times New Roman"/>
                <w:b/>
                <w:sz w:val="24"/>
                <w:szCs w:val="24"/>
              </w:rPr>
              <w:t>Lưu</w:t>
            </w:r>
          </w:p>
        </w:tc>
        <w:tc>
          <w:tcPr>
            <w:tcW w:w="6187" w:type="dxa"/>
            <w:tcBorders>
              <w:top w:val="single" w:sz="4" w:space="0" w:color="000000"/>
              <w:left w:val="single" w:sz="4" w:space="0" w:color="000000"/>
              <w:bottom w:val="single" w:sz="4" w:space="0" w:color="000000"/>
              <w:right w:val="single" w:sz="4" w:space="0" w:color="000000"/>
            </w:tcBorders>
            <w:vAlign w:val="center"/>
            <w:hideMark/>
          </w:tcPr>
          <w:p w14:paraId="081C4A79" w14:textId="77777777" w:rsidR="00E17151" w:rsidRPr="00835288" w:rsidRDefault="00E17151" w:rsidP="004B78A6">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FB54CB" w:rsidRPr="00835288" w14:paraId="29BD9FB0" w14:textId="77777777" w:rsidTr="00FB54C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72907518" w14:textId="3854C969" w:rsidR="00FB54CB" w:rsidRPr="00D361AC" w:rsidRDefault="00FB54CB" w:rsidP="00742467">
            <w:pPr>
              <w:pStyle w:val="ListParagraph"/>
              <w:numPr>
                <w:ilvl w:val="0"/>
                <w:numId w:val="30"/>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2AE91833" w14:textId="51A69888" w:rsidR="00FB54CB" w:rsidRPr="00835288" w:rsidRDefault="00FB54CB" w:rsidP="004B78A6">
            <w:pPr>
              <w:spacing w:before="240"/>
              <w:rPr>
                <w:rFonts w:cs="Times New Roman"/>
                <w:b/>
                <w:sz w:val="24"/>
                <w:szCs w:val="24"/>
              </w:rPr>
            </w:pPr>
            <w:r>
              <w:rPr>
                <w:rFonts w:cs="Times New Roman"/>
                <w:b/>
                <w:sz w:val="24"/>
                <w:szCs w:val="24"/>
              </w:rPr>
              <w:t>Xóa</w:t>
            </w:r>
          </w:p>
        </w:tc>
        <w:tc>
          <w:tcPr>
            <w:tcW w:w="6187" w:type="dxa"/>
            <w:tcBorders>
              <w:top w:val="single" w:sz="4" w:space="0" w:color="000000"/>
              <w:left w:val="single" w:sz="4" w:space="0" w:color="000000"/>
              <w:bottom w:val="single" w:sz="4" w:space="0" w:color="000000"/>
              <w:right w:val="single" w:sz="4" w:space="0" w:color="000000"/>
            </w:tcBorders>
            <w:vAlign w:val="center"/>
          </w:tcPr>
          <w:p w14:paraId="4B522761" w14:textId="7F368C7E" w:rsidR="00FB54CB" w:rsidRPr="00835288" w:rsidRDefault="00FB54CB" w:rsidP="004B78A6">
            <w:pPr>
              <w:spacing w:before="240"/>
              <w:rPr>
                <w:rFonts w:cs="Times New Roman"/>
                <w:sz w:val="24"/>
                <w:szCs w:val="24"/>
              </w:rPr>
            </w:pPr>
            <w:r>
              <w:rPr>
                <w:rFonts w:cs="Times New Roman"/>
                <w:sz w:val="24"/>
                <w:szCs w:val="24"/>
              </w:rPr>
              <w:t>Người dùng sử dụng chức năng này để chọn xóa 1 bản ghi danh mục. Chỉ xóa được bản ghi chưa sử dụng ở nghiệp vụ.</w:t>
            </w:r>
          </w:p>
        </w:tc>
      </w:tr>
      <w:tr w:rsidR="00FB54CB" w:rsidRPr="00835288" w14:paraId="16EC27C2" w14:textId="77777777" w:rsidTr="00FB54CB">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01E2CBE9" w14:textId="0107B4F8" w:rsidR="00FB54CB" w:rsidRPr="00D361AC" w:rsidRDefault="00FB54CB" w:rsidP="00742467">
            <w:pPr>
              <w:pStyle w:val="ListParagraph"/>
              <w:numPr>
                <w:ilvl w:val="0"/>
                <w:numId w:val="30"/>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74B54E5B" w14:textId="77777777" w:rsidR="00FB54CB" w:rsidRPr="00835288" w:rsidRDefault="00FB54CB" w:rsidP="004B78A6">
            <w:pPr>
              <w:spacing w:before="240"/>
              <w:rPr>
                <w:rFonts w:cs="Times New Roman"/>
                <w:b/>
                <w:sz w:val="24"/>
                <w:szCs w:val="24"/>
              </w:rPr>
            </w:pPr>
            <w:r>
              <w:rPr>
                <w:rFonts w:cs="Times New Roman"/>
                <w:b/>
                <w:sz w:val="24"/>
                <w:szCs w:val="24"/>
              </w:rPr>
              <w:t>Xuất excel</w:t>
            </w:r>
          </w:p>
        </w:tc>
        <w:tc>
          <w:tcPr>
            <w:tcW w:w="6187" w:type="dxa"/>
            <w:tcBorders>
              <w:top w:val="single" w:sz="4" w:space="0" w:color="000000"/>
              <w:left w:val="single" w:sz="4" w:space="0" w:color="000000"/>
              <w:bottom w:val="single" w:sz="4" w:space="0" w:color="000000"/>
              <w:right w:val="single" w:sz="4" w:space="0" w:color="000000"/>
            </w:tcBorders>
            <w:vAlign w:val="center"/>
          </w:tcPr>
          <w:p w14:paraId="6A8BF969" w14:textId="77777777" w:rsidR="00FB54CB" w:rsidRPr="00835288" w:rsidRDefault="00FB54CB" w:rsidP="00E17151">
            <w:pPr>
              <w:spacing w:before="240"/>
              <w:rPr>
                <w:rFonts w:cs="Times New Roman"/>
                <w:sz w:val="24"/>
                <w:szCs w:val="24"/>
              </w:rPr>
            </w:pPr>
            <w:r>
              <w:rPr>
                <w:rFonts w:cs="Times New Roman"/>
                <w:sz w:val="24"/>
                <w:szCs w:val="24"/>
              </w:rPr>
              <w:t>Người dùng sử dụng chức năng này để xuất ra file excel danh mục hợp đồng lao động</w:t>
            </w:r>
          </w:p>
        </w:tc>
      </w:tr>
    </w:tbl>
    <w:p w14:paraId="304A235F" w14:textId="77777777" w:rsidR="00FB5784" w:rsidRPr="00FB5784" w:rsidRDefault="00FB5784" w:rsidP="00FB5784">
      <w:pPr>
        <w:pStyle w:val="AutoNumDescription"/>
      </w:pPr>
    </w:p>
    <w:p w14:paraId="50C66529" w14:textId="641DCCAA" w:rsidR="003369BE" w:rsidRDefault="00EF5E6F" w:rsidP="00847ECC">
      <w:pPr>
        <w:pStyle w:val="Heading2"/>
      </w:pPr>
      <w:bookmarkStart w:id="4876" w:name="_Toc494461441"/>
      <w:r>
        <w:lastRenderedPageBreak/>
        <w:t>Danh mục các khoản hỗ trợ khác</w:t>
      </w:r>
      <w:r w:rsidR="003369BE">
        <w:t xml:space="preserve"> </w:t>
      </w:r>
      <w:r w:rsidR="004E1A5A">
        <w:t>(</w:t>
      </w:r>
      <w:r w:rsidR="003369BE">
        <w:t>phụ cấp</w:t>
      </w:r>
      <w:r w:rsidR="004E1A5A">
        <w:t>)</w:t>
      </w:r>
      <w:bookmarkEnd w:id="4876"/>
    </w:p>
    <w:p w14:paraId="6623C7B5" w14:textId="77777777" w:rsidR="003369BE" w:rsidRPr="00835288" w:rsidRDefault="003369BE" w:rsidP="00714D4C">
      <w:pPr>
        <w:pStyle w:val="Heading3"/>
      </w:pPr>
      <w:bookmarkStart w:id="4877" w:name="_Toc494461442"/>
      <w:r w:rsidRPr="00835288">
        <w:t>Mục đích, ý nghĩa</w:t>
      </w:r>
      <w:bookmarkEnd w:id="4877"/>
    </w:p>
    <w:p w14:paraId="05B16797" w14:textId="49F793DD" w:rsidR="003369BE" w:rsidRDefault="003369BE" w:rsidP="008E4E0E">
      <w:pPr>
        <w:pStyle w:val="ListParagraph"/>
        <w:keepLines w:val="0"/>
        <w:numPr>
          <w:ilvl w:val="0"/>
          <w:numId w:val="6"/>
        </w:numPr>
        <w:spacing w:before="120" w:after="120" w:line="276" w:lineRule="auto"/>
        <w:ind w:left="360"/>
        <w:contextualSpacing w:val="0"/>
        <w:rPr>
          <w:sz w:val="24"/>
          <w:szCs w:val="24"/>
        </w:rPr>
      </w:pPr>
      <w:r w:rsidRPr="004E1B68">
        <w:rPr>
          <w:rFonts w:cs="Times New Roman"/>
          <w:sz w:val="24"/>
          <w:szCs w:val="24"/>
        </w:rPr>
        <w:t xml:space="preserve">Khai báo danh sách </w:t>
      </w:r>
      <w:del w:id="4878" w:author="Admin" w:date="2017-09-29T14:51:00Z">
        <w:r w:rsidRPr="004E1B68" w:rsidDel="004A011B">
          <w:rPr>
            <w:rFonts w:cs="Times New Roman"/>
            <w:sz w:val="24"/>
            <w:szCs w:val="24"/>
          </w:rPr>
          <w:delText xml:space="preserve">phụ cấp </w:delText>
        </w:r>
      </w:del>
      <w:ins w:id="4879" w:author="Admin" w:date="2017-09-29T14:51:00Z">
        <w:r w:rsidR="004A011B">
          <w:rPr>
            <w:rFonts w:cs="Times New Roman"/>
            <w:sz w:val="24"/>
            <w:szCs w:val="24"/>
          </w:rPr>
          <w:t xml:space="preserve">các khoản hỗ trợ khác </w:t>
        </w:r>
      </w:ins>
      <w:r w:rsidRPr="004E1B68">
        <w:rPr>
          <w:rFonts w:cs="Times New Roman"/>
          <w:sz w:val="24"/>
          <w:szCs w:val="24"/>
        </w:rPr>
        <w:t>sử dụng để khai báo phụ cấp của nhân viên</w:t>
      </w:r>
    </w:p>
    <w:p w14:paraId="1DB8A144" w14:textId="77777777" w:rsidR="003369BE" w:rsidRDefault="003369BE" w:rsidP="00714D4C">
      <w:pPr>
        <w:pStyle w:val="Heading3"/>
      </w:pPr>
      <w:bookmarkStart w:id="4880" w:name="_Toc494461443"/>
      <w:r>
        <w:t>Đặc tả tình huống nghiệp vụ</w:t>
      </w:r>
      <w:bookmarkEnd w:id="488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369BE" w14:paraId="4A21BFA7"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F0F6F1D" w14:textId="77777777" w:rsidR="003369BE" w:rsidRDefault="003369BE" w:rsidP="009F0432">
            <w:pPr>
              <w:snapToGrid w:val="0"/>
              <w:spacing w:before="120" w:line="276" w:lineRule="auto"/>
              <w:jc w:val="left"/>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E269B55" w14:textId="77777777" w:rsidR="003369BE" w:rsidRPr="00441A67" w:rsidRDefault="003369BE" w:rsidP="0084753A">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sử dụng đăng nhập vào hệ thống để thêm mới một danh mục phụ cấp</w:t>
            </w:r>
          </w:p>
        </w:tc>
      </w:tr>
      <w:tr w:rsidR="003369BE" w14:paraId="2F875131"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BC25737" w14:textId="77777777" w:rsidR="003369BE" w:rsidRDefault="003369BE" w:rsidP="009F0432">
            <w:pPr>
              <w:snapToGrid w:val="0"/>
              <w:spacing w:before="120" w:line="276" w:lineRule="auto"/>
              <w:jc w:val="left"/>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98A1E3" w14:textId="77777777" w:rsidR="003369BE" w:rsidRPr="00441A67" w:rsidRDefault="003369BE" w:rsidP="0084753A">
            <w:pPr>
              <w:pStyle w:val="AutoNumDescription"/>
              <w:spacing w:after="0" w:line="276" w:lineRule="auto"/>
              <w:jc w:val="left"/>
              <w:rPr>
                <w:sz w:val="24"/>
                <w:szCs w:val="24"/>
              </w:rPr>
            </w:pPr>
            <w:r>
              <w:rPr>
                <w:sz w:val="24"/>
                <w:szCs w:val="24"/>
              </w:rPr>
              <w:t xml:space="preserve">Người sử dụng thiết lập thành công một bản ghi phụ cấp gồm các thông tin: mã phụ cấp, tên phụ cấp, số tiền, mô tả  </w:t>
            </w:r>
          </w:p>
        </w:tc>
      </w:tr>
      <w:tr w:rsidR="003369BE" w:rsidRPr="00980BD4" w14:paraId="4586684E"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5428277" w14:textId="77777777" w:rsidR="003369BE" w:rsidRDefault="003369BE" w:rsidP="009F0432">
            <w:pPr>
              <w:snapToGrid w:val="0"/>
              <w:spacing w:before="120" w:line="276" w:lineRule="auto"/>
              <w:jc w:val="left"/>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93FBE1" w14:textId="77777777" w:rsidR="003369BE" w:rsidRPr="00441A67" w:rsidRDefault="003369BE" w:rsidP="0084753A">
            <w:pPr>
              <w:spacing w:before="240"/>
              <w:jc w:val="left"/>
              <w:rPr>
                <w:rFonts w:cs="Times New Roman"/>
                <w:sz w:val="24"/>
                <w:szCs w:val="24"/>
              </w:rPr>
            </w:pPr>
            <w:r>
              <w:rPr>
                <w:rFonts w:cs="Times New Roman"/>
                <w:sz w:val="24"/>
                <w:szCs w:val="24"/>
              </w:rPr>
              <w:t>TH1: Thêm mới mã phụ cấp</w:t>
            </w:r>
            <w:r w:rsidRPr="00441A67">
              <w:rPr>
                <w:rFonts w:cs="Times New Roman"/>
                <w:sz w:val="24"/>
                <w:szCs w:val="24"/>
              </w:rPr>
              <w:t xml:space="preserve"> đã tồn tại</w:t>
            </w:r>
            <w:r>
              <w:rPr>
                <w:rFonts w:cs="Times New Roman"/>
                <w:sz w:val="24"/>
                <w:szCs w:val="24"/>
              </w:rPr>
              <w:t xml:space="preserve"> -&gt; hệ thống đưa ra cảnh báo “Mã phụ cấp đã tồn tại, yêu cầu nhập lại”</w:t>
            </w:r>
            <w:r w:rsidRPr="00441A67">
              <w:rPr>
                <w:rFonts w:cs="Times New Roman"/>
                <w:sz w:val="24"/>
                <w:szCs w:val="24"/>
              </w:rPr>
              <w:t xml:space="preserve"> </w:t>
            </w:r>
          </w:p>
          <w:p w14:paraId="2F32A8E7" w14:textId="15E3820A" w:rsidR="003369BE" w:rsidRPr="00441A67" w:rsidRDefault="003369BE" w:rsidP="0084753A">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phụ cấp</w:t>
            </w:r>
            <w:r w:rsidRPr="00441A67">
              <w:rPr>
                <w:rFonts w:cs="Times New Roman"/>
                <w:sz w:val="24"/>
                <w:szCs w:val="24"/>
              </w:rPr>
              <w:t xml:space="preserve"> = NULL</w:t>
            </w:r>
            <w:r>
              <w:rPr>
                <w:rFonts w:cs="Times New Roman"/>
                <w:sz w:val="24"/>
                <w:szCs w:val="24"/>
              </w:rPr>
              <w:t xml:space="preserve"> -&gt; </w:t>
            </w:r>
            <w:r w:rsidR="0084753A">
              <w:rPr>
                <w:rFonts w:cs="Times New Roman"/>
                <w:sz w:val="24"/>
                <w:szCs w:val="24"/>
              </w:rPr>
              <w:t xml:space="preserve"> </w:t>
            </w:r>
            <w:r>
              <w:rPr>
                <w:rFonts w:cs="Times New Roman"/>
                <w:sz w:val="24"/>
                <w:szCs w:val="24"/>
              </w:rPr>
              <w:t>khi nhấn nút “Lưu” hệ thống sẽ hiển thị thông báo “Bạn phải nhập các trường bắt buộc trước khi Lưu”</w:t>
            </w:r>
          </w:p>
        </w:tc>
      </w:tr>
      <w:tr w:rsidR="003369BE" w14:paraId="22353AED"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05C4FA0" w14:textId="77777777" w:rsidR="003369BE" w:rsidRDefault="003369BE" w:rsidP="009F0432">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679E6C" w14:textId="0FEDD9FD" w:rsidR="003369BE" w:rsidRPr="00964392" w:rsidRDefault="00BC7649" w:rsidP="004A011B">
            <w:pPr>
              <w:snapToGrid w:val="0"/>
              <w:spacing w:before="120" w:line="276" w:lineRule="auto"/>
              <w:jc w:val="left"/>
              <w:rPr>
                <w:rFonts w:cs="Times New Roman"/>
                <w:sz w:val="24"/>
                <w:szCs w:val="24"/>
              </w:rPr>
              <w:pPrChange w:id="4881" w:author="Admin" w:date="2017-09-29T14:54:00Z">
                <w:pPr>
                  <w:snapToGrid w:val="0"/>
                  <w:spacing w:before="120" w:line="276" w:lineRule="auto"/>
                  <w:jc w:val="left"/>
                </w:pPr>
              </w:pPrChange>
            </w:pPr>
            <w:r>
              <w:rPr>
                <w:rFonts w:cs="Times New Roman"/>
                <w:sz w:val="24"/>
                <w:szCs w:val="24"/>
              </w:rPr>
              <w:t xml:space="preserve">Mã </w:t>
            </w:r>
            <w:del w:id="4882" w:author="Admin" w:date="2017-09-29T14:54:00Z">
              <w:r w:rsidDel="004A011B">
                <w:rPr>
                  <w:rFonts w:cs="Times New Roman"/>
                  <w:sz w:val="24"/>
                  <w:szCs w:val="24"/>
                </w:rPr>
                <w:delText>phụ cấp</w:delText>
              </w:r>
            </w:del>
            <w:ins w:id="4883" w:author="Admin" w:date="2017-09-29T14:54:00Z">
              <w:r w:rsidR="004A011B">
                <w:rPr>
                  <w:rFonts w:cs="Times New Roman"/>
                  <w:sz w:val="24"/>
                  <w:szCs w:val="24"/>
                </w:rPr>
                <w:t>các khoản hỗ trợ khác</w:t>
              </w:r>
            </w:ins>
            <w:r>
              <w:rPr>
                <w:rFonts w:cs="Times New Roman"/>
                <w:sz w:val="24"/>
                <w:szCs w:val="24"/>
              </w:rPr>
              <w:t xml:space="preserve"> tự sinh theo quy tắc: tên viết tắt + số thứ tự tăng dần 3 chữ số (ví dụ: PC001)</w:t>
            </w:r>
          </w:p>
        </w:tc>
      </w:tr>
      <w:tr w:rsidR="003369BE" w14:paraId="3B561917"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6F225795" w14:textId="77777777" w:rsidR="003369BE" w:rsidRDefault="003369BE" w:rsidP="009F0432">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386F448" w14:textId="7D1A442C" w:rsidR="003369BE" w:rsidRPr="00964392" w:rsidRDefault="0084753A" w:rsidP="004A011B">
            <w:pPr>
              <w:snapToGrid w:val="0"/>
              <w:spacing w:before="120" w:line="276" w:lineRule="auto"/>
              <w:jc w:val="left"/>
              <w:rPr>
                <w:rFonts w:cs="Times New Roman"/>
                <w:sz w:val="24"/>
                <w:szCs w:val="24"/>
              </w:rPr>
              <w:pPrChange w:id="4884" w:author="Admin" w:date="2017-09-29T14:51:00Z">
                <w:pPr>
                  <w:snapToGrid w:val="0"/>
                  <w:spacing w:before="120" w:line="276" w:lineRule="auto"/>
                  <w:jc w:val="left"/>
                </w:pPr>
              </w:pPrChange>
            </w:pPr>
            <w:r>
              <w:rPr>
                <w:rFonts w:cs="Times New Roman"/>
                <w:sz w:val="24"/>
                <w:szCs w:val="24"/>
              </w:rPr>
              <w:t xml:space="preserve">Danh </w:t>
            </w:r>
            <w:r w:rsidR="003369BE">
              <w:rPr>
                <w:rFonts w:cs="Times New Roman"/>
                <w:sz w:val="24"/>
                <w:szCs w:val="24"/>
              </w:rPr>
              <w:t xml:space="preserve">sách </w:t>
            </w:r>
            <w:del w:id="4885" w:author="Admin" w:date="2017-09-29T14:51:00Z">
              <w:r w:rsidR="003369BE" w:rsidDel="004A011B">
                <w:rPr>
                  <w:rFonts w:cs="Times New Roman"/>
                  <w:sz w:val="24"/>
                  <w:szCs w:val="24"/>
                </w:rPr>
                <w:delText>phụ cấp</w:delText>
              </w:r>
            </w:del>
            <w:ins w:id="4886" w:author="Admin" w:date="2017-09-29T14:51:00Z">
              <w:r w:rsidR="004A011B">
                <w:rPr>
                  <w:rFonts w:cs="Times New Roman"/>
                  <w:sz w:val="24"/>
                  <w:szCs w:val="24"/>
                </w:rPr>
                <w:t>các khoản hỗ trợ khác</w:t>
              </w:r>
            </w:ins>
            <w:r w:rsidR="003369BE">
              <w:rPr>
                <w:rFonts w:cs="Times New Roman"/>
                <w:sz w:val="24"/>
                <w:szCs w:val="24"/>
              </w:rPr>
              <w:t xml:space="preserve"> thêm mới thành công sẽ hiển thị ở chức năng </w:t>
            </w:r>
            <w:del w:id="4887" w:author="Admin" w:date="2017-09-29T14:51:00Z">
              <w:r w:rsidR="003369BE" w:rsidDel="004A011B">
                <w:rPr>
                  <w:rFonts w:cs="Times New Roman"/>
                  <w:sz w:val="24"/>
                  <w:szCs w:val="24"/>
                </w:rPr>
                <w:delText>phụ cấp</w:delText>
              </w:r>
            </w:del>
            <w:ins w:id="4888" w:author="Admin" w:date="2017-09-29T14:51:00Z">
              <w:r w:rsidR="004A011B">
                <w:rPr>
                  <w:rFonts w:cs="Times New Roman"/>
                  <w:sz w:val="24"/>
                  <w:szCs w:val="24"/>
                </w:rPr>
                <w:t>Quản lý các khoản hỗ trợ khác</w:t>
              </w:r>
            </w:ins>
          </w:p>
        </w:tc>
      </w:tr>
    </w:tbl>
    <w:p w14:paraId="710D6444" w14:textId="24E763DC" w:rsidR="003369BE" w:rsidRDefault="003369BE" w:rsidP="003369BE"/>
    <w:p w14:paraId="2861772D" w14:textId="430D1AD3" w:rsidR="00195C8B" w:rsidRDefault="00195C8B" w:rsidP="00714D4C">
      <w:pPr>
        <w:pStyle w:val="Heading3"/>
      </w:pPr>
      <w:bookmarkStart w:id="4889" w:name="_Toc494461444"/>
      <w:r>
        <w:t>Màn hình giao diện</w:t>
      </w:r>
      <w:bookmarkEnd w:id="4889"/>
    </w:p>
    <w:p w14:paraId="4221CDBB" w14:textId="0E46572D" w:rsidR="00195C8B" w:rsidRDefault="00195C8B" w:rsidP="003369BE">
      <w:del w:id="4890" w:author="Admin" w:date="2017-09-29T14:53:00Z">
        <w:r w:rsidRPr="00195C8B" w:rsidDel="004A011B">
          <w:rPr>
            <w:noProof/>
          </w:rPr>
          <w:drawing>
            <wp:inline distT="0" distB="0" distL="0" distR="0" wp14:anchorId="3117B31A" wp14:editId="62D89B8B">
              <wp:extent cx="5943600" cy="2626760"/>
              <wp:effectExtent l="0" t="0" r="0" b="2540"/>
              <wp:docPr id="11" name="Picture 11" descr="C:\Users\Admin\AppData\Local\Temp\fla51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la511.tmp\Snapsho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26760"/>
                      </a:xfrm>
                      <a:prstGeom prst="rect">
                        <a:avLst/>
                      </a:prstGeom>
                      <a:noFill/>
                      <a:ln>
                        <a:noFill/>
                      </a:ln>
                    </pic:spPr>
                  </pic:pic>
                </a:graphicData>
              </a:graphic>
            </wp:inline>
          </w:drawing>
        </w:r>
      </w:del>
      <w:ins w:id="4891" w:author="Admin" w:date="2017-09-29T14:53:00Z">
        <w:r w:rsidR="004A011B" w:rsidRPr="004A011B">
          <w:rPr>
            <w:rStyle w:val="Normal"/>
            <w:rFonts w:cs="Times New Roman"/>
            <w:snapToGrid w:val="0"/>
            <w:color w:val="000000"/>
            <w:w w:val="0"/>
            <w:sz w:val="0"/>
            <w:szCs w:val="0"/>
            <w:u w:color="000000"/>
            <w:bdr w:val="none" w:sz="0" w:space="0" w:color="000000"/>
            <w:shd w:val="clear" w:color="000000" w:fill="000000"/>
            <w:lang w:val="x-none" w:eastAsia="x-none" w:bidi="x-none"/>
          </w:rPr>
          <w:t xml:space="preserve"> </w:t>
        </w:r>
        <w:r w:rsidR="004A011B" w:rsidRPr="004A011B">
          <w:rPr>
            <w:noProof/>
          </w:rPr>
          <w:drawing>
            <wp:inline distT="0" distB="0" distL="0" distR="0" wp14:anchorId="577C219A" wp14:editId="4B56E726">
              <wp:extent cx="5943600" cy="2665121"/>
              <wp:effectExtent l="0" t="0" r="0" b="1905"/>
              <wp:docPr id="54" name="Picture 54" descr="C:\Users\Admin\AppData\Local\Temp\flaAD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flaADB.tmp\Snapsho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65121"/>
                      </a:xfrm>
                      <a:prstGeom prst="rect">
                        <a:avLst/>
                      </a:prstGeom>
                      <a:noFill/>
                      <a:ln>
                        <a:noFill/>
                      </a:ln>
                    </pic:spPr>
                  </pic:pic>
                </a:graphicData>
              </a:graphic>
            </wp:inline>
          </w:drawing>
        </w:r>
      </w:ins>
    </w:p>
    <w:p w14:paraId="0B1A732E" w14:textId="0B19CB2C" w:rsidR="0084753A" w:rsidRPr="0084753A" w:rsidRDefault="003369BE" w:rsidP="00714D4C">
      <w:pPr>
        <w:pStyle w:val="Heading3"/>
      </w:pPr>
      <w:bookmarkStart w:id="4892" w:name="_Toc494461445"/>
      <w:r w:rsidRPr="00920D49">
        <w:lastRenderedPageBreak/>
        <w:t>Mô tả các trường thông tin</w:t>
      </w:r>
      <w:bookmarkEnd w:id="4892"/>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7"/>
        <w:gridCol w:w="1453"/>
        <w:gridCol w:w="2700"/>
        <w:gridCol w:w="990"/>
        <w:gridCol w:w="810"/>
        <w:gridCol w:w="900"/>
        <w:gridCol w:w="1800"/>
      </w:tblGrid>
      <w:tr w:rsidR="003369BE" w:rsidRPr="00835288" w14:paraId="17E6BDE0" w14:textId="77777777" w:rsidTr="00B020C1">
        <w:trPr>
          <w:trHeight w:val="364"/>
          <w:tblHeader/>
        </w:trPr>
        <w:tc>
          <w:tcPr>
            <w:tcW w:w="70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1ACBCBA"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STT</w:t>
            </w:r>
          </w:p>
        </w:tc>
        <w:tc>
          <w:tcPr>
            <w:tcW w:w="145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AD0E9C2" w14:textId="00E2B37F" w:rsidR="003369BE" w:rsidRPr="00835288" w:rsidRDefault="003369BE" w:rsidP="00B020C1">
            <w:pPr>
              <w:spacing w:before="240"/>
              <w:jc w:val="center"/>
              <w:rPr>
                <w:rFonts w:cs="Times New Roman"/>
                <w:b/>
                <w:sz w:val="24"/>
                <w:szCs w:val="24"/>
              </w:rPr>
            </w:pPr>
            <w:r w:rsidRPr="00835288">
              <w:rPr>
                <w:rFonts w:cs="Times New Roman"/>
                <w:b/>
                <w:sz w:val="24"/>
                <w:szCs w:val="24"/>
              </w:rPr>
              <w:t xml:space="preserve">Tên trường </w:t>
            </w:r>
            <w:r w:rsidR="00B020C1">
              <w:rPr>
                <w:rFonts w:cs="Times New Roman"/>
                <w:b/>
                <w:sz w:val="24"/>
                <w:szCs w:val="24"/>
              </w:rPr>
              <w:t>thông tin</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BA4AE8A"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7C8AFBC"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90AA3B4" w14:textId="77777777" w:rsidR="003369BE" w:rsidRPr="00835288" w:rsidRDefault="003369BE" w:rsidP="005F5764">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836F328"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Bắt buộc</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F1AF2F1"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Ghi chú</w:t>
            </w:r>
          </w:p>
        </w:tc>
      </w:tr>
      <w:tr w:rsidR="003369BE" w:rsidRPr="00835288" w14:paraId="2F2852FF" w14:textId="77777777" w:rsidTr="00B020C1">
        <w:trPr>
          <w:trHeight w:val="346"/>
        </w:trPr>
        <w:tc>
          <w:tcPr>
            <w:tcW w:w="707" w:type="dxa"/>
            <w:tcBorders>
              <w:top w:val="single" w:sz="4" w:space="0" w:color="000000"/>
              <w:left w:val="single" w:sz="4" w:space="0" w:color="000000"/>
              <w:bottom w:val="single" w:sz="4" w:space="0" w:color="000000"/>
              <w:right w:val="single" w:sz="4" w:space="0" w:color="000000"/>
            </w:tcBorders>
            <w:vAlign w:val="center"/>
          </w:tcPr>
          <w:p w14:paraId="0A0F084E" w14:textId="74CD6206" w:rsidR="003369BE" w:rsidRPr="00B020C1" w:rsidRDefault="003369BE" w:rsidP="00742467">
            <w:pPr>
              <w:pStyle w:val="ListParagraph"/>
              <w:numPr>
                <w:ilvl w:val="0"/>
                <w:numId w:val="31"/>
              </w:numPr>
              <w:spacing w:after="0" w:line="26" w:lineRule="atLeast"/>
              <w:jc w:val="center"/>
              <w:rPr>
                <w:rFonts w:cs="Times New Roman"/>
                <w:color w:val="000000"/>
                <w:sz w:val="24"/>
                <w:szCs w:val="24"/>
              </w:rPr>
            </w:pPr>
          </w:p>
        </w:tc>
        <w:tc>
          <w:tcPr>
            <w:tcW w:w="1453" w:type="dxa"/>
            <w:tcBorders>
              <w:top w:val="single" w:sz="4" w:space="0" w:color="000000"/>
              <w:left w:val="single" w:sz="4" w:space="0" w:color="000000"/>
              <w:bottom w:val="single" w:sz="4" w:space="0" w:color="000000"/>
              <w:right w:val="single" w:sz="4" w:space="0" w:color="000000"/>
            </w:tcBorders>
            <w:vAlign w:val="center"/>
          </w:tcPr>
          <w:p w14:paraId="7DBE4836" w14:textId="2CED36AD" w:rsidR="003369BE" w:rsidRPr="00835288" w:rsidRDefault="003369BE" w:rsidP="004A011B">
            <w:pPr>
              <w:spacing w:after="0" w:line="26" w:lineRule="atLeast"/>
              <w:jc w:val="left"/>
              <w:rPr>
                <w:rFonts w:cs="Times New Roman"/>
                <w:color w:val="000000"/>
                <w:sz w:val="24"/>
                <w:szCs w:val="24"/>
              </w:rPr>
              <w:pPrChange w:id="4893" w:author="Admin" w:date="2017-09-29T14:53:00Z">
                <w:pPr>
                  <w:spacing w:after="0" w:line="26" w:lineRule="atLeast"/>
                  <w:jc w:val="left"/>
                </w:pPr>
              </w:pPrChange>
            </w:pPr>
            <w:r w:rsidRPr="00835288">
              <w:rPr>
                <w:rFonts w:cs="Times New Roman"/>
                <w:color w:val="000000"/>
                <w:sz w:val="24"/>
                <w:szCs w:val="24"/>
              </w:rPr>
              <w:t xml:space="preserve">Mã </w:t>
            </w:r>
            <w:del w:id="4894" w:author="Admin" w:date="2017-09-29T14:53:00Z">
              <w:r w:rsidRPr="00835288" w:rsidDel="004A011B">
                <w:rPr>
                  <w:rFonts w:cs="Times New Roman"/>
                  <w:color w:val="000000"/>
                  <w:sz w:val="24"/>
                  <w:szCs w:val="24"/>
                </w:rPr>
                <w:delText>phụ cấp</w:delText>
              </w:r>
            </w:del>
          </w:p>
        </w:tc>
        <w:tc>
          <w:tcPr>
            <w:tcW w:w="2700" w:type="dxa"/>
            <w:tcBorders>
              <w:top w:val="single" w:sz="4" w:space="0" w:color="000000"/>
              <w:left w:val="single" w:sz="4" w:space="0" w:color="000000"/>
              <w:bottom w:val="single" w:sz="4" w:space="0" w:color="000000"/>
              <w:right w:val="single" w:sz="4" w:space="0" w:color="000000"/>
            </w:tcBorders>
            <w:vAlign w:val="center"/>
          </w:tcPr>
          <w:p w14:paraId="07E54272" w14:textId="149516D6" w:rsidR="003369BE" w:rsidRPr="00835288" w:rsidRDefault="003369BE" w:rsidP="004A011B">
            <w:pPr>
              <w:spacing w:after="0" w:line="26" w:lineRule="atLeast"/>
              <w:jc w:val="left"/>
              <w:rPr>
                <w:rFonts w:cs="Times New Roman"/>
                <w:color w:val="000000"/>
                <w:sz w:val="24"/>
                <w:szCs w:val="24"/>
              </w:rPr>
              <w:pPrChange w:id="4895" w:author="Admin" w:date="2017-09-29T14:53:00Z">
                <w:pPr>
                  <w:spacing w:after="0" w:line="26" w:lineRule="atLeast"/>
                  <w:jc w:val="left"/>
                </w:pPr>
              </w:pPrChange>
            </w:pPr>
            <w:r w:rsidRPr="00835288">
              <w:rPr>
                <w:rFonts w:cs="Times New Roman"/>
                <w:color w:val="000000"/>
                <w:sz w:val="24"/>
                <w:szCs w:val="24"/>
              </w:rPr>
              <w:t xml:space="preserve">Ký hiệu của mã </w:t>
            </w:r>
            <w:del w:id="4896" w:author="Admin" w:date="2017-09-29T14:53:00Z">
              <w:r w:rsidRPr="00835288" w:rsidDel="004A011B">
                <w:rPr>
                  <w:rFonts w:cs="Times New Roman"/>
                  <w:color w:val="000000"/>
                  <w:sz w:val="24"/>
                  <w:szCs w:val="24"/>
                </w:rPr>
                <w:delText>phụ cấp</w:delText>
              </w:r>
            </w:del>
            <w:ins w:id="4897" w:author="Admin" w:date="2017-09-29T14:53:00Z">
              <w:r w:rsidR="004A011B">
                <w:rPr>
                  <w:rFonts w:cs="Times New Roman"/>
                  <w:color w:val="000000"/>
                  <w:sz w:val="24"/>
                  <w:szCs w:val="24"/>
                </w:rPr>
                <w:t>các khoản hỗ trợ khác</w:t>
              </w:r>
            </w:ins>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0132C897" w14:textId="77777777" w:rsidR="003369BE" w:rsidRPr="00835288" w:rsidRDefault="003369BE" w:rsidP="0002030E">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1445ECAD" w14:textId="3256E60D" w:rsidR="003369BE" w:rsidRPr="00835288" w:rsidRDefault="003369BE" w:rsidP="005F5764">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9955594" w14:textId="77777777" w:rsidR="003369BE" w:rsidRPr="00835288" w:rsidRDefault="003369BE" w:rsidP="0002030E">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510104F7" w14:textId="365B0A09" w:rsidR="003369BE" w:rsidRPr="00835288" w:rsidRDefault="00B020C1" w:rsidP="004A011B">
            <w:pPr>
              <w:spacing w:before="240"/>
              <w:jc w:val="left"/>
              <w:rPr>
                <w:rFonts w:cs="Times New Roman"/>
                <w:sz w:val="24"/>
                <w:szCs w:val="24"/>
              </w:rPr>
              <w:pPrChange w:id="4898" w:author="Admin" w:date="2017-09-29T14:54:00Z">
                <w:pPr>
                  <w:spacing w:before="240"/>
                  <w:jc w:val="left"/>
                </w:pPr>
              </w:pPrChange>
            </w:pPr>
            <w:r>
              <w:rPr>
                <w:rFonts w:cs="Times New Roman"/>
                <w:sz w:val="24"/>
                <w:szCs w:val="24"/>
              </w:rPr>
              <w:t xml:space="preserve">Tự sinh theo quy tắc: </w:t>
            </w:r>
            <w:del w:id="4899" w:author="Admin" w:date="2017-09-29T14:54:00Z">
              <w:r w:rsidDel="004A011B">
                <w:rPr>
                  <w:rFonts w:cs="Times New Roman"/>
                  <w:sz w:val="24"/>
                  <w:szCs w:val="24"/>
                </w:rPr>
                <w:delText xml:space="preserve">PC </w:delText>
              </w:r>
            </w:del>
            <w:ins w:id="4900" w:author="Admin" w:date="2017-09-29T14:54:00Z">
              <w:r w:rsidR="004A011B">
                <w:rPr>
                  <w:rFonts w:cs="Times New Roman"/>
                  <w:sz w:val="24"/>
                  <w:szCs w:val="24"/>
                </w:rPr>
                <w:t>HTK</w:t>
              </w:r>
              <w:r w:rsidR="004A011B">
                <w:rPr>
                  <w:rFonts w:cs="Times New Roman"/>
                  <w:sz w:val="24"/>
                  <w:szCs w:val="24"/>
                </w:rPr>
                <w:t xml:space="preserve"> </w:t>
              </w:r>
            </w:ins>
            <w:r>
              <w:rPr>
                <w:rFonts w:cs="Times New Roman"/>
                <w:sz w:val="24"/>
                <w:szCs w:val="24"/>
              </w:rPr>
              <w:t>+ số thứ tự tăng dần 3 chữ số</w:t>
            </w:r>
          </w:p>
        </w:tc>
      </w:tr>
      <w:tr w:rsidR="003369BE" w:rsidRPr="00835288" w14:paraId="77526BAF" w14:textId="77777777" w:rsidTr="00B020C1">
        <w:trPr>
          <w:trHeight w:val="286"/>
        </w:trPr>
        <w:tc>
          <w:tcPr>
            <w:tcW w:w="707" w:type="dxa"/>
            <w:tcBorders>
              <w:top w:val="single" w:sz="4" w:space="0" w:color="000000"/>
              <w:left w:val="single" w:sz="4" w:space="0" w:color="000000"/>
              <w:bottom w:val="single" w:sz="4" w:space="0" w:color="000000"/>
              <w:right w:val="single" w:sz="4" w:space="0" w:color="000000"/>
            </w:tcBorders>
            <w:vAlign w:val="center"/>
          </w:tcPr>
          <w:p w14:paraId="3904BD41" w14:textId="0636748C" w:rsidR="003369BE" w:rsidRPr="00B020C1" w:rsidRDefault="003369BE" w:rsidP="00742467">
            <w:pPr>
              <w:pStyle w:val="ListParagraph"/>
              <w:numPr>
                <w:ilvl w:val="0"/>
                <w:numId w:val="31"/>
              </w:numPr>
              <w:spacing w:after="0" w:line="26" w:lineRule="atLeast"/>
              <w:jc w:val="center"/>
              <w:rPr>
                <w:rFonts w:cs="Times New Roman"/>
                <w:color w:val="000000"/>
                <w:sz w:val="24"/>
                <w:szCs w:val="24"/>
              </w:rPr>
            </w:pPr>
          </w:p>
        </w:tc>
        <w:tc>
          <w:tcPr>
            <w:tcW w:w="1453" w:type="dxa"/>
            <w:tcBorders>
              <w:top w:val="single" w:sz="4" w:space="0" w:color="000000"/>
              <w:left w:val="single" w:sz="4" w:space="0" w:color="000000"/>
              <w:bottom w:val="single" w:sz="4" w:space="0" w:color="000000"/>
              <w:right w:val="single" w:sz="4" w:space="0" w:color="000000"/>
            </w:tcBorders>
            <w:vAlign w:val="center"/>
          </w:tcPr>
          <w:p w14:paraId="05DD3E6F" w14:textId="2846624F" w:rsidR="003369BE" w:rsidRPr="00835288" w:rsidRDefault="003369BE" w:rsidP="004A011B">
            <w:pPr>
              <w:spacing w:after="0" w:line="26" w:lineRule="atLeast"/>
              <w:jc w:val="left"/>
              <w:rPr>
                <w:rFonts w:cs="Times New Roman"/>
                <w:color w:val="000000"/>
                <w:sz w:val="24"/>
                <w:szCs w:val="24"/>
              </w:rPr>
              <w:pPrChange w:id="4901" w:author="Admin" w:date="2017-09-29T14:54:00Z">
                <w:pPr>
                  <w:spacing w:after="0" w:line="26" w:lineRule="atLeast"/>
                  <w:jc w:val="left"/>
                </w:pPr>
              </w:pPrChange>
            </w:pPr>
            <w:r w:rsidRPr="00835288">
              <w:rPr>
                <w:rFonts w:cs="Times New Roman"/>
                <w:color w:val="000000"/>
                <w:sz w:val="24"/>
                <w:szCs w:val="24"/>
              </w:rPr>
              <w:t xml:space="preserve">Tên </w:t>
            </w:r>
            <w:del w:id="4902" w:author="Admin" w:date="2017-09-29T14:54:00Z">
              <w:r w:rsidRPr="00835288" w:rsidDel="004A011B">
                <w:rPr>
                  <w:rFonts w:cs="Times New Roman"/>
                  <w:color w:val="000000"/>
                  <w:sz w:val="24"/>
                  <w:szCs w:val="24"/>
                </w:rPr>
                <w:delText>phụ cấp</w:delText>
              </w:r>
            </w:del>
            <w:ins w:id="4903" w:author="Admin" w:date="2017-09-29T14:54:00Z">
              <w:r w:rsidR="004A011B">
                <w:rPr>
                  <w:rFonts w:cs="Times New Roman"/>
                  <w:color w:val="000000"/>
                  <w:sz w:val="24"/>
                  <w:szCs w:val="24"/>
                </w:rPr>
                <w:t>các khoản hỗ trợ khác</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13B0D74F" w14:textId="00D343C2" w:rsidR="003369BE" w:rsidRPr="00835288" w:rsidRDefault="004A011B" w:rsidP="00045964">
            <w:pPr>
              <w:spacing w:after="0" w:line="26" w:lineRule="atLeast"/>
              <w:jc w:val="left"/>
              <w:rPr>
                <w:rFonts w:cs="Times New Roman"/>
                <w:color w:val="000000"/>
                <w:sz w:val="24"/>
                <w:szCs w:val="24"/>
              </w:rPr>
            </w:pPr>
            <w:ins w:id="4904" w:author="Admin" w:date="2017-09-29T14:54:00Z">
              <w:r w:rsidRPr="00835288">
                <w:rPr>
                  <w:rFonts w:cs="Times New Roman"/>
                  <w:color w:val="000000"/>
                  <w:sz w:val="24"/>
                  <w:szCs w:val="24"/>
                </w:rPr>
                <w:t xml:space="preserve">Tên </w:t>
              </w:r>
              <w:r>
                <w:rPr>
                  <w:rFonts w:cs="Times New Roman"/>
                  <w:color w:val="000000"/>
                  <w:sz w:val="24"/>
                  <w:szCs w:val="24"/>
                </w:rPr>
                <w:t>các khoản hỗ trợ khác</w:t>
              </w:r>
            </w:ins>
            <w:del w:id="4905" w:author="Admin" w:date="2017-09-29T14:54:00Z">
              <w:r w:rsidR="003369BE" w:rsidRPr="00835288" w:rsidDel="004A011B">
                <w:rPr>
                  <w:rFonts w:cs="Times New Roman"/>
                  <w:color w:val="000000"/>
                  <w:sz w:val="24"/>
                  <w:szCs w:val="24"/>
                </w:rPr>
                <w:delText>Tên phụ cấp</w:delText>
              </w:r>
            </w:del>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0240A0E8" w14:textId="77777777" w:rsidR="003369BE" w:rsidRPr="00835288" w:rsidRDefault="003369BE" w:rsidP="0002030E">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0469A865" w14:textId="4AC451DF" w:rsidR="003369BE" w:rsidRPr="00835288" w:rsidRDefault="003369BE" w:rsidP="0002030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46DE270" w14:textId="77777777" w:rsidR="003369BE" w:rsidRPr="00835288" w:rsidRDefault="003369BE" w:rsidP="0002030E">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6694D8EA" w14:textId="7D0EE2FA" w:rsidR="003369BE" w:rsidRPr="00835288" w:rsidRDefault="003369BE" w:rsidP="00045964">
            <w:pPr>
              <w:spacing w:before="240"/>
              <w:jc w:val="left"/>
              <w:rPr>
                <w:rFonts w:cs="Times New Roman"/>
                <w:sz w:val="24"/>
                <w:szCs w:val="24"/>
              </w:rPr>
            </w:pPr>
          </w:p>
        </w:tc>
      </w:tr>
      <w:tr w:rsidR="00B020C1" w:rsidRPr="00835288" w14:paraId="33BCBAAE" w14:textId="77777777" w:rsidTr="00B020C1">
        <w:trPr>
          <w:trHeight w:val="286"/>
        </w:trPr>
        <w:tc>
          <w:tcPr>
            <w:tcW w:w="707" w:type="dxa"/>
            <w:tcBorders>
              <w:top w:val="single" w:sz="4" w:space="0" w:color="000000"/>
              <w:left w:val="single" w:sz="4" w:space="0" w:color="000000"/>
              <w:bottom w:val="single" w:sz="4" w:space="0" w:color="000000"/>
              <w:right w:val="single" w:sz="4" w:space="0" w:color="000000"/>
            </w:tcBorders>
            <w:vAlign w:val="center"/>
          </w:tcPr>
          <w:p w14:paraId="42B9C3C6" w14:textId="660FA3CF" w:rsidR="00B020C1" w:rsidRPr="00B020C1" w:rsidRDefault="00B020C1" w:rsidP="00742467">
            <w:pPr>
              <w:pStyle w:val="ListParagraph"/>
              <w:numPr>
                <w:ilvl w:val="0"/>
                <w:numId w:val="31"/>
              </w:numPr>
              <w:spacing w:after="0" w:line="26" w:lineRule="atLeast"/>
              <w:jc w:val="center"/>
              <w:rPr>
                <w:rFonts w:cs="Times New Roman"/>
                <w:color w:val="000000"/>
                <w:sz w:val="24"/>
                <w:szCs w:val="24"/>
              </w:rPr>
            </w:pPr>
          </w:p>
        </w:tc>
        <w:tc>
          <w:tcPr>
            <w:tcW w:w="1453" w:type="dxa"/>
            <w:tcBorders>
              <w:top w:val="single" w:sz="4" w:space="0" w:color="000000"/>
              <w:left w:val="single" w:sz="4" w:space="0" w:color="000000"/>
              <w:bottom w:val="single" w:sz="4" w:space="0" w:color="000000"/>
              <w:right w:val="single" w:sz="4" w:space="0" w:color="000000"/>
            </w:tcBorders>
            <w:vAlign w:val="center"/>
          </w:tcPr>
          <w:p w14:paraId="6B986A54" w14:textId="474CF1BF" w:rsidR="00B020C1" w:rsidRPr="00835288" w:rsidRDefault="00B020C1" w:rsidP="00045964">
            <w:pPr>
              <w:spacing w:after="0" w:line="26" w:lineRule="atLeast"/>
              <w:jc w:val="left"/>
              <w:rPr>
                <w:rFonts w:cs="Times New Roman"/>
                <w:color w:val="000000"/>
                <w:sz w:val="24"/>
                <w:szCs w:val="24"/>
              </w:rPr>
            </w:pPr>
            <w:r>
              <w:rPr>
                <w:rFonts w:cs="Times New Roman"/>
                <w:color w:val="000000"/>
                <w:sz w:val="24"/>
                <w:szCs w:val="24"/>
              </w:rPr>
              <w:t>Số tiền</w:t>
            </w:r>
          </w:p>
        </w:tc>
        <w:tc>
          <w:tcPr>
            <w:tcW w:w="2700" w:type="dxa"/>
            <w:tcBorders>
              <w:top w:val="single" w:sz="4" w:space="0" w:color="000000"/>
              <w:left w:val="single" w:sz="4" w:space="0" w:color="000000"/>
              <w:bottom w:val="single" w:sz="4" w:space="0" w:color="000000"/>
              <w:right w:val="single" w:sz="4" w:space="0" w:color="000000"/>
            </w:tcBorders>
            <w:vAlign w:val="center"/>
          </w:tcPr>
          <w:p w14:paraId="51340BD4" w14:textId="7E4CB5AA" w:rsidR="00B020C1" w:rsidRPr="00835288" w:rsidRDefault="00B020C1" w:rsidP="00045964">
            <w:pPr>
              <w:spacing w:after="0" w:line="26" w:lineRule="atLeast"/>
              <w:jc w:val="left"/>
              <w:rPr>
                <w:rFonts w:cs="Times New Roman"/>
                <w:color w:val="000000"/>
                <w:sz w:val="24"/>
                <w:szCs w:val="24"/>
              </w:rPr>
            </w:pPr>
            <w:r>
              <w:rPr>
                <w:rFonts w:cs="Times New Roman"/>
                <w:color w:val="000000"/>
                <w:sz w:val="24"/>
                <w:szCs w:val="24"/>
              </w:rPr>
              <w:t>Số tiền loại phụ cấp</w:t>
            </w:r>
          </w:p>
        </w:tc>
        <w:tc>
          <w:tcPr>
            <w:tcW w:w="990" w:type="dxa"/>
            <w:tcBorders>
              <w:top w:val="single" w:sz="4" w:space="0" w:color="000000"/>
              <w:left w:val="single" w:sz="4" w:space="0" w:color="000000"/>
              <w:bottom w:val="single" w:sz="4" w:space="0" w:color="000000"/>
              <w:right w:val="single" w:sz="4" w:space="0" w:color="000000"/>
            </w:tcBorders>
            <w:vAlign w:val="center"/>
          </w:tcPr>
          <w:p w14:paraId="54B6B2D5" w14:textId="14EEBB39" w:rsidR="00B020C1" w:rsidRDefault="00B020C1" w:rsidP="0002030E">
            <w:pPr>
              <w:spacing w:before="240"/>
              <w:jc w:val="center"/>
              <w:rPr>
                <w:rFonts w:cs="Times New Roman"/>
                <w:sz w:val="24"/>
                <w:szCs w:val="24"/>
              </w:rPr>
            </w:pPr>
            <w:r>
              <w:rPr>
                <w:rFonts w:cs="Times New Roman"/>
                <w:sz w:val="24"/>
                <w:szCs w:val="24"/>
              </w:rPr>
              <w:t>Số</w:t>
            </w:r>
          </w:p>
        </w:tc>
        <w:tc>
          <w:tcPr>
            <w:tcW w:w="810" w:type="dxa"/>
            <w:tcBorders>
              <w:top w:val="single" w:sz="4" w:space="0" w:color="000000"/>
              <w:left w:val="single" w:sz="4" w:space="0" w:color="000000"/>
              <w:bottom w:val="single" w:sz="4" w:space="0" w:color="000000"/>
              <w:right w:val="single" w:sz="4" w:space="0" w:color="000000"/>
            </w:tcBorders>
            <w:vAlign w:val="center"/>
          </w:tcPr>
          <w:p w14:paraId="7FF78804" w14:textId="77777777" w:rsidR="00B020C1" w:rsidRPr="00835288" w:rsidRDefault="00B020C1" w:rsidP="0002030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629FE35" w14:textId="77777777" w:rsidR="00B020C1" w:rsidRPr="00835288" w:rsidRDefault="00B020C1" w:rsidP="0002030E">
            <w:pPr>
              <w:spacing w:before="240"/>
              <w:jc w:val="center"/>
              <w:rPr>
                <w:rFonts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240A21BB" w14:textId="77777777" w:rsidR="00B020C1" w:rsidRPr="00835288" w:rsidRDefault="00B020C1" w:rsidP="00045964">
            <w:pPr>
              <w:spacing w:before="240"/>
              <w:jc w:val="left"/>
              <w:rPr>
                <w:rFonts w:cs="Times New Roman"/>
                <w:sz w:val="24"/>
                <w:szCs w:val="24"/>
              </w:rPr>
            </w:pPr>
          </w:p>
        </w:tc>
      </w:tr>
      <w:tr w:rsidR="00B020C1" w:rsidRPr="00835288" w14:paraId="7B880C87" w14:textId="77777777" w:rsidTr="00B020C1">
        <w:trPr>
          <w:trHeight w:val="286"/>
        </w:trPr>
        <w:tc>
          <w:tcPr>
            <w:tcW w:w="707" w:type="dxa"/>
            <w:tcBorders>
              <w:top w:val="single" w:sz="4" w:space="0" w:color="000000"/>
              <w:left w:val="single" w:sz="4" w:space="0" w:color="000000"/>
              <w:bottom w:val="single" w:sz="4" w:space="0" w:color="000000"/>
              <w:right w:val="single" w:sz="4" w:space="0" w:color="000000"/>
            </w:tcBorders>
            <w:vAlign w:val="center"/>
          </w:tcPr>
          <w:p w14:paraId="355A2CD0" w14:textId="77777777" w:rsidR="00B020C1" w:rsidRPr="00B020C1" w:rsidRDefault="00B020C1" w:rsidP="00742467">
            <w:pPr>
              <w:pStyle w:val="ListParagraph"/>
              <w:numPr>
                <w:ilvl w:val="0"/>
                <w:numId w:val="31"/>
              </w:numPr>
              <w:spacing w:after="0" w:line="26" w:lineRule="atLeast"/>
              <w:jc w:val="center"/>
              <w:rPr>
                <w:rFonts w:cs="Times New Roman"/>
                <w:color w:val="000000"/>
                <w:sz w:val="24"/>
                <w:szCs w:val="24"/>
              </w:rPr>
            </w:pPr>
          </w:p>
        </w:tc>
        <w:tc>
          <w:tcPr>
            <w:tcW w:w="1453" w:type="dxa"/>
            <w:tcBorders>
              <w:top w:val="single" w:sz="4" w:space="0" w:color="000000"/>
              <w:left w:val="single" w:sz="4" w:space="0" w:color="000000"/>
              <w:bottom w:val="single" w:sz="4" w:space="0" w:color="000000"/>
              <w:right w:val="single" w:sz="4" w:space="0" w:color="000000"/>
            </w:tcBorders>
            <w:vAlign w:val="center"/>
          </w:tcPr>
          <w:p w14:paraId="5F75EAC6" w14:textId="164414DC" w:rsidR="00B020C1" w:rsidRDefault="00B020C1" w:rsidP="00045964">
            <w:pPr>
              <w:spacing w:after="0" w:line="26" w:lineRule="atLeast"/>
              <w:jc w:val="left"/>
              <w:rPr>
                <w:rFonts w:cs="Times New Roman"/>
                <w:color w:val="000000"/>
                <w:sz w:val="24"/>
                <w:szCs w:val="24"/>
              </w:rPr>
            </w:pPr>
            <w:r>
              <w:rPr>
                <w:rFonts w:cs="Times New Roman"/>
                <w:color w:val="000000"/>
                <w:sz w:val="24"/>
                <w:szCs w:val="24"/>
              </w:rPr>
              <w:t>Hình thức hưởng</w:t>
            </w:r>
          </w:p>
        </w:tc>
        <w:tc>
          <w:tcPr>
            <w:tcW w:w="2700" w:type="dxa"/>
            <w:tcBorders>
              <w:top w:val="single" w:sz="4" w:space="0" w:color="000000"/>
              <w:left w:val="single" w:sz="4" w:space="0" w:color="000000"/>
              <w:bottom w:val="single" w:sz="4" w:space="0" w:color="000000"/>
              <w:right w:val="single" w:sz="4" w:space="0" w:color="000000"/>
            </w:tcBorders>
            <w:vAlign w:val="center"/>
          </w:tcPr>
          <w:p w14:paraId="49BC8525" w14:textId="3B536463" w:rsidR="00B020C1" w:rsidRPr="00835288" w:rsidRDefault="00B020C1" w:rsidP="00045964">
            <w:pPr>
              <w:spacing w:after="0" w:line="26" w:lineRule="atLeast"/>
              <w:jc w:val="left"/>
              <w:rPr>
                <w:rFonts w:cs="Times New Roman"/>
                <w:color w:val="000000"/>
                <w:sz w:val="24"/>
                <w:szCs w:val="24"/>
              </w:rPr>
            </w:pPr>
            <w:r>
              <w:rPr>
                <w:rFonts w:cs="Times New Roman"/>
                <w:color w:val="000000"/>
                <w:sz w:val="24"/>
                <w:szCs w:val="24"/>
              </w:rPr>
              <w:t>Chọn trong danh sách: theo tháng, theo công thực tế</w:t>
            </w:r>
          </w:p>
        </w:tc>
        <w:tc>
          <w:tcPr>
            <w:tcW w:w="990" w:type="dxa"/>
            <w:tcBorders>
              <w:top w:val="single" w:sz="4" w:space="0" w:color="000000"/>
              <w:left w:val="single" w:sz="4" w:space="0" w:color="000000"/>
              <w:bottom w:val="single" w:sz="4" w:space="0" w:color="000000"/>
              <w:right w:val="single" w:sz="4" w:space="0" w:color="000000"/>
            </w:tcBorders>
            <w:vAlign w:val="center"/>
          </w:tcPr>
          <w:p w14:paraId="604CC6C3" w14:textId="7BA83556" w:rsidR="00B020C1" w:rsidRDefault="00B020C1" w:rsidP="0002030E">
            <w:pPr>
              <w:spacing w:before="240"/>
              <w:jc w:val="center"/>
              <w:rPr>
                <w:rFonts w:cs="Times New Roman"/>
                <w:sz w:val="24"/>
                <w:szCs w:val="24"/>
              </w:rPr>
            </w:pPr>
            <w:r>
              <w:rPr>
                <w:rFonts w:cs="Times New Roman"/>
                <w:sz w:val="24"/>
                <w:szCs w:val="24"/>
              </w:rPr>
              <w:t>Danh sách</w:t>
            </w:r>
          </w:p>
        </w:tc>
        <w:tc>
          <w:tcPr>
            <w:tcW w:w="810" w:type="dxa"/>
            <w:tcBorders>
              <w:top w:val="single" w:sz="4" w:space="0" w:color="000000"/>
              <w:left w:val="single" w:sz="4" w:space="0" w:color="000000"/>
              <w:bottom w:val="single" w:sz="4" w:space="0" w:color="000000"/>
              <w:right w:val="single" w:sz="4" w:space="0" w:color="000000"/>
            </w:tcBorders>
            <w:vAlign w:val="center"/>
          </w:tcPr>
          <w:p w14:paraId="7C721D5F" w14:textId="77777777" w:rsidR="00B020C1" w:rsidRPr="00835288" w:rsidRDefault="00B020C1" w:rsidP="0002030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0DDD35A" w14:textId="52109750" w:rsidR="00B020C1" w:rsidRPr="00835288" w:rsidRDefault="00B020C1" w:rsidP="0002030E">
            <w:pPr>
              <w:spacing w:before="240"/>
              <w:jc w:val="center"/>
              <w:rPr>
                <w:rFonts w:cs="Times New Roman"/>
                <w:sz w:val="24"/>
                <w:szCs w:val="24"/>
              </w:rPr>
            </w:pPr>
            <w:r>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1901F7B1" w14:textId="77777777" w:rsidR="00B020C1" w:rsidRPr="00835288" w:rsidRDefault="00B020C1" w:rsidP="00045964">
            <w:pPr>
              <w:spacing w:before="240"/>
              <w:jc w:val="left"/>
              <w:rPr>
                <w:rFonts w:cs="Times New Roman"/>
                <w:sz w:val="24"/>
                <w:szCs w:val="24"/>
              </w:rPr>
            </w:pPr>
          </w:p>
        </w:tc>
      </w:tr>
      <w:tr w:rsidR="003369BE" w:rsidRPr="00835288" w14:paraId="5B87D2E9" w14:textId="77777777" w:rsidTr="00B020C1">
        <w:trPr>
          <w:trHeight w:val="286"/>
        </w:trPr>
        <w:tc>
          <w:tcPr>
            <w:tcW w:w="707" w:type="dxa"/>
            <w:tcBorders>
              <w:top w:val="single" w:sz="4" w:space="0" w:color="000000"/>
              <w:left w:val="single" w:sz="4" w:space="0" w:color="000000"/>
              <w:bottom w:val="single" w:sz="4" w:space="0" w:color="000000"/>
              <w:right w:val="single" w:sz="4" w:space="0" w:color="000000"/>
            </w:tcBorders>
            <w:vAlign w:val="center"/>
          </w:tcPr>
          <w:p w14:paraId="2FFA213F" w14:textId="7221D5C7" w:rsidR="003369BE" w:rsidRPr="00B020C1" w:rsidRDefault="003369BE" w:rsidP="00742467">
            <w:pPr>
              <w:pStyle w:val="ListParagraph"/>
              <w:numPr>
                <w:ilvl w:val="0"/>
                <w:numId w:val="31"/>
              </w:numPr>
              <w:spacing w:after="0" w:line="26" w:lineRule="atLeast"/>
              <w:jc w:val="center"/>
              <w:rPr>
                <w:rFonts w:cs="Times New Roman"/>
                <w:color w:val="000000"/>
                <w:sz w:val="24"/>
                <w:szCs w:val="24"/>
              </w:rPr>
            </w:pPr>
          </w:p>
        </w:tc>
        <w:tc>
          <w:tcPr>
            <w:tcW w:w="1453" w:type="dxa"/>
            <w:tcBorders>
              <w:top w:val="single" w:sz="4" w:space="0" w:color="000000"/>
              <w:left w:val="single" w:sz="4" w:space="0" w:color="000000"/>
              <w:bottom w:val="single" w:sz="4" w:space="0" w:color="000000"/>
              <w:right w:val="single" w:sz="4" w:space="0" w:color="000000"/>
            </w:tcBorders>
            <w:vAlign w:val="center"/>
          </w:tcPr>
          <w:p w14:paraId="29DA2D5A" w14:textId="77777777" w:rsidR="003369BE" w:rsidRPr="00835288" w:rsidRDefault="003369BE" w:rsidP="00045964">
            <w:pPr>
              <w:pStyle w:val="NoSpacing"/>
              <w:spacing w:before="240"/>
            </w:pPr>
            <w:r w:rsidRPr="00835288">
              <w:t>Trạng thái</w:t>
            </w:r>
          </w:p>
        </w:tc>
        <w:tc>
          <w:tcPr>
            <w:tcW w:w="2700" w:type="dxa"/>
            <w:tcBorders>
              <w:top w:val="single" w:sz="4" w:space="0" w:color="000000"/>
              <w:left w:val="single" w:sz="4" w:space="0" w:color="000000"/>
              <w:bottom w:val="single" w:sz="4" w:space="0" w:color="000000"/>
              <w:right w:val="single" w:sz="4" w:space="0" w:color="000000"/>
            </w:tcBorders>
            <w:vAlign w:val="center"/>
          </w:tcPr>
          <w:p w14:paraId="320AA9C4" w14:textId="781B700F" w:rsidR="003369BE" w:rsidRPr="00835288" w:rsidRDefault="003369BE" w:rsidP="004A011B">
            <w:pPr>
              <w:spacing w:before="240"/>
              <w:jc w:val="left"/>
              <w:rPr>
                <w:rFonts w:cs="Times New Roman"/>
                <w:sz w:val="24"/>
                <w:szCs w:val="24"/>
              </w:rPr>
              <w:pPrChange w:id="4906" w:author="Admin" w:date="2017-09-29T14:54:00Z">
                <w:pPr>
                  <w:spacing w:before="240"/>
                  <w:jc w:val="left"/>
                </w:pPr>
              </w:pPrChange>
            </w:pPr>
            <w:r w:rsidRPr="00835288">
              <w:rPr>
                <w:rFonts w:cs="Times New Roman"/>
                <w:sz w:val="24"/>
                <w:szCs w:val="24"/>
              </w:rPr>
              <w:t xml:space="preserve">Trạng thái Áp dụng/Ngừng áp dụng </w:t>
            </w:r>
            <w:del w:id="4907" w:author="Admin" w:date="2017-09-29T14:54:00Z">
              <w:r w:rsidRPr="00835288" w:rsidDel="004A011B">
                <w:rPr>
                  <w:rFonts w:cs="Times New Roman"/>
                  <w:sz w:val="24"/>
                  <w:szCs w:val="24"/>
                </w:rPr>
                <w:delText>của phụ cấp</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5E1F9666" w14:textId="77777777" w:rsidR="003369BE" w:rsidRPr="00835288" w:rsidRDefault="003369BE" w:rsidP="0002030E">
            <w:pPr>
              <w:spacing w:before="240"/>
              <w:jc w:val="center"/>
              <w:rPr>
                <w:rFonts w:cs="Times New Roman"/>
                <w:sz w:val="24"/>
                <w:szCs w:val="24"/>
              </w:rPr>
            </w:pPr>
            <w:r>
              <w:rPr>
                <w:rFonts w:cs="Times New Roman"/>
                <w:sz w:val="24"/>
                <w:szCs w:val="24"/>
              </w:rPr>
              <w:t>Tích chọn</w:t>
            </w:r>
          </w:p>
        </w:tc>
        <w:tc>
          <w:tcPr>
            <w:tcW w:w="810" w:type="dxa"/>
            <w:tcBorders>
              <w:top w:val="single" w:sz="4" w:space="0" w:color="000000"/>
              <w:left w:val="single" w:sz="4" w:space="0" w:color="000000"/>
              <w:bottom w:val="single" w:sz="4" w:space="0" w:color="000000"/>
              <w:right w:val="single" w:sz="4" w:space="0" w:color="000000"/>
            </w:tcBorders>
            <w:vAlign w:val="center"/>
          </w:tcPr>
          <w:p w14:paraId="7CD9AADB" w14:textId="77777777" w:rsidR="003369BE" w:rsidRPr="00835288" w:rsidRDefault="003369BE" w:rsidP="0002030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57C91AA" w14:textId="77777777" w:rsidR="003369BE" w:rsidRPr="00835288" w:rsidRDefault="003369BE" w:rsidP="0002030E">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56ECF535" w14:textId="77777777" w:rsidR="003369BE" w:rsidRPr="00835288" w:rsidRDefault="003369BE" w:rsidP="00045964">
            <w:pPr>
              <w:spacing w:before="240"/>
              <w:jc w:val="left"/>
              <w:rPr>
                <w:rFonts w:cs="Times New Roman"/>
                <w:sz w:val="24"/>
                <w:szCs w:val="24"/>
              </w:rPr>
            </w:pPr>
          </w:p>
        </w:tc>
      </w:tr>
      <w:tr w:rsidR="003369BE" w:rsidRPr="00835288" w14:paraId="18040F20" w14:textId="77777777" w:rsidTr="00B020C1">
        <w:trPr>
          <w:trHeight w:val="286"/>
        </w:trPr>
        <w:tc>
          <w:tcPr>
            <w:tcW w:w="707" w:type="dxa"/>
            <w:tcBorders>
              <w:top w:val="single" w:sz="4" w:space="0" w:color="000000"/>
              <w:left w:val="single" w:sz="4" w:space="0" w:color="000000"/>
              <w:bottom w:val="single" w:sz="4" w:space="0" w:color="000000"/>
              <w:right w:val="single" w:sz="4" w:space="0" w:color="000000"/>
            </w:tcBorders>
            <w:vAlign w:val="center"/>
          </w:tcPr>
          <w:p w14:paraId="04B31AA0" w14:textId="171338F8" w:rsidR="003369BE" w:rsidRPr="00B020C1" w:rsidRDefault="003369BE" w:rsidP="00742467">
            <w:pPr>
              <w:pStyle w:val="ListParagraph"/>
              <w:numPr>
                <w:ilvl w:val="0"/>
                <w:numId w:val="31"/>
              </w:numPr>
              <w:spacing w:after="0" w:line="26" w:lineRule="atLeast"/>
              <w:jc w:val="center"/>
              <w:rPr>
                <w:rFonts w:cs="Times New Roman"/>
                <w:color w:val="000000"/>
                <w:sz w:val="24"/>
                <w:szCs w:val="24"/>
              </w:rPr>
            </w:pPr>
          </w:p>
        </w:tc>
        <w:tc>
          <w:tcPr>
            <w:tcW w:w="1453" w:type="dxa"/>
            <w:tcBorders>
              <w:top w:val="single" w:sz="4" w:space="0" w:color="000000"/>
              <w:left w:val="single" w:sz="4" w:space="0" w:color="000000"/>
              <w:bottom w:val="single" w:sz="4" w:space="0" w:color="000000"/>
              <w:right w:val="single" w:sz="4" w:space="0" w:color="000000"/>
            </w:tcBorders>
            <w:vAlign w:val="center"/>
          </w:tcPr>
          <w:p w14:paraId="661127C4" w14:textId="77777777" w:rsidR="003369BE" w:rsidRPr="00835288" w:rsidRDefault="003369BE" w:rsidP="00045964">
            <w:pPr>
              <w:pStyle w:val="NoSpacing"/>
              <w:spacing w:before="240"/>
            </w:pPr>
            <w:r w:rsidRPr="00835288">
              <w:t>Ghi chú</w:t>
            </w:r>
          </w:p>
        </w:tc>
        <w:tc>
          <w:tcPr>
            <w:tcW w:w="2700" w:type="dxa"/>
            <w:tcBorders>
              <w:top w:val="single" w:sz="4" w:space="0" w:color="000000"/>
              <w:left w:val="single" w:sz="4" w:space="0" w:color="000000"/>
              <w:bottom w:val="single" w:sz="4" w:space="0" w:color="000000"/>
              <w:right w:val="single" w:sz="4" w:space="0" w:color="000000"/>
            </w:tcBorders>
            <w:vAlign w:val="center"/>
          </w:tcPr>
          <w:p w14:paraId="3B2F7A85" w14:textId="77777777" w:rsidR="003369BE" w:rsidRPr="00835288" w:rsidRDefault="003369BE" w:rsidP="00045964">
            <w:pPr>
              <w:spacing w:before="240"/>
              <w:jc w:val="left"/>
              <w:rPr>
                <w:rFonts w:cs="Times New Roman"/>
                <w:sz w:val="24"/>
                <w:szCs w:val="24"/>
              </w:rPr>
            </w:pPr>
            <w:r w:rsidRPr="00835288">
              <w:rPr>
                <w:rFonts w:cs="Times New Roman"/>
                <w:sz w:val="24"/>
                <w:szCs w:val="24"/>
              </w:rPr>
              <w:t>Ghi chú thêm</w:t>
            </w:r>
          </w:p>
        </w:tc>
        <w:tc>
          <w:tcPr>
            <w:tcW w:w="990" w:type="dxa"/>
            <w:tcBorders>
              <w:top w:val="single" w:sz="4" w:space="0" w:color="000000"/>
              <w:left w:val="single" w:sz="4" w:space="0" w:color="000000"/>
              <w:bottom w:val="single" w:sz="4" w:space="0" w:color="000000"/>
              <w:right w:val="single" w:sz="4" w:space="0" w:color="000000"/>
            </w:tcBorders>
            <w:vAlign w:val="center"/>
          </w:tcPr>
          <w:p w14:paraId="277C24DF" w14:textId="77777777" w:rsidR="003369BE" w:rsidRPr="00835288" w:rsidRDefault="003369BE" w:rsidP="00781E2A">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tcPr>
          <w:p w14:paraId="609F4FB5" w14:textId="4851F2F8" w:rsidR="003369BE" w:rsidRPr="00835288" w:rsidRDefault="003369BE" w:rsidP="00781E2A">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AC1C4A5" w14:textId="77777777" w:rsidR="003369BE" w:rsidRPr="00835288" w:rsidRDefault="003369BE" w:rsidP="00781E2A">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56A1CB60" w14:textId="77777777" w:rsidR="003369BE" w:rsidRPr="00835288" w:rsidRDefault="003369BE" w:rsidP="00045964">
            <w:pPr>
              <w:spacing w:before="240"/>
              <w:jc w:val="left"/>
              <w:rPr>
                <w:rFonts w:cs="Times New Roman"/>
                <w:sz w:val="24"/>
                <w:szCs w:val="24"/>
              </w:rPr>
            </w:pPr>
          </w:p>
        </w:tc>
      </w:tr>
    </w:tbl>
    <w:p w14:paraId="6EC4EBA8" w14:textId="2FACB60D" w:rsidR="003369BE" w:rsidRPr="00835288" w:rsidRDefault="0084753A" w:rsidP="0084753A">
      <w:pPr>
        <w:tabs>
          <w:tab w:val="left" w:pos="1125"/>
        </w:tabs>
        <w:rPr>
          <w:rFonts w:cs="Times New Roman"/>
          <w:sz w:val="24"/>
          <w:szCs w:val="24"/>
        </w:rPr>
      </w:pPr>
      <w:r>
        <w:rPr>
          <w:rFonts w:cs="Times New Roman"/>
          <w:sz w:val="24"/>
          <w:szCs w:val="24"/>
        </w:rPr>
        <w:tab/>
      </w:r>
    </w:p>
    <w:p w14:paraId="13916C3E" w14:textId="77777777" w:rsidR="00E60342" w:rsidRPr="004908C7" w:rsidRDefault="00E60342" w:rsidP="00714D4C">
      <w:pPr>
        <w:pStyle w:val="Heading3"/>
      </w:pPr>
      <w:bookmarkStart w:id="4908" w:name="_Toc494461446"/>
      <w:r>
        <w:t>Thao tác chức năng</w:t>
      </w:r>
      <w:bookmarkEnd w:id="4908"/>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4909" w:author="Admin" w:date="2017-09-29T14:55:00Z">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1416"/>
        <w:gridCol w:w="2688"/>
        <w:gridCol w:w="5257"/>
        <w:tblGridChange w:id="4910">
          <w:tblGrid>
            <w:gridCol w:w="1416"/>
            <w:gridCol w:w="2244"/>
            <w:gridCol w:w="5701"/>
          </w:tblGrid>
        </w:tblGridChange>
      </w:tblGrid>
      <w:tr w:rsidR="003369BE" w:rsidRPr="00835288" w14:paraId="60CCB51F" w14:textId="77777777" w:rsidTr="004A011B">
        <w:trPr>
          <w:trHeight w:val="364"/>
          <w:tblHeader/>
          <w:trPrChange w:id="4911" w:author="Admin" w:date="2017-09-29T14:55:00Z">
            <w:trPr>
              <w:trHeight w:val="364"/>
              <w:tblHeader/>
            </w:trPr>
          </w:trPrChange>
        </w:trPr>
        <w:tc>
          <w:tcPr>
            <w:tcW w:w="13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912" w:author="Admin" w:date="2017-09-29T14:55:00Z">
              <w:tcPr>
                <w:tcW w:w="7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4CF242B1"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STT</w:t>
            </w:r>
          </w:p>
        </w:tc>
        <w:tc>
          <w:tcPr>
            <w:tcW w:w="2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913" w:author="Admin" w:date="2017-09-29T14:55:00Z">
              <w:tcPr>
                <w:tcW w:w="242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04F554AD"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Thao tác thực hiện</w:t>
            </w:r>
          </w:p>
        </w:tc>
        <w:tc>
          <w:tcPr>
            <w:tcW w:w="5301"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4914" w:author="Admin" w:date="2017-09-29T14:55:00Z">
              <w:tcPr>
                <w:tcW w:w="622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2BE1231"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Mô tả</w:t>
            </w:r>
          </w:p>
        </w:tc>
      </w:tr>
      <w:tr w:rsidR="003369BE" w:rsidRPr="00835288" w14:paraId="6CCF4A7C" w14:textId="77777777" w:rsidTr="004A011B">
        <w:trPr>
          <w:trHeight w:val="286"/>
          <w:trPrChange w:id="4915" w:author="Admin" w:date="2017-09-29T14:55:00Z">
            <w:trPr>
              <w:trHeight w:val="286"/>
            </w:trPr>
          </w:trPrChange>
        </w:trPr>
        <w:tc>
          <w:tcPr>
            <w:tcW w:w="1350" w:type="dxa"/>
            <w:tcBorders>
              <w:top w:val="single" w:sz="4" w:space="0" w:color="000000"/>
              <w:left w:val="single" w:sz="4" w:space="0" w:color="000000"/>
              <w:bottom w:val="single" w:sz="4" w:space="0" w:color="000000"/>
              <w:right w:val="single" w:sz="4" w:space="0" w:color="000000"/>
            </w:tcBorders>
            <w:vAlign w:val="center"/>
            <w:tcPrChange w:id="4916" w:author="Admin" w:date="2017-09-29T14:55:00Z">
              <w:tcPr>
                <w:tcW w:w="709" w:type="dxa"/>
                <w:tcBorders>
                  <w:top w:val="single" w:sz="4" w:space="0" w:color="000000"/>
                  <w:left w:val="single" w:sz="4" w:space="0" w:color="000000"/>
                  <w:bottom w:val="single" w:sz="4" w:space="0" w:color="000000"/>
                  <w:right w:val="single" w:sz="4" w:space="0" w:color="000000"/>
                </w:tcBorders>
                <w:vAlign w:val="center"/>
              </w:tcPr>
            </w:tcPrChange>
          </w:tcPr>
          <w:p w14:paraId="284D3F81" w14:textId="3561D302" w:rsidR="003369BE" w:rsidRPr="004A011B" w:rsidRDefault="003369BE" w:rsidP="004A011B">
            <w:pPr>
              <w:pStyle w:val="ListParagraph"/>
              <w:numPr>
                <w:ilvl w:val="0"/>
                <w:numId w:val="84"/>
              </w:numPr>
              <w:spacing w:after="0" w:line="26" w:lineRule="atLeast"/>
              <w:jc w:val="center"/>
              <w:rPr>
                <w:rFonts w:cs="Times New Roman"/>
                <w:color w:val="000000"/>
                <w:sz w:val="24"/>
                <w:szCs w:val="24"/>
                <w:rPrChange w:id="4917" w:author="Admin" w:date="2017-09-29T14:55:00Z">
                  <w:rPr/>
                </w:rPrChange>
              </w:rPr>
              <w:pPrChange w:id="4918" w:author="Admin" w:date="2017-09-29T14:55:00Z">
                <w:pPr>
                  <w:spacing w:after="0" w:line="26" w:lineRule="atLeast"/>
                  <w:jc w:val="center"/>
                </w:pPr>
              </w:pPrChange>
            </w:pPr>
            <w:del w:id="4919" w:author="Admin" w:date="2017-09-29T14:55:00Z">
              <w:r w:rsidRPr="004A011B" w:rsidDel="004A011B">
                <w:rPr>
                  <w:rFonts w:cs="Times New Roman"/>
                  <w:color w:val="000000"/>
                  <w:sz w:val="24"/>
                  <w:szCs w:val="24"/>
                  <w:rPrChange w:id="4920" w:author="Admin" w:date="2017-09-29T14:55:00Z">
                    <w:rPr/>
                  </w:rPrChange>
                </w:rPr>
                <w:delText>1</w:delText>
              </w:r>
            </w:del>
          </w:p>
        </w:tc>
        <w:tc>
          <w:tcPr>
            <w:tcW w:w="2710" w:type="dxa"/>
            <w:tcBorders>
              <w:top w:val="single" w:sz="4" w:space="0" w:color="000000"/>
              <w:left w:val="single" w:sz="4" w:space="0" w:color="000000"/>
              <w:bottom w:val="single" w:sz="4" w:space="0" w:color="000000"/>
              <w:right w:val="single" w:sz="4" w:space="0" w:color="000000"/>
            </w:tcBorders>
            <w:vAlign w:val="center"/>
            <w:hideMark/>
            <w:tcPrChange w:id="4921" w:author="Admin" w:date="2017-09-29T14:55:00Z">
              <w:tcPr>
                <w:tcW w:w="2427" w:type="dxa"/>
                <w:tcBorders>
                  <w:top w:val="single" w:sz="4" w:space="0" w:color="000000"/>
                  <w:left w:val="single" w:sz="4" w:space="0" w:color="000000"/>
                  <w:bottom w:val="single" w:sz="4" w:space="0" w:color="000000"/>
                  <w:right w:val="single" w:sz="4" w:space="0" w:color="000000"/>
                </w:tcBorders>
                <w:vAlign w:val="center"/>
                <w:hideMark/>
              </w:tcPr>
            </w:tcPrChange>
          </w:tcPr>
          <w:p w14:paraId="3689F827" w14:textId="77777777" w:rsidR="003369BE" w:rsidRPr="00835288" w:rsidRDefault="003369BE" w:rsidP="0084753A">
            <w:pPr>
              <w:spacing w:before="240"/>
              <w:jc w:val="left"/>
              <w:rPr>
                <w:rFonts w:cs="Times New Roman"/>
                <w:b/>
                <w:sz w:val="24"/>
                <w:szCs w:val="24"/>
              </w:rPr>
            </w:pPr>
            <w:r w:rsidRPr="00835288">
              <w:rPr>
                <w:rFonts w:cs="Times New Roman"/>
                <w:b/>
                <w:sz w:val="24"/>
                <w:szCs w:val="24"/>
              </w:rPr>
              <w:t>Thêm</w:t>
            </w:r>
          </w:p>
        </w:tc>
        <w:tc>
          <w:tcPr>
            <w:tcW w:w="5301" w:type="dxa"/>
            <w:tcBorders>
              <w:top w:val="single" w:sz="4" w:space="0" w:color="000000"/>
              <w:left w:val="single" w:sz="4" w:space="0" w:color="000000"/>
              <w:bottom w:val="single" w:sz="4" w:space="0" w:color="000000"/>
              <w:right w:val="single" w:sz="4" w:space="0" w:color="000000"/>
            </w:tcBorders>
            <w:vAlign w:val="center"/>
            <w:hideMark/>
            <w:tcPrChange w:id="4922" w:author="Admin" w:date="2017-09-29T14:55:00Z">
              <w:tcPr>
                <w:tcW w:w="6225" w:type="dxa"/>
                <w:tcBorders>
                  <w:top w:val="single" w:sz="4" w:space="0" w:color="000000"/>
                  <w:left w:val="single" w:sz="4" w:space="0" w:color="000000"/>
                  <w:bottom w:val="single" w:sz="4" w:space="0" w:color="000000"/>
                  <w:right w:val="single" w:sz="4" w:space="0" w:color="000000"/>
                </w:tcBorders>
                <w:vAlign w:val="center"/>
                <w:hideMark/>
              </w:tcPr>
            </w:tcPrChange>
          </w:tcPr>
          <w:p w14:paraId="6601C429" w14:textId="77777777" w:rsidR="003369BE" w:rsidRPr="00835288" w:rsidRDefault="003369BE" w:rsidP="0084753A">
            <w:pPr>
              <w:spacing w:before="240"/>
              <w:jc w:val="left"/>
              <w:rPr>
                <w:rFonts w:cs="Times New Roman"/>
                <w:sz w:val="24"/>
                <w:szCs w:val="24"/>
              </w:rPr>
            </w:pPr>
            <w:r w:rsidRPr="00835288">
              <w:rPr>
                <w:rFonts w:cs="Times New Roman"/>
                <w:sz w:val="24"/>
                <w:szCs w:val="24"/>
              </w:rPr>
              <w:t>Người dùng sử dụng chức năng này để "Thêm mới" trong danh mục. (Chức năng "Lưu"/"Hủy" được kích hoạt).</w:t>
            </w:r>
          </w:p>
        </w:tc>
      </w:tr>
      <w:tr w:rsidR="003369BE" w:rsidRPr="00835288" w14:paraId="3CA19ABA" w14:textId="77777777" w:rsidTr="004A011B">
        <w:trPr>
          <w:trHeight w:val="286"/>
          <w:trPrChange w:id="4923" w:author="Admin" w:date="2017-09-29T14:55:00Z">
            <w:trPr>
              <w:trHeight w:val="286"/>
            </w:trPr>
          </w:trPrChange>
        </w:trPr>
        <w:tc>
          <w:tcPr>
            <w:tcW w:w="1350" w:type="dxa"/>
            <w:tcBorders>
              <w:top w:val="single" w:sz="4" w:space="0" w:color="000000"/>
              <w:left w:val="single" w:sz="4" w:space="0" w:color="000000"/>
              <w:bottom w:val="single" w:sz="4" w:space="0" w:color="000000"/>
              <w:right w:val="single" w:sz="4" w:space="0" w:color="000000"/>
            </w:tcBorders>
            <w:vAlign w:val="center"/>
            <w:tcPrChange w:id="4924" w:author="Admin" w:date="2017-09-29T14:55:00Z">
              <w:tcPr>
                <w:tcW w:w="709" w:type="dxa"/>
                <w:tcBorders>
                  <w:top w:val="single" w:sz="4" w:space="0" w:color="000000"/>
                  <w:left w:val="single" w:sz="4" w:space="0" w:color="000000"/>
                  <w:bottom w:val="single" w:sz="4" w:space="0" w:color="000000"/>
                  <w:right w:val="single" w:sz="4" w:space="0" w:color="000000"/>
                </w:tcBorders>
                <w:vAlign w:val="center"/>
              </w:tcPr>
            </w:tcPrChange>
          </w:tcPr>
          <w:p w14:paraId="24252699" w14:textId="04E8C4A7" w:rsidR="003369BE" w:rsidRPr="004A011B" w:rsidRDefault="003369BE" w:rsidP="004A011B">
            <w:pPr>
              <w:pStyle w:val="ListParagraph"/>
              <w:numPr>
                <w:ilvl w:val="0"/>
                <w:numId w:val="84"/>
              </w:numPr>
              <w:spacing w:after="0" w:line="26" w:lineRule="atLeast"/>
              <w:jc w:val="center"/>
              <w:rPr>
                <w:rFonts w:cs="Times New Roman"/>
                <w:color w:val="000000"/>
                <w:sz w:val="24"/>
                <w:szCs w:val="24"/>
                <w:rPrChange w:id="4925" w:author="Admin" w:date="2017-09-29T14:55:00Z">
                  <w:rPr/>
                </w:rPrChange>
              </w:rPr>
              <w:pPrChange w:id="4926" w:author="Admin" w:date="2017-09-29T14:55:00Z">
                <w:pPr>
                  <w:spacing w:after="0" w:line="26" w:lineRule="atLeast"/>
                  <w:jc w:val="center"/>
                </w:pPr>
              </w:pPrChange>
            </w:pPr>
            <w:del w:id="4927" w:author="Admin" w:date="2017-09-29T14:55:00Z">
              <w:r w:rsidRPr="004A011B" w:rsidDel="004A011B">
                <w:rPr>
                  <w:rFonts w:cs="Times New Roman"/>
                  <w:color w:val="000000"/>
                  <w:sz w:val="24"/>
                  <w:szCs w:val="24"/>
                  <w:rPrChange w:id="4928" w:author="Admin" w:date="2017-09-29T14:55:00Z">
                    <w:rPr/>
                  </w:rPrChange>
                </w:rPr>
                <w:delText>3</w:delText>
              </w:r>
            </w:del>
          </w:p>
        </w:tc>
        <w:tc>
          <w:tcPr>
            <w:tcW w:w="2710" w:type="dxa"/>
            <w:tcBorders>
              <w:top w:val="single" w:sz="4" w:space="0" w:color="000000"/>
              <w:left w:val="single" w:sz="4" w:space="0" w:color="000000"/>
              <w:bottom w:val="single" w:sz="4" w:space="0" w:color="000000"/>
              <w:right w:val="single" w:sz="4" w:space="0" w:color="000000"/>
            </w:tcBorders>
            <w:vAlign w:val="center"/>
            <w:hideMark/>
            <w:tcPrChange w:id="4929" w:author="Admin" w:date="2017-09-29T14:55:00Z">
              <w:tcPr>
                <w:tcW w:w="2427" w:type="dxa"/>
                <w:tcBorders>
                  <w:top w:val="single" w:sz="4" w:space="0" w:color="000000"/>
                  <w:left w:val="single" w:sz="4" w:space="0" w:color="000000"/>
                  <w:bottom w:val="single" w:sz="4" w:space="0" w:color="000000"/>
                  <w:right w:val="single" w:sz="4" w:space="0" w:color="000000"/>
                </w:tcBorders>
                <w:vAlign w:val="center"/>
                <w:hideMark/>
              </w:tcPr>
            </w:tcPrChange>
          </w:tcPr>
          <w:p w14:paraId="404684F0" w14:textId="77777777" w:rsidR="003369BE" w:rsidRPr="00835288" w:rsidRDefault="003369BE" w:rsidP="0084753A">
            <w:pPr>
              <w:spacing w:before="240"/>
              <w:jc w:val="left"/>
              <w:rPr>
                <w:rFonts w:cs="Times New Roman"/>
                <w:b/>
                <w:sz w:val="24"/>
                <w:szCs w:val="24"/>
              </w:rPr>
            </w:pPr>
            <w:r w:rsidRPr="00835288">
              <w:rPr>
                <w:rFonts w:cs="Times New Roman"/>
                <w:b/>
                <w:sz w:val="24"/>
                <w:szCs w:val="24"/>
              </w:rPr>
              <w:t>Lưu</w:t>
            </w:r>
          </w:p>
        </w:tc>
        <w:tc>
          <w:tcPr>
            <w:tcW w:w="5301" w:type="dxa"/>
            <w:tcBorders>
              <w:top w:val="single" w:sz="4" w:space="0" w:color="000000"/>
              <w:left w:val="single" w:sz="4" w:space="0" w:color="000000"/>
              <w:bottom w:val="single" w:sz="4" w:space="0" w:color="000000"/>
              <w:right w:val="single" w:sz="4" w:space="0" w:color="000000"/>
            </w:tcBorders>
            <w:vAlign w:val="center"/>
            <w:hideMark/>
            <w:tcPrChange w:id="4930" w:author="Admin" w:date="2017-09-29T14:55:00Z">
              <w:tcPr>
                <w:tcW w:w="6225" w:type="dxa"/>
                <w:tcBorders>
                  <w:top w:val="single" w:sz="4" w:space="0" w:color="000000"/>
                  <w:left w:val="single" w:sz="4" w:space="0" w:color="000000"/>
                  <w:bottom w:val="single" w:sz="4" w:space="0" w:color="000000"/>
                  <w:right w:val="single" w:sz="4" w:space="0" w:color="000000"/>
                </w:tcBorders>
                <w:vAlign w:val="center"/>
                <w:hideMark/>
              </w:tcPr>
            </w:tcPrChange>
          </w:tcPr>
          <w:p w14:paraId="6C66BE5B" w14:textId="77777777" w:rsidR="003369BE" w:rsidRPr="00835288" w:rsidRDefault="003369BE" w:rsidP="0084753A">
            <w:pPr>
              <w:spacing w:before="240"/>
              <w:jc w:val="left"/>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BC7649" w:rsidRPr="00835288" w14:paraId="0F9E686E" w14:textId="77777777" w:rsidTr="004A011B">
        <w:trPr>
          <w:trHeight w:val="286"/>
          <w:trPrChange w:id="4931" w:author="Admin" w:date="2017-09-29T14:55:00Z">
            <w:trPr>
              <w:trHeight w:val="286"/>
            </w:trPr>
          </w:trPrChange>
        </w:trPr>
        <w:tc>
          <w:tcPr>
            <w:tcW w:w="1350" w:type="dxa"/>
            <w:tcBorders>
              <w:top w:val="single" w:sz="4" w:space="0" w:color="000000"/>
              <w:left w:val="single" w:sz="4" w:space="0" w:color="000000"/>
              <w:bottom w:val="single" w:sz="4" w:space="0" w:color="000000"/>
              <w:right w:val="single" w:sz="4" w:space="0" w:color="000000"/>
            </w:tcBorders>
            <w:vAlign w:val="center"/>
            <w:tcPrChange w:id="4932" w:author="Admin" w:date="2017-09-29T14:55:00Z">
              <w:tcPr>
                <w:tcW w:w="709" w:type="dxa"/>
                <w:tcBorders>
                  <w:top w:val="single" w:sz="4" w:space="0" w:color="000000"/>
                  <w:left w:val="single" w:sz="4" w:space="0" w:color="000000"/>
                  <w:bottom w:val="single" w:sz="4" w:space="0" w:color="000000"/>
                  <w:right w:val="single" w:sz="4" w:space="0" w:color="000000"/>
                </w:tcBorders>
                <w:vAlign w:val="center"/>
              </w:tcPr>
            </w:tcPrChange>
          </w:tcPr>
          <w:p w14:paraId="438F94C6" w14:textId="70CCF4BC" w:rsidR="00BC7649" w:rsidRPr="004A011B" w:rsidRDefault="00BC7649" w:rsidP="004A011B">
            <w:pPr>
              <w:pStyle w:val="ListParagraph"/>
              <w:numPr>
                <w:ilvl w:val="0"/>
                <w:numId w:val="84"/>
              </w:numPr>
              <w:spacing w:after="0" w:line="26" w:lineRule="atLeast"/>
              <w:jc w:val="center"/>
              <w:rPr>
                <w:rFonts w:cs="Times New Roman"/>
                <w:color w:val="000000"/>
                <w:sz w:val="24"/>
                <w:szCs w:val="24"/>
                <w:rPrChange w:id="4933" w:author="Admin" w:date="2017-09-29T14:55:00Z">
                  <w:rPr/>
                </w:rPrChange>
              </w:rPr>
              <w:pPrChange w:id="4934" w:author="Admin" w:date="2017-09-29T14:55:00Z">
                <w:pPr>
                  <w:spacing w:after="0" w:line="26" w:lineRule="atLeast"/>
                  <w:jc w:val="center"/>
                </w:pPr>
              </w:pPrChange>
            </w:pPr>
            <w:del w:id="4935" w:author="Admin" w:date="2017-09-29T14:55:00Z">
              <w:r w:rsidRPr="004A011B" w:rsidDel="004A011B">
                <w:rPr>
                  <w:rFonts w:cs="Times New Roman"/>
                  <w:color w:val="000000"/>
                  <w:sz w:val="24"/>
                  <w:szCs w:val="24"/>
                  <w:rPrChange w:id="4936" w:author="Admin" w:date="2017-09-29T14:55:00Z">
                    <w:rPr/>
                  </w:rPrChange>
                </w:rPr>
                <w:delText>5</w:delText>
              </w:r>
            </w:del>
          </w:p>
        </w:tc>
        <w:tc>
          <w:tcPr>
            <w:tcW w:w="2710" w:type="dxa"/>
            <w:tcBorders>
              <w:top w:val="single" w:sz="4" w:space="0" w:color="000000"/>
              <w:left w:val="single" w:sz="4" w:space="0" w:color="000000"/>
              <w:bottom w:val="single" w:sz="4" w:space="0" w:color="000000"/>
              <w:right w:val="single" w:sz="4" w:space="0" w:color="000000"/>
            </w:tcBorders>
            <w:vAlign w:val="center"/>
            <w:tcPrChange w:id="4937" w:author="Admin" w:date="2017-09-29T14:55:00Z">
              <w:tcPr>
                <w:tcW w:w="2427" w:type="dxa"/>
                <w:tcBorders>
                  <w:top w:val="single" w:sz="4" w:space="0" w:color="000000"/>
                  <w:left w:val="single" w:sz="4" w:space="0" w:color="000000"/>
                  <w:bottom w:val="single" w:sz="4" w:space="0" w:color="000000"/>
                  <w:right w:val="single" w:sz="4" w:space="0" w:color="000000"/>
                </w:tcBorders>
                <w:vAlign w:val="center"/>
              </w:tcPr>
            </w:tcPrChange>
          </w:tcPr>
          <w:p w14:paraId="764B542E" w14:textId="535D7F66" w:rsidR="00BC7649" w:rsidRPr="00835288" w:rsidRDefault="00BC7649" w:rsidP="0084753A">
            <w:pPr>
              <w:spacing w:before="240"/>
              <w:jc w:val="left"/>
              <w:rPr>
                <w:rFonts w:cs="Times New Roman"/>
                <w:b/>
                <w:sz w:val="24"/>
                <w:szCs w:val="24"/>
              </w:rPr>
            </w:pPr>
            <w:r>
              <w:rPr>
                <w:rFonts w:cs="Times New Roman"/>
                <w:b/>
                <w:sz w:val="24"/>
                <w:szCs w:val="24"/>
              </w:rPr>
              <w:t>Xóa</w:t>
            </w:r>
          </w:p>
        </w:tc>
        <w:tc>
          <w:tcPr>
            <w:tcW w:w="5301" w:type="dxa"/>
            <w:tcBorders>
              <w:top w:val="single" w:sz="4" w:space="0" w:color="000000"/>
              <w:left w:val="single" w:sz="4" w:space="0" w:color="000000"/>
              <w:bottom w:val="single" w:sz="4" w:space="0" w:color="000000"/>
              <w:right w:val="single" w:sz="4" w:space="0" w:color="000000"/>
            </w:tcBorders>
            <w:vAlign w:val="center"/>
            <w:tcPrChange w:id="4938" w:author="Admin" w:date="2017-09-29T14:55:00Z">
              <w:tcPr>
                <w:tcW w:w="6225" w:type="dxa"/>
                <w:tcBorders>
                  <w:top w:val="single" w:sz="4" w:space="0" w:color="000000"/>
                  <w:left w:val="single" w:sz="4" w:space="0" w:color="000000"/>
                  <w:bottom w:val="single" w:sz="4" w:space="0" w:color="000000"/>
                  <w:right w:val="single" w:sz="4" w:space="0" w:color="000000"/>
                </w:tcBorders>
                <w:vAlign w:val="center"/>
              </w:tcPr>
            </w:tcPrChange>
          </w:tcPr>
          <w:p w14:paraId="42E96A43" w14:textId="44ED4BE3" w:rsidR="00BC7649" w:rsidRPr="00835288" w:rsidRDefault="00BC7649" w:rsidP="0084753A">
            <w:pPr>
              <w:spacing w:before="240"/>
              <w:jc w:val="left"/>
              <w:rPr>
                <w:rFonts w:cs="Times New Roman"/>
                <w:sz w:val="24"/>
                <w:szCs w:val="24"/>
              </w:rPr>
            </w:pPr>
            <w:r>
              <w:rPr>
                <w:rFonts w:cs="Times New Roman"/>
                <w:sz w:val="24"/>
                <w:szCs w:val="24"/>
              </w:rPr>
              <w:t>Người dùng sử dụng chức năng này để chọn xóa 1 bản ghi danh mục. Chỉ xóa được bản ghi chưa sử dụng ở nghiệp vụ.</w:t>
            </w:r>
          </w:p>
        </w:tc>
      </w:tr>
      <w:tr w:rsidR="00BC7649" w:rsidRPr="00835288" w14:paraId="2B996F32" w14:textId="77777777" w:rsidTr="004A011B">
        <w:trPr>
          <w:trHeight w:val="286"/>
          <w:trPrChange w:id="4939" w:author="Admin" w:date="2017-09-29T14:55:00Z">
            <w:trPr>
              <w:trHeight w:val="286"/>
            </w:trPr>
          </w:trPrChange>
        </w:trPr>
        <w:tc>
          <w:tcPr>
            <w:tcW w:w="1350" w:type="dxa"/>
            <w:tcBorders>
              <w:top w:val="single" w:sz="4" w:space="0" w:color="000000"/>
              <w:left w:val="single" w:sz="4" w:space="0" w:color="000000"/>
              <w:bottom w:val="single" w:sz="4" w:space="0" w:color="000000"/>
              <w:right w:val="single" w:sz="4" w:space="0" w:color="000000"/>
            </w:tcBorders>
            <w:vAlign w:val="center"/>
            <w:tcPrChange w:id="4940" w:author="Admin" w:date="2017-09-29T14:55:00Z">
              <w:tcPr>
                <w:tcW w:w="709" w:type="dxa"/>
                <w:tcBorders>
                  <w:top w:val="single" w:sz="4" w:space="0" w:color="000000"/>
                  <w:left w:val="single" w:sz="4" w:space="0" w:color="000000"/>
                  <w:bottom w:val="single" w:sz="4" w:space="0" w:color="000000"/>
                  <w:right w:val="single" w:sz="4" w:space="0" w:color="000000"/>
                </w:tcBorders>
                <w:vAlign w:val="center"/>
              </w:tcPr>
            </w:tcPrChange>
          </w:tcPr>
          <w:p w14:paraId="5D2D49E0" w14:textId="01D5C7BD" w:rsidR="00BC7649" w:rsidRPr="004A011B" w:rsidRDefault="00BC7649" w:rsidP="004A011B">
            <w:pPr>
              <w:pStyle w:val="ListParagraph"/>
              <w:numPr>
                <w:ilvl w:val="0"/>
                <w:numId w:val="84"/>
              </w:numPr>
              <w:spacing w:after="0" w:line="26" w:lineRule="atLeast"/>
              <w:jc w:val="center"/>
              <w:rPr>
                <w:rFonts w:cs="Times New Roman"/>
                <w:color w:val="000000"/>
                <w:sz w:val="24"/>
                <w:szCs w:val="24"/>
                <w:rPrChange w:id="4941" w:author="Admin" w:date="2017-09-29T14:55:00Z">
                  <w:rPr/>
                </w:rPrChange>
              </w:rPr>
              <w:pPrChange w:id="4942" w:author="Admin" w:date="2017-09-29T14:55:00Z">
                <w:pPr>
                  <w:spacing w:after="0" w:line="26" w:lineRule="atLeast"/>
                  <w:jc w:val="center"/>
                </w:pPr>
              </w:pPrChange>
            </w:pPr>
            <w:del w:id="4943" w:author="Admin" w:date="2017-09-29T14:55:00Z">
              <w:r w:rsidRPr="004A011B" w:rsidDel="004A011B">
                <w:rPr>
                  <w:rFonts w:cs="Times New Roman"/>
                  <w:color w:val="000000"/>
                  <w:sz w:val="24"/>
                  <w:szCs w:val="24"/>
                  <w:rPrChange w:id="4944" w:author="Admin" w:date="2017-09-29T14:55:00Z">
                    <w:rPr/>
                  </w:rPrChange>
                </w:rPr>
                <w:lastRenderedPageBreak/>
                <w:delText>8</w:delText>
              </w:r>
            </w:del>
          </w:p>
        </w:tc>
        <w:tc>
          <w:tcPr>
            <w:tcW w:w="2710" w:type="dxa"/>
            <w:tcBorders>
              <w:top w:val="single" w:sz="4" w:space="0" w:color="000000"/>
              <w:left w:val="single" w:sz="4" w:space="0" w:color="000000"/>
              <w:bottom w:val="single" w:sz="4" w:space="0" w:color="000000"/>
              <w:right w:val="single" w:sz="4" w:space="0" w:color="000000"/>
            </w:tcBorders>
            <w:vAlign w:val="center"/>
            <w:tcPrChange w:id="4945" w:author="Admin" w:date="2017-09-29T14:55:00Z">
              <w:tcPr>
                <w:tcW w:w="2427" w:type="dxa"/>
                <w:tcBorders>
                  <w:top w:val="single" w:sz="4" w:space="0" w:color="000000"/>
                  <w:left w:val="single" w:sz="4" w:space="0" w:color="000000"/>
                  <w:bottom w:val="single" w:sz="4" w:space="0" w:color="000000"/>
                  <w:right w:val="single" w:sz="4" w:space="0" w:color="000000"/>
                </w:tcBorders>
                <w:vAlign w:val="center"/>
              </w:tcPr>
            </w:tcPrChange>
          </w:tcPr>
          <w:p w14:paraId="2D7808CB" w14:textId="77777777" w:rsidR="00BC7649" w:rsidRPr="00835288" w:rsidRDefault="00BC7649" w:rsidP="00A1609C">
            <w:pPr>
              <w:spacing w:before="240"/>
              <w:jc w:val="left"/>
              <w:rPr>
                <w:rFonts w:cs="Times New Roman"/>
                <w:b/>
                <w:sz w:val="24"/>
                <w:szCs w:val="24"/>
              </w:rPr>
            </w:pPr>
            <w:r w:rsidRPr="00835288">
              <w:rPr>
                <w:rFonts w:cs="Times New Roman"/>
                <w:b/>
                <w:sz w:val="24"/>
                <w:szCs w:val="24"/>
              </w:rPr>
              <w:t>Xuất excel</w:t>
            </w:r>
          </w:p>
        </w:tc>
        <w:tc>
          <w:tcPr>
            <w:tcW w:w="5301" w:type="dxa"/>
            <w:tcBorders>
              <w:top w:val="single" w:sz="4" w:space="0" w:color="000000"/>
              <w:left w:val="single" w:sz="4" w:space="0" w:color="000000"/>
              <w:bottom w:val="single" w:sz="4" w:space="0" w:color="000000"/>
              <w:right w:val="single" w:sz="4" w:space="0" w:color="000000"/>
            </w:tcBorders>
            <w:vAlign w:val="center"/>
            <w:tcPrChange w:id="4946" w:author="Admin" w:date="2017-09-29T14:55:00Z">
              <w:tcPr>
                <w:tcW w:w="6225" w:type="dxa"/>
                <w:tcBorders>
                  <w:top w:val="single" w:sz="4" w:space="0" w:color="000000"/>
                  <w:left w:val="single" w:sz="4" w:space="0" w:color="000000"/>
                  <w:bottom w:val="single" w:sz="4" w:space="0" w:color="000000"/>
                  <w:right w:val="single" w:sz="4" w:space="0" w:color="000000"/>
                </w:tcBorders>
                <w:vAlign w:val="center"/>
              </w:tcPr>
            </w:tcPrChange>
          </w:tcPr>
          <w:p w14:paraId="70F6153B" w14:textId="77777777" w:rsidR="00BC7649" w:rsidRPr="00835288" w:rsidRDefault="00BC7649" w:rsidP="0084753A">
            <w:pPr>
              <w:spacing w:before="240"/>
              <w:jc w:val="left"/>
              <w:rPr>
                <w:rFonts w:cs="Times New Roman"/>
                <w:sz w:val="24"/>
                <w:szCs w:val="24"/>
              </w:rPr>
            </w:pPr>
            <w:r w:rsidRPr="00835288">
              <w:rPr>
                <w:rFonts w:cs="Times New Roman"/>
                <w:sz w:val="24"/>
                <w:szCs w:val="24"/>
              </w:rPr>
              <w:t>Người dùng sử dụng chức năng này để xuất danh mục chứng chỉ ra file excel.</w:t>
            </w:r>
          </w:p>
        </w:tc>
      </w:tr>
    </w:tbl>
    <w:p w14:paraId="662BB07B" w14:textId="77777777" w:rsidR="003369BE" w:rsidRDefault="003369BE" w:rsidP="003369BE">
      <w:pPr>
        <w:rPr>
          <w:rFonts w:cs="Times New Roman"/>
          <w:sz w:val="24"/>
          <w:szCs w:val="24"/>
        </w:rPr>
      </w:pPr>
    </w:p>
    <w:p w14:paraId="351E4137" w14:textId="02121059" w:rsidR="003369BE" w:rsidRPr="00835288" w:rsidRDefault="003369BE" w:rsidP="00847ECC">
      <w:pPr>
        <w:pStyle w:val="Heading2"/>
      </w:pPr>
      <w:bookmarkStart w:id="4947" w:name="_Toc494461447"/>
      <w:r>
        <w:t>Danh mục phúc lợi</w:t>
      </w:r>
      <w:bookmarkEnd w:id="4947"/>
    </w:p>
    <w:p w14:paraId="64B8AF59" w14:textId="77777777" w:rsidR="003369BE" w:rsidRPr="00835288" w:rsidRDefault="003369BE" w:rsidP="00714D4C">
      <w:pPr>
        <w:pStyle w:val="Heading3"/>
      </w:pPr>
      <w:bookmarkStart w:id="4948" w:name="_Toc494461448"/>
      <w:r w:rsidRPr="00835288">
        <w:t>Mục đích, ý nghĩa</w:t>
      </w:r>
      <w:bookmarkEnd w:id="4948"/>
    </w:p>
    <w:p w14:paraId="1C2BD767" w14:textId="77777777" w:rsidR="003369BE" w:rsidRDefault="003369BE" w:rsidP="008E4E0E">
      <w:pPr>
        <w:pStyle w:val="ListParagraph"/>
        <w:numPr>
          <w:ilvl w:val="0"/>
          <w:numId w:val="4"/>
        </w:numPr>
        <w:spacing w:line="312" w:lineRule="auto"/>
        <w:ind w:left="450" w:hanging="450"/>
        <w:rPr>
          <w:rFonts w:cs="Times New Roman"/>
          <w:sz w:val="24"/>
          <w:szCs w:val="24"/>
        </w:rPr>
      </w:pPr>
      <w:r>
        <w:rPr>
          <w:rFonts w:cs="Times New Roman"/>
          <w:sz w:val="24"/>
          <w:szCs w:val="24"/>
        </w:rPr>
        <w:t xml:space="preserve">Tạo danh sách các loại phúc lợi áp dụng trên hệ thống. </w:t>
      </w:r>
    </w:p>
    <w:p w14:paraId="53B540E4" w14:textId="77777777" w:rsidR="003369BE" w:rsidRDefault="003369BE" w:rsidP="00714D4C">
      <w:pPr>
        <w:pStyle w:val="Heading3"/>
      </w:pPr>
      <w:bookmarkStart w:id="4949" w:name="_Toc494461449"/>
      <w:r>
        <w:t>Đặc tả tình huống nghiệp vụ</w:t>
      </w:r>
      <w:bookmarkEnd w:id="494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369BE" w14:paraId="60C2CB19"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B873E85" w14:textId="77777777" w:rsidR="003369BE" w:rsidRDefault="003369BE" w:rsidP="00781E2A">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E767066" w14:textId="77777777" w:rsidR="003369BE" w:rsidRPr="00441A67" w:rsidRDefault="003369BE" w:rsidP="00A1609C">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 xml:space="preserve">sử dụng đăng nhập vào hệ thống để khai báo danh mục phúc lợi </w:t>
            </w:r>
          </w:p>
        </w:tc>
      </w:tr>
      <w:tr w:rsidR="003369BE" w14:paraId="18052048"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BF67A51" w14:textId="77777777" w:rsidR="003369BE" w:rsidRDefault="003369BE" w:rsidP="00A1609C">
            <w:pPr>
              <w:snapToGrid w:val="0"/>
              <w:spacing w:before="120" w:line="276" w:lineRule="auto"/>
              <w:jc w:val="left"/>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9BF2F0C" w14:textId="77777777" w:rsidR="003369BE" w:rsidRDefault="003369BE" w:rsidP="00A1609C">
            <w:pPr>
              <w:pStyle w:val="AutoNumDescription"/>
              <w:spacing w:after="0" w:line="276" w:lineRule="auto"/>
              <w:jc w:val="left"/>
              <w:rPr>
                <w:sz w:val="24"/>
                <w:szCs w:val="24"/>
              </w:rPr>
            </w:pPr>
            <w:r>
              <w:rPr>
                <w:sz w:val="24"/>
                <w:szCs w:val="24"/>
              </w:rPr>
              <w:t>Người sử dụng thêm mới thành công danh mục phúc lợi với các thông tin: mã phúc lợi, tên phúc lợi, trạng thái nhân viên, thâm niên, giới tính, số tiền, ngày hiệu lực, ngày hết hiệu lực, tự động áp dụng.</w:t>
            </w:r>
          </w:p>
          <w:p w14:paraId="267CACFD" w14:textId="77777777" w:rsidR="003369BE" w:rsidRPr="00441A67" w:rsidRDefault="003369BE" w:rsidP="00A1609C">
            <w:pPr>
              <w:pStyle w:val="AutoNumDescription"/>
              <w:spacing w:after="0" w:line="276" w:lineRule="auto"/>
              <w:jc w:val="left"/>
              <w:rPr>
                <w:sz w:val="24"/>
                <w:szCs w:val="24"/>
              </w:rPr>
            </w:pPr>
            <w:r>
              <w:rPr>
                <w:sz w:val="24"/>
                <w:szCs w:val="24"/>
              </w:rPr>
              <w:t>Danh mục phúc lợi khai báo thành công sẽ hiển thị danh sách trên lưới và hiển thị ở trường thông tin “loại phúc lợi” ở chức năng quản lý phúc lợi.</w:t>
            </w:r>
          </w:p>
        </w:tc>
      </w:tr>
      <w:tr w:rsidR="003369BE" w:rsidRPr="00980BD4" w14:paraId="51624378"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7B430BE" w14:textId="77777777" w:rsidR="003369BE" w:rsidRDefault="003369BE" w:rsidP="00A1609C">
            <w:pPr>
              <w:snapToGrid w:val="0"/>
              <w:spacing w:before="120" w:line="276" w:lineRule="auto"/>
              <w:jc w:val="left"/>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6BEA08B" w14:textId="399A7AB7" w:rsidR="003369BE" w:rsidRPr="00441A67" w:rsidRDefault="003369BE" w:rsidP="00A1609C">
            <w:pPr>
              <w:spacing w:before="240"/>
              <w:jc w:val="left"/>
              <w:rPr>
                <w:rFonts w:cs="Times New Roman"/>
                <w:sz w:val="24"/>
                <w:szCs w:val="24"/>
              </w:rPr>
            </w:pPr>
            <w:r w:rsidRPr="00441A67">
              <w:rPr>
                <w:rFonts w:cs="Times New Roman"/>
                <w:sz w:val="24"/>
                <w:szCs w:val="24"/>
              </w:rPr>
              <w:t xml:space="preserve">TH1: Thêm </w:t>
            </w:r>
            <w:r w:rsidR="006D343D">
              <w:rPr>
                <w:rFonts w:cs="Times New Roman"/>
                <w:sz w:val="24"/>
                <w:szCs w:val="24"/>
              </w:rPr>
              <w:t xml:space="preserve"> mới phúc lợi </w:t>
            </w:r>
            <w:r>
              <w:rPr>
                <w:rFonts w:cs="Times New Roman"/>
                <w:sz w:val="24"/>
                <w:szCs w:val="24"/>
              </w:rPr>
              <w:t xml:space="preserve">có </w:t>
            </w:r>
            <w:r w:rsidR="006D343D">
              <w:rPr>
                <w:rFonts w:cs="Times New Roman"/>
                <w:sz w:val="24"/>
                <w:szCs w:val="24"/>
              </w:rPr>
              <w:t xml:space="preserve">Mã </w:t>
            </w:r>
            <w:r>
              <w:rPr>
                <w:rFonts w:cs="Times New Roman"/>
                <w:sz w:val="24"/>
                <w:szCs w:val="24"/>
              </w:rPr>
              <w:t>phúc lợi</w:t>
            </w:r>
            <w:r w:rsidRPr="00441A67">
              <w:rPr>
                <w:rFonts w:cs="Times New Roman"/>
                <w:sz w:val="24"/>
                <w:szCs w:val="24"/>
              </w:rPr>
              <w:t xml:space="preserve"> đã tồn tại</w:t>
            </w:r>
            <w:r>
              <w:rPr>
                <w:rFonts w:cs="Times New Roman"/>
                <w:sz w:val="24"/>
                <w:szCs w:val="24"/>
              </w:rPr>
              <w:t xml:space="preserve"> -&gt; hệ thống đưa ra cảnh báo “Mã phúc lợi</w:t>
            </w:r>
            <w:r w:rsidRPr="00441A67">
              <w:rPr>
                <w:rFonts w:cs="Times New Roman"/>
                <w:sz w:val="24"/>
                <w:szCs w:val="24"/>
              </w:rPr>
              <w:t xml:space="preserve"> </w:t>
            </w:r>
            <w:r>
              <w:rPr>
                <w:rFonts w:cs="Times New Roman"/>
                <w:sz w:val="24"/>
                <w:szCs w:val="24"/>
              </w:rPr>
              <w:t>đã tồn tại, yêu cầu nhập lại”</w:t>
            </w:r>
            <w:r w:rsidRPr="00441A67">
              <w:rPr>
                <w:rFonts w:cs="Times New Roman"/>
                <w:sz w:val="24"/>
                <w:szCs w:val="24"/>
              </w:rPr>
              <w:t xml:space="preserve"> </w:t>
            </w:r>
          </w:p>
          <w:p w14:paraId="0A21E531" w14:textId="77777777" w:rsidR="003369BE" w:rsidRPr="00441A67" w:rsidRDefault="003369BE" w:rsidP="00A1609C">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phúc lợi</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3369BE" w14:paraId="6B52F473"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1C3350D" w14:textId="77777777" w:rsidR="003369BE" w:rsidRDefault="003369BE" w:rsidP="00A1609C">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8D7011F" w14:textId="1B70A8DB" w:rsidR="003369BE" w:rsidRPr="00964392" w:rsidRDefault="005F5764" w:rsidP="00A1609C">
            <w:pPr>
              <w:snapToGrid w:val="0"/>
              <w:spacing w:before="120" w:line="276" w:lineRule="auto"/>
              <w:jc w:val="left"/>
              <w:rPr>
                <w:rFonts w:cs="Times New Roman"/>
                <w:sz w:val="24"/>
                <w:szCs w:val="24"/>
              </w:rPr>
            </w:pPr>
            <w:r>
              <w:rPr>
                <w:rFonts w:cs="Times New Roman"/>
                <w:sz w:val="24"/>
                <w:szCs w:val="24"/>
              </w:rPr>
              <w:t>N/A</w:t>
            </w:r>
          </w:p>
        </w:tc>
      </w:tr>
      <w:tr w:rsidR="003369BE" w14:paraId="7C1289E0" w14:textId="77777777" w:rsidTr="00221BC1">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6878D916" w14:textId="77777777" w:rsidR="003369BE" w:rsidRDefault="003369BE" w:rsidP="00A1609C">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2CFDD3" w14:textId="2DA3A973" w:rsidR="003369BE" w:rsidRPr="00964392" w:rsidRDefault="004801AF" w:rsidP="00A1609C">
            <w:pPr>
              <w:snapToGrid w:val="0"/>
              <w:spacing w:before="120" w:line="276" w:lineRule="auto"/>
              <w:jc w:val="left"/>
              <w:rPr>
                <w:rFonts w:cs="Times New Roman"/>
                <w:sz w:val="24"/>
                <w:szCs w:val="24"/>
              </w:rPr>
            </w:pPr>
            <w:r>
              <w:rPr>
                <w:rFonts w:cs="Times New Roman"/>
                <w:sz w:val="24"/>
                <w:szCs w:val="24"/>
              </w:rPr>
              <w:t>Các loại phúc lợi được thiết lập sẽ hiển thị ở chức năng quản lý phúc lợi cho nhân viên</w:t>
            </w:r>
          </w:p>
        </w:tc>
      </w:tr>
    </w:tbl>
    <w:p w14:paraId="6E404AE3" w14:textId="1450B2EC" w:rsidR="003369BE" w:rsidRDefault="003369BE" w:rsidP="003369BE"/>
    <w:p w14:paraId="76ECD0F0" w14:textId="4E0978DC" w:rsidR="00294FEE" w:rsidRDefault="00294FEE" w:rsidP="00714D4C">
      <w:pPr>
        <w:pStyle w:val="Heading3"/>
      </w:pPr>
      <w:bookmarkStart w:id="4950" w:name="_Toc494461450"/>
      <w:r>
        <w:lastRenderedPageBreak/>
        <w:t>Màn hình giao diện</w:t>
      </w:r>
      <w:bookmarkEnd w:id="4950"/>
    </w:p>
    <w:p w14:paraId="351AC57F" w14:textId="29D94550" w:rsidR="00294FEE" w:rsidRDefault="00DD659B" w:rsidP="003369BE">
      <w:del w:id="4951" w:author="Admin" w:date="2017-09-18T14:30:00Z">
        <w:r w:rsidRPr="00DD659B" w:rsidDel="00D5499E">
          <w:rPr>
            <w:noProof/>
          </w:rPr>
          <w:drawing>
            <wp:inline distT="0" distB="0" distL="0" distR="0" wp14:anchorId="121E688D" wp14:editId="4C86CFCA">
              <wp:extent cx="5943600" cy="2928968"/>
              <wp:effectExtent l="0" t="0" r="0" b="5080"/>
              <wp:docPr id="15" name="Picture 15" descr="C:\Users\Admin\AppData\Local\Temp\fla800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fla8003.tmp\Snapsho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28968"/>
                      </a:xfrm>
                      <a:prstGeom prst="rect">
                        <a:avLst/>
                      </a:prstGeom>
                      <a:noFill/>
                      <a:ln>
                        <a:noFill/>
                      </a:ln>
                    </pic:spPr>
                  </pic:pic>
                </a:graphicData>
              </a:graphic>
            </wp:inline>
          </w:drawing>
        </w:r>
      </w:del>
      <w:ins w:id="4952" w:author="Admin" w:date="2017-09-18T14:30:00Z">
        <w:r w:rsidR="00D5499E" w:rsidRPr="00D5499E">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D5499E" w:rsidRPr="00D5499E">
          <w:rPr>
            <w:noProof/>
          </w:rPr>
          <w:drawing>
            <wp:inline distT="0" distB="0" distL="0" distR="0" wp14:anchorId="3C7373C5" wp14:editId="4643DBF3">
              <wp:extent cx="5943600" cy="3203035"/>
              <wp:effectExtent l="0" t="0" r="0" b="0"/>
              <wp:docPr id="45" name="Picture 45" descr="C:\Users\Admin\AppData\Local\Temp\fla57B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Temp\fla57B4.tmp\Snapsh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03035"/>
                      </a:xfrm>
                      <a:prstGeom prst="rect">
                        <a:avLst/>
                      </a:prstGeom>
                      <a:noFill/>
                      <a:ln>
                        <a:noFill/>
                      </a:ln>
                    </pic:spPr>
                  </pic:pic>
                </a:graphicData>
              </a:graphic>
            </wp:inline>
          </w:drawing>
        </w:r>
      </w:ins>
    </w:p>
    <w:p w14:paraId="1F5E69D1" w14:textId="4F22C3A6" w:rsidR="00D62D5B" w:rsidRPr="00D62D5B" w:rsidRDefault="00D62D5B" w:rsidP="00D62D5B">
      <w:pPr>
        <w:pStyle w:val="AutoNumDescription"/>
        <w:rPr>
          <w:b/>
          <w:sz w:val="24"/>
          <w:szCs w:val="24"/>
        </w:rPr>
      </w:pPr>
      <w:r w:rsidRPr="00D62D5B">
        <w:rPr>
          <w:b/>
          <w:sz w:val="24"/>
          <w:szCs w:val="24"/>
        </w:rPr>
        <w:t>Nội dung:</w:t>
      </w:r>
    </w:p>
    <w:p w14:paraId="2E7EE85E" w14:textId="1E03DE15" w:rsidR="00D62D5B" w:rsidRPr="00D62D5B" w:rsidRDefault="00D62D5B" w:rsidP="00D62D5B">
      <w:pPr>
        <w:pStyle w:val="CommentText"/>
        <w:numPr>
          <w:ilvl w:val="0"/>
          <w:numId w:val="4"/>
        </w:numPr>
        <w:jc w:val="left"/>
        <w:rPr>
          <w:color w:val="FF0000"/>
          <w:sz w:val="24"/>
          <w:szCs w:val="24"/>
        </w:rPr>
      </w:pPr>
      <w:r w:rsidRPr="00D62D5B">
        <w:rPr>
          <w:color w:val="FF0000"/>
          <w:sz w:val="24"/>
          <w:szCs w:val="24"/>
        </w:rPr>
        <w:t xml:space="preserve">Bổ sung theo nhóm chức danh </w:t>
      </w:r>
      <w:r w:rsidR="00A3775C">
        <w:rPr>
          <w:color w:val="FF0000"/>
          <w:sz w:val="24"/>
          <w:szCs w:val="24"/>
        </w:rPr>
        <w:t xml:space="preserve">(ngạch nghề nghiệp) </w:t>
      </w:r>
      <w:r w:rsidRPr="00D62D5B">
        <w:rPr>
          <w:color w:val="FF0000"/>
          <w:sz w:val="24"/>
          <w:szCs w:val="24"/>
        </w:rPr>
        <w:t>theo cấp bậc</w:t>
      </w:r>
    </w:p>
    <w:p w14:paraId="03B88FA6" w14:textId="2DAC4CBB" w:rsidR="00D62D5B" w:rsidRPr="00D62D5B" w:rsidDel="004A011B" w:rsidRDefault="00D62D5B" w:rsidP="00D62D5B">
      <w:pPr>
        <w:pStyle w:val="AutoNumDescription"/>
        <w:numPr>
          <w:ilvl w:val="0"/>
          <w:numId w:val="4"/>
        </w:numPr>
        <w:jc w:val="left"/>
        <w:rPr>
          <w:del w:id="4953" w:author="Admin" w:date="2017-09-29T14:56:00Z"/>
          <w:color w:val="FF0000"/>
          <w:sz w:val="24"/>
          <w:szCs w:val="24"/>
        </w:rPr>
      </w:pPr>
      <w:del w:id="4954" w:author="Admin" w:date="2017-09-29T14:56:00Z">
        <w:r w:rsidRPr="00D62D5B" w:rsidDel="004A011B">
          <w:rPr>
            <w:color w:val="FF0000"/>
            <w:sz w:val="24"/>
            <w:szCs w:val="24"/>
          </w:rPr>
          <w:delText>Tách riêng thành module “Chế độ đãi ngộ” gồm: Phúc lợi, AON, chế độ khám sức khỏe”</w:delText>
        </w:r>
        <w:r w:rsidDel="004A011B">
          <w:rPr>
            <w:color w:val="FF0000"/>
            <w:sz w:val="24"/>
            <w:szCs w:val="24"/>
          </w:rPr>
          <w:delText>.</w:delText>
        </w:r>
        <w:bookmarkStart w:id="4955" w:name="_Toc494461451"/>
        <w:bookmarkEnd w:id="4955"/>
      </w:del>
    </w:p>
    <w:p w14:paraId="3385D1B0" w14:textId="3ED57E63" w:rsidR="003369BE" w:rsidRDefault="003369BE" w:rsidP="00714D4C">
      <w:pPr>
        <w:pStyle w:val="Heading3"/>
      </w:pPr>
      <w:bookmarkStart w:id="4956" w:name="_Toc494461452"/>
      <w:r>
        <w:t>Mô tả các trường thông tin trên màn hình</w:t>
      </w:r>
      <w:bookmarkEnd w:id="4956"/>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450"/>
        <w:gridCol w:w="2700"/>
        <w:gridCol w:w="990"/>
        <w:gridCol w:w="810"/>
        <w:gridCol w:w="900"/>
        <w:gridCol w:w="1800"/>
      </w:tblGrid>
      <w:tr w:rsidR="003F1537" w:rsidRPr="00835288" w14:paraId="5EFE3D17" w14:textId="77777777" w:rsidTr="001813E9">
        <w:trPr>
          <w:trHeight w:val="364"/>
          <w:tblHeader/>
        </w:trPr>
        <w:tc>
          <w:tcPr>
            <w:tcW w:w="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4A4B7CA" w14:textId="77777777" w:rsidR="003F1537" w:rsidRPr="00835288" w:rsidRDefault="003F1537" w:rsidP="0085246C">
            <w:pPr>
              <w:spacing w:before="240"/>
              <w:jc w:val="center"/>
              <w:rPr>
                <w:rFonts w:cs="Times New Roman"/>
                <w:b/>
                <w:sz w:val="24"/>
                <w:szCs w:val="24"/>
              </w:rPr>
            </w:pPr>
            <w:r w:rsidRPr="00835288">
              <w:rPr>
                <w:rFonts w:cs="Times New Roman"/>
                <w:b/>
                <w:sz w:val="24"/>
                <w:szCs w:val="24"/>
              </w:rPr>
              <w:t>STT</w:t>
            </w:r>
          </w:p>
        </w:tc>
        <w:tc>
          <w:tcPr>
            <w:tcW w:w="14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E2BB6D8" w14:textId="1BB2FAB4" w:rsidR="003F1537" w:rsidRPr="00835288" w:rsidRDefault="003F1537" w:rsidP="001813E9">
            <w:pPr>
              <w:spacing w:before="240"/>
              <w:jc w:val="center"/>
              <w:rPr>
                <w:rFonts w:cs="Times New Roman"/>
                <w:b/>
                <w:sz w:val="24"/>
                <w:szCs w:val="24"/>
              </w:rPr>
            </w:pPr>
            <w:r w:rsidRPr="00835288">
              <w:rPr>
                <w:rFonts w:cs="Times New Roman"/>
                <w:b/>
                <w:sz w:val="24"/>
                <w:szCs w:val="24"/>
              </w:rPr>
              <w:t xml:space="preserve">Tên trường </w:t>
            </w:r>
            <w:r w:rsidR="001813E9">
              <w:rPr>
                <w:rFonts w:cs="Times New Roman"/>
                <w:b/>
                <w:sz w:val="24"/>
                <w:szCs w:val="24"/>
              </w:rPr>
              <w:t>thông tin</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E125D0E" w14:textId="77777777" w:rsidR="003F1537" w:rsidRPr="00835288" w:rsidRDefault="003F1537" w:rsidP="0085246C">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1889ACF" w14:textId="77777777" w:rsidR="003F1537" w:rsidRPr="00835288" w:rsidRDefault="003F1537" w:rsidP="0085246C">
            <w:pPr>
              <w:spacing w:before="240"/>
              <w:jc w:val="center"/>
              <w:rPr>
                <w:rFonts w:cs="Times New Roman"/>
                <w:b/>
                <w:sz w:val="24"/>
                <w:szCs w:val="24"/>
              </w:rPr>
            </w:pPr>
            <w:r w:rsidRPr="00835288">
              <w:rPr>
                <w:rFonts w:cs="Times New Roman"/>
                <w:b/>
                <w:sz w:val="24"/>
                <w:szCs w:val="24"/>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0A7BDEF" w14:textId="77777777" w:rsidR="003F1537" w:rsidRPr="00835288" w:rsidRDefault="003F1537" w:rsidP="005F5764">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E2E3F49" w14:textId="77777777" w:rsidR="003F1537" w:rsidRPr="00835288" w:rsidRDefault="003F1537" w:rsidP="0085246C">
            <w:pPr>
              <w:spacing w:before="240"/>
              <w:jc w:val="center"/>
              <w:rPr>
                <w:rFonts w:cs="Times New Roman"/>
                <w:b/>
                <w:sz w:val="24"/>
                <w:szCs w:val="24"/>
              </w:rPr>
            </w:pPr>
            <w:r w:rsidRPr="00835288">
              <w:rPr>
                <w:rFonts w:cs="Times New Roman"/>
                <w:b/>
                <w:sz w:val="24"/>
                <w:szCs w:val="24"/>
              </w:rPr>
              <w:t>Bắt buộc</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F3E959B" w14:textId="77777777" w:rsidR="003F1537" w:rsidRPr="00835288" w:rsidRDefault="003F1537" w:rsidP="0085246C">
            <w:pPr>
              <w:spacing w:before="240"/>
              <w:jc w:val="center"/>
              <w:rPr>
                <w:rFonts w:cs="Times New Roman"/>
                <w:b/>
                <w:sz w:val="24"/>
                <w:szCs w:val="24"/>
              </w:rPr>
            </w:pPr>
            <w:r w:rsidRPr="00835288">
              <w:rPr>
                <w:rFonts w:cs="Times New Roman"/>
                <w:b/>
                <w:sz w:val="24"/>
                <w:szCs w:val="24"/>
              </w:rPr>
              <w:t>Ghi chú</w:t>
            </w:r>
          </w:p>
        </w:tc>
      </w:tr>
      <w:tr w:rsidR="003F1537" w:rsidRPr="00835288" w14:paraId="536F67E4" w14:textId="77777777" w:rsidTr="001813E9">
        <w:trPr>
          <w:trHeight w:val="346"/>
        </w:trPr>
        <w:tc>
          <w:tcPr>
            <w:tcW w:w="710" w:type="dxa"/>
            <w:tcBorders>
              <w:top w:val="single" w:sz="4" w:space="0" w:color="000000"/>
              <w:left w:val="single" w:sz="4" w:space="0" w:color="000000"/>
              <w:bottom w:val="single" w:sz="4" w:space="0" w:color="000000"/>
              <w:right w:val="single" w:sz="4" w:space="0" w:color="000000"/>
            </w:tcBorders>
            <w:vAlign w:val="center"/>
          </w:tcPr>
          <w:p w14:paraId="5A7A76C4"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1</w:t>
            </w:r>
          </w:p>
        </w:tc>
        <w:tc>
          <w:tcPr>
            <w:tcW w:w="1450" w:type="dxa"/>
            <w:tcBorders>
              <w:top w:val="single" w:sz="4" w:space="0" w:color="000000"/>
              <w:left w:val="single" w:sz="4" w:space="0" w:color="000000"/>
              <w:bottom w:val="single" w:sz="4" w:space="0" w:color="000000"/>
              <w:right w:val="single" w:sz="4" w:space="0" w:color="000000"/>
            </w:tcBorders>
            <w:vAlign w:val="center"/>
          </w:tcPr>
          <w:p w14:paraId="272B2E1F" w14:textId="77777777" w:rsidR="003F1537" w:rsidRPr="00835288" w:rsidRDefault="003F1537" w:rsidP="0085246C">
            <w:pPr>
              <w:spacing w:after="0" w:line="26" w:lineRule="atLeast"/>
              <w:jc w:val="left"/>
              <w:rPr>
                <w:rFonts w:cs="Times New Roman"/>
                <w:color w:val="000000"/>
                <w:sz w:val="24"/>
                <w:szCs w:val="24"/>
              </w:rPr>
            </w:pPr>
            <w:r w:rsidRPr="00835288">
              <w:rPr>
                <w:rFonts w:cs="Times New Roman"/>
                <w:color w:val="000000"/>
                <w:sz w:val="24"/>
                <w:szCs w:val="24"/>
              </w:rPr>
              <w:t>Mã  phúc lợi</w:t>
            </w:r>
          </w:p>
        </w:tc>
        <w:tc>
          <w:tcPr>
            <w:tcW w:w="2700" w:type="dxa"/>
            <w:tcBorders>
              <w:top w:val="single" w:sz="4" w:space="0" w:color="000000"/>
              <w:left w:val="single" w:sz="4" w:space="0" w:color="000000"/>
              <w:bottom w:val="single" w:sz="4" w:space="0" w:color="000000"/>
              <w:right w:val="single" w:sz="4" w:space="0" w:color="000000"/>
            </w:tcBorders>
            <w:vAlign w:val="center"/>
          </w:tcPr>
          <w:p w14:paraId="3E952AD6" w14:textId="77777777" w:rsidR="003F1537" w:rsidRPr="00835288" w:rsidRDefault="003F1537" w:rsidP="0085246C">
            <w:pPr>
              <w:spacing w:after="0" w:line="26" w:lineRule="atLeast"/>
              <w:jc w:val="left"/>
              <w:rPr>
                <w:rFonts w:cs="Times New Roman"/>
                <w:color w:val="000000"/>
                <w:sz w:val="24"/>
                <w:szCs w:val="24"/>
              </w:rPr>
            </w:pPr>
            <w:r w:rsidRPr="00835288">
              <w:rPr>
                <w:rFonts w:cs="Times New Roman"/>
                <w:color w:val="000000"/>
                <w:sz w:val="24"/>
                <w:szCs w:val="24"/>
              </w:rPr>
              <w:t>Ký hiệu của mã phúc lợi</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7B9929D5" w14:textId="77777777" w:rsidR="003F1537" w:rsidRPr="00835288" w:rsidRDefault="003F1537" w:rsidP="0085246C">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3DE6C544" w14:textId="4571ED12" w:rsidR="003F1537" w:rsidRPr="00835288" w:rsidRDefault="003F1537" w:rsidP="005F5764">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92AA954" w14:textId="77777777" w:rsidR="003F1537" w:rsidRPr="00835288" w:rsidRDefault="003F1537" w:rsidP="0085246C">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hideMark/>
          </w:tcPr>
          <w:p w14:paraId="54AEDD5F" w14:textId="7BBD2AFC" w:rsidR="003F1537" w:rsidRPr="00835288" w:rsidRDefault="001813E9" w:rsidP="0085246C">
            <w:pPr>
              <w:spacing w:before="240"/>
              <w:jc w:val="left"/>
              <w:rPr>
                <w:rFonts w:cs="Times New Roman"/>
                <w:sz w:val="24"/>
                <w:szCs w:val="24"/>
              </w:rPr>
            </w:pPr>
            <w:r>
              <w:rPr>
                <w:rFonts w:cs="Times New Roman"/>
                <w:sz w:val="24"/>
                <w:szCs w:val="24"/>
              </w:rPr>
              <w:t>Tự sinh theo quy tắc: PL + số thứ tự tăng dần 3 chữ số</w:t>
            </w:r>
          </w:p>
        </w:tc>
      </w:tr>
      <w:tr w:rsidR="003F1537" w:rsidRPr="00835288" w14:paraId="0D9843E3"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73F1829F"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2</w:t>
            </w:r>
          </w:p>
        </w:tc>
        <w:tc>
          <w:tcPr>
            <w:tcW w:w="1450" w:type="dxa"/>
            <w:tcBorders>
              <w:top w:val="single" w:sz="4" w:space="0" w:color="000000"/>
              <w:left w:val="single" w:sz="4" w:space="0" w:color="000000"/>
              <w:bottom w:val="single" w:sz="4" w:space="0" w:color="000000"/>
              <w:right w:val="single" w:sz="4" w:space="0" w:color="000000"/>
            </w:tcBorders>
            <w:vAlign w:val="center"/>
          </w:tcPr>
          <w:p w14:paraId="132D0414" w14:textId="77777777" w:rsidR="003F1537" w:rsidRPr="00835288" w:rsidRDefault="003F1537" w:rsidP="0085246C">
            <w:pPr>
              <w:spacing w:after="0" w:line="26" w:lineRule="atLeast"/>
              <w:jc w:val="left"/>
              <w:rPr>
                <w:rFonts w:cs="Times New Roman"/>
                <w:color w:val="000000"/>
                <w:sz w:val="24"/>
                <w:szCs w:val="24"/>
              </w:rPr>
            </w:pPr>
            <w:r w:rsidRPr="00835288">
              <w:rPr>
                <w:rFonts w:cs="Times New Roman"/>
                <w:color w:val="000000"/>
                <w:sz w:val="24"/>
                <w:szCs w:val="24"/>
              </w:rPr>
              <w:t>Tên phúc lợi</w:t>
            </w:r>
          </w:p>
        </w:tc>
        <w:tc>
          <w:tcPr>
            <w:tcW w:w="2700" w:type="dxa"/>
            <w:tcBorders>
              <w:top w:val="single" w:sz="4" w:space="0" w:color="000000"/>
              <w:left w:val="single" w:sz="4" w:space="0" w:color="000000"/>
              <w:bottom w:val="single" w:sz="4" w:space="0" w:color="000000"/>
              <w:right w:val="single" w:sz="4" w:space="0" w:color="000000"/>
            </w:tcBorders>
            <w:vAlign w:val="center"/>
          </w:tcPr>
          <w:p w14:paraId="41021F8C" w14:textId="77777777" w:rsidR="003F1537" w:rsidRPr="00835288" w:rsidRDefault="003F1537" w:rsidP="0085246C">
            <w:pPr>
              <w:spacing w:after="0" w:line="26" w:lineRule="atLeast"/>
              <w:jc w:val="left"/>
              <w:rPr>
                <w:rFonts w:cs="Times New Roman"/>
                <w:color w:val="000000"/>
                <w:sz w:val="24"/>
                <w:szCs w:val="24"/>
              </w:rPr>
            </w:pPr>
            <w:r w:rsidRPr="00835288">
              <w:rPr>
                <w:rFonts w:cs="Times New Roman"/>
                <w:color w:val="000000"/>
                <w:sz w:val="24"/>
                <w:szCs w:val="24"/>
              </w:rPr>
              <w:t>Tên phúc lợi</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0981251D" w14:textId="77777777" w:rsidR="003F1537" w:rsidRPr="00835288" w:rsidRDefault="003F1537" w:rsidP="0085246C">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3A79888D" w14:textId="3EA0B7F6"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7859D8" w14:textId="77777777" w:rsidR="003F1537" w:rsidRPr="00835288" w:rsidRDefault="003F1537" w:rsidP="0085246C">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1B1B9E65" w14:textId="17E6B96B" w:rsidR="003F1537" w:rsidRPr="00835288" w:rsidRDefault="003F1537" w:rsidP="0085246C">
            <w:pPr>
              <w:spacing w:before="240"/>
              <w:jc w:val="left"/>
              <w:rPr>
                <w:rFonts w:cs="Times New Roman"/>
                <w:sz w:val="24"/>
                <w:szCs w:val="24"/>
              </w:rPr>
            </w:pPr>
          </w:p>
        </w:tc>
      </w:tr>
      <w:tr w:rsidR="003F1537" w:rsidRPr="00835288" w14:paraId="541C7F93"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57121F9"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4</w:t>
            </w:r>
          </w:p>
        </w:tc>
        <w:tc>
          <w:tcPr>
            <w:tcW w:w="1450" w:type="dxa"/>
            <w:tcBorders>
              <w:top w:val="single" w:sz="4" w:space="0" w:color="000000"/>
              <w:left w:val="single" w:sz="4" w:space="0" w:color="000000"/>
              <w:bottom w:val="single" w:sz="4" w:space="0" w:color="000000"/>
              <w:right w:val="single" w:sz="4" w:space="0" w:color="000000"/>
            </w:tcBorders>
            <w:vAlign w:val="center"/>
          </w:tcPr>
          <w:p w14:paraId="00312461" w14:textId="77777777" w:rsidR="003F1537" w:rsidRPr="00835288" w:rsidRDefault="003F1537" w:rsidP="0085246C">
            <w:pPr>
              <w:pStyle w:val="NoSpacing"/>
              <w:spacing w:before="240"/>
            </w:pPr>
            <w:r w:rsidRPr="00835288">
              <w:t>Thâm niên</w:t>
            </w:r>
          </w:p>
        </w:tc>
        <w:tc>
          <w:tcPr>
            <w:tcW w:w="2700" w:type="dxa"/>
            <w:tcBorders>
              <w:top w:val="single" w:sz="4" w:space="0" w:color="000000"/>
              <w:left w:val="single" w:sz="4" w:space="0" w:color="000000"/>
              <w:bottom w:val="single" w:sz="4" w:space="0" w:color="000000"/>
              <w:right w:val="single" w:sz="4" w:space="0" w:color="000000"/>
            </w:tcBorders>
            <w:vAlign w:val="center"/>
          </w:tcPr>
          <w:p w14:paraId="784D4552" w14:textId="77777777" w:rsidR="003F1537" w:rsidRPr="00835288" w:rsidRDefault="003F1537" w:rsidP="0085246C">
            <w:pPr>
              <w:spacing w:before="240"/>
              <w:jc w:val="left"/>
              <w:rPr>
                <w:rFonts w:cs="Times New Roman"/>
                <w:sz w:val="24"/>
                <w:szCs w:val="24"/>
              </w:rPr>
            </w:pPr>
            <w:r w:rsidRPr="00835288">
              <w:rPr>
                <w:rFonts w:cs="Times New Roman"/>
                <w:sz w:val="24"/>
                <w:szCs w:val="24"/>
              </w:rPr>
              <w:t>Nhập thâm niên công tác được hưởng chế độ phúc lợi</w:t>
            </w:r>
            <w:r>
              <w:rPr>
                <w:rFonts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476961D0" w14:textId="56CED94A" w:rsidR="003F1537" w:rsidRPr="00835288" w:rsidRDefault="003F1537" w:rsidP="0085246C">
            <w:pPr>
              <w:spacing w:before="240"/>
              <w:jc w:val="center"/>
              <w:rPr>
                <w:rFonts w:cs="Times New Roman"/>
                <w:sz w:val="24"/>
                <w:szCs w:val="24"/>
              </w:rPr>
            </w:pPr>
            <w:r>
              <w:rPr>
                <w:rFonts w:cs="Times New Roman"/>
                <w:sz w:val="24"/>
                <w:szCs w:val="24"/>
              </w:rPr>
              <w:t>Số</w:t>
            </w:r>
          </w:p>
        </w:tc>
        <w:tc>
          <w:tcPr>
            <w:tcW w:w="810" w:type="dxa"/>
            <w:tcBorders>
              <w:top w:val="single" w:sz="4" w:space="0" w:color="000000"/>
              <w:left w:val="single" w:sz="4" w:space="0" w:color="000000"/>
              <w:bottom w:val="single" w:sz="4" w:space="0" w:color="000000"/>
              <w:right w:val="single" w:sz="4" w:space="0" w:color="000000"/>
            </w:tcBorders>
            <w:vAlign w:val="center"/>
          </w:tcPr>
          <w:p w14:paraId="30DA3690" w14:textId="5872C0A0"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E6C0F86" w14:textId="77777777" w:rsidR="003F1537" w:rsidRPr="00835288" w:rsidRDefault="003F1537" w:rsidP="0085246C">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529C6005" w14:textId="77777777" w:rsidR="003F1537" w:rsidRPr="00835288" w:rsidRDefault="003F1537" w:rsidP="0085246C">
            <w:pPr>
              <w:spacing w:before="240"/>
              <w:jc w:val="left"/>
              <w:rPr>
                <w:rFonts w:cs="Times New Roman"/>
                <w:sz w:val="24"/>
                <w:szCs w:val="24"/>
              </w:rPr>
            </w:pPr>
          </w:p>
        </w:tc>
      </w:tr>
      <w:tr w:rsidR="006F232C" w:rsidRPr="00835288" w14:paraId="2FC8AC31"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25EEAE0D" w14:textId="77777777" w:rsidR="006F232C" w:rsidRPr="00C71D86" w:rsidRDefault="006F232C" w:rsidP="00742467">
            <w:pPr>
              <w:pStyle w:val="ListParagraph"/>
              <w:numPr>
                <w:ilvl w:val="0"/>
                <w:numId w:val="27"/>
              </w:numPr>
              <w:spacing w:after="0" w:line="26" w:lineRule="atLeast"/>
              <w:jc w:val="center"/>
              <w:rPr>
                <w:rFonts w:cs="Times New Roman"/>
                <w:color w:val="000000" w:themeColor="text1"/>
                <w:sz w:val="24"/>
                <w:szCs w:val="24"/>
                <w:rPrChange w:id="4957" w:author="Admin" w:date="2017-09-18T14:31:00Z">
                  <w:rPr>
                    <w:rFonts w:cs="Times New Roman"/>
                    <w:color w:val="000000"/>
                    <w:sz w:val="24"/>
                    <w:szCs w:val="24"/>
                  </w:rPr>
                </w:rPrChange>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5097F6B9" w14:textId="4E395A9C" w:rsidR="006F232C" w:rsidRPr="00C71D86" w:rsidRDefault="006F232C" w:rsidP="0085246C">
            <w:pPr>
              <w:pStyle w:val="NoSpacing"/>
              <w:spacing w:before="240"/>
              <w:rPr>
                <w:color w:val="000000" w:themeColor="text1"/>
                <w:rPrChange w:id="4958" w:author="Admin" w:date="2017-09-18T14:31:00Z">
                  <w:rPr>
                    <w:color w:val="FF0000"/>
                  </w:rPr>
                </w:rPrChange>
              </w:rPr>
            </w:pPr>
            <w:del w:id="4959" w:author="Admin" w:date="2017-09-18T14:30:00Z">
              <w:r w:rsidRPr="00C71D86" w:rsidDel="00D5499E">
                <w:rPr>
                  <w:color w:val="000000" w:themeColor="text1"/>
                  <w:rPrChange w:id="4960" w:author="Admin" w:date="2017-09-18T14:31:00Z">
                    <w:rPr>
                      <w:color w:val="FF0000"/>
                    </w:rPr>
                  </w:rPrChange>
                </w:rPr>
                <w:delText>Nhóm chức danh</w:delText>
              </w:r>
            </w:del>
            <w:ins w:id="4961" w:author="Admin" w:date="2017-09-18T14:30:00Z">
              <w:r w:rsidR="00D5499E" w:rsidRPr="00C71D86">
                <w:rPr>
                  <w:color w:val="000000" w:themeColor="text1"/>
                  <w:rPrChange w:id="4962" w:author="Admin" w:date="2017-09-18T14:31:00Z">
                    <w:rPr>
                      <w:color w:val="FF0000"/>
                    </w:rPr>
                  </w:rPrChange>
                </w:rPr>
                <w:t>Ngạch nghề nghiệp</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70E0F46A" w14:textId="0FDB3C37" w:rsidR="006F232C" w:rsidRPr="00C71D86" w:rsidRDefault="006F232C" w:rsidP="0085246C">
            <w:pPr>
              <w:spacing w:before="240"/>
              <w:jc w:val="left"/>
              <w:rPr>
                <w:rFonts w:cs="Times New Roman"/>
                <w:color w:val="000000" w:themeColor="text1"/>
                <w:sz w:val="24"/>
                <w:szCs w:val="24"/>
                <w:rPrChange w:id="4963" w:author="Admin" w:date="2017-09-18T14:31:00Z">
                  <w:rPr>
                    <w:rFonts w:cs="Times New Roman"/>
                    <w:color w:val="FF0000"/>
                    <w:sz w:val="24"/>
                    <w:szCs w:val="24"/>
                  </w:rPr>
                </w:rPrChange>
              </w:rPr>
            </w:pPr>
            <w:r w:rsidRPr="00C71D86">
              <w:rPr>
                <w:rFonts w:cs="Times New Roman"/>
                <w:color w:val="000000" w:themeColor="text1"/>
                <w:sz w:val="24"/>
                <w:szCs w:val="24"/>
                <w:rPrChange w:id="4964" w:author="Admin" w:date="2017-09-18T14:31:00Z">
                  <w:rPr>
                    <w:rFonts w:cs="Times New Roman"/>
                    <w:color w:val="FF0000"/>
                    <w:sz w:val="24"/>
                    <w:szCs w:val="24"/>
                  </w:rPr>
                </w:rPrChange>
              </w:rPr>
              <w:t xml:space="preserve">Chọn trong danh sách tham chiếu từ danh mục Ngạch nghề nghiệp: </w:t>
            </w:r>
            <w:r w:rsidRPr="00C71D86">
              <w:rPr>
                <w:rFonts w:cs="Times New Roman"/>
                <w:color w:val="000000" w:themeColor="text1"/>
                <w:sz w:val="24"/>
                <w:szCs w:val="24"/>
                <w:rPrChange w:id="4965" w:author="Admin" w:date="2017-09-18T14:31:00Z">
                  <w:rPr>
                    <w:rFonts w:cs="Times New Roman"/>
                    <w:color w:val="FF0000"/>
                    <w:sz w:val="24"/>
                    <w:szCs w:val="24"/>
                  </w:rPr>
                </w:rPrChange>
              </w:rPr>
              <w:lastRenderedPageBreak/>
              <w:t>Lãnh đạo, Quản lý, Chuyên gia/chuyên viên, Nhân viên thừa hành nghiệp vụ</w:t>
            </w:r>
          </w:p>
        </w:tc>
        <w:tc>
          <w:tcPr>
            <w:tcW w:w="990" w:type="dxa"/>
            <w:tcBorders>
              <w:top w:val="single" w:sz="4" w:space="0" w:color="000000"/>
              <w:left w:val="single" w:sz="4" w:space="0" w:color="000000"/>
              <w:bottom w:val="single" w:sz="4" w:space="0" w:color="000000"/>
              <w:right w:val="single" w:sz="4" w:space="0" w:color="000000"/>
            </w:tcBorders>
            <w:vAlign w:val="center"/>
          </w:tcPr>
          <w:p w14:paraId="010D8537" w14:textId="4F3E6F1F" w:rsidR="006F232C" w:rsidRPr="00C71D86" w:rsidRDefault="006F232C" w:rsidP="0085246C">
            <w:pPr>
              <w:spacing w:before="240"/>
              <w:jc w:val="center"/>
              <w:rPr>
                <w:rFonts w:cs="Times New Roman"/>
                <w:color w:val="000000" w:themeColor="text1"/>
                <w:sz w:val="24"/>
                <w:szCs w:val="24"/>
                <w:rPrChange w:id="4966" w:author="Admin" w:date="2017-09-18T14:31:00Z">
                  <w:rPr>
                    <w:rFonts w:cs="Times New Roman"/>
                    <w:color w:val="FF0000"/>
                    <w:sz w:val="24"/>
                    <w:szCs w:val="24"/>
                  </w:rPr>
                </w:rPrChange>
              </w:rPr>
            </w:pPr>
            <w:r w:rsidRPr="00C71D86">
              <w:rPr>
                <w:rFonts w:cs="Times New Roman"/>
                <w:color w:val="000000" w:themeColor="text1"/>
                <w:sz w:val="24"/>
                <w:szCs w:val="24"/>
                <w:rPrChange w:id="4967" w:author="Admin" w:date="2017-09-18T14:31:00Z">
                  <w:rPr>
                    <w:rFonts w:cs="Times New Roman"/>
                    <w:color w:val="FF0000"/>
                    <w:sz w:val="24"/>
                    <w:szCs w:val="24"/>
                  </w:rPr>
                </w:rPrChange>
              </w:rPr>
              <w:lastRenderedPageBreak/>
              <w:t>Danh sách</w:t>
            </w:r>
          </w:p>
        </w:tc>
        <w:tc>
          <w:tcPr>
            <w:tcW w:w="810" w:type="dxa"/>
            <w:tcBorders>
              <w:top w:val="single" w:sz="4" w:space="0" w:color="000000"/>
              <w:left w:val="single" w:sz="4" w:space="0" w:color="000000"/>
              <w:bottom w:val="single" w:sz="4" w:space="0" w:color="000000"/>
              <w:right w:val="single" w:sz="4" w:space="0" w:color="000000"/>
            </w:tcBorders>
            <w:vAlign w:val="center"/>
          </w:tcPr>
          <w:p w14:paraId="7EBC4872" w14:textId="77777777" w:rsidR="006F232C" w:rsidRPr="00C71D86" w:rsidRDefault="006F232C" w:rsidP="0085246C">
            <w:pPr>
              <w:spacing w:before="240"/>
              <w:jc w:val="center"/>
              <w:rPr>
                <w:rFonts w:cs="Times New Roman"/>
                <w:color w:val="000000" w:themeColor="text1"/>
                <w:sz w:val="24"/>
                <w:szCs w:val="24"/>
                <w:rPrChange w:id="4968" w:author="Admin" w:date="2017-09-18T14:31: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83449D5" w14:textId="73070C46" w:rsidR="006F232C" w:rsidRPr="00C71D86" w:rsidRDefault="006F232C" w:rsidP="0085246C">
            <w:pPr>
              <w:spacing w:before="240"/>
              <w:jc w:val="center"/>
              <w:rPr>
                <w:rFonts w:cs="Times New Roman"/>
                <w:color w:val="000000" w:themeColor="text1"/>
                <w:sz w:val="24"/>
                <w:szCs w:val="24"/>
                <w:rPrChange w:id="4969" w:author="Admin" w:date="2017-09-18T14:31:00Z">
                  <w:rPr>
                    <w:rFonts w:cs="Times New Roman"/>
                    <w:color w:val="FF0000"/>
                    <w:sz w:val="24"/>
                    <w:szCs w:val="24"/>
                  </w:rPr>
                </w:rPrChange>
              </w:rPr>
            </w:pPr>
            <w:r w:rsidRPr="00C71D86">
              <w:rPr>
                <w:rFonts w:cs="Times New Roman"/>
                <w:color w:val="000000" w:themeColor="text1"/>
                <w:sz w:val="24"/>
                <w:szCs w:val="24"/>
                <w:rPrChange w:id="4970" w:author="Admin" w:date="2017-09-18T14:31:00Z">
                  <w:rPr>
                    <w:rFonts w:cs="Times New Roman"/>
                    <w:color w:val="FF0000"/>
                    <w:sz w:val="24"/>
                    <w:szCs w:val="24"/>
                  </w:rPr>
                </w:rPrChange>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29013E88" w14:textId="77777777" w:rsidR="006F232C" w:rsidRPr="00C71D86" w:rsidRDefault="006F232C" w:rsidP="0085246C">
            <w:pPr>
              <w:spacing w:before="240"/>
              <w:jc w:val="left"/>
              <w:rPr>
                <w:rFonts w:cs="Times New Roman"/>
                <w:color w:val="000000" w:themeColor="text1"/>
                <w:sz w:val="24"/>
                <w:szCs w:val="24"/>
                <w:rPrChange w:id="4971" w:author="Admin" w:date="2017-09-18T14:31:00Z">
                  <w:rPr>
                    <w:rFonts w:cs="Times New Roman"/>
                    <w:color w:val="FF0000"/>
                    <w:sz w:val="24"/>
                    <w:szCs w:val="24"/>
                  </w:rPr>
                </w:rPrChange>
              </w:rPr>
            </w:pPr>
          </w:p>
        </w:tc>
      </w:tr>
      <w:tr w:rsidR="006F232C" w:rsidRPr="00835288" w14:paraId="021EC913"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44988EA2" w14:textId="77777777" w:rsidR="006F232C" w:rsidRPr="00C71D86" w:rsidRDefault="006F232C" w:rsidP="00742467">
            <w:pPr>
              <w:pStyle w:val="ListParagraph"/>
              <w:numPr>
                <w:ilvl w:val="0"/>
                <w:numId w:val="27"/>
              </w:numPr>
              <w:spacing w:after="0" w:line="26" w:lineRule="atLeast"/>
              <w:jc w:val="center"/>
              <w:rPr>
                <w:rFonts w:cs="Times New Roman"/>
                <w:color w:val="000000" w:themeColor="text1"/>
                <w:sz w:val="24"/>
                <w:szCs w:val="24"/>
                <w:rPrChange w:id="4972" w:author="Admin" w:date="2017-09-18T14:31:00Z">
                  <w:rPr>
                    <w:rFonts w:cs="Times New Roman"/>
                    <w:color w:val="000000"/>
                    <w:sz w:val="24"/>
                    <w:szCs w:val="24"/>
                  </w:rPr>
                </w:rPrChange>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2BA4A409" w14:textId="3FB2BE3D" w:rsidR="006F232C" w:rsidRPr="00C71D86" w:rsidRDefault="006F232C" w:rsidP="0085246C">
            <w:pPr>
              <w:pStyle w:val="NoSpacing"/>
              <w:spacing w:before="240"/>
              <w:rPr>
                <w:color w:val="000000" w:themeColor="text1"/>
                <w:rPrChange w:id="4973" w:author="Admin" w:date="2017-09-18T14:31:00Z">
                  <w:rPr>
                    <w:color w:val="FF0000"/>
                  </w:rPr>
                </w:rPrChange>
              </w:rPr>
            </w:pPr>
            <w:del w:id="4974" w:author="Admin" w:date="2017-09-18T14:31:00Z">
              <w:r w:rsidRPr="00C71D86" w:rsidDel="00D5499E">
                <w:rPr>
                  <w:color w:val="000000" w:themeColor="text1"/>
                  <w:rPrChange w:id="4975" w:author="Admin" w:date="2017-09-18T14:31:00Z">
                    <w:rPr>
                      <w:color w:val="FF0000"/>
                    </w:rPr>
                  </w:rPrChange>
                </w:rPr>
                <w:delText>Cấp bậc của nhóm chức danh</w:delText>
              </w:r>
            </w:del>
            <w:ins w:id="4976" w:author="Admin" w:date="2017-09-18T14:31:00Z">
              <w:r w:rsidR="00D5499E" w:rsidRPr="00C71D86">
                <w:rPr>
                  <w:color w:val="000000" w:themeColor="text1"/>
                  <w:rPrChange w:id="4977" w:author="Admin" w:date="2017-09-18T14:31:00Z">
                    <w:rPr>
                      <w:color w:val="FF0000"/>
                    </w:rPr>
                  </w:rPrChange>
                </w:rPr>
                <w:t>Bậc nghề nghiệp</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6635B62C" w14:textId="35E017DF" w:rsidR="006F232C" w:rsidRPr="00C71D86" w:rsidRDefault="006F232C">
            <w:pPr>
              <w:spacing w:before="240"/>
              <w:jc w:val="left"/>
              <w:rPr>
                <w:rFonts w:cs="Times New Roman"/>
                <w:color w:val="000000" w:themeColor="text1"/>
                <w:sz w:val="24"/>
                <w:szCs w:val="24"/>
                <w:rPrChange w:id="4978" w:author="Admin" w:date="2017-09-18T14:31:00Z">
                  <w:rPr>
                    <w:rFonts w:cs="Times New Roman"/>
                    <w:color w:val="FF0000"/>
                    <w:sz w:val="24"/>
                    <w:szCs w:val="24"/>
                  </w:rPr>
                </w:rPrChange>
              </w:rPr>
            </w:pPr>
            <w:r w:rsidRPr="00C71D86">
              <w:rPr>
                <w:rFonts w:cs="Times New Roman"/>
                <w:color w:val="000000" w:themeColor="text1"/>
                <w:sz w:val="24"/>
                <w:szCs w:val="24"/>
                <w:rPrChange w:id="4979" w:author="Admin" w:date="2017-09-18T14:31:00Z">
                  <w:rPr>
                    <w:rFonts w:cs="Times New Roman"/>
                    <w:color w:val="FF0000"/>
                    <w:sz w:val="24"/>
                    <w:szCs w:val="24"/>
                  </w:rPr>
                </w:rPrChange>
              </w:rPr>
              <w:t>H</w:t>
            </w:r>
            <w:r w:rsidR="00D62D5B" w:rsidRPr="00C71D86">
              <w:rPr>
                <w:rFonts w:cs="Times New Roman"/>
                <w:color w:val="000000" w:themeColor="text1"/>
                <w:sz w:val="24"/>
                <w:szCs w:val="24"/>
                <w:rPrChange w:id="4980" w:author="Admin" w:date="2017-09-18T14:31:00Z">
                  <w:rPr>
                    <w:rFonts w:cs="Times New Roman"/>
                    <w:color w:val="FF0000"/>
                    <w:sz w:val="24"/>
                    <w:szCs w:val="24"/>
                  </w:rPr>
                </w:rPrChange>
              </w:rPr>
              <w:t xml:space="preserve">iển thị cấp bậc theo </w:t>
            </w:r>
            <w:del w:id="4981" w:author="Admin" w:date="2017-09-18T14:31:00Z">
              <w:r w:rsidR="00D62D5B" w:rsidRPr="00C71D86" w:rsidDel="00C71D86">
                <w:rPr>
                  <w:rFonts w:cs="Times New Roman"/>
                  <w:color w:val="000000" w:themeColor="text1"/>
                  <w:sz w:val="24"/>
                  <w:szCs w:val="24"/>
                  <w:rPrChange w:id="4982" w:author="Admin" w:date="2017-09-18T14:31:00Z">
                    <w:rPr>
                      <w:rFonts w:cs="Times New Roman"/>
                      <w:color w:val="FF0000"/>
                      <w:sz w:val="24"/>
                      <w:szCs w:val="24"/>
                    </w:rPr>
                  </w:rPrChange>
                </w:rPr>
                <w:delText>nhóm chức danh</w:delText>
              </w:r>
            </w:del>
            <w:ins w:id="4983" w:author="Admin" w:date="2017-09-18T14:31:00Z">
              <w:r w:rsidR="00C71D86" w:rsidRPr="00C71D86">
                <w:rPr>
                  <w:rFonts w:cs="Times New Roman"/>
                  <w:color w:val="000000" w:themeColor="text1"/>
                  <w:sz w:val="24"/>
                  <w:szCs w:val="24"/>
                  <w:rPrChange w:id="4984" w:author="Admin" w:date="2017-09-18T14:31:00Z">
                    <w:rPr>
                      <w:rFonts w:cs="Times New Roman"/>
                      <w:color w:val="FF0000"/>
                      <w:sz w:val="24"/>
                      <w:szCs w:val="24"/>
                    </w:rPr>
                  </w:rPrChange>
                </w:rPr>
                <w:t>Ngạch nghề nghiệp</w:t>
              </w:r>
            </w:ins>
            <w:r w:rsidR="00D62D5B" w:rsidRPr="00C71D86">
              <w:rPr>
                <w:rFonts w:cs="Times New Roman"/>
                <w:color w:val="000000" w:themeColor="text1"/>
                <w:sz w:val="24"/>
                <w:szCs w:val="24"/>
                <w:rPrChange w:id="4985" w:author="Admin" w:date="2017-09-18T14:31:00Z">
                  <w:rPr>
                    <w:rFonts w:cs="Times New Roman"/>
                    <w:color w:val="FF0000"/>
                    <w:sz w:val="24"/>
                    <w:szCs w:val="24"/>
                  </w:rPr>
                </w:rPrChange>
              </w:rPr>
              <w:t xml:space="preserve"> để chọn</w:t>
            </w:r>
          </w:p>
        </w:tc>
        <w:tc>
          <w:tcPr>
            <w:tcW w:w="990" w:type="dxa"/>
            <w:tcBorders>
              <w:top w:val="single" w:sz="4" w:space="0" w:color="000000"/>
              <w:left w:val="single" w:sz="4" w:space="0" w:color="000000"/>
              <w:bottom w:val="single" w:sz="4" w:space="0" w:color="000000"/>
              <w:right w:val="single" w:sz="4" w:space="0" w:color="000000"/>
            </w:tcBorders>
            <w:vAlign w:val="center"/>
          </w:tcPr>
          <w:p w14:paraId="359AAC13" w14:textId="28BEB4D9" w:rsidR="006F232C" w:rsidRPr="00C71D86" w:rsidRDefault="00D62D5B" w:rsidP="0085246C">
            <w:pPr>
              <w:spacing w:before="240"/>
              <w:jc w:val="center"/>
              <w:rPr>
                <w:rFonts w:cs="Times New Roman"/>
                <w:color w:val="000000" w:themeColor="text1"/>
                <w:sz w:val="24"/>
                <w:szCs w:val="24"/>
                <w:rPrChange w:id="4986" w:author="Admin" w:date="2017-09-18T14:31:00Z">
                  <w:rPr>
                    <w:rFonts w:cs="Times New Roman"/>
                    <w:color w:val="FF0000"/>
                    <w:sz w:val="24"/>
                    <w:szCs w:val="24"/>
                  </w:rPr>
                </w:rPrChange>
              </w:rPr>
            </w:pPr>
            <w:r w:rsidRPr="00C71D86">
              <w:rPr>
                <w:rFonts w:cs="Times New Roman"/>
                <w:color w:val="000000" w:themeColor="text1"/>
                <w:sz w:val="24"/>
                <w:szCs w:val="24"/>
                <w:rPrChange w:id="4987" w:author="Admin" w:date="2017-09-18T14:31:00Z">
                  <w:rPr>
                    <w:rFonts w:cs="Times New Roman"/>
                    <w:color w:val="FF0000"/>
                    <w:sz w:val="24"/>
                    <w:szCs w:val="24"/>
                  </w:rPr>
                </w:rPrChange>
              </w:rPr>
              <w:t>Danh sách</w:t>
            </w:r>
          </w:p>
        </w:tc>
        <w:tc>
          <w:tcPr>
            <w:tcW w:w="810" w:type="dxa"/>
            <w:tcBorders>
              <w:top w:val="single" w:sz="4" w:space="0" w:color="000000"/>
              <w:left w:val="single" w:sz="4" w:space="0" w:color="000000"/>
              <w:bottom w:val="single" w:sz="4" w:space="0" w:color="000000"/>
              <w:right w:val="single" w:sz="4" w:space="0" w:color="000000"/>
            </w:tcBorders>
            <w:vAlign w:val="center"/>
          </w:tcPr>
          <w:p w14:paraId="09C81292" w14:textId="537EC49C" w:rsidR="006F232C" w:rsidRPr="00C71D86" w:rsidRDefault="006F232C" w:rsidP="0085246C">
            <w:pPr>
              <w:spacing w:before="240"/>
              <w:jc w:val="center"/>
              <w:rPr>
                <w:rFonts w:cs="Times New Roman"/>
                <w:color w:val="000000" w:themeColor="text1"/>
                <w:sz w:val="24"/>
                <w:szCs w:val="24"/>
                <w:rPrChange w:id="4988" w:author="Admin" w:date="2017-09-18T14:31:00Z">
                  <w:rPr>
                    <w:rFonts w:cs="Times New Roman"/>
                    <w:color w:val="FF0000"/>
                    <w:sz w:val="24"/>
                    <w:szCs w:val="24"/>
                  </w:rPr>
                </w:rPrChange>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B7D3152" w14:textId="4B3BE069" w:rsidR="006F232C" w:rsidRPr="00C71D86" w:rsidRDefault="00D62D5B" w:rsidP="0085246C">
            <w:pPr>
              <w:spacing w:before="240"/>
              <w:jc w:val="center"/>
              <w:rPr>
                <w:rFonts w:cs="Times New Roman"/>
                <w:color w:val="000000" w:themeColor="text1"/>
                <w:sz w:val="24"/>
                <w:szCs w:val="24"/>
                <w:rPrChange w:id="4989" w:author="Admin" w:date="2017-09-18T14:31:00Z">
                  <w:rPr>
                    <w:rFonts w:cs="Times New Roman"/>
                    <w:color w:val="FF0000"/>
                    <w:sz w:val="24"/>
                    <w:szCs w:val="24"/>
                  </w:rPr>
                </w:rPrChange>
              </w:rPr>
            </w:pPr>
            <w:r w:rsidRPr="00C71D86">
              <w:rPr>
                <w:rFonts w:cs="Times New Roman"/>
                <w:color w:val="000000" w:themeColor="text1"/>
                <w:sz w:val="24"/>
                <w:szCs w:val="24"/>
                <w:rPrChange w:id="4990" w:author="Admin" w:date="2017-09-18T14:31:00Z">
                  <w:rPr>
                    <w:rFonts w:cs="Times New Roman"/>
                    <w:color w:val="FF0000"/>
                    <w:sz w:val="24"/>
                    <w:szCs w:val="24"/>
                  </w:rPr>
                </w:rPrChange>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6CD9FF29" w14:textId="77777777" w:rsidR="006F232C" w:rsidRPr="00C71D86" w:rsidRDefault="006F232C" w:rsidP="0085246C">
            <w:pPr>
              <w:spacing w:before="240"/>
              <w:jc w:val="left"/>
              <w:rPr>
                <w:rFonts w:cs="Times New Roman"/>
                <w:color w:val="000000" w:themeColor="text1"/>
                <w:sz w:val="24"/>
                <w:szCs w:val="24"/>
                <w:rPrChange w:id="4991" w:author="Admin" w:date="2017-09-18T14:31:00Z">
                  <w:rPr>
                    <w:rFonts w:cs="Times New Roman"/>
                    <w:color w:val="FF0000"/>
                    <w:sz w:val="24"/>
                    <w:szCs w:val="24"/>
                  </w:rPr>
                </w:rPrChange>
              </w:rPr>
            </w:pPr>
          </w:p>
        </w:tc>
      </w:tr>
      <w:tr w:rsidR="003F1537" w:rsidRPr="00835288" w14:paraId="094CC87B"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6457097C"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5</w:t>
            </w:r>
          </w:p>
        </w:tc>
        <w:tc>
          <w:tcPr>
            <w:tcW w:w="1450" w:type="dxa"/>
            <w:tcBorders>
              <w:top w:val="single" w:sz="4" w:space="0" w:color="000000"/>
              <w:left w:val="single" w:sz="4" w:space="0" w:color="000000"/>
              <w:bottom w:val="single" w:sz="4" w:space="0" w:color="000000"/>
              <w:right w:val="single" w:sz="4" w:space="0" w:color="000000"/>
            </w:tcBorders>
            <w:vAlign w:val="center"/>
          </w:tcPr>
          <w:p w14:paraId="7A13C724" w14:textId="77777777" w:rsidR="003F1537" w:rsidRPr="00835288" w:rsidRDefault="003F1537" w:rsidP="0085246C">
            <w:pPr>
              <w:pStyle w:val="NoSpacing"/>
              <w:spacing w:before="240"/>
            </w:pPr>
            <w:r w:rsidRPr="00835288">
              <w:t>Giới tính</w:t>
            </w:r>
          </w:p>
        </w:tc>
        <w:tc>
          <w:tcPr>
            <w:tcW w:w="2700" w:type="dxa"/>
            <w:tcBorders>
              <w:top w:val="single" w:sz="4" w:space="0" w:color="000000"/>
              <w:left w:val="single" w:sz="4" w:space="0" w:color="000000"/>
              <w:bottom w:val="single" w:sz="4" w:space="0" w:color="000000"/>
              <w:right w:val="single" w:sz="4" w:space="0" w:color="000000"/>
            </w:tcBorders>
            <w:vAlign w:val="center"/>
          </w:tcPr>
          <w:p w14:paraId="63CB9BE6" w14:textId="77777777" w:rsidR="003F1537" w:rsidRPr="00835288" w:rsidRDefault="003F1537" w:rsidP="0085246C">
            <w:pPr>
              <w:spacing w:before="240"/>
              <w:jc w:val="left"/>
              <w:rPr>
                <w:rFonts w:cs="Times New Roman"/>
                <w:sz w:val="24"/>
                <w:szCs w:val="24"/>
              </w:rPr>
            </w:pPr>
            <w:r w:rsidRPr="00835288">
              <w:rPr>
                <w:rFonts w:cs="Times New Roman"/>
                <w:sz w:val="24"/>
                <w:szCs w:val="24"/>
              </w:rPr>
              <w:t>Tích chọn giới tính được hưởng chế độ phúc lợi</w:t>
            </w:r>
          </w:p>
        </w:tc>
        <w:tc>
          <w:tcPr>
            <w:tcW w:w="990" w:type="dxa"/>
            <w:tcBorders>
              <w:top w:val="single" w:sz="4" w:space="0" w:color="000000"/>
              <w:left w:val="single" w:sz="4" w:space="0" w:color="000000"/>
              <w:bottom w:val="single" w:sz="4" w:space="0" w:color="000000"/>
              <w:right w:val="single" w:sz="4" w:space="0" w:color="000000"/>
            </w:tcBorders>
            <w:vAlign w:val="center"/>
          </w:tcPr>
          <w:p w14:paraId="1528AF15" w14:textId="77777777" w:rsidR="003F1537" w:rsidRPr="00835288" w:rsidRDefault="003F1537" w:rsidP="0085246C">
            <w:pPr>
              <w:spacing w:before="240"/>
              <w:jc w:val="center"/>
              <w:rPr>
                <w:rFonts w:cs="Times New Roman"/>
                <w:sz w:val="24"/>
                <w:szCs w:val="24"/>
              </w:rPr>
            </w:pPr>
            <w:r>
              <w:rPr>
                <w:rFonts w:cs="Times New Roman"/>
                <w:sz w:val="24"/>
                <w:szCs w:val="24"/>
              </w:rPr>
              <w:t>Tích chọn</w:t>
            </w:r>
          </w:p>
        </w:tc>
        <w:tc>
          <w:tcPr>
            <w:tcW w:w="810" w:type="dxa"/>
            <w:tcBorders>
              <w:top w:val="single" w:sz="4" w:space="0" w:color="000000"/>
              <w:left w:val="single" w:sz="4" w:space="0" w:color="000000"/>
              <w:bottom w:val="single" w:sz="4" w:space="0" w:color="000000"/>
              <w:right w:val="single" w:sz="4" w:space="0" w:color="000000"/>
            </w:tcBorders>
            <w:vAlign w:val="center"/>
          </w:tcPr>
          <w:p w14:paraId="54D17B04" w14:textId="4554A4AC"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3691FC0" w14:textId="77777777" w:rsidR="003F1537" w:rsidRPr="00835288" w:rsidRDefault="003F1537" w:rsidP="0085246C">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72F3AD50" w14:textId="77777777" w:rsidR="003F1537" w:rsidRPr="00835288" w:rsidRDefault="003F1537" w:rsidP="0085246C">
            <w:pPr>
              <w:spacing w:before="240"/>
              <w:jc w:val="left"/>
              <w:rPr>
                <w:rFonts w:cs="Times New Roman"/>
                <w:sz w:val="24"/>
                <w:szCs w:val="24"/>
              </w:rPr>
            </w:pPr>
          </w:p>
        </w:tc>
      </w:tr>
      <w:tr w:rsidR="003F1537" w:rsidRPr="00835288" w14:paraId="1E156751"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61B3D83E"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4B7BC041" w14:textId="77777777" w:rsidR="003F1537" w:rsidRPr="00835288" w:rsidRDefault="003F1537" w:rsidP="0085246C">
            <w:pPr>
              <w:pStyle w:val="NoSpacing"/>
              <w:spacing w:before="240"/>
            </w:pPr>
            <w:r>
              <w:t xml:space="preserve">Loại hợp đồng </w:t>
            </w:r>
          </w:p>
        </w:tc>
        <w:tc>
          <w:tcPr>
            <w:tcW w:w="2700" w:type="dxa"/>
            <w:tcBorders>
              <w:top w:val="single" w:sz="4" w:space="0" w:color="000000"/>
              <w:left w:val="single" w:sz="4" w:space="0" w:color="000000"/>
              <w:bottom w:val="single" w:sz="4" w:space="0" w:color="000000"/>
              <w:right w:val="single" w:sz="4" w:space="0" w:color="000000"/>
            </w:tcBorders>
            <w:vAlign w:val="center"/>
          </w:tcPr>
          <w:p w14:paraId="658B4F82" w14:textId="77777777" w:rsidR="003F1537" w:rsidRPr="00835288" w:rsidRDefault="003F1537" w:rsidP="0085246C">
            <w:pPr>
              <w:spacing w:before="240"/>
              <w:jc w:val="left"/>
              <w:rPr>
                <w:rFonts w:cs="Times New Roman"/>
                <w:sz w:val="24"/>
                <w:szCs w:val="24"/>
              </w:rPr>
            </w:pPr>
            <w:r>
              <w:rPr>
                <w:rFonts w:cs="Times New Roman"/>
                <w:sz w:val="24"/>
                <w:szCs w:val="24"/>
              </w:rPr>
              <w:t>Loại hợp đồng lao động lao động được hưởng phúc lợi</w:t>
            </w:r>
          </w:p>
        </w:tc>
        <w:tc>
          <w:tcPr>
            <w:tcW w:w="990" w:type="dxa"/>
            <w:tcBorders>
              <w:top w:val="single" w:sz="4" w:space="0" w:color="000000"/>
              <w:left w:val="single" w:sz="4" w:space="0" w:color="000000"/>
              <w:bottom w:val="single" w:sz="4" w:space="0" w:color="000000"/>
              <w:right w:val="single" w:sz="4" w:space="0" w:color="000000"/>
            </w:tcBorders>
            <w:vAlign w:val="center"/>
          </w:tcPr>
          <w:p w14:paraId="2C761C86" w14:textId="77777777" w:rsidR="003F1537" w:rsidRDefault="003F1537" w:rsidP="0085246C">
            <w:pPr>
              <w:spacing w:before="240"/>
              <w:jc w:val="center"/>
              <w:rPr>
                <w:rFonts w:cs="Times New Roman"/>
                <w:sz w:val="24"/>
                <w:szCs w:val="24"/>
              </w:rPr>
            </w:pPr>
            <w:r>
              <w:rPr>
                <w:rFonts w:cs="Times New Roman"/>
                <w:sz w:val="24"/>
                <w:szCs w:val="24"/>
              </w:rPr>
              <w:t>Tích chọn</w:t>
            </w:r>
          </w:p>
        </w:tc>
        <w:tc>
          <w:tcPr>
            <w:tcW w:w="810" w:type="dxa"/>
            <w:tcBorders>
              <w:top w:val="single" w:sz="4" w:space="0" w:color="000000"/>
              <w:left w:val="single" w:sz="4" w:space="0" w:color="000000"/>
              <w:bottom w:val="single" w:sz="4" w:space="0" w:color="000000"/>
              <w:right w:val="single" w:sz="4" w:space="0" w:color="000000"/>
            </w:tcBorders>
            <w:vAlign w:val="center"/>
          </w:tcPr>
          <w:p w14:paraId="4A31028B" w14:textId="5B3E3F90"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53B5B5F" w14:textId="77777777" w:rsidR="003F1537" w:rsidRPr="00835288" w:rsidRDefault="003F1537" w:rsidP="0085246C">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612D3349" w14:textId="77777777" w:rsidR="003F1537" w:rsidRPr="00835288" w:rsidRDefault="003F1537" w:rsidP="0085246C">
            <w:pPr>
              <w:spacing w:before="240"/>
              <w:jc w:val="left"/>
              <w:rPr>
                <w:rFonts w:cs="Times New Roman"/>
                <w:sz w:val="24"/>
                <w:szCs w:val="24"/>
              </w:rPr>
            </w:pPr>
          </w:p>
        </w:tc>
      </w:tr>
      <w:tr w:rsidR="003F1537" w:rsidRPr="00835288" w14:paraId="381EAD7D"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3BB133F0"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18225E06" w14:textId="1EAF813A" w:rsidR="003F1537" w:rsidRPr="001813E9" w:rsidRDefault="001813E9" w:rsidP="0085246C">
            <w:pPr>
              <w:pStyle w:val="NoSpacing"/>
              <w:spacing w:before="240"/>
            </w:pPr>
            <w:r w:rsidRPr="001813E9">
              <w:t>Tuổi con từ đến</w:t>
            </w:r>
          </w:p>
        </w:tc>
        <w:tc>
          <w:tcPr>
            <w:tcW w:w="2700" w:type="dxa"/>
            <w:tcBorders>
              <w:top w:val="single" w:sz="4" w:space="0" w:color="000000"/>
              <w:left w:val="single" w:sz="4" w:space="0" w:color="000000"/>
              <w:bottom w:val="single" w:sz="4" w:space="0" w:color="000000"/>
              <w:right w:val="single" w:sz="4" w:space="0" w:color="000000"/>
            </w:tcBorders>
            <w:vAlign w:val="center"/>
          </w:tcPr>
          <w:p w14:paraId="797DCBDE" w14:textId="77777777" w:rsidR="003F1537" w:rsidRPr="001813E9" w:rsidRDefault="003F1537" w:rsidP="0085246C">
            <w:pPr>
              <w:spacing w:before="240"/>
              <w:jc w:val="left"/>
              <w:rPr>
                <w:sz w:val="24"/>
                <w:szCs w:val="24"/>
              </w:rPr>
            </w:pPr>
            <w:r w:rsidRPr="001813E9">
              <w:rPr>
                <w:sz w:val="24"/>
                <w:szCs w:val="24"/>
              </w:rPr>
              <w:t>Độ tuổi dưới bao nhiêu tính theo ngày sinh của con thì được hưởng chế độ phúc lợi</w:t>
            </w:r>
          </w:p>
        </w:tc>
        <w:tc>
          <w:tcPr>
            <w:tcW w:w="990" w:type="dxa"/>
            <w:tcBorders>
              <w:top w:val="single" w:sz="4" w:space="0" w:color="000000"/>
              <w:left w:val="single" w:sz="4" w:space="0" w:color="000000"/>
              <w:bottom w:val="single" w:sz="4" w:space="0" w:color="000000"/>
              <w:right w:val="single" w:sz="4" w:space="0" w:color="000000"/>
            </w:tcBorders>
            <w:vAlign w:val="center"/>
          </w:tcPr>
          <w:p w14:paraId="6A02EC9F" w14:textId="47BCA8F8" w:rsidR="003F1537" w:rsidRDefault="00F301BD" w:rsidP="0085246C">
            <w:pPr>
              <w:spacing w:before="240"/>
              <w:jc w:val="center"/>
              <w:rPr>
                <w:rFonts w:cs="Times New Roman"/>
                <w:sz w:val="24"/>
                <w:szCs w:val="24"/>
              </w:rPr>
            </w:pPr>
            <w:r>
              <w:rPr>
                <w:rFonts w:cs="Times New Roman"/>
                <w:sz w:val="24"/>
                <w:szCs w:val="24"/>
              </w:rPr>
              <w:t>Số</w:t>
            </w:r>
          </w:p>
        </w:tc>
        <w:tc>
          <w:tcPr>
            <w:tcW w:w="810" w:type="dxa"/>
            <w:tcBorders>
              <w:top w:val="single" w:sz="4" w:space="0" w:color="000000"/>
              <w:left w:val="single" w:sz="4" w:space="0" w:color="000000"/>
              <w:bottom w:val="single" w:sz="4" w:space="0" w:color="000000"/>
              <w:right w:val="single" w:sz="4" w:space="0" w:color="000000"/>
            </w:tcBorders>
            <w:vAlign w:val="center"/>
          </w:tcPr>
          <w:p w14:paraId="0D3C7C09" w14:textId="034B7CAF" w:rsidR="003F1537"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46F2ACD" w14:textId="77777777" w:rsidR="003F1537" w:rsidRPr="00835288" w:rsidRDefault="003F1537" w:rsidP="0085246C">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17C9E9E5" w14:textId="77777777" w:rsidR="003F1537" w:rsidRPr="00835288" w:rsidRDefault="003F1537" w:rsidP="0085246C">
            <w:pPr>
              <w:spacing w:before="240"/>
              <w:jc w:val="left"/>
              <w:rPr>
                <w:rFonts w:cs="Times New Roman"/>
                <w:sz w:val="24"/>
                <w:szCs w:val="24"/>
              </w:rPr>
            </w:pPr>
          </w:p>
        </w:tc>
      </w:tr>
      <w:tr w:rsidR="00C71D86" w:rsidRPr="00835288" w14:paraId="5FC9DBE2" w14:textId="77777777" w:rsidTr="001813E9">
        <w:trPr>
          <w:trHeight w:val="286"/>
          <w:ins w:id="4992" w:author="Admin" w:date="2017-09-18T14:31:00Z"/>
        </w:trPr>
        <w:tc>
          <w:tcPr>
            <w:tcW w:w="710" w:type="dxa"/>
            <w:tcBorders>
              <w:top w:val="single" w:sz="4" w:space="0" w:color="000000"/>
              <w:left w:val="single" w:sz="4" w:space="0" w:color="000000"/>
              <w:bottom w:val="single" w:sz="4" w:space="0" w:color="000000"/>
              <w:right w:val="single" w:sz="4" w:space="0" w:color="000000"/>
            </w:tcBorders>
            <w:vAlign w:val="center"/>
          </w:tcPr>
          <w:p w14:paraId="09F9B5B1" w14:textId="77777777" w:rsidR="00C71D86" w:rsidRPr="00C75C22" w:rsidRDefault="00C71D86" w:rsidP="00742467">
            <w:pPr>
              <w:pStyle w:val="ListParagraph"/>
              <w:numPr>
                <w:ilvl w:val="0"/>
                <w:numId w:val="27"/>
              </w:numPr>
              <w:spacing w:after="0" w:line="26" w:lineRule="atLeast"/>
              <w:jc w:val="center"/>
              <w:rPr>
                <w:ins w:id="4993" w:author="Admin" w:date="2017-09-18T14:31:00Z"/>
                <w:rFonts w:cs="Times New Roman"/>
                <w:color w:val="000000"/>
                <w:sz w:val="24"/>
                <w:szCs w:val="24"/>
              </w:rPr>
            </w:pPr>
          </w:p>
        </w:tc>
        <w:tc>
          <w:tcPr>
            <w:tcW w:w="1450" w:type="dxa"/>
            <w:tcBorders>
              <w:top w:val="single" w:sz="4" w:space="0" w:color="000000"/>
              <w:left w:val="single" w:sz="4" w:space="0" w:color="000000"/>
              <w:bottom w:val="single" w:sz="4" w:space="0" w:color="000000"/>
              <w:right w:val="single" w:sz="4" w:space="0" w:color="000000"/>
            </w:tcBorders>
            <w:vAlign w:val="center"/>
          </w:tcPr>
          <w:p w14:paraId="4BBBEE43" w14:textId="0181A027" w:rsidR="00C71D86" w:rsidRPr="001813E9" w:rsidRDefault="00C71D86" w:rsidP="0085246C">
            <w:pPr>
              <w:pStyle w:val="NoSpacing"/>
              <w:spacing w:before="240"/>
              <w:rPr>
                <w:ins w:id="4994" w:author="Admin" w:date="2017-09-18T14:31:00Z"/>
              </w:rPr>
            </w:pPr>
            <w:ins w:id="4995" w:author="Admin" w:date="2017-09-18T14:31:00Z">
              <w:r>
                <w:t>Tuổi CBNV từ đến</w:t>
              </w:r>
            </w:ins>
          </w:p>
        </w:tc>
        <w:tc>
          <w:tcPr>
            <w:tcW w:w="2700" w:type="dxa"/>
            <w:tcBorders>
              <w:top w:val="single" w:sz="4" w:space="0" w:color="000000"/>
              <w:left w:val="single" w:sz="4" w:space="0" w:color="000000"/>
              <w:bottom w:val="single" w:sz="4" w:space="0" w:color="000000"/>
              <w:right w:val="single" w:sz="4" w:space="0" w:color="000000"/>
            </w:tcBorders>
            <w:vAlign w:val="center"/>
          </w:tcPr>
          <w:p w14:paraId="03B06B91" w14:textId="425447EE" w:rsidR="00C71D86" w:rsidRPr="001813E9" w:rsidRDefault="00C71D86" w:rsidP="0085246C">
            <w:pPr>
              <w:spacing w:before="240"/>
              <w:jc w:val="left"/>
              <w:rPr>
                <w:ins w:id="4996" w:author="Admin" w:date="2017-09-18T14:31:00Z"/>
                <w:sz w:val="24"/>
                <w:szCs w:val="24"/>
              </w:rPr>
            </w:pPr>
            <w:ins w:id="4997" w:author="Admin" w:date="2017-09-18T14:31:00Z">
              <w:r>
                <w:rPr>
                  <w:sz w:val="24"/>
                  <w:szCs w:val="24"/>
                </w:rPr>
                <w:t>Độ tuổi CBNV từ đến (tính dựa vào ngày sinh của CBNV)</w:t>
              </w:r>
            </w:ins>
          </w:p>
        </w:tc>
        <w:tc>
          <w:tcPr>
            <w:tcW w:w="990" w:type="dxa"/>
            <w:tcBorders>
              <w:top w:val="single" w:sz="4" w:space="0" w:color="000000"/>
              <w:left w:val="single" w:sz="4" w:space="0" w:color="000000"/>
              <w:bottom w:val="single" w:sz="4" w:space="0" w:color="000000"/>
              <w:right w:val="single" w:sz="4" w:space="0" w:color="000000"/>
            </w:tcBorders>
            <w:vAlign w:val="center"/>
          </w:tcPr>
          <w:p w14:paraId="221B4A62" w14:textId="0DD501C5" w:rsidR="00C71D86" w:rsidRDefault="00C71D86" w:rsidP="0085246C">
            <w:pPr>
              <w:spacing w:before="240"/>
              <w:jc w:val="center"/>
              <w:rPr>
                <w:ins w:id="4998" w:author="Admin" w:date="2017-09-18T14:31:00Z"/>
                <w:rFonts w:cs="Times New Roman"/>
                <w:sz w:val="24"/>
                <w:szCs w:val="24"/>
              </w:rPr>
            </w:pPr>
            <w:ins w:id="4999" w:author="Admin" w:date="2017-09-18T14:32:00Z">
              <w:r>
                <w:rPr>
                  <w:rFonts w:cs="Times New Roman"/>
                  <w:sz w:val="24"/>
                  <w:szCs w:val="24"/>
                </w:rPr>
                <w:t>Số</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0C0147A1" w14:textId="77777777" w:rsidR="00C71D86" w:rsidRDefault="00C71D86" w:rsidP="0085246C">
            <w:pPr>
              <w:spacing w:before="240"/>
              <w:jc w:val="center"/>
              <w:rPr>
                <w:ins w:id="5000" w:author="Admin" w:date="2017-09-18T14:31:00Z"/>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259D8B" w14:textId="28BF6805" w:rsidR="00C71D86" w:rsidRPr="00835288" w:rsidRDefault="00C71D86" w:rsidP="0085246C">
            <w:pPr>
              <w:spacing w:before="240"/>
              <w:jc w:val="center"/>
              <w:rPr>
                <w:ins w:id="5001" w:author="Admin" w:date="2017-09-18T14:31:00Z"/>
                <w:rFonts w:cs="Times New Roman"/>
                <w:sz w:val="24"/>
                <w:szCs w:val="24"/>
              </w:rPr>
            </w:pPr>
            <w:ins w:id="5002" w:author="Admin" w:date="2017-09-18T14:32:00Z">
              <w:r>
                <w:rPr>
                  <w:rFonts w:cs="Times New Roman"/>
                  <w:sz w:val="24"/>
                  <w:szCs w:val="24"/>
                </w:rPr>
                <w:t>Không</w:t>
              </w:r>
            </w:ins>
          </w:p>
        </w:tc>
        <w:tc>
          <w:tcPr>
            <w:tcW w:w="1800" w:type="dxa"/>
            <w:tcBorders>
              <w:top w:val="single" w:sz="4" w:space="0" w:color="000000"/>
              <w:left w:val="single" w:sz="4" w:space="0" w:color="000000"/>
              <w:bottom w:val="single" w:sz="4" w:space="0" w:color="000000"/>
              <w:right w:val="single" w:sz="4" w:space="0" w:color="000000"/>
            </w:tcBorders>
            <w:vAlign w:val="center"/>
          </w:tcPr>
          <w:p w14:paraId="46199DDC" w14:textId="77777777" w:rsidR="00C71D86" w:rsidRPr="00835288" w:rsidRDefault="00C71D86" w:rsidP="0085246C">
            <w:pPr>
              <w:spacing w:before="240"/>
              <w:jc w:val="left"/>
              <w:rPr>
                <w:ins w:id="5003" w:author="Admin" w:date="2017-09-18T14:31:00Z"/>
                <w:rFonts w:cs="Times New Roman"/>
                <w:sz w:val="24"/>
                <w:szCs w:val="24"/>
              </w:rPr>
            </w:pPr>
          </w:p>
        </w:tc>
      </w:tr>
      <w:tr w:rsidR="003F1537" w:rsidRPr="00835288" w14:paraId="2B143FF9"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0BF27033"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6</w:t>
            </w:r>
          </w:p>
        </w:tc>
        <w:tc>
          <w:tcPr>
            <w:tcW w:w="1450" w:type="dxa"/>
            <w:tcBorders>
              <w:top w:val="single" w:sz="4" w:space="0" w:color="000000"/>
              <w:left w:val="single" w:sz="4" w:space="0" w:color="000000"/>
              <w:bottom w:val="single" w:sz="4" w:space="0" w:color="000000"/>
              <w:right w:val="single" w:sz="4" w:space="0" w:color="000000"/>
            </w:tcBorders>
            <w:vAlign w:val="center"/>
          </w:tcPr>
          <w:p w14:paraId="6EC71B8F" w14:textId="77777777" w:rsidR="003F1537" w:rsidRPr="00835288" w:rsidRDefault="003F1537" w:rsidP="0085246C">
            <w:pPr>
              <w:pStyle w:val="NoSpacing"/>
              <w:spacing w:before="240"/>
            </w:pPr>
            <w:r w:rsidRPr="00835288">
              <w:t>Số tiền</w:t>
            </w:r>
          </w:p>
        </w:tc>
        <w:tc>
          <w:tcPr>
            <w:tcW w:w="2700" w:type="dxa"/>
            <w:tcBorders>
              <w:top w:val="single" w:sz="4" w:space="0" w:color="000000"/>
              <w:left w:val="single" w:sz="4" w:space="0" w:color="000000"/>
              <w:bottom w:val="single" w:sz="4" w:space="0" w:color="000000"/>
              <w:right w:val="single" w:sz="4" w:space="0" w:color="000000"/>
            </w:tcBorders>
            <w:vAlign w:val="center"/>
          </w:tcPr>
          <w:p w14:paraId="67791E47" w14:textId="77777777" w:rsidR="003F1537" w:rsidRPr="00835288" w:rsidRDefault="003F1537" w:rsidP="0085246C">
            <w:pPr>
              <w:spacing w:before="240"/>
              <w:jc w:val="left"/>
              <w:rPr>
                <w:rFonts w:cs="Times New Roman"/>
                <w:sz w:val="24"/>
                <w:szCs w:val="24"/>
              </w:rPr>
            </w:pPr>
            <w:r w:rsidRPr="00835288">
              <w:rPr>
                <w:rFonts w:cs="Times New Roman"/>
                <w:sz w:val="24"/>
                <w:szCs w:val="24"/>
              </w:rPr>
              <w:t>Nhập số tiền</w:t>
            </w:r>
          </w:p>
        </w:tc>
        <w:tc>
          <w:tcPr>
            <w:tcW w:w="990" w:type="dxa"/>
            <w:tcBorders>
              <w:top w:val="single" w:sz="4" w:space="0" w:color="000000"/>
              <w:left w:val="single" w:sz="4" w:space="0" w:color="000000"/>
              <w:bottom w:val="single" w:sz="4" w:space="0" w:color="000000"/>
              <w:right w:val="single" w:sz="4" w:space="0" w:color="000000"/>
            </w:tcBorders>
            <w:vAlign w:val="center"/>
          </w:tcPr>
          <w:p w14:paraId="2C8B8833" w14:textId="77777777" w:rsidR="003F1537" w:rsidRPr="00835288" w:rsidRDefault="003F1537" w:rsidP="0085246C">
            <w:pPr>
              <w:spacing w:before="240"/>
              <w:jc w:val="center"/>
              <w:rPr>
                <w:rFonts w:cs="Times New Roman"/>
                <w:sz w:val="24"/>
                <w:szCs w:val="24"/>
              </w:rPr>
            </w:pPr>
            <w:r>
              <w:rPr>
                <w:rFonts w:cs="Times New Roman"/>
                <w:sz w:val="24"/>
                <w:szCs w:val="24"/>
              </w:rPr>
              <w:t>Ký tự</w:t>
            </w:r>
          </w:p>
        </w:tc>
        <w:tc>
          <w:tcPr>
            <w:tcW w:w="810" w:type="dxa"/>
            <w:tcBorders>
              <w:top w:val="single" w:sz="4" w:space="0" w:color="000000"/>
              <w:left w:val="single" w:sz="4" w:space="0" w:color="000000"/>
              <w:bottom w:val="single" w:sz="4" w:space="0" w:color="000000"/>
              <w:right w:val="single" w:sz="4" w:space="0" w:color="000000"/>
            </w:tcBorders>
            <w:vAlign w:val="center"/>
          </w:tcPr>
          <w:p w14:paraId="7FF4D069" w14:textId="2200D6AF"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DEC3BB6" w14:textId="77777777" w:rsidR="003F1537" w:rsidRPr="00835288" w:rsidRDefault="003F1537" w:rsidP="0085246C">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1ABBA0CB" w14:textId="77777777" w:rsidR="003F1537" w:rsidRPr="00835288" w:rsidRDefault="003F1537" w:rsidP="0085246C">
            <w:pPr>
              <w:spacing w:before="240"/>
              <w:jc w:val="left"/>
              <w:rPr>
                <w:rFonts w:cs="Times New Roman"/>
                <w:sz w:val="24"/>
                <w:szCs w:val="24"/>
              </w:rPr>
            </w:pPr>
          </w:p>
        </w:tc>
      </w:tr>
      <w:tr w:rsidR="003F1537" w:rsidRPr="00835288" w14:paraId="7090993F"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42E6FE16"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7</w:t>
            </w:r>
          </w:p>
        </w:tc>
        <w:tc>
          <w:tcPr>
            <w:tcW w:w="1450" w:type="dxa"/>
            <w:tcBorders>
              <w:top w:val="single" w:sz="4" w:space="0" w:color="000000"/>
              <w:left w:val="single" w:sz="4" w:space="0" w:color="000000"/>
              <w:bottom w:val="single" w:sz="4" w:space="0" w:color="000000"/>
              <w:right w:val="single" w:sz="4" w:space="0" w:color="000000"/>
            </w:tcBorders>
            <w:vAlign w:val="center"/>
          </w:tcPr>
          <w:p w14:paraId="32AE6889" w14:textId="77777777" w:rsidR="003F1537" w:rsidRPr="00835288" w:rsidRDefault="003F1537" w:rsidP="0085246C">
            <w:pPr>
              <w:pStyle w:val="NoSpacing"/>
              <w:spacing w:before="240"/>
            </w:pPr>
            <w:r w:rsidRPr="00835288">
              <w:t>Ngày hiệu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67ED21BD" w14:textId="77777777" w:rsidR="003F1537" w:rsidRPr="00835288" w:rsidRDefault="003F1537" w:rsidP="0085246C">
            <w:pPr>
              <w:spacing w:before="240"/>
              <w:jc w:val="left"/>
              <w:rPr>
                <w:rFonts w:cs="Times New Roman"/>
                <w:sz w:val="24"/>
                <w:szCs w:val="24"/>
              </w:rPr>
            </w:pPr>
            <w:r w:rsidRPr="00835288">
              <w:rPr>
                <w:rFonts w:cs="Times New Roman"/>
                <w:sz w:val="24"/>
                <w:szCs w:val="24"/>
              </w:rPr>
              <w:t>Ngày hiệu lực của loại phúc lợi</w:t>
            </w:r>
          </w:p>
        </w:tc>
        <w:tc>
          <w:tcPr>
            <w:tcW w:w="990" w:type="dxa"/>
            <w:tcBorders>
              <w:top w:val="single" w:sz="4" w:space="0" w:color="000000"/>
              <w:left w:val="single" w:sz="4" w:space="0" w:color="000000"/>
              <w:bottom w:val="single" w:sz="4" w:space="0" w:color="000000"/>
              <w:right w:val="single" w:sz="4" w:space="0" w:color="000000"/>
            </w:tcBorders>
            <w:vAlign w:val="center"/>
          </w:tcPr>
          <w:p w14:paraId="0F3444ED" w14:textId="77777777" w:rsidR="003F1537" w:rsidRPr="00835288" w:rsidRDefault="003F1537" w:rsidP="0085246C">
            <w:pPr>
              <w:spacing w:before="240"/>
              <w:jc w:val="center"/>
              <w:rPr>
                <w:rFonts w:cs="Times New Roman"/>
                <w:sz w:val="24"/>
                <w:szCs w:val="24"/>
              </w:rPr>
            </w:pPr>
            <w:r w:rsidRPr="00835288">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vAlign w:val="center"/>
          </w:tcPr>
          <w:p w14:paraId="6344F5D6" w14:textId="1538B911"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798065B" w14:textId="77777777" w:rsidR="003F1537" w:rsidRPr="00835288" w:rsidRDefault="003F1537" w:rsidP="0085246C">
            <w:pPr>
              <w:spacing w:before="240"/>
              <w:jc w:val="center"/>
              <w:rPr>
                <w:rFonts w:cs="Times New Roman"/>
                <w:sz w:val="24"/>
                <w:szCs w:val="24"/>
              </w:rPr>
            </w:pPr>
            <w:r w:rsidRPr="00835288">
              <w:rPr>
                <w:rFonts w:cs="Times New Roman"/>
                <w:sz w:val="24"/>
                <w:szCs w:val="24"/>
              </w:rPr>
              <w:t>Có</w:t>
            </w:r>
          </w:p>
        </w:tc>
        <w:tc>
          <w:tcPr>
            <w:tcW w:w="1800" w:type="dxa"/>
            <w:tcBorders>
              <w:top w:val="single" w:sz="4" w:space="0" w:color="000000"/>
              <w:left w:val="single" w:sz="4" w:space="0" w:color="000000"/>
              <w:bottom w:val="single" w:sz="4" w:space="0" w:color="000000"/>
              <w:right w:val="single" w:sz="4" w:space="0" w:color="000000"/>
            </w:tcBorders>
            <w:vAlign w:val="center"/>
          </w:tcPr>
          <w:p w14:paraId="4E38B550" w14:textId="77777777" w:rsidR="003F1537" w:rsidRPr="00835288" w:rsidRDefault="003F1537" w:rsidP="0085246C">
            <w:pPr>
              <w:spacing w:before="240"/>
              <w:jc w:val="left"/>
              <w:rPr>
                <w:rFonts w:cs="Times New Roman"/>
                <w:sz w:val="24"/>
                <w:szCs w:val="24"/>
              </w:rPr>
            </w:pPr>
          </w:p>
        </w:tc>
      </w:tr>
      <w:tr w:rsidR="003F1537" w:rsidRPr="00835288" w14:paraId="00629FF9"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76540842"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8</w:t>
            </w:r>
          </w:p>
        </w:tc>
        <w:tc>
          <w:tcPr>
            <w:tcW w:w="1450" w:type="dxa"/>
            <w:tcBorders>
              <w:top w:val="single" w:sz="4" w:space="0" w:color="000000"/>
              <w:left w:val="single" w:sz="4" w:space="0" w:color="000000"/>
              <w:bottom w:val="single" w:sz="4" w:space="0" w:color="000000"/>
              <w:right w:val="single" w:sz="4" w:space="0" w:color="000000"/>
            </w:tcBorders>
            <w:vAlign w:val="center"/>
          </w:tcPr>
          <w:p w14:paraId="10CDCE48" w14:textId="77777777" w:rsidR="003F1537" w:rsidRPr="00835288" w:rsidRDefault="003F1537" w:rsidP="0085246C">
            <w:pPr>
              <w:pStyle w:val="NoSpacing"/>
              <w:spacing w:before="240"/>
            </w:pPr>
            <w:r w:rsidRPr="00835288">
              <w:t>Ngày hết hiệu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426F4ED6" w14:textId="77777777" w:rsidR="003F1537" w:rsidRPr="00835288" w:rsidRDefault="003F1537" w:rsidP="0085246C">
            <w:pPr>
              <w:spacing w:before="240"/>
              <w:jc w:val="left"/>
              <w:rPr>
                <w:rFonts w:cs="Times New Roman"/>
                <w:sz w:val="24"/>
                <w:szCs w:val="24"/>
              </w:rPr>
            </w:pPr>
            <w:r w:rsidRPr="00835288">
              <w:rPr>
                <w:rFonts w:cs="Times New Roman"/>
                <w:sz w:val="24"/>
                <w:szCs w:val="24"/>
              </w:rPr>
              <w:t>Ngày hết hiệu lực của loại phúc lợi</w:t>
            </w:r>
          </w:p>
        </w:tc>
        <w:tc>
          <w:tcPr>
            <w:tcW w:w="990" w:type="dxa"/>
            <w:tcBorders>
              <w:top w:val="single" w:sz="4" w:space="0" w:color="000000"/>
              <w:left w:val="single" w:sz="4" w:space="0" w:color="000000"/>
              <w:bottom w:val="single" w:sz="4" w:space="0" w:color="000000"/>
              <w:right w:val="single" w:sz="4" w:space="0" w:color="000000"/>
            </w:tcBorders>
            <w:vAlign w:val="center"/>
          </w:tcPr>
          <w:p w14:paraId="433047CD" w14:textId="77777777" w:rsidR="003F1537" w:rsidRPr="00835288" w:rsidRDefault="003F1537" w:rsidP="0085246C">
            <w:pPr>
              <w:spacing w:before="240"/>
              <w:jc w:val="center"/>
              <w:rPr>
                <w:rFonts w:cs="Times New Roman"/>
                <w:sz w:val="24"/>
                <w:szCs w:val="24"/>
              </w:rPr>
            </w:pPr>
            <w:r w:rsidRPr="00835288">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vAlign w:val="center"/>
          </w:tcPr>
          <w:p w14:paraId="2E3F5811" w14:textId="3C206B36"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F2260C9" w14:textId="77777777" w:rsidR="003F1537" w:rsidRPr="00835288" w:rsidRDefault="003F1537" w:rsidP="0085246C">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74E7EC56" w14:textId="77777777" w:rsidR="003F1537" w:rsidRPr="00835288" w:rsidRDefault="003F1537" w:rsidP="0085246C">
            <w:pPr>
              <w:spacing w:before="240"/>
              <w:jc w:val="left"/>
              <w:rPr>
                <w:rFonts w:cs="Times New Roman"/>
                <w:sz w:val="24"/>
                <w:szCs w:val="24"/>
              </w:rPr>
            </w:pPr>
          </w:p>
        </w:tc>
      </w:tr>
      <w:tr w:rsidR="003F1537" w:rsidRPr="00835288" w14:paraId="2C970BAA" w14:textId="77777777" w:rsidTr="001813E9">
        <w:trPr>
          <w:trHeight w:val="286"/>
        </w:trPr>
        <w:tc>
          <w:tcPr>
            <w:tcW w:w="710" w:type="dxa"/>
            <w:tcBorders>
              <w:top w:val="single" w:sz="4" w:space="0" w:color="000000"/>
              <w:left w:val="single" w:sz="4" w:space="0" w:color="000000"/>
              <w:bottom w:val="single" w:sz="4" w:space="0" w:color="000000"/>
              <w:right w:val="single" w:sz="4" w:space="0" w:color="000000"/>
            </w:tcBorders>
            <w:vAlign w:val="center"/>
          </w:tcPr>
          <w:p w14:paraId="629FC954" w14:textId="77777777" w:rsidR="003F1537" w:rsidRPr="00C75C22" w:rsidRDefault="003F1537" w:rsidP="00742467">
            <w:pPr>
              <w:pStyle w:val="ListParagraph"/>
              <w:numPr>
                <w:ilvl w:val="0"/>
                <w:numId w:val="27"/>
              </w:numPr>
              <w:spacing w:after="0" w:line="26" w:lineRule="atLeast"/>
              <w:jc w:val="center"/>
              <w:rPr>
                <w:rFonts w:cs="Times New Roman"/>
                <w:color w:val="000000"/>
                <w:sz w:val="24"/>
                <w:szCs w:val="24"/>
              </w:rPr>
            </w:pPr>
            <w:r w:rsidRPr="00C75C22">
              <w:rPr>
                <w:rFonts w:cs="Times New Roman"/>
                <w:color w:val="000000"/>
                <w:sz w:val="24"/>
                <w:szCs w:val="24"/>
              </w:rPr>
              <w:t>9</w:t>
            </w:r>
          </w:p>
        </w:tc>
        <w:tc>
          <w:tcPr>
            <w:tcW w:w="1450" w:type="dxa"/>
            <w:tcBorders>
              <w:top w:val="single" w:sz="4" w:space="0" w:color="000000"/>
              <w:left w:val="single" w:sz="4" w:space="0" w:color="000000"/>
              <w:bottom w:val="single" w:sz="4" w:space="0" w:color="000000"/>
              <w:right w:val="single" w:sz="4" w:space="0" w:color="000000"/>
            </w:tcBorders>
            <w:vAlign w:val="center"/>
          </w:tcPr>
          <w:p w14:paraId="26FB8C5C" w14:textId="77777777" w:rsidR="003F1537" w:rsidRPr="00835288" w:rsidRDefault="003F1537" w:rsidP="0085246C">
            <w:pPr>
              <w:pStyle w:val="NoSpacing"/>
              <w:spacing w:before="240"/>
            </w:pPr>
            <w:r w:rsidRPr="00835288">
              <w:t>Tự động áp dụng</w:t>
            </w:r>
          </w:p>
        </w:tc>
        <w:tc>
          <w:tcPr>
            <w:tcW w:w="2700" w:type="dxa"/>
            <w:tcBorders>
              <w:top w:val="single" w:sz="4" w:space="0" w:color="000000"/>
              <w:left w:val="single" w:sz="4" w:space="0" w:color="000000"/>
              <w:bottom w:val="single" w:sz="4" w:space="0" w:color="000000"/>
              <w:right w:val="single" w:sz="4" w:space="0" w:color="000000"/>
            </w:tcBorders>
            <w:vAlign w:val="center"/>
          </w:tcPr>
          <w:p w14:paraId="1B447C6B" w14:textId="77777777" w:rsidR="003F1537" w:rsidRPr="00835288" w:rsidRDefault="003F1537" w:rsidP="0085246C">
            <w:pPr>
              <w:spacing w:before="240"/>
              <w:jc w:val="left"/>
              <w:rPr>
                <w:rFonts w:cs="Times New Roman"/>
                <w:sz w:val="24"/>
                <w:szCs w:val="24"/>
              </w:rPr>
            </w:pPr>
            <w:r w:rsidRPr="00835288">
              <w:rPr>
                <w:rFonts w:cs="Times New Roman"/>
                <w:sz w:val="24"/>
                <w:szCs w:val="24"/>
              </w:rPr>
              <w:t xml:space="preserve">Tích chọn vào trạng thái -&gt; ở phần nghiệp vụ hệ thống sẽ tự động hiển thị </w:t>
            </w:r>
            <w:r w:rsidRPr="00835288">
              <w:rPr>
                <w:rFonts w:cs="Times New Roman"/>
                <w:sz w:val="24"/>
                <w:szCs w:val="24"/>
              </w:rPr>
              <w:lastRenderedPageBreak/>
              <w:t>các NV thỏa mãn điều kiện hưởng phúc lợi</w:t>
            </w:r>
          </w:p>
        </w:tc>
        <w:tc>
          <w:tcPr>
            <w:tcW w:w="990" w:type="dxa"/>
            <w:tcBorders>
              <w:top w:val="single" w:sz="4" w:space="0" w:color="000000"/>
              <w:left w:val="single" w:sz="4" w:space="0" w:color="000000"/>
              <w:bottom w:val="single" w:sz="4" w:space="0" w:color="000000"/>
              <w:right w:val="single" w:sz="4" w:space="0" w:color="000000"/>
            </w:tcBorders>
            <w:vAlign w:val="center"/>
          </w:tcPr>
          <w:p w14:paraId="2D65C3ED" w14:textId="77777777" w:rsidR="003F1537" w:rsidRPr="00835288" w:rsidRDefault="003F1537" w:rsidP="0085246C">
            <w:pPr>
              <w:spacing w:before="240"/>
              <w:jc w:val="center"/>
              <w:rPr>
                <w:rFonts w:cs="Times New Roman"/>
                <w:sz w:val="24"/>
                <w:szCs w:val="24"/>
              </w:rPr>
            </w:pPr>
            <w:r>
              <w:rPr>
                <w:rFonts w:cs="Times New Roman"/>
                <w:sz w:val="24"/>
                <w:szCs w:val="24"/>
              </w:rPr>
              <w:lastRenderedPageBreak/>
              <w:t>Tích chọn</w:t>
            </w:r>
          </w:p>
        </w:tc>
        <w:tc>
          <w:tcPr>
            <w:tcW w:w="810" w:type="dxa"/>
            <w:tcBorders>
              <w:top w:val="single" w:sz="4" w:space="0" w:color="000000"/>
              <w:left w:val="single" w:sz="4" w:space="0" w:color="000000"/>
              <w:bottom w:val="single" w:sz="4" w:space="0" w:color="000000"/>
              <w:right w:val="single" w:sz="4" w:space="0" w:color="000000"/>
            </w:tcBorders>
            <w:vAlign w:val="center"/>
          </w:tcPr>
          <w:p w14:paraId="341A37A3" w14:textId="77777777" w:rsidR="003F1537" w:rsidRPr="00835288" w:rsidRDefault="003F1537" w:rsidP="0085246C">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CD52834" w14:textId="77777777" w:rsidR="003F1537" w:rsidRPr="00835288" w:rsidRDefault="003F1537" w:rsidP="0085246C">
            <w:pPr>
              <w:spacing w:before="240"/>
              <w:jc w:val="center"/>
              <w:rPr>
                <w:rFonts w:cs="Times New Roman"/>
                <w:sz w:val="24"/>
                <w:szCs w:val="24"/>
              </w:rPr>
            </w:pPr>
            <w:r w:rsidRPr="00835288">
              <w:rPr>
                <w:rFonts w:cs="Times New Roman"/>
                <w:sz w:val="24"/>
                <w:szCs w:val="24"/>
              </w:rPr>
              <w:t>Không</w:t>
            </w:r>
          </w:p>
        </w:tc>
        <w:tc>
          <w:tcPr>
            <w:tcW w:w="1800" w:type="dxa"/>
            <w:tcBorders>
              <w:top w:val="single" w:sz="4" w:space="0" w:color="000000"/>
              <w:left w:val="single" w:sz="4" w:space="0" w:color="000000"/>
              <w:bottom w:val="single" w:sz="4" w:space="0" w:color="000000"/>
              <w:right w:val="single" w:sz="4" w:space="0" w:color="000000"/>
            </w:tcBorders>
            <w:vAlign w:val="center"/>
          </w:tcPr>
          <w:p w14:paraId="48743160" w14:textId="77777777" w:rsidR="003F1537" w:rsidRPr="00835288" w:rsidRDefault="003F1537" w:rsidP="0085246C">
            <w:pPr>
              <w:spacing w:before="240"/>
              <w:jc w:val="left"/>
              <w:rPr>
                <w:rFonts w:cs="Times New Roman"/>
                <w:sz w:val="24"/>
                <w:szCs w:val="24"/>
              </w:rPr>
            </w:pPr>
          </w:p>
        </w:tc>
      </w:tr>
    </w:tbl>
    <w:p w14:paraId="05D10C07" w14:textId="77777777" w:rsidR="003F1537" w:rsidRPr="003F1537" w:rsidRDefault="003F1537" w:rsidP="003F1537"/>
    <w:p w14:paraId="07E1E9B0" w14:textId="77777777" w:rsidR="00E60342" w:rsidRPr="004908C7" w:rsidRDefault="00E60342" w:rsidP="00714D4C">
      <w:pPr>
        <w:pStyle w:val="Heading3"/>
      </w:pPr>
      <w:bookmarkStart w:id="5004" w:name="_Toc494461453"/>
      <w:r>
        <w:t>Thao tác chức năng</w:t>
      </w:r>
      <w:bookmarkEnd w:id="5004"/>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14"/>
        <w:gridCol w:w="6186"/>
      </w:tblGrid>
      <w:tr w:rsidR="003369BE" w:rsidRPr="00835288" w14:paraId="32EDA9A0" w14:textId="77777777" w:rsidTr="00221BC1">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0CEBA97" w14:textId="77777777" w:rsidR="003369BE" w:rsidRPr="00835288" w:rsidRDefault="003369BE" w:rsidP="00781E2A">
            <w:pPr>
              <w:spacing w:before="240"/>
              <w:jc w:val="center"/>
              <w:rPr>
                <w:rFonts w:cs="Times New Roman"/>
                <w:b/>
                <w:sz w:val="24"/>
                <w:szCs w:val="24"/>
              </w:rPr>
            </w:pPr>
            <w:r>
              <w:rPr>
                <w:rFonts w:cs="Times New Roman"/>
                <w:b/>
                <w:sz w:val="24"/>
                <w:szCs w:val="24"/>
              </w:rPr>
              <w:t xml:space="preserve">Bước </w:t>
            </w:r>
          </w:p>
        </w:tc>
        <w:tc>
          <w:tcPr>
            <w:tcW w:w="24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5D8F616"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 xml:space="preserve">Thao tác </w:t>
            </w:r>
          </w:p>
        </w:tc>
        <w:tc>
          <w:tcPr>
            <w:tcW w:w="618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F65795D" w14:textId="77777777" w:rsidR="003369BE" w:rsidRPr="00835288" w:rsidRDefault="003369BE" w:rsidP="00781E2A">
            <w:pPr>
              <w:spacing w:before="240"/>
              <w:jc w:val="center"/>
              <w:rPr>
                <w:rFonts w:cs="Times New Roman"/>
                <w:b/>
                <w:sz w:val="24"/>
                <w:szCs w:val="24"/>
              </w:rPr>
            </w:pPr>
            <w:r w:rsidRPr="00835288">
              <w:rPr>
                <w:rFonts w:cs="Times New Roman"/>
                <w:b/>
                <w:sz w:val="24"/>
                <w:szCs w:val="24"/>
              </w:rPr>
              <w:t>Mô tả</w:t>
            </w:r>
          </w:p>
        </w:tc>
      </w:tr>
      <w:tr w:rsidR="003369BE" w:rsidRPr="00835288" w14:paraId="0BEB4651" w14:textId="77777777" w:rsidTr="00221BC1">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62913E0F" w14:textId="7851B6E0" w:rsidR="003369BE" w:rsidRPr="001813E9" w:rsidRDefault="003369BE" w:rsidP="00742467">
            <w:pPr>
              <w:pStyle w:val="ListParagraph"/>
              <w:numPr>
                <w:ilvl w:val="0"/>
                <w:numId w:val="3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906A49B" w14:textId="77777777" w:rsidR="003369BE" w:rsidRPr="00835288" w:rsidRDefault="003369BE" w:rsidP="00781E2A">
            <w:pPr>
              <w:spacing w:before="240"/>
              <w:rPr>
                <w:rFonts w:cs="Times New Roman"/>
                <w:b/>
                <w:sz w:val="24"/>
                <w:szCs w:val="24"/>
              </w:rPr>
            </w:pPr>
            <w:r>
              <w:rPr>
                <w:rFonts w:cs="Times New Roman"/>
                <w:b/>
                <w:sz w:val="24"/>
                <w:szCs w:val="24"/>
              </w:rPr>
              <w:t>Thêm mới danh mục phúc lợi</w:t>
            </w:r>
          </w:p>
        </w:tc>
        <w:tc>
          <w:tcPr>
            <w:tcW w:w="6186" w:type="dxa"/>
            <w:tcBorders>
              <w:top w:val="single" w:sz="4" w:space="0" w:color="000000"/>
              <w:left w:val="single" w:sz="4" w:space="0" w:color="000000"/>
              <w:bottom w:val="single" w:sz="4" w:space="0" w:color="000000"/>
              <w:right w:val="single" w:sz="4" w:space="0" w:color="000000"/>
            </w:tcBorders>
            <w:vAlign w:val="center"/>
            <w:hideMark/>
          </w:tcPr>
          <w:p w14:paraId="0EE5C260" w14:textId="77777777" w:rsidR="003369BE" w:rsidRDefault="003369BE" w:rsidP="00781E2A">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một danh mục phúc lợi</w:t>
            </w:r>
          </w:p>
          <w:p w14:paraId="1F5E9E4A" w14:textId="77777777" w:rsidR="003369BE" w:rsidRPr="00835288" w:rsidRDefault="003369BE" w:rsidP="00781E2A">
            <w:pPr>
              <w:pStyle w:val="AutoNumDescription"/>
              <w:spacing w:after="0" w:line="276" w:lineRule="auto"/>
              <w:rPr>
                <w:sz w:val="24"/>
                <w:szCs w:val="24"/>
              </w:rPr>
            </w:pPr>
            <w:r>
              <w:rPr>
                <w:sz w:val="24"/>
                <w:szCs w:val="24"/>
              </w:rPr>
              <w:t>Các thông tin thêm mới gồm: mã phúc lợi, tên phúc lợi, trạng thái nhân viên, thâm niên, giới tính, số tiền, ngày hiệu lực, ngày hết hiệu lực, tự động áp dụng.</w:t>
            </w:r>
          </w:p>
        </w:tc>
      </w:tr>
      <w:tr w:rsidR="003369BE" w:rsidRPr="00835288" w14:paraId="5C930C82" w14:textId="77777777" w:rsidTr="00221BC1">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7AB1BCDA" w14:textId="71E1B7F7" w:rsidR="003369BE" w:rsidRPr="001813E9" w:rsidRDefault="003369BE" w:rsidP="00742467">
            <w:pPr>
              <w:pStyle w:val="ListParagraph"/>
              <w:numPr>
                <w:ilvl w:val="0"/>
                <w:numId w:val="3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0FA6E51E" w14:textId="77777777" w:rsidR="003369BE" w:rsidRPr="00835288" w:rsidRDefault="003369BE" w:rsidP="00781E2A">
            <w:pPr>
              <w:spacing w:before="240"/>
              <w:rPr>
                <w:rFonts w:cs="Times New Roman"/>
                <w:b/>
                <w:sz w:val="24"/>
                <w:szCs w:val="24"/>
              </w:rPr>
            </w:pPr>
            <w:r w:rsidRPr="00835288">
              <w:rPr>
                <w:rFonts w:cs="Times New Roman"/>
                <w:b/>
                <w:sz w:val="24"/>
                <w:szCs w:val="24"/>
              </w:rPr>
              <w:t>Lưu</w:t>
            </w:r>
          </w:p>
        </w:tc>
        <w:tc>
          <w:tcPr>
            <w:tcW w:w="6186" w:type="dxa"/>
            <w:tcBorders>
              <w:top w:val="single" w:sz="4" w:space="0" w:color="000000"/>
              <w:left w:val="single" w:sz="4" w:space="0" w:color="000000"/>
              <w:bottom w:val="single" w:sz="4" w:space="0" w:color="000000"/>
              <w:right w:val="single" w:sz="4" w:space="0" w:color="000000"/>
            </w:tcBorders>
            <w:vAlign w:val="center"/>
            <w:hideMark/>
          </w:tcPr>
          <w:p w14:paraId="10B0755C" w14:textId="77777777" w:rsidR="003369BE" w:rsidRPr="00835288" w:rsidRDefault="003369BE" w:rsidP="00781E2A">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1813E9" w:rsidRPr="00835288" w14:paraId="058BA36A" w14:textId="77777777" w:rsidTr="00221BC1">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2C350036" w14:textId="77777777" w:rsidR="001813E9" w:rsidRPr="001813E9" w:rsidRDefault="001813E9" w:rsidP="00742467">
            <w:pPr>
              <w:pStyle w:val="ListParagraph"/>
              <w:numPr>
                <w:ilvl w:val="0"/>
                <w:numId w:val="3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0855D596" w14:textId="3402FDA1" w:rsidR="001813E9" w:rsidRPr="00835288" w:rsidRDefault="001813E9" w:rsidP="00781E2A">
            <w:pPr>
              <w:spacing w:before="240"/>
              <w:rPr>
                <w:rFonts w:cs="Times New Roman"/>
                <w:b/>
                <w:sz w:val="24"/>
                <w:szCs w:val="24"/>
              </w:rPr>
            </w:pPr>
            <w:r>
              <w:rPr>
                <w:rFonts w:cs="Times New Roman"/>
                <w:b/>
                <w:sz w:val="24"/>
                <w:szCs w:val="24"/>
              </w:rPr>
              <w:t>Xóa</w:t>
            </w:r>
          </w:p>
        </w:tc>
        <w:tc>
          <w:tcPr>
            <w:tcW w:w="6186" w:type="dxa"/>
            <w:tcBorders>
              <w:top w:val="single" w:sz="4" w:space="0" w:color="000000"/>
              <w:left w:val="single" w:sz="4" w:space="0" w:color="000000"/>
              <w:bottom w:val="single" w:sz="4" w:space="0" w:color="000000"/>
              <w:right w:val="single" w:sz="4" w:space="0" w:color="000000"/>
            </w:tcBorders>
            <w:vAlign w:val="center"/>
          </w:tcPr>
          <w:p w14:paraId="5FEF9749" w14:textId="3960223C" w:rsidR="001813E9" w:rsidRPr="00835288" w:rsidRDefault="001813E9" w:rsidP="00781E2A">
            <w:pPr>
              <w:spacing w:before="240"/>
              <w:rPr>
                <w:rFonts w:cs="Times New Roman"/>
                <w:sz w:val="24"/>
                <w:szCs w:val="24"/>
              </w:rPr>
            </w:pPr>
            <w:r>
              <w:rPr>
                <w:rFonts w:cs="Times New Roman"/>
                <w:sz w:val="24"/>
                <w:szCs w:val="24"/>
              </w:rPr>
              <w:t>Người dùng sử dụng chức năng này để chọn bản ghi và xóa bản ghi</w:t>
            </w:r>
          </w:p>
        </w:tc>
      </w:tr>
      <w:tr w:rsidR="003369BE" w:rsidRPr="00835288" w14:paraId="61106404" w14:textId="77777777" w:rsidTr="00221BC1">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2221C190" w14:textId="7B5B8406" w:rsidR="003369BE" w:rsidRPr="001813E9" w:rsidRDefault="003369BE" w:rsidP="00742467">
            <w:pPr>
              <w:pStyle w:val="ListParagraph"/>
              <w:numPr>
                <w:ilvl w:val="0"/>
                <w:numId w:val="32"/>
              </w:numPr>
              <w:spacing w:after="0" w:line="26" w:lineRule="atLeast"/>
              <w:jc w:val="center"/>
              <w:rPr>
                <w:rFonts w:cs="Times New Roman"/>
                <w:color w:val="000000"/>
                <w:sz w:val="24"/>
                <w:szCs w:val="24"/>
              </w:rPr>
            </w:pPr>
          </w:p>
        </w:tc>
        <w:tc>
          <w:tcPr>
            <w:tcW w:w="2414" w:type="dxa"/>
            <w:tcBorders>
              <w:top w:val="single" w:sz="4" w:space="0" w:color="000000"/>
              <w:left w:val="single" w:sz="4" w:space="0" w:color="000000"/>
              <w:bottom w:val="single" w:sz="4" w:space="0" w:color="000000"/>
              <w:right w:val="single" w:sz="4" w:space="0" w:color="000000"/>
            </w:tcBorders>
            <w:vAlign w:val="center"/>
          </w:tcPr>
          <w:p w14:paraId="040B7BB8" w14:textId="77777777" w:rsidR="003369BE" w:rsidRPr="00835288" w:rsidRDefault="003369BE" w:rsidP="00781E2A">
            <w:pPr>
              <w:spacing w:before="240"/>
              <w:rPr>
                <w:rFonts w:cs="Times New Roman"/>
                <w:b/>
                <w:sz w:val="24"/>
                <w:szCs w:val="24"/>
              </w:rPr>
            </w:pPr>
            <w:r>
              <w:rPr>
                <w:rFonts w:cs="Times New Roman"/>
                <w:b/>
                <w:sz w:val="24"/>
                <w:szCs w:val="24"/>
              </w:rPr>
              <w:t>Xuất excel</w:t>
            </w:r>
          </w:p>
        </w:tc>
        <w:tc>
          <w:tcPr>
            <w:tcW w:w="6186" w:type="dxa"/>
            <w:tcBorders>
              <w:top w:val="single" w:sz="4" w:space="0" w:color="000000"/>
              <w:left w:val="single" w:sz="4" w:space="0" w:color="000000"/>
              <w:bottom w:val="single" w:sz="4" w:space="0" w:color="000000"/>
              <w:right w:val="single" w:sz="4" w:space="0" w:color="000000"/>
            </w:tcBorders>
            <w:vAlign w:val="center"/>
          </w:tcPr>
          <w:p w14:paraId="4796037B" w14:textId="77777777" w:rsidR="003369BE" w:rsidRPr="00835288" w:rsidRDefault="003369BE" w:rsidP="00781E2A">
            <w:pPr>
              <w:spacing w:before="240"/>
              <w:rPr>
                <w:rFonts w:cs="Times New Roman"/>
                <w:sz w:val="24"/>
                <w:szCs w:val="24"/>
              </w:rPr>
            </w:pPr>
            <w:r>
              <w:rPr>
                <w:rFonts w:cs="Times New Roman"/>
                <w:sz w:val="24"/>
                <w:szCs w:val="24"/>
              </w:rPr>
              <w:t>Người dùng sử dụng chức năng này để xuất ra file excel danh mục chức danh</w:t>
            </w:r>
          </w:p>
        </w:tc>
      </w:tr>
    </w:tbl>
    <w:p w14:paraId="05AF269F" w14:textId="162F1EBC" w:rsidR="00535405" w:rsidRPr="00835288" w:rsidRDefault="00535405" w:rsidP="00847ECC">
      <w:pPr>
        <w:pStyle w:val="Heading2"/>
      </w:pPr>
      <w:bookmarkStart w:id="5005" w:name="_Toc494461454"/>
      <w:r>
        <w:t>Danh mục hình thức khen thưởng</w:t>
      </w:r>
      <w:bookmarkEnd w:id="5005"/>
    </w:p>
    <w:p w14:paraId="2B6959F6" w14:textId="77777777" w:rsidR="00535405" w:rsidRPr="00835288" w:rsidRDefault="00535405" w:rsidP="00714D4C">
      <w:pPr>
        <w:pStyle w:val="Heading3"/>
      </w:pPr>
      <w:bookmarkStart w:id="5006" w:name="_Toc494461455"/>
      <w:r w:rsidRPr="00835288">
        <w:t>Mục đích, ý nghĩa</w:t>
      </w:r>
      <w:bookmarkEnd w:id="5006"/>
    </w:p>
    <w:p w14:paraId="03ACEEB0" w14:textId="32FBEF40" w:rsidR="00535405" w:rsidRDefault="00535405" w:rsidP="00535405">
      <w:pPr>
        <w:pStyle w:val="ListParagraph"/>
        <w:numPr>
          <w:ilvl w:val="0"/>
          <w:numId w:val="4"/>
        </w:numPr>
        <w:spacing w:line="312" w:lineRule="auto"/>
        <w:ind w:left="450" w:hanging="450"/>
        <w:rPr>
          <w:rFonts w:cs="Times New Roman"/>
          <w:sz w:val="24"/>
          <w:szCs w:val="24"/>
        </w:rPr>
      </w:pPr>
      <w:r>
        <w:rPr>
          <w:rFonts w:cs="Times New Roman"/>
          <w:sz w:val="24"/>
          <w:szCs w:val="24"/>
        </w:rPr>
        <w:t>Tạo danh sách các hình thức khen thưởng.</w:t>
      </w:r>
    </w:p>
    <w:p w14:paraId="1C4D91E2" w14:textId="77777777" w:rsidR="00535405" w:rsidRDefault="00535405" w:rsidP="00896B3B">
      <w:pPr>
        <w:pStyle w:val="Heading4"/>
      </w:pPr>
      <w:r>
        <w:t>Đặc tả tình huống nghiệp vụ</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535405" w14:paraId="26192196"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6E24A90" w14:textId="77777777" w:rsidR="00535405" w:rsidRDefault="00535405" w:rsidP="00DE7273">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5370C0" w14:textId="18CA0665" w:rsidR="00535405" w:rsidRPr="00441A67" w:rsidRDefault="00535405" w:rsidP="00A54803">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 xml:space="preserve">sử dụng đăng nhập vào hệ thống để khai báo danh mục </w:t>
            </w:r>
            <w:r w:rsidR="00A54803">
              <w:rPr>
                <w:sz w:val="24"/>
                <w:szCs w:val="24"/>
              </w:rPr>
              <w:t>hình thức khen thưởng</w:t>
            </w:r>
            <w:r>
              <w:rPr>
                <w:sz w:val="24"/>
                <w:szCs w:val="24"/>
              </w:rPr>
              <w:t xml:space="preserve"> </w:t>
            </w:r>
          </w:p>
        </w:tc>
      </w:tr>
      <w:tr w:rsidR="00535405" w14:paraId="6A9F7D69"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D2A34EF" w14:textId="77777777" w:rsidR="00535405" w:rsidRDefault="00535405" w:rsidP="00DE7273">
            <w:pPr>
              <w:snapToGrid w:val="0"/>
              <w:spacing w:before="120" w:line="276" w:lineRule="auto"/>
              <w:jc w:val="left"/>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73D8C91" w14:textId="751BCD2B" w:rsidR="00535405" w:rsidRDefault="00535405" w:rsidP="00DE7273">
            <w:pPr>
              <w:pStyle w:val="AutoNumDescription"/>
              <w:spacing w:after="0" w:line="276" w:lineRule="auto"/>
              <w:jc w:val="left"/>
              <w:rPr>
                <w:sz w:val="24"/>
                <w:szCs w:val="24"/>
              </w:rPr>
            </w:pPr>
            <w:r>
              <w:rPr>
                <w:sz w:val="24"/>
                <w:szCs w:val="24"/>
              </w:rPr>
              <w:t xml:space="preserve">Người sử dụng thêm mới thành công danh mục </w:t>
            </w:r>
            <w:r w:rsidR="00A54803">
              <w:rPr>
                <w:sz w:val="24"/>
                <w:szCs w:val="24"/>
              </w:rPr>
              <w:t>khen thưởng gồm: mã khen thưởng, tên hình thức, trạng thái, mô tả.</w:t>
            </w:r>
          </w:p>
          <w:p w14:paraId="1F46650E" w14:textId="4404D357" w:rsidR="00535405" w:rsidRPr="00441A67" w:rsidRDefault="00535405" w:rsidP="007802F6">
            <w:pPr>
              <w:pStyle w:val="AutoNumDescription"/>
              <w:spacing w:after="0" w:line="276" w:lineRule="auto"/>
              <w:jc w:val="left"/>
              <w:rPr>
                <w:sz w:val="24"/>
                <w:szCs w:val="24"/>
              </w:rPr>
            </w:pPr>
            <w:r>
              <w:rPr>
                <w:sz w:val="24"/>
                <w:szCs w:val="24"/>
              </w:rPr>
              <w:t xml:space="preserve">Danh mục </w:t>
            </w:r>
            <w:r w:rsidR="00A54803">
              <w:rPr>
                <w:sz w:val="24"/>
                <w:szCs w:val="24"/>
              </w:rPr>
              <w:t>hình thức</w:t>
            </w:r>
            <w:r>
              <w:rPr>
                <w:sz w:val="24"/>
                <w:szCs w:val="24"/>
              </w:rPr>
              <w:t xml:space="preserve"> khai báo thành công sẽ hiển thị danh sách trên lưới và hiển thị ở trường thông tin “</w:t>
            </w:r>
            <w:r w:rsidR="007802F6">
              <w:rPr>
                <w:sz w:val="24"/>
                <w:szCs w:val="24"/>
              </w:rPr>
              <w:t>hình thức khen thưởng</w:t>
            </w:r>
            <w:r>
              <w:rPr>
                <w:sz w:val="24"/>
                <w:szCs w:val="24"/>
              </w:rPr>
              <w:t>” ở chức năng quả</w:t>
            </w:r>
            <w:r w:rsidR="007802F6">
              <w:rPr>
                <w:sz w:val="24"/>
                <w:szCs w:val="24"/>
              </w:rPr>
              <w:t>n lý khen thưởng</w:t>
            </w:r>
            <w:r>
              <w:rPr>
                <w:sz w:val="24"/>
                <w:szCs w:val="24"/>
              </w:rPr>
              <w:t>.</w:t>
            </w:r>
          </w:p>
        </w:tc>
      </w:tr>
      <w:tr w:rsidR="00535405" w:rsidRPr="00980BD4" w14:paraId="44CD12AC"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39B0F3F" w14:textId="77777777" w:rsidR="00535405" w:rsidRDefault="00535405" w:rsidP="00DE7273">
            <w:pPr>
              <w:snapToGrid w:val="0"/>
              <w:spacing w:before="120" w:line="276" w:lineRule="auto"/>
              <w:jc w:val="left"/>
              <w:rPr>
                <w:rFonts w:cs="Times New Roman"/>
                <w:szCs w:val="26"/>
              </w:rPr>
            </w:pPr>
            <w:r>
              <w:rPr>
                <w:rFonts w:cs="Times New Roman"/>
                <w:b/>
                <w:bCs/>
                <w:szCs w:val="26"/>
              </w:rPr>
              <w:lastRenderedPageBreak/>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EA49F27" w14:textId="77777777" w:rsidR="00535405" w:rsidRPr="00441A67" w:rsidRDefault="00535405" w:rsidP="00DE7273">
            <w:pPr>
              <w:spacing w:before="240"/>
              <w:jc w:val="left"/>
              <w:rPr>
                <w:rFonts w:cs="Times New Roman"/>
                <w:sz w:val="24"/>
                <w:szCs w:val="24"/>
              </w:rPr>
            </w:pPr>
            <w:r w:rsidRPr="00441A67">
              <w:rPr>
                <w:rFonts w:cs="Times New Roman"/>
                <w:sz w:val="24"/>
                <w:szCs w:val="24"/>
              </w:rPr>
              <w:t xml:space="preserve">TH1: Thêm </w:t>
            </w:r>
            <w:r>
              <w:rPr>
                <w:rFonts w:cs="Times New Roman"/>
                <w:sz w:val="24"/>
                <w:szCs w:val="24"/>
              </w:rPr>
              <w:t xml:space="preserve"> mới phúc lợi có Mã phúc lợi</w:t>
            </w:r>
            <w:r w:rsidRPr="00441A67">
              <w:rPr>
                <w:rFonts w:cs="Times New Roman"/>
                <w:sz w:val="24"/>
                <w:szCs w:val="24"/>
              </w:rPr>
              <w:t xml:space="preserve"> đã tồn tại</w:t>
            </w:r>
            <w:r>
              <w:rPr>
                <w:rFonts w:cs="Times New Roman"/>
                <w:sz w:val="24"/>
                <w:szCs w:val="24"/>
              </w:rPr>
              <w:t xml:space="preserve"> -&gt; hệ thống đưa ra cảnh báo “Mã phúc lợi</w:t>
            </w:r>
            <w:r w:rsidRPr="00441A67">
              <w:rPr>
                <w:rFonts w:cs="Times New Roman"/>
                <w:sz w:val="24"/>
                <w:szCs w:val="24"/>
              </w:rPr>
              <w:t xml:space="preserve"> </w:t>
            </w:r>
            <w:r>
              <w:rPr>
                <w:rFonts w:cs="Times New Roman"/>
                <w:sz w:val="24"/>
                <w:szCs w:val="24"/>
              </w:rPr>
              <w:t>đã tồn tại, yêu cầu nhập lại”</w:t>
            </w:r>
            <w:r w:rsidRPr="00441A67">
              <w:rPr>
                <w:rFonts w:cs="Times New Roman"/>
                <w:sz w:val="24"/>
                <w:szCs w:val="24"/>
              </w:rPr>
              <w:t xml:space="preserve"> </w:t>
            </w:r>
          </w:p>
          <w:p w14:paraId="3C7A8F02" w14:textId="77777777" w:rsidR="00535405" w:rsidRPr="00441A67" w:rsidRDefault="00535405" w:rsidP="00DE7273">
            <w:pPr>
              <w:spacing w:before="240"/>
              <w:jc w:val="left"/>
              <w:rPr>
                <w:rFonts w:cs="Times New Roman"/>
                <w:sz w:val="24"/>
                <w:szCs w:val="24"/>
              </w:rPr>
            </w:pPr>
            <w:r w:rsidRPr="00441A67">
              <w:rPr>
                <w:rFonts w:cs="Times New Roman"/>
                <w:sz w:val="24"/>
                <w:szCs w:val="24"/>
              </w:rPr>
              <w:t xml:space="preserve">TH2: Mã </w:t>
            </w:r>
            <w:r>
              <w:rPr>
                <w:rFonts w:cs="Times New Roman"/>
                <w:sz w:val="24"/>
                <w:szCs w:val="24"/>
              </w:rPr>
              <w:t>phúc lợi</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535405" w14:paraId="193E30C8"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0A522D40" w14:textId="77777777" w:rsidR="00535405" w:rsidRDefault="00535405" w:rsidP="00DE7273">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D9E9EC9" w14:textId="77777777" w:rsidR="00535405" w:rsidRPr="00964392" w:rsidRDefault="00535405" w:rsidP="00DE7273">
            <w:pPr>
              <w:snapToGrid w:val="0"/>
              <w:spacing w:before="120" w:line="276" w:lineRule="auto"/>
              <w:jc w:val="left"/>
              <w:rPr>
                <w:rFonts w:cs="Times New Roman"/>
                <w:sz w:val="24"/>
                <w:szCs w:val="24"/>
              </w:rPr>
            </w:pPr>
            <w:r>
              <w:rPr>
                <w:rFonts w:cs="Times New Roman"/>
                <w:sz w:val="24"/>
                <w:szCs w:val="24"/>
              </w:rPr>
              <w:t>N/A</w:t>
            </w:r>
          </w:p>
        </w:tc>
      </w:tr>
      <w:tr w:rsidR="00535405" w14:paraId="21804933"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01E21F22" w14:textId="77777777" w:rsidR="00535405" w:rsidRDefault="00535405" w:rsidP="00DE7273">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AD110D9" w14:textId="3F6AD168" w:rsidR="00535405" w:rsidRPr="00964392" w:rsidRDefault="00535405" w:rsidP="007802F6">
            <w:pPr>
              <w:snapToGrid w:val="0"/>
              <w:spacing w:before="120" w:line="276" w:lineRule="auto"/>
              <w:jc w:val="left"/>
              <w:rPr>
                <w:rFonts w:cs="Times New Roman"/>
                <w:sz w:val="24"/>
                <w:szCs w:val="24"/>
              </w:rPr>
            </w:pPr>
            <w:r>
              <w:rPr>
                <w:rFonts w:cs="Times New Roman"/>
                <w:sz w:val="24"/>
                <w:szCs w:val="24"/>
              </w:rPr>
              <w:t xml:space="preserve">Các </w:t>
            </w:r>
            <w:r w:rsidR="007802F6">
              <w:rPr>
                <w:rFonts w:cs="Times New Roman"/>
                <w:sz w:val="24"/>
                <w:szCs w:val="24"/>
              </w:rPr>
              <w:t>hình thức khen thưởng</w:t>
            </w:r>
            <w:r>
              <w:rPr>
                <w:rFonts w:cs="Times New Roman"/>
                <w:sz w:val="24"/>
                <w:szCs w:val="24"/>
              </w:rPr>
              <w:t xml:space="preserve"> được thiết lập sẽ hiển thị ở chức năng quản lý </w:t>
            </w:r>
            <w:r w:rsidR="007802F6">
              <w:rPr>
                <w:rFonts w:cs="Times New Roman"/>
                <w:sz w:val="24"/>
                <w:szCs w:val="24"/>
              </w:rPr>
              <w:t>khen thưởng</w:t>
            </w:r>
            <w:r>
              <w:rPr>
                <w:rFonts w:cs="Times New Roman"/>
                <w:sz w:val="24"/>
                <w:szCs w:val="24"/>
              </w:rPr>
              <w:t xml:space="preserve"> cho nhân viên</w:t>
            </w:r>
          </w:p>
        </w:tc>
      </w:tr>
    </w:tbl>
    <w:p w14:paraId="5184F761" w14:textId="77777777" w:rsidR="00535405" w:rsidRDefault="00535405" w:rsidP="00535405"/>
    <w:p w14:paraId="77E0692B" w14:textId="79091229" w:rsidR="00535405" w:rsidRDefault="00535405" w:rsidP="00714D4C">
      <w:pPr>
        <w:pStyle w:val="Heading3"/>
      </w:pPr>
      <w:bookmarkStart w:id="5007" w:name="_Toc494461456"/>
      <w:r>
        <w:t>Màn hình giao diện</w:t>
      </w:r>
      <w:bookmarkEnd w:id="5007"/>
    </w:p>
    <w:p w14:paraId="644016E9" w14:textId="512345B6" w:rsidR="00FD24CC" w:rsidRPr="00FD24CC" w:rsidRDefault="00FD24CC" w:rsidP="00FD24CC">
      <w:r w:rsidRPr="00FD24CC">
        <w:rPr>
          <w:noProof/>
        </w:rPr>
        <w:drawing>
          <wp:inline distT="0" distB="0" distL="0" distR="0" wp14:anchorId="73629558" wp14:editId="728C4502">
            <wp:extent cx="5943600" cy="2658336"/>
            <wp:effectExtent l="0" t="0" r="0" b="8890"/>
            <wp:docPr id="24" name="Picture 24" descr="C:\Users\admin\AppData\Local\Temp\fla8AE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fla8AE7.tmp\Snap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658336"/>
                    </a:xfrm>
                    <a:prstGeom prst="rect">
                      <a:avLst/>
                    </a:prstGeom>
                    <a:noFill/>
                    <a:ln>
                      <a:noFill/>
                    </a:ln>
                  </pic:spPr>
                </pic:pic>
              </a:graphicData>
            </a:graphic>
          </wp:inline>
        </w:drawing>
      </w:r>
    </w:p>
    <w:p w14:paraId="772F9C11" w14:textId="77777777" w:rsidR="00535405" w:rsidRDefault="00535405" w:rsidP="00714D4C">
      <w:pPr>
        <w:pStyle w:val="Heading3"/>
      </w:pPr>
      <w:bookmarkStart w:id="5008" w:name="_Toc494461457"/>
      <w:r>
        <w:t>Mô tả các trường thông tin trên màn hình</w:t>
      </w:r>
      <w:bookmarkEnd w:id="5008"/>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1530"/>
        <w:gridCol w:w="2700"/>
        <w:gridCol w:w="990"/>
        <w:gridCol w:w="900"/>
        <w:gridCol w:w="900"/>
        <w:gridCol w:w="1530"/>
      </w:tblGrid>
      <w:tr w:rsidR="009B2458" w:rsidRPr="00835288" w14:paraId="3E8743F5" w14:textId="77777777" w:rsidTr="009B2458">
        <w:trPr>
          <w:trHeight w:val="364"/>
          <w:tblHeader/>
        </w:trPr>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D3A8433" w14:textId="313A35CA" w:rsidR="009B2458" w:rsidRPr="00835288" w:rsidRDefault="009B2458" w:rsidP="00DE7273">
            <w:pPr>
              <w:spacing w:before="240"/>
              <w:jc w:val="center"/>
              <w:rPr>
                <w:rFonts w:cs="Times New Roman"/>
                <w:b/>
                <w:sz w:val="24"/>
                <w:szCs w:val="24"/>
              </w:rPr>
            </w:pPr>
            <w:r>
              <w:rPr>
                <w:rFonts w:cs="Times New Roman"/>
                <w:b/>
                <w:sz w:val="24"/>
                <w:szCs w:val="24"/>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A3C93D5" w14:textId="47680953" w:rsidR="009B2458" w:rsidRPr="00835288" w:rsidRDefault="009B2458" w:rsidP="00DE7273">
            <w:pPr>
              <w:spacing w:before="240"/>
              <w:jc w:val="center"/>
              <w:rPr>
                <w:rFonts w:cs="Times New Roman"/>
                <w:b/>
                <w:sz w:val="24"/>
                <w:szCs w:val="24"/>
              </w:rPr>
            </w:pPr>
            <w:r w:rsidRPr="00835288">
              <w:rPr>
                <w:rFonts w:cs="Times New Roman"/>
                <w:b/>
                <w:sz w:val="24"/>
                <w:szCs w:val="24"/>
              </w:rPr>
              <w:t xml:space="preserve">Tên trường </w:t>
            </w:r>
            <w:r>
              <w:rPr>
                <w:rFonts w:cs="Times New Roman"/>
                <w:b/>
                <w:sz w:val="24"/>
                <w:szCs w:val="24"/>
              </w:rPr>
              <w:t>thông tin</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1003DC0" w14:textId="77777777" w:rsidR="009B2458" w:rsidRPr="00835288" w:rsidRDefault="009B2458" w:rsidP="00DE7273">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14DD3C0" w14:textId="77777777" w:rsidR="009B2458" w:rsidRPr="00835288" w:rsidRDefault="009B2458" w:rsidP="00DE7273">
            <w:pPr>
              <w:spacing w:before="240"/>
              <w:jc w:val="center"/>
              <w:rPr>
                <w:rFonts w:cs="Times New Roman"/>
                <w:b/>
                <w:sz w:val="24"/>
                <w:szCs w:val="24"/>
              </w:rPr>
            </w:pPr>
            <w:r w:rsidRPr="00835288">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1C16743" w14:textId="77777777" w:rsidR="009B2458" w:rsidRPr="00835288" w:rsidRDefault="009B2458" w:rsidP="00DE7273">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3A32823" w14:textId="77777777" w:rsidR="009B2458" w:rsidRPr="00835288" w:rsidRDefault="009B2458" w:rsidP="00DE7273">
            <w:pPr>
              <w:spacing w:before="240"/>
              <w:jc w:val="center"/>
              <w:rPr>
                <w:rFonts w:cs="Times New Roman"/>
                <w:b/>
                <w:sz w:val="24"/>
                <w:szCs w:val="24"/>
              </w:rPr>
            </w:pPr>
            <w:r w:rsidRPr="00835288">
              <w:rPr>
                <w:rFonts w:cs="Times New Roman"/>
                <w:b/>
                <w:sz w:val="24"/>
                <w:szCs w:val="24"/>
              </w:rPr>
              <w:t>Bắt buộc</w:t>
            </w:r>
          </w:p>
        </w:tc>
        <w:tc>
          <w:tcPr>
            <w:tcW w:w="15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547CCC3" w14:textId="77777777" w:rsidR="009B2458" w:rsidRPr="00835288" w:rsidRDefault="009B2458" w:rsidP="00DE7273">
            <w:pPr>
              <w:spacing w:before="240"/>
              <w:jc w:val="center"/>
              <w:rPr>
                <w:rFonts w:cs="Times New Roman"/>
                <w:b/>
                <w:sz w:val="24"/>
                <w:szCs w:val="24"/>
              </w:rPr>
            </w:pPr>
            <w:r w:rsidRPr="00835288">
              <w:rPr>
                <w:rFonts w:cs="Times New Roman"/>
                <w:b/>
                <w:sz w:val="24"/>
                <w:szCs w:val="24"/>
              </w:rPr>
              <w:t>Ghi chú</w:t>
            </w:r>
          </w:p>
        </w:tc>
      </w:tr>
      <w:tr w:rsidR="009B2458" w:rsidRPr="00835288" w14:paraId="274B2EA4" w14:textId="77777777" w:rsidTr="009B2458">
        <w:trPr>
          <w:trHeight w:val="346"/>
        </w:trPr>
        <w:tc>
          <w:tcPr>
            <w:tcW w:w="810" w:type="dxa"/>
            <w:tcBorders>
              <w:top w:val="single" w:sz="4" w:space="0" w:color="000000"/>
              <w:left w:val="single" w:sz="4" w:space="0" w:color="000000"/>
              <w:bottom w:val="single" w:sz="4" w:space="0" w:color="000000"/>
              <w:right w:val="single" w:sz="4" w:space="0" w:color="000000"/>
            </w:tcBorders>
            <w:vAlign w:val="center"/>
          </w:tcPr>
          <w:p w14:paraId="0246C834" w14:textId="77777777" w:rsidR="009B2458" w:rsidRPr="009B2458" w:rsidRDefault="009B2458" w:rsidP="00742467">
            <w:pPr>
              <w:pStyle w:val="ListParagraph"/>
              <w:numPr>
                <w:ilvl w:val="0"/>
                <w:numId w:val="43"/>
              </w:numPr>
              <w:spacing w:after="0" w:line="26" w:lineRule="atLeast"/>
              <w:jc w:val="left"/>
              <w:rPr>
                <w:rFonts w:cs="Times New Roman"/>
                <w:color w:val="000000"/>
                <w:sz w:val="24"/>
                <w:szCs w:val="24"/>
              </w:rPr>
            </w:pPr>
          </w:p>
        </w:tc>
        <w:tc>
          <w:tcPr>
            <w:tcW w:w="1530" w:type="dxa"/>
            <w:tcBorders>
              <w:top w:val="single" w:sz="4" w:space="0" w:color="000000"/>
              <w:left w:val="single" w:sz="4" w:space="0" w:color="000000"/>
              <w:bottom w:val="single" w:sz="4" w:space="0" w:color="000000"/>
              <w:right w:val="single" w:sz="4" w:space="0" w:color="000000"/>
            </w:tcBorders>
            <w:vAlign w:val="center"/>
          </w:tcPr>
          <w:p w14:paraId="4B5E2270" w14:textId="21F1E947" w:rsidR="009B2458" w:rsidRPr="00835288" w:rsidRDefault="009B2458" w:rsidP="00DE7273">
            <w:pPr>
              <w:spacing w:after="0" w:line="26" w:lineRule="atLeast"/>
              <w:jc w:val="left"/>
              <w:rPr>
                <w:rFonts w:cs="Times New Roman"/>
                <w:color w:val="000000"/>
                <w:sz w:val="24"/>
                <w:szCs w:val="24"/>
              </w:rPr>
            </w:pPr>
            <w:r w:rsidRPr="00835288">
              <w:rPr>
                <w:rFonts w:cs="Times New Roman"/>
                <w:color w:val="000000"/>
                <w:sz w:val="24"/>
                <w:szCs w:val="24"/>
              </w:rPr>
              <w:t>M</w:t>
            </w:r>
            <w:r>
              <w:rPr>
                <w:rFonts w:cs="Times New Roman"/>
                <w:color w:val="000000"/>
                <w:sz w:val="24"/>
                <w:szCs w:val="24"/>
              </w:rPr>
              <w:t>ã  khen thưởng</w:t>
            </w:r>
          </w:p>
        </w:tc>
        <w:tc>
          <w:tcPr>
            <w:tcW w:w="2700" w:type="dxa"/>
            <w:tcBorders>
              <w:top w:val="single" w:sz="4" w:space="0" w:color="000000"/>
              <w:left w:val="single" w:sz="4" w:space="0" w:color="000000"/>
              <w:bottom w:val="single" w:sz="4" w:space="0" w:color="000000"/>
              <w:right w:val="single" w:sz="4" w:space="0" w:color="000000"/>
            </w:tcBorders>
            <w:vAlign w:val="center"/>
          </w:tcPr>
          <w:p w14:paraId="755C0E95" w14:textId="50C8EAF5" w:rsidR="009B2458" w:rsidRPr="00835288" w:rsidRDefault="009B2458" w:rsidP="009B2458">
            <w:pPr>
              <w:spacing w:after="0" w:line="26" w:lineRule="atLeast"/>
              <w:jc w:val="left"/>
              <w:rPr>
                <w:rFonts w:cs="Times New Roman"/>
                <w:color w:val="000000"/>
                <w:sz w:val="24"/>
                <w:szCs w:val="24"/>
              </w:rPr>
            </w:pPr>
            <w:r w:rsidRPr="00835288">
              <w:rPr>
                <w:rFonts w:cs="Times New Roman"/>
                <w:color w:val="000000"/>
                <w:sz w:val="24"/>
                <w:szCs w:val="24"/>
              </w:rPr>
              <w:t xml:space="preserve">Ký hiệu của mã </w:t>
            </w:r>
            <w:r>
              <w:rPr>
                <w:rFonts w:cs="Times New Roman"/>
                <w:color w:val="000000"/>
                <w:sz w:val="24"/>
                <w:szCs w:val="24"/>
              </w:rPr>
              <w:t>khen thưởng</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67A8598C" w14:textId="77777777" w:rsidR="009B2458" w:rsidRPr="00835288" w:rsidRDefault="009B2458" w:rsidP="00DE7273">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0802D98" w14:textId="77777777" w:rsidR="009B2458" w:rsidRPr="00835288" w:rsidRDefault="009B2458"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06202FA" w14:textId="77777777" w:rsidR="009B2458" w:rsidRPr="00835288" w:rsidRDefault="009B2458" w:rsidP="00DE7273">
            <w:pPr>
              <w:spacing w:before="240"/>
              <w:jc w:val="center"/>
              <w:rPr>
                <w:rFonts w:cs="Times New Roman"/>
                <w:sz w:val="24"/>
                <w:szCs w:val="24"/>
              </w:rPr>
            </w:pPr>
            <w:r w:rsidRPr="00835288">
              <w:rPr>
                <w:rFonts w:cs="Times New Roman"/>
                <w:sz w:val="24"/>
                <w:szCs w:val="24"/>
              </w:rPr>
              <w:t>Có</w:t>
            </w:r>
          </w:p>
        </w:tc>
        <w:tc>
          <w:tcPr>
            <w:tcW w:w="1530" w:type="dxa"/>
            <w:tcBorders>
              <w:top w:val="single" w:sz="4" w:space="0" w:color="000000"/>
              <w:left w:val="single" w:sz="4" w:space="0" w:color="000000"/>
              <w:bottom w:val="single" w:sz="4" w:space="0" w:color="000000"/>
              <w:right w:val="single" w:sz="4" w:space="0" w:color="000000"/>
            </w:tcBorders>
            <w:vAlign w:val="center"/>
            <w:hideMark/>
          </w:tcPr>
          <w:p w14:paraId="1B18F3BC" w14:textId="51E6C535" w:rsidR="009B2458" w:rsidRPr="00835288" w:rsidRDefault="009B2458" w:rsidP="009B2458">
            <w:pPr>
              <w:spacing w:before="240"/>
              <w:jc w:val="left"/>
              <w:rPr>
                <w:rFonts w:cs="Times New Roman"/>
                <w:sz w:val="24"/>
                <w:szCs w:val="24"/>
              </w:rPr>
            </w:pPr>
            <w:r>
              <w:rPr>
                <w:rFonts w:cs="Times New Roman"/>
                <w:sz w:val="24"/>
                <w:szCs w:val="24"/>
              </w:rPr>
              <w:t>Tự sinh theo quy tắc: KT + số thứ tự tăng dần 3 chữ số</w:t>
            </w:r>
          </w:p>
        </w:tc>
      </w:tr>
      <w:tr w:rsidR="009B2458" w:rsidRPr="00835288" w14:paraId="6E3BE1C2" w14:textId="77777777" w:rsidTr="009B2458">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3D7EECB7" w14:textId="77777777" w:rsidR="009B2458" w:rsidRPr="009B2458" w:rsidRDefault="009B2458" w:rsidP="00742467">
            <w:pPr>
              <w:pStyle w:val="ListParagraph"/>
              <w:numPr>
                <w:ilvl w:val="0"/>
                <w:numId w:val="43"/>
              </w:numPr>
              <w:spacing w:after="0" w:line="26" w:lineRule="atLeast"/>
              <w:jc w:val="left"/>
              <w:rPr>
                <w:rFonts w:cs="Times New Roman"/>
                <w:color w:val="000000"/>
                <w:sz w:val="24"/>
                <w:szCs w:val="24"/>
              </w:rPr>
            </w:pPr>
          </w:p>
        </w:tc>
        <w:tc>
          <w:tcPr>
            <w:tcW w:w="1530" w:type="dxa"/>
            <w:tcBorders>
              <w:top w:val="single" w:sz="4" w:space="0" w:color="000000"/>
              <w:left w:val="single" w:sz="4" w:space="0" w:color="000000"/>
              <w:bottom w:val="single" w:sz="4" w:space="0" w:color="000000"/>
              <w:right w:val="single" w:sz="4" w:space="0" w:color="000000"/>
            </w:tcBorders>
            <w:vAlign w:val="center"/>
          </w:tcPr>
          <w:p w14:paraId="32119ADB" w14:textId="4F6F0A25" w:rsidR="009B2458" w:rsidRPr="00835288" w:rsidRDefault="009B2458" w:rsidP="00DE7273">
            <w:pPr>
              <w:spacing w:after="0" w:line="26" w:lineRule="atLeast"/>
              <w:jc w:val="left"/>
              <w:rPr>
                <w:rFonts w:cs="Times New Roman"/>
                <w:color w:val="000000"/>
                <w:sz w:val="24"/>
                <w:szCs w:val="24"/>
              </w:rPr>
            </w:pPr>
            <w:r w:rsidRPr="00835288">
              <w:rPr>
                <w:rFonts w:cs="Times New Roman"/>
                <w:color w:val="000000"/>
                <w:sz w:val="24"/>
                <w:szCs w:val="24"/>
              </w:rPr>
              <w:t>T</w:t>
            </w:r>
            <w:r>
              <w:rPr>
                <w:rFonts w:cs="Times New Roman"/>
                <w:color w:val="000000"/>
                <w:sz w:val="24"/>
                <w:szCs w:val="24"/>
              </w:rPr>
              <w:t>ên hình thức khen thưởng</w:t>
            </w:r>
          </w:p>
        </w:tc>
        <w:tc>
          <w:tcPr>
            <w:tcW w:w="2700" w:type="dxa"/>
            <w:tcBorders>
              <w:top w:val="single" w:sz="4" w:space="0" w:color="000000"/>
              <w:left w:val="single" w:sz="4" w:space="0" w:color="000000"/>
              <w:bottom w:val="single" w:sz="4" w:space="0" w:color="000000"/>
              <w:right w:val="single" w:sz="4" w:space="0" w:color="000000"/>
            </w:tcBorders>
            <w:vAlign w:val="center"/>
          </w:tcPr>
          <w:p w14:paraId="686E92C1" w14:textId="0F517D7D" w:rsidR="009B2458" w:rsidRPr="00835288" w:rsidRDefault="009B2458" w:rsidP="009B2458">
            <w:pPr>
              <w:spacing w:after="0" w:line="26" w:lineRule="atLeast"/>
              <w:jc w:val="left"/>
              <w:rPr>
                <w:rFonts w:cs="Times New Roman"/>
                <w:color w:val="000000"/>
                <w:sz w:val="24"/>
                <w:szCs w:val="24"/>
              </w:rPr>
            </w:pPr>
            <w:r w:rsidRPr="00835288">
              <w:rPr>
                <w:rFonts w:cs="Times New Roman"/>
                <w:color w:val="000000"/>
                <w:sz w:val="24"/>
                <w:szCs w:val="24"/>
              </w:rPr>
              <w:t xml:space="preserve">Tên </w:t>
            </w:r>
            <w:r>
              <w:rPr>
                <w:rFonts w:cs="Times New Roman"/>
                <w:color w:val="000000"/>
                <w:sz w:val="24"/>
                <w:szCs w:val="24"/>
              </w:rPr>
              <w:t>hình thức khen thưởng</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7500F616" w14:textId="77777777" w:rsidR="009B2458" w:rsidRPr="00835288" w:rsidRDefault="009B2458" w:rsidP="00DE7273">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0EDB37C" w14:textId="77777777" w:rsidR="009B2458" w:rsidRPr="00835288" w:rsidRDefault="009B2458"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A0B81DF" w14:textId="77777777" w:rsidR="009B2458" w:rsidRPr="00835288" w:rsidRDefault="009B2458" w:rsidP="00DE7273">
            <w:pPr>
              <w:spacing w:before="240"/>
              <w:jc w:val="center"/>
              <w:rPr>
                <w:rFonts w:cs="Times New Roman"/>
                <w:sz w:val="24"/>
                <w:szCs w:val="24"/>
              </w:rPr>
            </w:pPr>
            <w:r w:rsidRPr="00835288">
              <w:rPr>
                <w:rFonts w:cs="Times New Roman"/>
                <w:sz w:val="24"/>
                <w:szCs w:val="24"/>
              </w:rPr>
              <w:t>Có</w:t>
            </w:r>
          </w:p>
        </w:tc>
        <w:tc>
          <w:tcPr>
            <w:tcW w:w="1530" w:type="dxa"/>
            <w:tcBorders>
              <w:top w:val="single" w:sz="4" w:space="0" w:color="000000"/>
              <w:left w:val="single" w:sz="4" w:space="0" w:color="000000"/>
              <w:bottom w:val="single" w:sz="4" w:space="0" w:color="000000"/>
              <w:right w:val="single" w:sz="4" w:space="0" w:color="000000"/>
            </w:tcBorders>
            <w:vAlign w:val="center"/>
          </w:tcPr>
          <w:p w14:paraId="26824272" w14:textId="77777777" w:rsidR="009B2458" w:rsidRPr="00835288" w:rsidRDefault="009B2458" w:rsidP="00DE7273">
            <w:pPr>
              <w:spacing w:before="240"/>
              <w:jc w:val="left"/>
              <w:rPr>
                <w:rFonts w:cs="Times New Roman"/>
                <w:sz w:val="24"/>
                <w:szCs w:val="24"/>
              </w:rPr>
            </w:pPr>
          </w:p>
        </w:tc>
      </w:tr>
      <w:tr w:rsidR="0037537D" w:rsidRPr="00835288" w14:paraId="2B0A557B" w14:textId="77777777" w:rsidTr="009B2458">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173CB0D8" w14:textId="77777777" w:rsidR="0037537D" w:rsidRPr="00835288" w:rsidRDefault="0037537D" w:rsidP="00742467">
            <w:pPr>
              <w:pStyle w:val="NoSpacing"/>
              <w:numPr>
                <w:ilvl w:val="0"/>
                <w:numId w:val="43"/>
              </w:numPr>
              <w:spacing w:before="240"/>
            </w:pPr>
          </w:p>
        </w:tc>
        <w:tc>
          <w:tcPr>
            <w:tcW w:w="1530" w:type="dxa"/>
            <w:tcBorders>
              <w:top w:val="single" w:sz="4" w:space="0" w:color="000000"/>
              <w:left w:val="single" w:sz="4" w:space="0" w:color="000000"/>
              <w:bottom w:val="single" w:sz="4" w:space="0" w:color="000000"/>
              <w:right w:val="single" w:sz="4" w:space="0" w:color="000000"/>
            </w:tcBorders>
            <w:vAlign w:val="center"/>
          </w:tcPr>
          <w:p w14:paraId="0E59004D" w14:textId="3A60A516" w:rsidR="0037537D" w:rsidRDefault="0037537D" w:rsidP="00DE7273">
            <w:pPr>
              <w:pStyle w:val="NoSpacing"/>
              <w:spacing w:before="240"/>
            </w:pPr>
            <w:r>
              <w:t>Số tiền</w:t>
            </w:r>
          </w:p>
        </w:tc>
        <w:tc>
          <w:tcPr>
            <w:tcW w:w="2700" w:type="dxa"/>
            <w:tcBorders>
              <w:top w:val="single" w:sz="4" w:space="0" w:color="000000"/>
              <w:left w:val="single" w:sz="4" w:space="0" w:color="000000"/>
              <w:bottom w:val="single" w:sz="4" w:space="0" w:color="000000"/>
              <w:right w:val="single" w:sz="4" w:space="0" w:color="000000"/>
            </w:tcBorders>
            <w:vAlign w:val="center"/>
          </w:tcPr>
          <w:p w14:paraId="076D356F" w14:textId="793B18A5" w:rsidR="0037537D" w:rsidRDefault="0037537D" w:rsidP="00DE7273">
            <w:pPr>
              <w:spacing w:before="240"/>
              <w:jc w:val="left"/>
              <w:rPr>
                <w:rFonts w:cs="Times New Roman"/>
                <w:sz w:val="24"/>
                <w:szCs w:val="24"/>
              </w:rPr>
            </w:pPr>
            <w:r>
              <w:rPr>
                <w:rFonts w:cs="Times New Roman"/>
                <w:sz w:val="24"/>
                <w:szCs w:val="24"/>
              </w:rPr>
              <w:t>Số tiền theo hình thức khen thưởng</w:t>
            </w:r>
          </w:p>
        </w:tc>
        <w:tc>
          <w:tcPr>
            <w:tcW w:w="990" w:type="dxa"/>
            <w:tcBorders>
              <w:top w:val="single" w:sz="4" w:space="0" w:color="000000"/>
              <w:left w:val="single" w:sz="4" w:space="0" w:color="000000"/>
              <w:bottom w:val="single" w:sz="4" w:space="0" w:color="000000"/>
              <w:right w:val="single" w:sz="4" w:space="0" w:color="000000"/>
            </w:tcBorders>
            <w:vAlign w:val="center"/>
          </w:tcPr>
          <w:p w14:paraId="03A7A44B" w14:textId="6048F390" w:rsidR="0037537D" w:rsidRDefault="006F7E30" w:rsidP="00DE7273">
            <w:pPr>
              <w:spacing w:before="240"/>
              <w:jc w:val="center"/>
              <w:rPr>
                <w:rFonts w:cs="Times New Roman"/>
                <w:sz w:val="24"/>
                <w:szCs w:val="24"/>
              </w:rPr>
            </w:pPr>
            <w:r>
              <w:rPr>
                <w:rFonts w:cs="Times New Roman"/>
                <w:sz w:val="24"/>
                <w:szCs w:val="24"/>
              </w:rPr>
              <w:t>Số</w:t>
            </w:r>
          </w:p>
        </w:tc>
        <w:tc>
          <w:tcPr>
            <w:tcW w:w="900" w:type="dxa"/>
            <w:tcBorders>
              <w:top w:val="single" w:sz="4" w:space="0" w:color="000000"/>
              <w:left w:val="single" w:sz="4" w:space="0" w:color="000000"/>
              <w:bottom w:val="single" w:sz="4" w:space="0" w:color="000000"/>
              <w:right w:val="single" w:sz="4" w:space="0" w:color="000000"/>
            </w:tcBorders>
            <w:vAlign w:val="center"/>
          </w:tcPr>
          <w:p w14:paraId="515670DD" w14:textId="77777777" w:rsidR="0037537D" w:rsidRPr="00835288" w:rsidRDefault="0037537D"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C34C126" w14:textId="4EDB6FB8" w:rsidR="0037537D" w:rsidRPr="00835288" w:rsidRDefault="0037537D" w:rsidP="00DE7273">
            <w:pPr>
              <w:spacing w:before="240"/>
              <w:jc w:val="center"/>
              <w:rPr>
                <w:rFonts w:cs="Times New Roman"/>
                <w:sz w:val="24"/>
                <w:szCs w:val="24"/>
              </w:rPr>
            </w:pPr>
            <w:r>
              <w:rPr>
                <w:rFonts w:cs="Times New Roman"/>
                <w:sz w:val="24"/>
                <w:szCs w:val="24"/>
              </w:rPr>
              <w:t>Có</w:t>
            </w:r>
          </w:p>
        </w:tc>
        <w:tc>
          <w:tcPr>
            <w:tcW w:w="1530" w:type="dxa"/>
            <w:tcBorders>
              <w:top w:val="single" w:sz="4" w:space="0" w:color="000000"/>
              <w:left w:val="single" w:sz="4" w:space="0" w:color="000000"/>
              <w:bottom w:val="single" w:sz="4" w:space="0" w:color="000000"/>
              <w:right w:val="single" w:sz="4" w:space="0" w:color="000000"/>
            </w:tcBorders>
            <w:vAlign w:val="center"/>
          </w:tcPr>
          <w:p w14:paraId="0EE2BA1B" w14:textId="77777777" w:rsidR="0037537D" w:rsidRPr="00835288" w:rsidRDefault="0037537D" w:rsidP="00DE7273">
            <w:pPr>
              <w:spacing w:before="240"/>
              <w:jc w:val="left"/>
              <w:rPr>
                <w:rFonts w:cs="Times New Roman"/>
                <w:sz w:val="24"/>
                <w:szCs w:val="24"/>
              </w:rPr>
            </w:pPr>
          </w:p>
        </w:tc>
      </w:tr>
      <w:tr w:rsidR="0037537D" w:rsidRPr="00835288" w14:paraId="3C43CCD2" w14:textId="77777777" w:rsidTr="009B2458">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5177A5B7" w14:textId="77777777" w:rsidR="0037537D" w:rsidRPr="00835288" w:rsidRDefault="0037537D" w:rsidP="00742467">
            <w:pPr>
              <w:pStyle w:val="NoSpacing"/>
              <w:numPr>
                <w:ilvl w:val="0"/>
                <w:numId w:val="43"/>
              </w:numPr>
              <w:spacing w:before="240"/>
            </w:pPr>
          </w:p>
        </w:tc>
        <w:tc>
          <w:tcPr>
            <w:tcW w:w="1530" w:type="dxa"/>
            <w:tcBorders>
              <w:top w:val="single" w:sz="4" w:space="0" w:color="000000"/>
              <w:left w:val="single" w:sz="4" w:space="0" w:color="000000"/>
              <w:bottom w:val="single" w:sz="4" w:space="0" w:color="000000"/>
              <w:right w:val="single" w:sz="4" w:space="0" w:color="000000"/>
            </w:tcBorders>
            <w:vAlign w:val="center"/>
          </w:tcPr>
          <w:p w14:paraId="761D3E82" w14:textId="1B9F2EFD" w:rsidR="0037537D" w:rsidRDefault="0037537D" w:rsidP="00DE7273">
            <w:pPr>
              <w:pStyle w:val="NoSpacing"/>
              <w:spacing w:before="240"/>
            </w:pPr>
            <w:r>
              <w:t>Ngày hiệu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5AF40A0B" w14:textId="1C83C331" w:rsidR="0037537D" w:rsidRDefault="0037537D" w:rsidP="00DE7273">
            <w:pPr>
              <w:spacing w:before="240"/>
              <w:jc w:val="left"/>
              <w:rPr>
                <w:rFonts w:cs="Times New Roman"/>
                <w:sz w:val="24"/>
                <w:szCs w:val="24"/>
              </w:rPr>
            </w:pPr>
            <w:r>
              <w:rPr>
                <w:rFonts w:cs="Times New Roman"/>
                <w:sz w:val="24"/>
                <w:szCs w:val="24"/>
              </w:rPr>
              <w:t>Ngày hiệu lực của hình thức khen thưởng</w:t>
            </w:r>
          </w:p>
        </w:tc>
        <w:tc>
          <w:tcPr>
            <w:tcW w:w="990" w:type="dxa"/>
            <w:tcBorders>
              <w:top w:val="single" w:sz="4" w:space="0" w:color="000000"/>
              <w:left w:val="single" w:sz="4" w:space="0" w:color="000000"/>
              <w:bottom w:val="single" w:sz="4" w:space="0" w:color="000000"/>
              <w:right w:val="single" w:sz="4" w:space="0" w:color="000000"/>
            </w:tcBorders>
            <w:vAlign w:val="center"/>
          </w:tcPr>
          <w:p w14:paraId="5F323BE9" w14:textId="73816EEC" w:rsidR="0037537D" w:rsidRDefault="0037537D" w:rsidP="00DE7273">
            <w:pPr>
              <w:spacing w:before="240"/>
              <w:jc w:val="center"/>
              <w:rPr>
                <w:rFonts w:cs="Times New Roman"/>
                <w:sz w:val="24"/>
                <w:szCs w:val="24"/>
              </w:rPr>
            </w:pPr>
            <w:r>
              <w:rPr>
                <w:rFonts w:cs="Times New Roman"/>
                <w:sz w:val="24"/>
                <w:szCs w:val="24"/>
              </w:rPr>
              <w:t>Ngày tháng</w:t>
            </w:r>
          </w:p>
        </w:tc>
        <w:tc>
          <w:tcPr>
            <w:tcW w:w="900" w:type="dxa"/>
            <w:tcBorders>
              <w:top w:val="single" w:sz="4" w:space="0" w:color="000000"/>
              <w:left w:val="single" w:sz="4" w:space="0" w:color="000000"/>
              <w:bottom w:val="single" w:sz="4" w:space="0" w:color="000000"/>
              <w:right w:val="single" w:sz="4" w:space="0" w:color="000000"/>
            </w:tcBorders>
            <w:vAlign w:val="center"/>
          </w:tcPr>
          <w:p w14:paraId="25313369" w14:textId="77777777" w:rsidR="0037537D" w:rsidRPr="00835288" w:rsidRDefault="0037537D"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B8E0DD9" w14:textId="1D4E6BFB" w:rsidR="0037537D" w:rsidRPr="00835288" w:rsidRDefault="0037537D" w:rsidP="00DE7273">
            <w:pPr>
              <w:spacing w:before="240"/>
              <w:jc w:val="center"/>
              <w:rPr>
                <w:rFonts w:cs="Times New Roman"/>
                <w:sz w:val="24"/>
                <w:szCs w:val="24"/>
              </w:rPr>
            </w:pPr>
            <w:r>
              <w:rPr>
                <w:rFonts w:cs="Times New Roman"/>
                <w:sz w:val="24"/>
                <w:szCs w:val="24"/>
              </w:rPr>
              <w:t>Có</w:t>
            </w:r>
          </w:p>
        </w:tc>
        <w:tc>
          <w:tcPr>
            <w:tcW w:w="1530" w:type="dxa"/>
            <w:tcBorders>
              <w:top w:val="single" w:sz="4" w:space="0" w:color="000000"/>
              <w:left w:val="single" w:sz="4" w:space="0" w:color="000000"/>
              <w:bottom w:val="single" w:sz="4" w:space="0" w:color="000000"/>
              <w:right w:val="single" w:sz="4" w:space="0" w:color="000000"/>
            </w:tcBorders>
            <w:vAlign w:val="center"/>
          </w:tcPr>
          <w:p w14:paraId="43B61B58" w14:textId="77777777" w:rsidR="0037537D" w:rsidRPr="00835288" w:rsidRDefault="0037537D" w:rsidP="00DE7273">
            <w:pPr>
              <w:spacing w:before="240"/>
              <w:jc w:val="left"/>
              <w:rPr>
                <w:rFonts w:cs="Times New Roman"/>
                <w:sz w:val="24"/>
                <w:szCs w:val="24"/>
              </w:rPr>
            </w:pPr>
          </w:p>
        </w:tc>
      </w:tr>
      <w:tr w:rsidR="0037537D" w:rsidRPr="00835288" w14:paraId="4082ED35" w14:textId="77777777" w:rsidTr="009B2458">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3AA6FD5D" w14:textId="77777777" w:rsidR="0037537D" w:rsidRPr="00835288" w:rsidRDefault="0037537D" w:rsidP="00742467">
            <w:pPr>
              <w:pStyle w:val="NoSpacing"/>
              <w:numPr>
                <w:ilvl w:val="0"/>
                <w:numId w:val="43"/>
              </w:numPr>
              <w:spacing w:before="240"/>
            </w:pPr>
          </w:p>
        </w:tc>
        <w:tc>
          <w:tcPr>
            <w:tcW w:w="1530" w:type="dxa"/>
            <w:tcBorders>
              <w:top w:val="single" w:sz="4" w:space="0" w:color="000000"/>
              <w:left w:val="single" w:sz="4" w:space="0" w:color="000000"/>
              <w:bottom w:val="single" w:sz="4" w:space="0" w:color="000000"/>
              <w:right w:val="single" w:sz="4" w:space="0" w:color="000000"/>
            </w:tcBorders>
            <w:vAlign w:val="center"/>
          </w:tcPr>
          <w:p w14:paraId="3352AC7B" w14:textId="17F6BC5C" w:rsidR="0037537D" w:rsidRDefault="0037537D" w:rsidP="0037537D">
            <w:pPr>
              <w:pStyle w:val="NoSpacing"/>
              <w:spacing w:before="240"/>
            </w:pPr>
            <w:r>
              <w:t>Trạng thái</w:t>
            </w:r>
          </w:p>
        </w:tc>
        <w:tc>
          <w:tcPr>
            <w:tcW w:w="2700" w:type="dxa"/>
            <w:tcBorders>
              <w:top w:val="single" w:sz="4" w:space="0" w:color="000000"/>
              <w:left w:val="single" w:sz="4" w:space="0" w:color="000000"/>
              <w:bottom w:val="single" w:sz="4" w:space="0" w:color="000000"/>
              <w:right w:val="single" w:sz="4" w:space="0" w:color="000000"/>
            </w:tcBorders>
            <w:vAlign w:val="center"/>
          </w:tcPr>
          <w:p w14:paraId="05AFC068" w14:textId="6FA4DA0E" w:rsidR="0037537D" w:rsidRDefault="0037537D" w:rsidP="0037537D">
            <w:pPr>
              <w:spacing w:before="240"/>
              <w:jc w:val="left"/>
              <w:rPr>
                <w:rFonts w:cs="Times New Roman"/>
                <w:sz w:val="24"/>
                <w:szCs w:val="24"/>
              </w:rPr>
            </w:pPr>
            <w:r>
              <w:rPr>
                <w:rFonts w:cs="Times New Roman"/>
                <w:sz w:val="24"/>
                <w:szCs w:val="24"/>
              </w:rPr>
              <w:t xml:space="preserve">Áp dụng, Ngừng áp dụng </w:t>
            </w:r>
          </w:p>
        </w:tc>
        <w:tc>
          <w:tcPr>
            <w:tcW w:w="990" w:type="dxa"/>
            <w:tcBorders>
              <w:top w:val="single" w:sz="4" w:space="0" w:color="000000"/>
              <w:left w:val="single" w:sz="4" w:space="0" w:color="000000"/>
              <w:bottom w:val="single" w:sz="4" w:space="0" w:color="000000"/>
              <w:right w:val="single" w:sz="4" w:space="0" w:color="000000"/>
            </w:tcBorders>
            <w:vAlign w:val="center"/>
          </w:tcPr>
          <w:p w14:paraId="42750177" w14:textId="224E339D" w:rsidR="0037537D" w:rsidRDefault="0037537D" w:rsidP="0037537D">
            <w:pPr>
              <w:spacing w:before="240"/>
              <w:jc w:val="center"/>
              <w:rPr>
                <w:rFonts w:cs="Times New Roman"/>
                <w:sz w:val="24"/>
                <w:szCs w:val="24"/>
              </w:rPr>
            </w:pPr>
            <w:r>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vAlign w:val="center"/>
          </w:tcPr>
          <w:p w14:paraId="1DC6081A" w14:textId="77777777" w:rsidR="0037537D" w:rsidRPr="00835288" w:rsidRDefault="0037537D" w:rsidP="0037537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1318710" w14:textId="2D1ED07F" w:rsidR="0037537D" w:rsidRPr="00835288" w:rsidRDefault="0037537D" w:rsidP="0037537D">
            <w:pPr>
              <w:spacing w:before="240"/>
              <w:jc w:val="center"/>
              <w:rPr>
                <w:rFonts w:cs="Times New Roman"/>
                <w:sz w:val="24"/>
                <w:szCs w:val="24"/>
              </w:rPr>
            </w:pPr>
            <w:r w:rsidRPr="00835288">
              <w:rPr>
                <w:rFonts w:cs="Times New Roman"/>
                <w:sz w:val="24"/>
                <w:szCs w:val="24"/>
              </w:rPr>
              <w:t>Không</w:t>
            </w:r>
          </w:p>
        </w:tc>
        <w:tc>
          <w:tcPr>
            <w:tcW w:w="1530" w:type="dxa"/>
            <w:tcBorders>
              <w:top w:val="single" w:sz="4" w:space="0" w:color="000000"/>
              <w:left w:val="single" w:sz="4" w:space="0" w:color="000000"/>
              <w:bottom w:val="single" w:sz="4" w:space="0" w:color="000000"/>
              <w:right w:val="single" w:sz="4" w:space="0" w:color="000000"/>
            </w:tcBorders>
            <w:vAlign w:val="center"/>
          </w:tcPr>
          <w:p w14:paraId="741764CC" w14:textId="77777777" w:rsidR="0037537D" w:rsidRPr="00835288" w:rsidRDefault="0037537D" w:rsidP="0037537D">
            <w:pPr>
              <w:spacing w:before="240"/>
              <w:jc w:val="left"/>
              <w:rPr>
                <w:rFonts w:cs="Times New Roman"/>
                <w:sz w:val="24"/>
                <w:szCs w:val="24"/>
              </w:rPr>
            </w:pPr>
          </w:p>
        </w:tc>
      </w:tr>
      <w:tr w:rsidR="0037537D" w:rsidRPr="00835288" w14:paraId="7776065E" w14:textId="77777777" w:rsidTr="009B2458">
        <w:trPr>
          <w:trHeight w:val="286"/>
        </w:trPr>
        <w:tc>
          <w:tcPr>
            <w:tcW w:w="810" w:type="dxa"/>
            <w:tcBorders>
              <w:top w:val="single" w:sz="4" w:space="0" w:color="000000"/>
              <w:left w:val="single" w:sz="4" w:space="0" w:color="000000"/>
              <w:bottom w:val="single" w:sz="4" w:space="0" w:color="000000"/>
              <w:right w:val="single" w:sz="4" w:space="0" w:color="000000"/>
            </w:tcBorders>
            <w:vAlign w:val="center"/>
          </w:tcPr>
          <w:p w14:paraId="473F6DD7" w14:textId="77777777" w:rsidR="0037537D" w:rsidRPr="00835288" w:rsidRDefault="0037537D" w:rsidP="00742467">
            <w:pPr>
              <w:pStyle w:val="NoSpacing"/>
              <w:numPr>
                <w:ilvl w:val="0"/>
                <w:numId w:val="43"/>
              </w:numPr>
              <w:spacing w:before="240"/>
            </w:pPr>
          </w:p>
        </w:tc>
        <w:tc>
          <w:tcPr>
            <w:tcW w:w="1530" w:type="dxa"/>
            <w:tcBorders>
              <w:top w:val="single" w:sz="4" w:space="0" w:color="000000"/>
              <w:left w:val="single" w:sz="4" w:space="0" w:color="000000"/>
              <w:bottom w:val="single" w:sz="4" w:space="0" w:color="000000"/>
              <w:right w:val="single" w:sz="4" w:space="0" w:color="000000"/>
            </w:tcBorders>
            <w:vAlign w:val="center"/>
          </w:tcPr>
          <w:p w14:paraId="47E1B07A" w14:textId="40BE2DE4" w:rsidR="0037537D" w:rsidRPr="00835288" w:rsidRDefault="0037537D" w:rsidP="0037537D">
            <w:pPr>
              <w:pStyle w:val="NoSpacing"/>
              <w:spacing w:before="240"/>
            </w:pPr>
            <w:r>
              <w:t>Mô tả</w:t>
            </w:r>
          </w:p>
        </w:tc>
        <w:tc>
          <w:tcPr>
            <w:tcW w:w="2700" w:type="dxa"/>
            <w:tcBorders>
              <w:top w:val="single" w:sz="4" w:space="0" w:color="000000"/>
              <w:left w:val="single" w:sz="4" w:space="0" w:color="000000"/>
              <w:bottom w:val="single" w:sz="4" w:space="0" w:color="000000"/>
              <w:right w:val="single" w:sz="4" w:space="0" w:color="000000"/>
            </w:tcBorders>
            <w:vAlign w:val="center"/>
          </w:tcPr>
          <w:p w14:paraId="383C21F8" w14:textId="213BB6D6" w:rsidR="0037537D" w:rsidRPr="00835288" w:rsidRDefault="0037537D" w:rsidP="0037537D">
            <w:pPr>
              <w:spacing w:before="240"/>
              <w:jc w:val="left"/>
              <w:rPr>
                <w:rFonts w:cs="Times New Roman"/>
                <w:sz w:val="24"/>
                <w:szCs w:val="24"/>
              </w:rPr>
            </w:pPr>
            <w:r>
              <w:rPr>
                <w:rFonts w:cs="Times New Roman"/>
                <w:sz w:val="24"/>
                <w:szCs w:val="24"/>
              </w:rPr>
              <w:t>Mô tả thêm</w:t>
            </w:r>
          </w:p>
        </w:tc>
        <w:tc>
          <w:tcPr>
            <w:tcW w:w="990" w:type="dxa"/>
            <w:tcBorders>
              <w:top w:val="single" w:sz="4" w:space="0" w:color="000000"/>
              <w:left w:val="single" w:sz="4" w:space="0" w:color="000000"/>
              <w:bottom w:val="single" w:sz="4" w:space="0" w:color="000000"/>
              <w:right w:val="single" w:sz="4" w:space="0" w:color="000000"/>
            </w:tcBorders>
            <w:vAlign w:val="center"/>
          </w:tcPr>
          <w:p w14:paraId="75F00547" w14:textId="30EBB46C" w:rsidR="0037537D" w:rsidRPr="00835288" w:rsidRDefault="0037537D" w:rsidP="0037537D">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14075B00" w14:textId="77777777" w:rsidR="0037537D" w:rsidRPr="00835288" w:rsidRDefault="0037537D" w:rsidP="0037537D">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93AB92E" w14:textId="77777777" w:rsidR="0037537D" w:rsidRPr="00835288" w:rsidRDefault="0037537D" w:rsidP="0037537D">
            <w:pPr>
              <w:spacing w:before="240"/>
              <w:jc w:val="center"/>
              <w:rPr>
                <w:rFonts w:cs="Times New Roman"/>
                <w:sz w:val="24"/>
                <w:szCs w:val="24"/>
              </w:rPr>
            </w:pPr>
            <w:r w:rsidRPr="00835288">
              <w:rPr>
                <w:rFonts w:cs="Times New Roman"/>
                <w:sz w:val="24"/>
                <w:szCs w:val="24"/>
              </w:rPr>
              <w:t>Không</w:t>
            </w:r>
          </w:p>
        </w:tc>
        <w:tc>
          <w:tcPr>
            <w:tcW w:w="1530" w:type="dxa"/>
            <w:tcBorders>
              <w:top w:val="single" w:sz="4" w:space="0" w:color="000000"/>
              <w:left w:val="single" w:sz="4" w:space="0" w:color="000000"/>
              <w:bottom w:val="single" w:sz="4" w:space="0" w:color="000000"/>
              <w:right w:val="single" w:sz="4" w:space="0" w:color="000000"/>
            </w:tcBorders>
            <w:vAlign w:val="center"/>
          </w:tcPr>
          <w:p w14:paraId="5CDF2407" w14:textId="77777777" w:rsidR="0037537D" w:rsidRPr="00835288" w:rsidRDefault="0037537D" w:rsidP="0037537D">
            <w:pPr>
              <w:spacing w:before="240"/>
              <w:jc w:val="left"/>
              <w:rPr>
                <w:rFonts w:cs="Times New Roman"/>
                <w:sz w:val="24"/>
                <w:szCs w:val="24"/>
              </w:rPr>
            </w:pPr>
          </w:p>
        </w:tc>
      </w:tr>
    </w:tbl>
    <w:p w14:paraId="203C8778" w14:textId="77777777" w:rsidR="00535405" w:rsidRPr="003F1537" w:rsidRDefault="00535405" w:rsidP="00535405"/>
    <w:p w14:paraId="4D25C95B" w14:textId="77777777" w:rsidR="00535405" w:rsidRPr="004908C7" w:rsidRDefault="00535405" w:rsidP="00714D4C">
      <w:pPr>
        <w:pStyle w:val="Heading3"/>
      </w:pPr>
      <w:bookmarkStart w:id="5009" w:name="_Toc494461458"/>
      <w:r>
        <w:t>Thao tác chức năng</w:t>
      </w:r>
      <w:bookmarkEnd w:id="5009"/>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0"/>
        <w:gridCol w:w="2430"/>
        <w:gridCol w:w="5940"/>
      </w:tblGrid>
      <w:tr w:rsidR="00701194" w:rsidRPr="00835288" w14:paraId="0D6A14AC" w14:textId="77777777" w:rsidTr="00701194">
        <w:trPr>
          <w:trHeight w:val="364"/>
          <w:tblHeader/>
        </w:trPr>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1A6A28F3" w14:textId="1AA17464" w:rsidR="00701194" w:rsidRPr="00835288" w:rsidRDefault="00701194" w:rsidP="00DE7273">
            <w:pPr>
              <w:spacing w:before="240"/>
              <w:jc w:val="center"/>
              <w:rPr>
                <w:rFonts w:cs="Times New Roman"/>
                <w:b/>
                <w:sz w:val="24"/>
                <w:szCs w:val="24"/>
              </w:rPr>
            </w:pPr>
            <w:r>
              <w:rPr>
                <w:rFonts w:cs="Times New Roman"/>
                <w:b/>
                <w:sz w:val="24"/>
                <w:szCs w:val="24"/>
              </w:rPr>
              <w:t>STT</w:t>
            </w:r>
          </w:p>
        </w:tc>
        <w:tc>
          <w:tcPr>
            <w:tcW w:w="24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05D50B4" w14:textId="1610B7DC" w:rsidR="00701194" w:rsidRPr="00835288" w:rsidRDefault="00701194" w:rsidP="00DE7273">
            <w:pPr>
              <w:spacing w:before="240"/>
              <w:jc w:val="center"/>
              <w:rPr>
                <w:rFonts w:cs="Times New Roman"/>
                <w:b/>
                <w:sz w:val="24"/>
                <w:szCs w:val="24"/>
              </w:rPr>
            </w:pPr>
            <w:r w:rsidRPr="00835288">
              <w:rPr>
                <w:rFonts w:cs="Times New Roman"/>
                <w:b/>
                <w:sz w:val="24"/>
                <w:szCs w:val="24"/>
              </w:rPr>
              <w:t xml:space="preserve">Thao tác </w:t>
            </w:r>
          </w:p>
        </w:tc>
        <w:tc>
          <w:tcPr>
            <w:tcW w:w="59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6EDD751" w14:textId="77777777" w:rsidR="00701194" w:rsidRPr="00835288" w:rsidRDefault="00701194" w:rsidP="00DE7273">
            <w:pPr>
              <w:spacing w:before="240"/>
              <w:jc w:val="center"/>
              <w:rPr>
                <w:rFonts w:cs="Times New Roman"/>
                <w:b/>
                <w:sz w:val="24"/>
                <w:szCs w:val="24"/>
              </w:rPr>
            </w:pPr>
            <w:r w:rsidRPr="00835288">
              <w:rPr>
                <w:rFonts w:cs="Times New Roman"/>
                <w:b/>
                <w:sz w:val="24"/>
                <w:szCs w:val="24"/>
              </w:rPr>
              <w:t>Mô tả</w:t>
            </w:r>
          </w:p>
        </w:tc>
      </w:tr>
      <w:tr w:rsidR="00701194" w:rsidRPr="00835288" w14:paraId="6171D072" w14:textId="77777777" w:rsidTr="00701194">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3AFA113E" w14:textId="77777777" w:rsidR="00701194" w:rsidRPr="00701194" w:rsidRDefault="00701194" w:rsidP="00742467">
            <w:pPr>
              <w:pStyle w:val="ListParagraph"/>
              <w:numPr>
                <w:ilvl w:val="0"/>
                <w:numId w:val="44"/>
              </w:numPr>
              <w:spacing w:before="240"/>
              <w:rPr>
                <w:rFonts w:cs="Times New Roman"/>
                <w:b/>
                <w:sz w:val="24"/>
                <w:szCs w:val="24"/>
              </w:rPr>
            </w:pPr>
          </w:p>
        </w:tc>
        <w:tc>
          <w:tcPr>
            <w:tcW w:w="2430" w:type="dxa"/>
            <w:tcBorders>
              <w:top w:val="single" w:sz="4" w:space="0" w:color="000000"/>
              <w:left w:val="single" w:sz="4" w:space="0" w:color="000000"/>
              <w:bottom w:val="single" w:sz="4" w:space="0" w:color="000000"/>
              <w:right w:val="single" w:sz="4" w:space="0" w:color="000000"/>
            </w:tcBorders>
            <w:vAlign w:val="center"/>
            <w:hideMark/>
          </w:tcPr>
          <w:p w14:paraId="7393F383" w14:textId="2E3484CD" w:rsidR="00701194" w:rsidRPr="00835288" w:rsidRDefault="00701194" w:rsidP="00701194">
            <w:pPr>
              <w:spacing w:before="240"/>
              <w:rPr>
                <w:rFonts w:cs="Times New Roman"/>
                <w:b/>
                <w:sz w:val="24"/>
                <w:szCs w:val="24"/>
              </w:rPr>
            </w:pPr>
            <w:r>
              <w:rPr>
                <w:rFonts w:cs="Times New Roman"/>
                <w:b/>
                <w:sz w:val="24"/>
                <w:szCs w:val="24"/>
              </w:rPr>
              <w:t>Thêm mới danh mục hình thức khen thưởng</w:t>
            </w:r>
          </w:p>
        </w:tc>
        <w:tc>
          <w:tcPr>
            <w:tcW w:w="5940" w:type="dxa"/>
            <w:tcBorders>
              <w:top w:val="single" w:sz="4" w:space="0" w:color="000000"/>
              <w:left w:val="single" w:sz="4" w:space="0" w:color="000000"/>
              <w:bottom w:val="single" w:sz="4" w:space="0" w:color="000000"/>
              <w:right w:val="single" w:sz="4" w:space="0" w:color="000000"/>
            </w:tcBorders>
            <w:vAlign w:val="center"/>
            <w:hideMark/>
          </w:tcPr>
          <w:p w14:paraId="100D1881" w14:textId="0527E8E9" w:rsidR="00701194" w:rsidRPr="00701194" w:rsidRDefault="00701194" w:rsidP="00701194">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một danh mục hình thức khen thưởng</w:t>
            </w:r>
          </w:p>
        </w:tc>
      </w:tr>
      <w:tr w:rsidR="00701194" w:rsidRPr="00835288" w14:paraId="620A370F" w14:textId="77777777" w:rsidTr="00701194">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57902C63" w14:textId="77777777" w:rsidR="00701194" w:rsidRPr="00701194" w:rsidRDefault="00701194" w:rsidP="00742467">
            <w:pPr>
              <w:pStyle w:val="ListParagraph"/>
              <w:numPr>
                <w:ilvl w:val="0"/>
                <w:numId w:val="44"/>
              </w:numPr>
              <w:spacing w:before="240"/>
              <w:rPr>
                <w:rFonts w:cs="Times New Roman"/>
                <w:b/>
                <w:sz w:val="24"/>
                <w:szCs w:val="24"/>
              </w:rPr>
            </w:pPr>
          </w:p>
        </w:tc>
        <w:tc>
          <w:tcPr>
            <w:tcW w:w="2430" w:type="dxa"/>
            <w:tcBorders>
              <w:top w:val="single" w:sz="4" w:space="0" w:color="000000"/>
              <w:left w:val="single" w:sz="4" w:space="0" w:color="000000"/>
              <w:bottom w:val="single" w:sz="4" w:space="0" w:color="000000"/>
              <w:right w:val="single" w:sz="4" w:space="0" w:color="000000"/>
            </w:tcBorders>
            <w:vAlign w:val="center"/>
            <w:hideMark/>
          </w:tcPr>
          <w:p w14:paraId="2430BAAD" w14:textId="26745290" w:rsidR="00701194" w:rsidRPr="00835288" w:rsidRDefault="00701194" w:rsidP="00DE7273">
            <w:pPr>
              <w:spacing w:before="240"/>
              <w:rPr>
                <w:rFonts w:cs="Times New Roman"/>
                <w:b/>
                <w:sz w:val="24"/>
                <w:szCs w:val="24"/>
              </w:rPr>
            </w:pPr>
            <w:r w:rsidRPr="00835288">
              <w:rPr>
                <w:rFonts w:cs="Times New Roman"/>
                <w:b/>
                <w:sz w:val="24"/>
                <w:szCs w:val="24"/>
              </w:rPr>
              <w:t>Lưu</w:t>
            </w:r>
          </w:p>
        </w:tc>
        <w:tc>
          <w:tcPr>
            <w:tcW w:w="5940" w:type="dxa"/>
            <w:tcBorders>
              <w:top w:val="single" w:sz="4" w:space="0" w:color="000000"/>
              <w:left w:val="single" w:sz="4" w:space="0" w:color="000000"/>
              <w:bottom w:val="single" w:sz="4" w:space="0" w:color="000000"/>
              <w:right w:val="single" w:sz="4" w:space="0" w:color="000000"/>
            </w:tcBorders>
            <w:vAlign w:val="center"/>
            <w:hideMark/>
          </w:tcPr>
          <w:p w14:paraId="7C7650E4" w14:textId="77777777" w:rsidR="00701194" w:rsidRPr="00835288" w:rsidRDefault="00701194" w:rsidP="00DE7273">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701194" w:rsidRPr="00835288" w14:paraId="14BAC215" w14:textId="77777777" w:rsidTr="00701194">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166F7DAA" w14:textId="77777777" w:rsidR="00701194" w:rsidRPr="00701194" w:rsidRDefault="00701194" w:rsidP="00742467">
            <w:pPr>
              <w:pStyle w:val="ListParagraph"/>
              <w:numPr>
                <w:ilvl w:val="0"/>
                <w:numId w:val="44"/>
              </w:numPr>
              <w:spacing w:before="240"/>
              <w:rPr>
                <w:rFonts w:cs="Times New Roman"/>
                <w:b/>
                <w:sz w:val="24"/>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3BDBA1B1" w14:textId="5103B625" w:rsidR="00701194" w:rsidRPr="00835288" w:rsidRDefault="00701194" w:rsidP="00DE7273">
            <w:pPr>
              <w:spacing w:before="240"/>
              <w:rPr>
                <w:rFonts w:cs="Times New Roman"/>
                <w:b/>
                <w:sz w:val="24"/>
                <w:szCs w:val="24"/>
              </w:rPr>
            </w:pPr>
            <w:r>
              <w:rPr>
                <w:rFonts w:cs="Times New Roman"/>
                <w:b/>
                <w:sz w:val="24"/>
                <w:szCs w:val="24"/>
              </w:rPr>
              <w:t>Xóa</w:t>
            </w:r>
          </w:p>
        </w:tc>
        <w:tc>
          <w:tcPr>
            <w:tcW w:w="5940" w:type="dxa"/>
            <w:tcBorders>
              <w:top w:val="single" w:sz="4" w:space="0" w:color="000000"/>
              <w:left w:val="single" w:sz="4" w:space="0" w:color="000000"/>
              <w:bottom w:val="single" w:sz="4" w:space="0" w:color="000000"/>
              <w:right w:val="single" w:sz="4" w:space="0" w:color="000000"/>
            </w:tcBorders>
            <w:vAlign w:val="center"/>
          </w:tcPr>
          <w:p w14:paraId="73D6DBCA" w14:textId="77777777" w:rsidR="00701194" w:rsidRPr="00835288" w:rsidRDefault="00701194" w:rsidP="00DE7273">
            <w:pPr>
              <w:spacing w:before="240"/>
              <w:rPr>
                <w:rFonts w:cs="Times New Roman"/>
                <w:sz w:val="24"/>
                <w:szCs w:val="24"/>
              </w:rPr>
            </w:pPr>
            <w:r>
              <w:rPr>
                <w:rFonts w:cs="Times New Roman"/>
                <w:sz w:val="24"/>
                <w:szCs w:val="24"/>
              </w:rPr>
              <w:t>Người dùng sử dụng chức năng này để chọn bản ghi và xóa bản ghi</w:t>
            </w:r>
          </w:p>
        </w:tc>
      </w:tr>
      <w:tr w:rsidR="00701194" w:rsidRPr="00835288" w14:paraId="40F46B04" w14:textId="77777777" w:rsidTr="00701194">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5365C29B" w14:textId="77777777" w:rsidR="00701194" w:rsidRPr="00701194" w:rsidRDefault="00701194" w:rsidP="00742467">
            <w:pPr>
              <w:pStyle w:val="ListParagraph"/>
              <w:numPr>
                <w:ilvl w:val="0"/>
                <w:numId w:val="44"/>
              </w:numPr>
              <w:spacing w:before="240"/>
              <w:rPr>
                <w:rFonts w:cs="Times New Roman"/>
                <w:b/>
                <w:sz w:val="24"/>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2F7209A8" w14:textId="4E349C87" w:rsidR="00701194" w:rsidRPr="00835288" w:rsidRDefault="00701194" w:rsidP="00DE7273">
            <w:pPr>
              <w:spacing w:before="240"/>
              <w:rPr>
                <w:rFonts w:cs="Times New Roman"/>
                <w:b/>
                <w:sz w:val="24"/>
                <w:szCs w:val="24"/>
              </w:rPr>
            </w:pPr>
            <w:r>
              <w:rPr>
                <w:rFonts w:cs="Times New Roman"/>
                <w:b/>
                <w:sz w:val="24"/>
                <w:szCs w:val="24"/>
              </w:rPr>
              <w:t>Xuất excel</w:t>
            </w:r>
          </w:p>
        </w:tc>
        <w:tc>
          <w:tcPr>
            <w:tcW w:w="5940" w:type="dxa"/>
            <w:tcBorders>
              <w:top w:val="single" w:sz="4" w:space="0" w:color="000000"/>
              <w:left w:val="single" w:sz="4" w:space="0" w:color="000000"/>
              <w:bottom w:val="single" w:sz="4" w:space="0" w:color="000000"/>
              <w:right w:val="single" w:sz="4" w:space="0" w:color="000000"/>
            </w:tcBorders>
            <w:vAlign w:val="center"/>
          </w:tcPr>
          <w:p w14:paraId="44E93072" w14:textId="5E80E823" w:rsidR="00701194" w:rsidRPr="00835288" w:rsidRDefault="00701194" w:rsidP="00701194">
            <w:pPr>
              <w:spacing w:before="240"/>
              <w:rPr>
                <w:rFonts w:cs="Times New Roman"/>
                <w:sz w:val="24"/>
                <w:szCs w:val="24"/>
              </w:rPr>
            </w:pPr>
            <w:r>
              <w:rPr>
                <w:rFonts w:cs="Times New Roman"/>
                <w:sz w:val="24"/>
                <w:szCs w:val="24"/>
              </w:rPr>
              <w:t>Người dùng sử dụng chức năng này để xuất ra file excel danh mục hình thức khen thưởng</w:t>
            </w:r>
          </w:p>
        </w:tc>
      </w:tr>
    </w:tbl>
    <w:p w14:paraId="1B46C1D9" w14:textId="2F838EFE" w:rsidR="003369BE" w:rsidRDefault="003369BE" w:rsidP="003369BE">
      <w:pPr>
        <w:rPr>
          <w:rFonts w:cs="Times New Roman"/>
          <w:sz w:val="24"/>
          <w:szCs w:val="24"/>
        </w:rPr>
      </w:pPr>
    </w:p>
    <w:p w14:paraId="53838144" w14:textId="0F1C6238" w:rsidR="00701194" w:rsidRPr="00835288" w:rsidRDefault="00701194" w:rsidP="00847ECC">
      <w:pPr>
        <w:pStyle w:val="Heading2"/>
      </w:pPr>
      <w:bookmarkStart w:id="5010" w:name="_Toc494461459"/>
      <w:r>
        <w:t>Danh mục hình thức kỷ luật</w:t>
      </w:r>
      <w:bookmarkEnd w:id="5010"/>
    </w:p>
    <w:p w14:paraId="7702DE2C" w14:textId="77777777" w:rsidR="00701194" w:rsidRPr="00835288" w:rsidRDefault="00701194" w:rsidP="00714D4C">
      <w:pPr>
        <w:pStyle w:val="Heading3"/>
      </w:pPr>
      <w:bookmarkStart w:id="5011" w:name="_Toc494461460"/>
      <w:r w:rsidRPr="00835288">
        <w:t>Mục đích, ý nghĩa</w:t>
      </w:r>
      <w:bookmarkEnd w:id="5011"/>
    </w:p>
    <w:p w14:paraId="44124155" w14:textId="25BA4C5F" w:rsidR="00701194" w:rsidRDefault="00701194" w:rsidP="00701194">
      <w:pPr>
        <w:pStyle w:val="ListParagraph"/>
        <w:numPr>
          <w:ilvl w:val="0"/>
          <w:numId w:val="4"/>
        </w:numPr>
        <w:spacing w:line="312" w:lineRule="auto"/>
        <w:ind w:left="450" w:hanging="450"/>
        <w:rPr>
          <w:rFonts w:cs="Times New Roman"/>
          <w:sz w:val="24"/>
          <w:szCs w:val="24"/>
        </w:rPr>
      </w:pPr>
      <w:r>
        <w:rPr>
          <w:rFonts w:cs="Times New Roman"/>
          <w:sz w:val="24"/>
          <w:szCs w:val="24"/>
        </w:rPr>
        <w:t>Tạo danh sách các hình thức hình thức kỷ luật.</w:t>
      </w:r>
    </w:p>
    <w:p w14:paraId="0B6143C2" w14:textId="77777777" w:rsidR="00701194" w:rsidRDefault="00701194" w:rsidP="00714D4C">
      <w:pPr>
        <w:pStyle w:val="Heading3"/>
      </w:pPr>
      <w:bookmarkStart w:id="5012" w:name="_Toc494461461"/>
      <w:r>
        <w:lastRenderedPageBreak/>
        <w:t>Đặc tả tình huống nghiệp vụ</w:t>
      </w:r>
      <w:bookmarkEnd w:id="50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701194" w14:paraId="01EE0997"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D710FD7" w14:textId="77777777" w:rsidR="00701194" w:rsidRDefault="00701194" w:rsidP="00DE7273">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57984F1" w14:textId="75D47610" w:rsidR="00701194" w:rsidRPr="00441A67" w:rsidRDefault="00701194" w:rsidP="00DE7273">
            <w:pPr>
              <w:snapToGrid w:val="0"/>
              <w:spacing w:before="120" w:line="276" w:lineRule="auto"/>
              <w:ind w:left="54"/>
              <w:jc w:val="left"/>
              <w:rPr>
                <w:rFonts w:ascii="Verdana" w:hAnsi="Verdana" w:cstheme="minorBidi"/>
                <w:sz w:val="24"/>
                <w:szCs w:val="24"/>
              </w:rPr>
            </w:pPr>
            <w:r w:rsidRPr="00441A67">
              <w:rPr>
                <w:sz w:val="24"/>
                <w:szCs w:val="24"/>
              </w:rPr>
              <w:t xml:space="preserve">Người </w:t>
            </w:r>
            <w:r>
              <w:rPr>
                <w:sz w:val="24"/>
                <w:szCs w:val="24"/>
              </w:rPr>
              <w:t xml:space="preserve">sử dụng đăng nhập vào hệ thống để khai báo danh mục hình thức kỷ luật. </w:t>
            </w:r>
          </w:p>
        </w:tc>
      </w:tr>
      <w:tr w:rsidR="00701194" w14:paraId="5E6C3957"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23F298E2" w14:textId="77777777" w:rsidR="00701194" w:rsidRDefault="00701194" w:rsidP="00DE7273">
            <w:pPr>
              <w:snapToGrid w:val="0"/>
              <w:spacing w:before="120" w:line="276" w:lineRule="auto"/>
              <w:jc w:val="left"/>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CDFE455" w14:textId="7E39216F" w:rsidR="00701194" w:rsidRDefault="00701194" w:rsidP="00DE7273">
            <w:pPr>
              <w:pStyle w:val="AutoNumDescription"/>
              <w:spacing w:after="0" w:line="276" w:lineRule="auto"/>
              <w:jc w:val="left"/>
              <w:rPr>
                <w:sz w:val="24"/>
                <w:szCs w:val="24"/>
              </w:rPr>
            </w:pPr>
            <w:r>
              <w:rPr>
                <w:sz w:val="24"/>
                <w:szCs w:val="24"/>
              </w:rPr>
              <w:t>Người sử dụng thêm mới thành công danh mục khen thưởng gồm: mã kỷ luật., tên hình thức, trạng thái, mô tả.</w:t>
            </w:r>
          </w:p>
          <w:p w14:paraId="24474D46" w14:textId="47B93E57" w:rsidR="00701194" w:rsidRPr="00441A67" w:rsidRDefault="00701194" w:rsidP="00DE7273">
            <w:pPr>
              <w:pStyle w:val="AutoNumDescription"/>
              <w:spacing w:after="0" w:line="276" w:lineRule="auto"/>
              <w:jc w:val="left"/>
              <w:rPr>
                <w:sz w:val="24"/>
                <w:szCs w:val="24"/>
              </w:rPr>
            </w:pPr>
            <w:r>
              <w:rPr>
                <w:sz w:val="24"/>
                <w:szCs w:val="24"/>
              </w:rPr>
              <w:t>Danh mục hình thức khai báo thành công sẽ hiển thị danh sách trên lưới và hiển thị ở trường thông tin “hình thức kỷ luật.” ở chức năng quản lý kỷ luật.</w:t>
            </w:r>
          </w:p>
        </w:tc>
      </w:tr>
      <w:tr w:rsidR="00701194" w:rsidRPr="00980BD4" w14:paraId="01EF0AFE"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8E0A04F" w14:textId="77777777" w:rsidR="00701194" w:rsidRDefault="00701194" w:rsidP="00DE7273">
            <w:pPr>
              <w:snapToGrid w:val="0"/>
              <w:spacing w:before="120" w:line="276" w:lineRule="auto"/>
              <w:jc w:val="left"/>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0A7D6FA" w14:textId="757D82FD" w:rsidR="00701194" w:rsidRPr="00441A67" w:rsidRDefault="00942D8B" w:rsidP="00DE7273">
            <w:pPr>
              <w:spacing w:before="240"/>
              <w:jc w:val="left"/>
              <w:rPr>
                <w:rFonts w:cs="Times New Roman"/>
                <w:sz w:val="24"/>
                <w:szCs w:val="24"/>
              </w:rPr>
            </w:pPr>
            <w:r>
              <w:rPr>
                <w:rFonts w:cs="Times New Roman"/>
                <w:sz w:val="24"/>
                <w:szCs w:val="24"/>
              </w:rPr>
              <w:t>N/A</w:t>
            </w:r>
          </w:p>
        </w:tc>
      </w:tr>
      <w:tr w:rsidR="00701194" w14:paraId="02FC49F9"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A856167" w14:textId="77777777" w:rsidR="00701194" w:rsidRDefault="00701194" w:rsidP="00DE7273">
            <w:pPr>
              <w:snapToGrid w:val="0"/>
              <w:spacing w:before="120" w:line="276" w:lineRule="auto"/>
              <w:jc w:val="left"/>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9F68FEC" w14:textId="77777777" w:rsidR="00701194" w:rsidRPr="00964392" w:rsidRDefault="00701194" w:rsidP="00DE7273">
            <w:pPr>
              <w:snapToGrid w:val="0"/>
              <w:spacing w:before="120" w:line="276" w:lineRule="auto"/>
              <w:jc w:val="left"/>
              <w:rPr>
                <w:rFonts w:cs="Times New Roman"/>
                <w:sz w:val="24"/>
                <w:szCs w:val="24"/>
              </w:rPr>
            </w:pPr>
            <w:r>
              <w:rPr>
                <w:rFonts w:cs="Times New Roman"/>
                <w:sz w:val="24"/>
                <w:szCs w:val="24"/>
              </w:rPr>
              <w:t>N/A</w:t>
            </w:r>
          </w:p>
        </w:tc>
      </w:tr>
      <w:tr w:rsidR="00701194" w14:paraId="23FA1837" w14:textId="77777777" w:rsidTr="00DE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23AE850A" w14:textId="77777777" w:rsidR="00701194" w:rsidRDefault="00701194" w:rsidP="00DE7273">
            <w:pPr>
              <w:snapToGrid w:val="0"/>
              <w:spacing w:before="120" w:line="276" w:lineRule="auto"/>
              <w:jc w:val="left"/>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9329138" w14:textId="38163909" w:rsidR="00701194" w:rsidRPr="00964392" w:rsidRDefault="00701194" w:rsidP="00942D8B">
            <w:pPr>
              <w:snapToGrid w:val="0"/>
              <w:spacing w:before="120" w:line="276" w:lineRule="auto"/>
              <w:jc w:val="left"/>
              <w:rPr>
                <w:rFonts w:cs="Times New Roman"/>
                <w:sz w:val="24"/>
                <w:szCs w:val="24"/>
              </w:rPr>
            </w:pPr>
            <w:r>
              <w:rPr>
                <w:rFonts w:cs="Times New Roman"/>
                <w:sz w:val="24"/>
                <w:szCs w:val="24"/>
              </w:rPr>
              <w:t xml:space="preserve">Các hình thức </w:t>
            </w:r>
            <w:r w:rsidR="00942D8B">
              <w:rPr>
                <w:rFonts w:cs="Times New Roman"/>
                <w:sz w:val="24"/>
                <w:szCs w:val="24"/>
              </w:rPr>
              <w:t>kỷ luật</w:t>
            </w:r>
            <w:r>
              <w:rPr>
                <w:rFonts w:cs="Times New Roman"/>
                <w:sz w:val="24"/>
                <w:szCs w:val="24"/>
              </w:rPr>
              <w:t xml:space="preserve"> được thiết lập sẽ hiển thị ở chức năng quản lý </w:t>
            </w:r>
            <w:r>
              <w:rPr>
                <w:sz w:val="24"/>
                <w:szCs w:val="24"/>
              </w:rPr>
              <w:t xml:space="preserve">kỷ luật </w:t>
            </w:r>
            <w:r>
              <w:rPr>
                <w:rFonts w:cs="Times New Roman"/>
                <w:sz w:val="24"/>
                <w:szCs w:val="24"/>
              </w:rPr>
              <w:t>cho nhân viên</w:t>
            </w:r>
          </w:p>
        </w:tc>
      </w:tr>
    </w:tbl>
    <w:p w14:paraId="4C7FCE05" w14:textId="77777777" w:rsidR="00701194" w:rsidRDefault="00701194" w:rsidP="00701194"/>
    <w:p w14:paraId="5E0F8010" w14:textId="6E8A413B" w:rsidR="00701194" w:rsidRDefault="00701194" w:rsidP="00714D4C">
      <w:pPr>
        <w:pStyle w:val="Heading3"/>
      </w:pPr>
      <w:bookmarkStart w:id="5013" w:name="_Toc494461462"/>
      <w:r>
        <w:t>Màn hình giao diện</w:t>
      </w:r>
      <w:bookmarkEnd w:id="5013"/>
    </w:p>
    <w:p w14:paraId="48F566D9" w14:textId="77777777" w:rsidR="00847ECC" w:rsidRPr="00847ECC" w:rsidRDefault="00847ECC" w:rsidP="00847ECC"/>
    <w:p w14:paraId="13B0D562" w14:textId="77777777" w:rsidR="00701194" w:rsidRDefault="00701194" w:rsidP="00714D4C">
      <w:pPr>
        <w:pStyle w:val="Heading3"/>
      </w:pPr>
      <w:bookmarkStart w:id="5014" w:name="_Toc494461463"/>
      <w:r>
        <w:t>Mô tả các trường thông tin trên màn hình</w:t>
      </w:r>
      <w:bookmarkEnd w:id="5014"/>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710"/>
        <w:gridCol w:w="2430"/>
        <w:gridCol w:w="990"/>
        <w:gridCol w:w="900"/>
        <w:gridCol w:w="900"/>
        <w:gridCol w:w="1710"/>
      </w:tblGrid>
      <w:tr w:rsidR="00701194" w:rsidRPr="00835288" w14:paraId="5EB6A39F" w14:textId="77777777" w:rsidTr="00701194">
        <w:trPr>
          <w:trHeight w:val="364"/>
          <w:tblHeader/>
        </w:trPr>
        <w:tc>
          <w:tcPr>
            <w:tcW w:w="72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A9158A0" w14:textId="2FF316B9" w:rsidR="00701194" w:rsidRPr="00835288" w:rsidRDefault="00701194" w:rsidP="00701194">
            <w:pPr>
              <w:spacing w:before="240"/>
              <w:jc w:val="center"/>
              <w:rPr>
                <w:rFonts w:cs="Times New Roman"/>
                <w:b/>
                <w:sz w:val="24"/>
                <w:szCs w:val="24"/>
              </w:rPr>
            </w:pPr>
            <w:r>
              <w:rPr>
                <w:rFonts w:cs="Times New Roman"/>
                <w:b/>
                <w:sz w:val="24"/>
                <w:szCs w:val="24"/>
              </w:rPr>
              <w:t>STT</w:t>
            </w:r>
          </w:p>
        </w:tc>
        <w:tc>
          <w:tcPr>
            <w:tcW w:w="1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5764649" w14:textId="31ED603A" w:rsidR="00701194" w:rsidRPr="00835288" w:rsidRDefault="00701194" w:rsidP="00DE7273">
            <w:pPr>
              <w:spacing w:before="240"/>
              <w:jc w:val="center"/>
              <w:rPr>
                <w:rFonts w:cs="Times New Roman"/>
                <w:b/>
                <w:sz w:val="24"/>
                <w:szCs w:val="24"/>
              </w:rPr>
            </w:pPr>
            <w:r w:rsidRPr="00835288">
              <w:rPr>
                <w:rFonts w:cs="Times New Roman"/>
                <w:b/>
                <w:sz w:val="24"/>
                <w:szCs w:val="24"/>
              </w:rPr>
              <w:t xml:space="preserve">Tên trường </w:t>
            </w:r>
            <w:r>
              <w:rPr>
                <w:rFonts w:cs="Times New Roman"/>
                <w:b/>
                <w:sz w:val="24"/>
                <w:szCs w:val="24"/>
              </w:rPr>
              <w:t>thông tin</w:t>
            </w:r>
          </w:p>
        </w:tc>
        <w:tc>
          <w:tcPr>
            <w:tcW w:w="24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5734CAA" w14:textId="77777777" w:rsidR="00701194" w:rsidRPr="00835288" w:rsidRDefault="00701194" w:rsidP="00DE7273">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3510720" w14:textId="77777777" w:rsidR="00701194" w:rsidRPr="00835288" w:rsidRDefault="00701194" w:rsidP="00DE7273">
            <w:pPr>
              <w:spacing w:before="240"/>
              <w:jc w:val="center"/>
              <w:rPr>
                <w:rFonts w:cs="Times New Roman"/>
                <w:b/>
                <w:sz w:val="24"/>
                <w:szCs w:val="24"/>
              </w:rPr>
            </w:pPr>
            <w:r w:rsidRPr="00835288">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68B29A6" w14:textId="77777777" w:rsidR="00701194" w:rsidRPr="00835288" w:rsidRDefault="00701194" w:rsidP="00DE7273">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3C982AB" w14:textId="77777777" w:rsidR="00701194" w:rsidRPr="00835288" w:rsidRDefault="00701194" w:rsidP="00DE7273">
            <w:pPr>
              <w:spacing w:before="240"/>
              <w:jc w:val="center"/>
              <w:rPr>
                <w:rFonts w:cs="Times New Roman"/>
                <w:b/>
                <w:sz w:val="24"/>
                <w:szCs w:val="24"/>
              </w:rPr>
            </w:pPr>
            <w:r w:rsidRPr="00835288">
              <w:rPr>
                <w:rFonts w:cs="Times New Roman"/>
                <w:b/>
                <w:sz w:val="24"/>
                <w:szCs w:val="24"/>
              </w:rPr>
              <w:t>Bắt buộc</w:t>
            </w:r>
          </w:p>
        </w:tc>
        <w:tc>
          <w:tcPr>
            <w:tcW w:w="171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4A6D143" w14:textId="77777777" w:rsidR="00701194" w:rsidRPr="00835288" w:rsidRDefault="00701194" w:rsidP="00DE7273">
            <w:pPr>
              <w:spacing w:before="240"/>
              <w:jc w:val="center"/>
              <w:rPr>
                <w:rFonts w:cs="Times New Roman"/>
                <w:b/>
                <w:sz w:val="24"/>
                <w:szCs w:val="24"/>
              </w:rPr>
            </w:pPr>
            <w:r w:rsidRPr="00835288">
              <w:rPr>
                <w:rFonts w:cs="Times New Roman"/>
                <w:b/>
                <w:sz w:val="24"/>
                <w:szCs w:val="24"/>
              </w:rPr>
              <w:t>Ghi chú</w:t>
            </w:r>
          </w:p>
        </w:tc>
      </w:tr>
      <w:tr w:rsidR="00701194" w:rsidRPr="00835288" w14:paraId="2DDF5D47" w14:textId="77777777" w:rsidTr="00701194">
        <w:trPr>
          <w:trHeight w:val="346"/>
        </w:trPr>
        <w:tc>
          <w:tcPr>
            <w:tcW w:w="720" w:type="dxa"/>
            <w:tcBorders>
              <w:top w:val="single" w:sz="4" w:space="0" w:color="000000"/>
              <w:left w:val="single" w:sz="4" w:space="0" w:color="000000"/>
              <w:bottom w:val="single" w:sz="4" w:space="0" w:color="000000"/>
              <w:right w:val="single" w:sz="4" w:space="0" w:color="000000"/>
            </w:tcBorders>
            <w:vAlign w:val="center"/>
          </w:tcPr>
          <w:p w14:paraId="23A995A5" w14:textId="77777777" w:rsidR="00701194" w:rsidRPr="00701194" w:rsidRDefault="00701194" w:rsidP="00742467">
            <w:pPr>
              <w:pStyle w:val="ListParagraph"/>
              <w:numPr>
                <w:ilvl w:val="0"/>
                <w:numId w:val="45"/>
              </w:numPr>
              <w:spacing w:after="0" w:line="26" w:lineRule="atLeast"/>
              <w:jc w:val="center"/>
              <w:rPr>
                <w:rFonts w:cs="Times New Roman"/>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vAlign w:val="center"/>
          </w:tcPr>
          <w:p w14:paraId="3BE44278" w14:textId="4ABF901A" w:rsidR="00701194" w:rsidRPr="00835288" w:rsidRDefault="00701194" w:rsidP="00715F38">
            <w:pPr>
              <w:spacing w:after="0" w:line="26" w:lineRule="atLeast"/>
              <w:jc w:val="left"/>
              <w:rPr>
                <w:rFonts w:cs="Times New Roman"/>
                <w:color w:val="000000"/>
                <w:sz w:val="24"/>
                <w:szCs w:val="24"/>
              </w:rPr>
            </w:pPr>
            <w:r w:rsidRPr="00835288">
              <w:rPr>
                <w:rFonts w:cs="Times New Roman"/>
                <w:color w:val="000000"/>
                <w:sz w:val="24"/>
                <w:szCs w:val="24"/>
              </w:rPr>
              <w:t>M</w:t>
            </w:r>
            <w:r>
              <w:rPr>
                <w:rFonts w:cs="Times New Roman"/>
                <w:color w:val="000000"/>
                <w:sz w:val="24"/>
                <w:szCs w:val="24"/>
              </w:rPr>
              <w:t xml:space="preserve">ã  </w:t>
            </w:r>
            <w:r w:rsidR="00715F38">
              <w:rPr>
                <w:rFonts w:cs="Times New Roman"/>
                <w:color w:val="000000"/>
                <w:sz w:val="24"/>
                <w:szCs w:val="24"/>
              </w:rPr>
              <w:t xml:space="preserve">kỷ luật </w:t>
            </w:r>
          </w:p>
        </w:tc>
        <w:tc>
          <w:tcPr>
            <w:tcW w:w="2430" w:type="dxa"/>
            <w:tcBorders>
              <w:top w:val="single" w:sz="4" w:space="0" w:color="000000"/>
              <w:left w:val="single" w:sz="4" w:space="0" w:color="000000"/>
              <w:bottom w:val="single" w:sz="4" w:space="0" w:color="000000"/>
              <w:right w:val="single" w:sz="4" w:space="0" w:color="000000"/>
            </w:tcBorders>
            <w:vAlign w:val="center"/>
          </w:tcPr>
          <w:p w14:paraId="3ED6C638" w14:textId="62D9980F" w:rsidR="00701194" w:rsidRPr="00835288" w:rsidRDefault="00701194" w:rsidP="00715F38">
            <w:pPr>
              <w:spacing w:after="0" w:line="26" w:lineRule="atLeast"/>
              <w:jc w:val="left"/>
              <w:rPr>
                <w:rFonts w:cs="Times New Roman"/>
                <w:color w:val="000000"/>
                <w:sz w:val="24"/>
                <w:szCs w:val="24"/>
              </w:rPr>
            </w:pPr>
            <w:r w:rsidRPr="00835288">
              <w:rPr>
                <w:rFonts w:cs="Times New Roman"/>
                <w:color w:val="000000"/>
                <w:sz w:val="24"/>
                <w:szCs w:val="24"/>
              </w:rPr>
              <w:t xml:space="preserve">Ký hiệu của mã </w:t>
            </w:r>
            <w:r w:rsidR="00715F38">
              <w:rPr>
                <w:rFonts w:cs="Times New Roman"/>
                <w:color w:val="000000"/>
                <w:sz w:val="24"/>
                <w:szCs w:val="24"/>
              </w:rPr>
              <w:t>kỷ luật</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507F16E7" w14:textId="77777777" w:rsidR="00701194" w:rsidRPr="00835288" w:rsidRDefault="00701194" w:rsidP="00DE7273">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369E7D7A" w14:textId="77777777" w:rsidR="00701194" w:rsidRPr="00835288" w:rsidRDefault="00701194"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94077D3" w14:textId="77777777" w:rsidR="00701194" w:rsidRPr="00835288" w:rsidRDefault="00701194" w:rsidP="00DE7273">
            <w:pPr>
              <w:spacing w:before="240"/>
              <w:jc w:val="center"/>
              <w:rPr>
                <w:rFonts w:cs="Times New Roman"/>
                <w:sz w:val="24"/>
                <w:szCs w:val="24"/>
              </w:rPr>
            </w:pPr>
            <w:r w:rsidRPr="00835288">
              <w:rPr>
                <w:rFonts w:cs="Times New Roman"/>
                <w:sz w:val="24"/>
                <w:szCs w:val="24"/>
              </w:rPr>
              <w:t>Có</w:t>
            </w:r>
          </w:p>
        </w:tc>
        <w:tc>
          <w:tcPr>
            <w:tcW w:w="1710" w:type="dxa"/>
            <w:tcBorders>
              <w:top w:val="single" w:sz="4" w:space="0" w:color="000000"/>
              <w:left w:val="single" w:sz="4" w:space="0" w:color="000000"/>
              <w:bottom w:val="single" w:sz="4" w:space="0" w:color="000000"/>
              <w:right w:val="single" w:sz="4" w:space="0" w:color="000000"/>
            </w:tcBorders>
            <w:vAlign w:val="center"/>
            <w:hideMark/>
          </w:tcPr>
          <w:p w14:paraId="3941D6EF" w14:textId="2AF77A6A" w:rsidR="00701194" w:rsidRPr="00835288" w:rsidRDefault="00701194" w:rsidP="00701194">
            <w:pPr>
              <w:spacing w:before="240"/>
              <w:jc w:val="left"/>
              <w:rPr>
                <w:rFonts w:cs="Times New Roman"/>
                <w:sz w:val="24"/>
                <w:szCs w:val="24"/>
              </w:rPr>
            </w:pPr>
            <w:r>
              <w:rPr>
                <w:rFonts w:cs="Times New Roman"/>
                <w:sz w:val="24"/>
                <w:szCs w:val="24"/>
              </w:rPr>
              <w:t>Tự sinh theo quy tắc: KL + số thứ tự tăng dần 3 chữ số</w:t>
            </w:r>
          </w:p>
        </w:tc>
      </w:tr>
      <w:tr w:rsidR="00701194" w:rsidRPr="00835288" w14:paraId="1232D90E" w14:textId="77777777" w:rsidTr="00701194">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67EFE3AA" w14:textId="77777777" w:rsidR="00701194" w:rsidRPr="00701194" w:rsidRDefault="00701194" w:rsidP="00742467">
            <w:pPr>
              <w:pStyle w:val="ListParagraph"/>
              <w:numPr>
                <w:ilvl w:val="0"/>
                <w:numId w:val="45"/>
              </w:numPr>
              <w:spacing w:after="0" w:line="26" w:lineRule="atLeast"/>
              <w:jc w:val="center"/>
              <w:rPr>
                <w:rFonts w:cs="Times New Roman"/>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vAlign w:val="center"/>
          </w:tcPr>
          <w:p w14:paraId="398A5CF8" w14:textId="1E073FD2" w:rsidR="00701194" w:rsidRPr="00835288" w:rsidRDefault="00701194" w:rsidP="00715F38">
            <w:pPr>
              <w:spacing w:after="0" w:line="26" w:lineRule="atLeast"/>
              <w:jc w:val="left"/>
              <w:rPr>
                <w:rFonts w:cs="Times New Roman"/>
                <w:color w:val="000000"/>
                <w:sz w:val="24"/>
                <w:szCs w:val="24"/>
              </w:rPr>
            </w:pPr>
            <w:r w:rsidRPr="00835288">
              <w:rPr>
                <w:rFonts w:cs="Times New Roman"/>
                <w:color w:val="000000"/>
                <w:sz w:val="24"/>
                <w:szCs w:val="24"/>
              </w:rPr>
              <w:t>T</w:t>
            </w:r>
            <w:r>
              <w:rPr>
                <w:rFonts w:cs="Times New Roman"/>
                <w:color w:val="000000"/>
                <w:sz w:val="24"/>
                <w:szCs w:val="24"/>
              </w:rPr>
              <w:t xml:space="preserve">ên hình thức </w:t>
            </w:r>
            <w:r w:rsidR="00715F38">
              <w:rPr>
                <w:rFonts w:cs="Times New Roman"/>
                <w:color w:val="000000"/>
                <w:sz w:val="24"/>
                <w:szCs w:val="24"/>
              </w:rPr>
              <w:t>kỷ luật</w:t>
            </w:r>
          </w:p>
        </w:tc>
        <w:tc>
          <w:tcPr>
            <w:tcW w:w="2430" w:type="dxa"/>
            <w:tcBorders>
              <w:top w:val="single" w:sz="4" w:space="0" w:color="000000"/>
              <w:left w:val="single" w:sz="4" w:space="0" w:color="000000"/>
              <w:bottom w:val="single" w:sz="4" w:space="0" w:color="000000"/>
              <w:right w:val="single" w:sz="4" w:space="0" w:color="000000"/>
            </w:tcBorders>
            <w:vAlign w:val="center"/>
          </w:tcPr>
          <w:p w14:paraId="0C1D782E" w14:textId="15EDDA94" w:rsidR="00701194" w:rsidRPr="00835288" w:rsidRDefault="00701194" w:rsidP="00873E92">
            <w:pPr>
              <w:spacing w:after="0" w:line="26" w:lineRule="atLeast"/>
              <w:jc w:val="left"/>
              <w:rPr>
                <w:rFonts w:cs="Times New Roman"/>
                <w:color w:val="000000"/>
                <w:sz w:val="24"/>
                <w:szCs w:val="24"/>
              </w:rPr>
              <w:pPrChange w:id="5015" w:author="Admin" w:date="2017-09-29T14:58:00Z">
                <w:pPr>
                  <w:spacing w:after="0" w:line="26" w:lineRule="atLeast"/>
                  <w:jc w:val="left"/>
                </w:pPr>
              </w:pPrChange>
            </w:pPr>
            <w:r w:rsidRPr="00835288">
              <w:rPr>
                <w:rFonts w:cs="Times New Roman"/>
                <w:color w:val="000000"/>
                <w:sz w:val="24"/>
                <w:szCs w:val="24"/>
              </w:rPr>
              <w:t xml:space="preserve">Tên </w:t>
            </w:r>
            <w:r>
              <w:rPr>
                <w:rFonts w:cs="Times New Roman"/>
                <w:color w:val="000000"/>
                <w:sz w:val="24"/>
                <w:szCs w:val="24"/>
              </w:rPr>
              <w:t xml:space="preserve">hình thức </w:t>
            </w:r>
            <w:del w:id="5016" w:author="Admin" w:date="2017-09-29T14:58:00Z">
              <w:r w:rsidDel="00873E92">
                <w:rPr>
                  <w:rFonts w:cs="Times New Roman"/>
                  <w:color w:val="000000"/>
                  <w:sz w:val="24"/>
                  <w:szCs w:val="24"/>
                </w:rPr>
                <w:delText>khen thưởng</w:delText>
              </w:r>
            </w:del>
            <w:ins w:id="5017" w:author="Admin" w:date="2017-09-29T14:58:00Z">
              <w:r w:rsidR="00873E92">
                <w:rPr>
                  <w:rFonts w:cs="Times New Roman"/>
                  <w:color w:val="000000"/>
                  <w:sz w:val="24"/>
                  <w:szCs w:val="24"/>
                </w:rPr>
                <w:t>kỷ luật</w:t>
              </w:r>
            </w:ins>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61982745" w14:textId="77777777" w:rsidR="00701194" w:rsidRPr="00835288" w:rsidRDefault="00701194" w:rsidP="00DE7273">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25276280" w14:textId="77777777" w:rsidR="00701194" w:rsidRPr="00835288" w:rsidRDefault="00701194"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2FA9992" w14:textId="77777777" w:rsidR="00701194" w:rsidRPr="00835288" w:rsidRDefault="00701194" w:rsidP="00DE7273">
            <w:pPr>
              <w:spacing w:before="240"/>
              <w:jc w:val="center"/>
              <w:rPr>
                <w:rFonts w:cs="Times New Roman"/>
                <w:sz w:val="24"/>
                <w:szCs w:val="24"/>
              </w:rPr>
            </w:pPr>
            <w:r w:rsidRPr="00835288">
              <w:rPr>
                <w:rFonts w:cs="Times New Roman"/>
                <w:sz w:val="24"/>
                <w:szCs w:val="24"/>
              </w:rPr>
              <w:t>Có</w:t>
            </w:r>
          </w:p>
        </w:tc>
        <w:tc>
          <w:tcPr>
            <w:tcW w:w="1710" w:type="dxa"/>
            <w:tcBorders>
              <w:top w:val="single" w:sz="4" w:space="0" w:color="000000"/>
              <w:left w:val="single" w:sz="4" w:space="0" w:color="000000"/>
              <w:bottom w:val="single" w:sz="4" w:space="0" w:color="000000"/>
              <w:right w:val="single" w:sz="4" w:space="0" w:color="000000"/>
            </w:tcBorders>
            <w:vAlign w:val="center"/>
          </w:tcPr>
          <w:p w14:paraId="12E26469" w14:textId="77777777" w:rsidR="00701194" w:rsidRPr="00835288" w:rsidRDefault="00701194" w:rsidP="00DE7273">
            <w:pPr>
              <w:spacing w:before="240"/>
              <w:jc w:val="left"/>
              <w:rPr>
                <w:rFonts w:cs="Times New Roman"/>
                <w:sz w:val="24"/>
                <w:szCs w:val="24"/>
              </w:rPr>
            </w:pPr>
          </w:p>
        </w:tc>
      </w:tr>
      <w:tr w:rsidR="006F7E30" w:rsidRPr="00835288" w14:paraId="273255EA" w14:textId="77777777" w:rsidTr="00701194">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51290D92" w14:textId="77777777" w:rsidR="006F7E30" w:rsidRPr="00701194" w:rsidRDefault="006F7E30" w:rsidP="00742467">
            <w:pPr>
              <w:pStyle w:val="ListParagraph"/>
              <w:numPr>
                <w:ilvl w:val="0"/>
                <w:numId w:val="45"/>
              </w:numPr>
              <w:spacing w:after="0" w:line="26" w:lineRule="atLeast"/>
              <w:jc w:val="center"/>
              <w:rPr>
                <w:rFonts w:cs="Times New Roman"/>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vAlign w:val="center"/>
          </w:tcPr>
          <w:p w14:paraId="2EFA6A83" w14:textId="2564C1E7" w:rsidR="006F7E30" w:rsidRPr="00835288" w:rsidRDefault="006F7E30" w:rsidP="00715F38">
            <w:pPr>
              <w:spacing w:after="0" w:line="26" w:lineRule="atLeast"/>
              <w:jc w:val="left"/>
              <w:rPr>
                <w:rFonts w:cs="Times New Roman"/>
                <w:color w:val="000000"/>
                <w:sz w:val="24"/>
                <w:szCs w:val="24"/>
              </w:rPr>
            </w:pPr>
            <w:r>
              <w:rPr>
                <w:rFonts w:cs="Times New Roman"/>
                <w:color w:val="000000"/>
                <w:sz w:val="24"/>
                <w:szCs w:val="24"/>
              </w:rPr>
              <w:t>Số tiền trừ thưởng đánh giá</w:t>
            </w:r>
          </w:p>
        </w:tc>
        <w:tc>
          <w:tcPr>
            <w:tcW w:w="2430" w:type="dxa"/>
            <w:tcBorders>
              <w:top w:val="single" w:sz="4" w:space="0" w:color="000000"/>
              <w:left w:val="single" w:sz="4" w:space="0" w:color="000000"/>
              <w:bottom w:val="single" w:sz="4" w:space="0" w:color="000000"/>
              <w:right w:val="single" w:sz="4" w:space="0" w:color="000000"/>
            </w:tcBorders>
            <w:vAlign w:val="center"/>
          </w:tcPr>
          <w:p w14:paraId="57D50093" w14:textId="0F7D746D" w:rsidR="006F7E30" w:rsidRPr="00835288" w:rsidRDefault="006F7E30" w:rsidP="00DE7273">
            <w:pPr>
              <w:spacing w:after="0" w:line="26" w:lineRule="atLeast"/>
              <w:jc w:val="left"/>
              <w:rPr>
                <w:rFonts w:cs="Times New Roman"/>
                <w:color w:val="000000"/>
                <w:sz w:val="24"/>
                <w:szCs w:val="24"/>
              </w:rPr>
            </w:pPr>
            <w:r>
              <w:rPr>
                <w:rFonts w:cs="Times New Roman"/>
                <w:color w:val="000000"/>
                <w:sz w:val="24"/>
                <w:szCs w:val="24"/>
              </w:rPr>
              <w:t>Số tiền trừ thưởng đánh giá</w:t>
            </w:r>
          </w:p>
        </w:tc>
        <w:tc>
          <w:tcPr>
            <w:tcW w:w="990" w:type="dxa"/>
            <w:tcBorders>
              <w:top w:val="single" w:sz="4" w:space="0" w:color="000000"/>
              <w:left w:val="single" w:sz="4" w:space="0" w:color="000000"/>
              <w:bottom w:val="single" w:sz="4" w:space="0" w:color="000000"/>
              <w:right w:val="single" w:sz="4" w:space="0" w:color="000000"/>
            </w:tcBorders>
            <w:vAlign w:val="center"/>
          </w:tcPr>
          <w:p w14:paraId="2183F134" w14:textId="602CE560" w:rsidR="006F7E30" w:rsidRDefault="006F7E30" w:rsidP="00DE7273">
            <w:pPr>
              <w:spacing w:before="240"/>
              <w:jc w:val="center"/>
              <w:rPr>
                <w:rFonts w:cs="Times New Roman"/>
                <w:sz w:val="24"/>
                <w:szCs w:val="24"/>
              </w:rPr>
            </w:pPr>
            <w:r>
              <w:rPr>
                <w:rFonts w:cs="Times New Roman"/>
                <w:sz w:val="24"/>
                <w:szCs w:val="24"/>
              </w:rPr>
              <w:t>Số</w:t>
            </w:r>
          </w:p>
        </w:tc>
        <w:tc>
          <w:tcPr>
            <w:tcW w:w="900" w:type="dxa"/>
            <w:tcBorders>
              <w:top w:val="single" w:sz="4" w:space="0" w:color="000000"/>
              <w:left w:val="single" w:sz="4" w:space="0" w:color="000000"/>
              <w:bottom w:val="single" w:sz="4" w:space="0" w:color="000000"/>
              <w:right w:val="single" w:sz="4" w:space="0" w:color="000000"/>
            </w:tcBorders>
            <w:vAlign w:val="center"/>
          </w:tcPr>
          <w:p w14:paraId="5DC91DA6" w14:textId="77777777" w:rsidR="006F7E30" w:rsidRPr="00835288" w:rsidRDefault="006F7E30"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7834745" w14:textId="1F5B4F7A" w:rsidR="006F7E30" w:rsidRPr="00835288" w:rsidRDefault="006F7E30" w:rsidP="00DE7273">
            <w:pPr>
              <w:spacing w:before="240"/>
              <w:jc w:val="center"/>
              <w:rPr>
                <w:rFonts w:cs="Times New Roman"/>
                <w:sz w:val="24"/>
                <w:szCs w:val="24"/>
              </w:rPr>
            </w:pPr>
            <w:r>
              <w:rPr>
                <w:rFonts w:cs="Times New Roman"/>
                <w:sz w:val="24"/>
                <w:szCs w:val="24"/>
              </w:rPr>
              <w:t>Có</w:t>
            </w:r>
          </w:p>
        </w:tc>
        <w:tc>
          <w:tcPr>
            <w:tcW w:w="1710" w:type="dxa"/>
            <w:tcBorders>
              <w:top w:val="single" w:sz="4" w:space="0" w:color="000000"/>
              <w:left w:val="single" w:sz="4" w:space="0" w:color="000000"/>
              <w:bottom w:val="single" w:sz="4" w:space="0" w:color="000000"/>
              <w:right w:val="single" w:sz="4" w:space="0" w:color="000000"/>
            </w:tcBorders>
            <w:vAlign w:val="center"/>
          </w:tcPr>
          <w:p w14:paraId="5251CD00" w14:textId="77777777" w:rsidR="006F7E30" w:rsidRPr="00835288" w:rsidRDefault="006F7E30" w:rsidP="00DE7273">
            <w:pPr>
              <w:spacing w:before="240"/>
              <w:jc w:val="left"/>
              <w:rPr>
                <w:rFonts w:cs="Times New Roman"/>
                <w:sz w:val="24"/>
                <w:szCs w:val="24"/>
              </w:rPr>
            </w:pPr>
          </w:p>
        </w:tc>
      </w:tr>
      <w:tr w:rsidR="006F7E30" w:rsidRPr="00835288" w14:paraId="765A388B" w14:textId="77777777" w:rsidTr="00701194">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60E0C7D9" w14:textId="77777777" w:rsidR="006F7E30" w:rsidRPr="00701194" w:rsidRDefault="006F7E30" w:rsidP="00742467">
            <w:pPr>
              <w:pStyle w:val="ListParagraph"/>
              <w:numPr>
                <w:ilvl w:val="0"/>
                <w:numId w:val="45"/>
              </w:numPr>
              <w:spacing w:after="0" w:line="26" w:lineRule="atLeast"/>
              <w:jc w:val="center"/>
              <w:rPr>
                <w:rFonts w:cs="Times New Roman"/>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vAlign w:val="center"/>
          </w:tcPr>
          <w:p w14:paraId="2A5FB86F" w14:textId="6B6A8A2D" w:rsidR="006F7E30" w:rsidRPr="00835288" w:rsidRDefault="006F7E30" w:rsidP="00715F38">
            <w:pPr>
              <w:spacing w:after="0" w:line="26" w:lineRule="atLeast"/>
              <w:jc w:val="left"/>
              <w:rPr>
                <w:rFonts w:cs="Times New Roman"/>
                <w:color w:val="000000"/>
                <w:sz w:val="24"/>
                <w:szCs w:val="24"/>
              </w:rPr>
            </w:pPr>
            <w:r>
              <w:rPr>
                <w:rFonts w:cs="Times New Roman"/>
                <w:color w:val="000000"/>
                <w:sz w:val="24"/>
                <w:szCs w:val="24"/>
              </w:rPr>
              <w:t xml:space="preserve">Ngày hiệu lực </w:t>
            </w:r>
          </w:p>
        </w:tc>
        <w:tc>
          <w:tcPr>
            <w:tcW w:w="2430" w:type="dxa"/>
            <w:tcBorders>
              <w:top w:val="single" w:sz="4" w:space="0" w:color="000000"/>
              <w:left w:val="single" w:sz="4" w:space="0" w:color="000000"/>
              <w:bottom w:val="single" w:sz="4" w:space="0" w:color="000000"/>
              <w:right w:val="single" w:sz="4" w:space="0" w:color="000000"/>
            </w:tcBorders>
            <w:vAlign w:val="center"/>
          </w:tcPr>
          <w:p w14:paraId="353343AE" w14:textId="0CAAD41A" w:rsidR="006F7E30" w:rsidRPr="00835288" w:rsidRDefault="006F7E30" w:rsidP="00DE7273">
            <w:pPr>
              <w:spacing w:after="0" w:line="26" w:lineRule="atLeast"/>
              <w:jc w:val="left"/>
              <w:rPr>
                <w:rFonts w:cs="Times New Roman"/>
                <w:color w:val="000000"/>
                <w:sz w:val="24"/>
                <w:szCs w:val="24"/>
              </w:rPr>
            </w:pPr>
            <w:r>
              <w:rPr>
                <w:rFonts w:cs="Times New Roman"/>
                <w:color w:val="000000"/>
                <w:sz w:val="24"/>
                <w:szCs w:val="24"/>
              </w:rPr>
              <w:t xml:space="preserve">Ngày hiệu lực </w:t>
            </w:r>
          </w:p>
        </w:tc>
        <w:tc>
          <w:tcPr>
            <w:tcW w:w="990" w:type="dxa"/>
            <w:tcBorders>
              <w:top w:val="single" w:sz="4" w:space="0" w:color="000000"/>
              <w:left w:val="single" w:sz="4" w:space="0" w:color="000000"/>
              <w:bottom w:val="single" w:sz="4" w:space="0" w:color="000000"/>
              <w:right w:val="single" w:sz="4" w:space="0" w:color="000000"/>
            </w:tcBorders>
            <w:vAlign w:val="center"/>
          </w:tcPr>
          <w:p w14:paraId="0AB83D63" w14:textId="6961162F" w:rsidR="006F7E30" w:rsidRDefault="006F7E30" w:rsidP="00DE7273">
            <w:pPr>
              <w:spacing w:before="240"/>
              <w:jc w:val="center"/>
              <w:rPr>
                <w:rFonts w:cs="Times New Roman"/>
                <w:sz w:val="24"/>
                <w:szCs w:val="24"/>
              </w:rPr>
            </w:pPr>
            <w:r>
              <w:rPr>
                <w:rFonts w:cs="Times New Roman"/>
                <w:sz w:val="24"/>
                <w:szCs w:val="24"/>
              </w:rPr>
              <w:t>Ngày tháng</w:t>
            </w:r>
          </w:p>
        </w:tc>
        <w:tc>
          <w:tcPr>
            <w:tcW w:w="900" w:type="dxa"/>
            <w:tcBorders>
              <w:top w:val="single" w:sz="4" w:space="0" w:color="000000"/>
              <w:left w:val="single" w:sz="4" w:space="0" w:color="000000"/>
              <w:bottom w:val="single" w:sz="4" w:space="0" w:color="000000"/>
              <w:right w:val="single" w:sz="4" w:space="0" w:color="000000"/>
            </w:tcBorders>
            <w:vAlign w:val="center"/>
          </w:tcPr>
          <w:p w14:paraId="5917A3E7" w14:textId="77777777" w:rsidR="006F7E30" w:rsidRPr="00835288" w:rsidRDefault="006F7E30"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AF7C3CF" w14:textId="0D64EB1F" w:rsidR="006F7E30" w:rsidRPr="00835288" w:rsidRDefault="006F7E30" w:rsidP="00DE7273">
            <w:pPr>
              <w:spacing w:before="240"/>
              <w:jc w:val="center"/>
              <w:rPr>
                <w:rFonts w:cs="Times New Roman"/>
                <w:sz w:val="24"/>
                <w:szCs w:val="24"/>
              </w:rPr>
            </w:pPr>
            <w:r>
              <w:rPr>
                <w:rFonts w:cs="Times New Roman"/>
                <w:sz w:val="24"/>
                <w:szCs w:val="24"/>
              </w:rPr>
              <w:t>Có</w:t>
            </w:r>
          </w:p>
        </w:tc>
        <w:tc>
          <w:tcPr>
            <w:tcW w:w="1710" w:type="dxa"/>
            <w:tcBorders>
              <w:top w:val="single" w:sz="4" w:space="0" w:color="000000"/>
              <w:left w:val="single" w:sz="4" w:space="0" w:color="000000"/>
              <w:bottom w:val="single" w:sz="4" w:space="0" w:color="000000"/>
              <w:right w:val="single" w:sz="4" w:space="0" w:color="000000"/>
            </w:tcBorders>
            <w:vAlign w:val="center"/>
          </w:tcPr>
          <w:p w14:paraId="0E1FD5D0" w14:textId="77777777" w:rsidR="006F7E30" w:rsidRPr="00835288" w:rsidRDefault="006F7E30" w:rsidP="00DE7273">
            <w:pPr>
              <w:spacing w:before="240"/>
              <w:jc w:val="left"/>
              <w:rPr>
                <w:rFonts w:cs="Times New Roman"/>
                <w:sz w:val="24"/>
                <w:szCs w:val="24"/>
              </w:rPr>
            </w:pPr>
          </w:p>
        </w:tc>
      </w:tr>
      <w:tr w:rsidR="00701194" w:rsidRPr="00835288" w14:paraId="3015AD9A" w14:textId="77777777" w:rsidTr="00701194">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3F6B520D" w14:textId="77777777" w:rsidR="00701194" w:rsidRDefault="00701194" w:rsidP="00742467">
            <w:pPr>
              <w:pStyle w:val="NoSpacing"/>
              <w:numPr>
                <w:ilvl w:val="0"/>
                <w:numId w:val="45"/>
              </w:numPr>
              <w:spacing w:before="240"/>
              <w:jc w:val="center"/>
            </w:pPr>
          </w:p>
        </w:tc>
        <w:tc>
          <w:tcPr>
            <w:tcW w:w="1710" w:type="dxa"/>
            <w:tcBorders>
              <w:top w:val="single" w:sz="4" w:space="0" w:color="000000"/>
              <w:left w:val="single" w:sz="4" w:space="0" w:color="000000"/>
              <w:bottom w:val="single" w:sz="4" w:space="0" w:color="000000"/>
              <w:right w:val="single" w:sz="4" w:space="0" w:color="000000"/>
            </w:tcBorders>
            <w:vAlign w:val="center"/>
          </w:tcPr>
          <w:p w14:paraId="5B67D471" w14:textId="78FDE5F1" w:rsidR="00701194" w:rsidRPr="00835288" w:rsidRDefault="00701194" w:rsidP="00DE7273">
            <w:pPr>
              <w:pStyle w:val="NoSpacing"/>
              <w:spacing w:before="240"/>
            </w:pPr>
            <w:r>
              <w:t>Trạng thái</w:t>
            </w:r>
          </w:p>
        </w:tc>
        <w:tc>
          <w:tcPr>
            <w:tcW w:w="2430" w:type="dxa"/>
            <w:tcBorders>
              <w:top w:val="single" w:sz="4" w:space="0" w:color="000000"/>
              <w:left w:val="single" w:sz="4" w:space="0" w:color="000000"/>
              <w:bottom w:val="single" w:sz="4" w:space="0" w:color="000000"/>
              <w:right w:val="single" w:sz="4" w:space="0" w:color="000000"/>
            </w:tcBorders>
            <w:vAlign w:val="center"/>
          </w:tcPr>
          <w:p w14:paraId="394DDFB3" w14:textId="77777777" w:rsidR="00701194" w:rsidRPr="00835288" w:rsidRDefault="00701194" w:rsidP="00DE7273">
            <w:pPr>
              <w:spacing w:before="240"/>
              <w:jc w:val="left"/>
              <w:rPr>
                <w:rFonts w:cs="Times New Roman"/>
                <w:sz w:val="24"/>
                <w:szCs w:val="24"/>
              </w:rPr>
            </w:pPr>
            <w:r>
              <w:rPr>
                <w:rFonts w:cs="Times New Roman"/>
                <w:sz w:val="24"/>
                <w:szCs w:val="24"/>
              </w:rPr>
              <w:t xml:space="preserve">Áp dụng, Ngừng áp dụng </w:t>
            </w:r>
          </w:p>
        </w:tc>
        <w:tc>
          <w:tcPr>
            <w:tcW w:w="990" w:type="dxa"/>
            <w:tcBorders>
              <w:top w:val="single" w:sz="4" w:space="0" w:color="000000"/>
              <w:left w:val="single" w:sz="4" w:space="0" w:color="000000"/>
              <w:bottom w:val="single" w:sz="4" w:space="0" w:color="000000"/>
              <w:right w:val="single" w:sz="4" w:space="0" w:color="000000"/>
            </w:tcBorders>
            <w:vAlign w:val="center"/>
          </w:tcPr>
          <w:p w14:paraId="7B8B9809" w14:textId="77777777" w:rsidR="00701194" w:rsidRPr="00835288" w:rsidRDefault="00701194" w:rsidP="00DE7273">
            <w:pPr>
              <w:spacing w:before="240"/>
              <w:jc w:val="center"/>
              <w:rPr>
                <w:rFonts w:cs="Times New Roman"/>
                <w:sz w:val="24"/>
                <w:szCs w:val="24"/>
              </w:rPr>
            </w:pPr>
            <w:r>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vAlign w:val="center"/>
          </w:tcPr>
          <w:p w14:paraId="35549272" w14:textId="77777777" w:rsidR="00701194" w:rsidRPr="00835288" w:rsidRDefault="00701194"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882FEF4" w14:textId="77777777" w:rsidR="00701194" w:rsidRPr="00835288" w:rsidRDefault="00701194" w:rsidP="00DE7273">
            <w:pPr>
              <w:spacing w:before="240"/>
              <w:jc w:val="center"/>
              <w:rPr>
                <w:rFonts w:cs="Times New Roman"/>
                <w:sz w:val="24"/>
                <w:szCs w:val="24"/>
              </w:rPr>
            </w:pPr>
            <w:r w:rsidRPr="00835288">
              <w:rPr>
                <w:rFonts w:cs="Times New Roman"/>
                <w:sz w:val="24"/>
                <w:szCs w:val="24"/>
              </w:rPr>
              <w:t>Không</w:t>
            </w:r>
          </w:p>
        </w:tc>
        <w:tc>
          <w:tcPr>
            <w:tcW w:w="1710" w:type="dxa"/>
            <w:tcBorders>
              <w:top w:val="single" w:sz="4" w:space="0" w:color="000000"/>
              <w:left w:val="single" w:sz="4" w:space="0" w:color="000000"/>
              <w:bottom w:val="single" w:sz="4" w:space="0" w:color="000000"/>
              <w:right w:val="single" w:sz="4" w:space="0" w:color="000000"/>
            </w:tcBorders>
            <w:vAlign w:val="center"/>
          </w:tcPr>
          <w:p w14:paraId="247B7A75" w14:textId="77777777" w:rsidR="00701194" w:rsidRPr="00835288" w:rsidRDefault="00701194" w:rsidP="00DE7273">
            <w:pPr>
              <w:spacing w:before="240"/>
              <w:jc w:val="left"/>
              <w:rPr>
                <w:rFonts w:cs="Times New Roman"/>
                <w:sz w:val="24"/>
                <w:szCs w:val="24"/>
              </w:rPr>
            </w:pPr>
          </w:p>
        </w:tc>
      </w:tr>
      <w:tr w:rsidR="00701194" w:rsidRPr="00835288" w14:paraId="45CAA5F7" w14:textId="77777777" w:rsidTr="00701194">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5555F278" w14:textId="77777777" w:rsidR="00701194" w:rsidRDefault="00701194" w:rsidP="00742467">
            <w:pPr>
              <w:pStyle w:val="NoSpacing"/>
              <w:numPr>
                <w:ilvl w:val="0"/>
                <w:numId w:val="45"/>
              </w:numPr>
              <w:spacing w:before="240"/>
              <w:jc w:val="center"/>
            </w:pPr>
          </w:p>
        </w:tc>
        <w:tc>
          <w:tcPr>
            <w:tcW w:w="1710" w:type="dxa"/>
            <w:tcBorders>
              <w:top w:val="single" w:sz="4" w:space="0" w:color="000000"/>
              <w:left w:val="single" w:sz="4" w:space="0" w:color="000000"/>
              <w:bottom w:val="single" w:sz="4" w:space="0" w:color="000000"/>
              <w:right w:val="single" w:sz="4" w:space="0" w:color="000000"/>
            </w:tcBorders>
            <w:vAlign w:val="center"/>
          </w:tcPr>
          <w:p w14:paraId="1DEAE3CF" w14:textId="13378E2C" w:rsidR="00701194" w:rsidRPr="00835288" w:rsidRDefault="00701194" w:rsidP="00DE7273">
            <w:pPr>
              <w:pStyle w:val="NoSpacing"/>
              <w:spacing w:before="240"/>
            </w:pPr>
            <w:r>
              <w:t>Mô tả</w:t>
            </w:r>
          </w:p>
        </w:tc>
        <w:tc>
          <w:tcPr>
            <w:tcW w:w="2430" w:type="dxa"/>
            <w:tcBorders>
              <w:top w:val="single" w:sz="4" w:space="0" w:color="000000"/>
              <w:left w:val="single" w:sz="4" w:space="0" w:color="000000"/>
              <w:bottom w:val="single" w:sz="4" w:space="0" w:color="000000"/>
              <w:right w:val="single" w:sz="4" w:space="0" w:color="000000"/>
            </w:tcBorders>
            <w:vAlign w:val="center"/>
          </w:tcPr>
          <w:p w14:paraId="57324F12" w14:textId="77777777" w:rsidR="00701194" w:rsidRPr="00835288" w:rsidRDefault="00701194" w:rsidP="00DE7273">
            <w:pPr>
              <w:spacing w:before="240"/>
              <w:jc w:val="left"/>
              <w:rPr>
                <w:rFonts w:cs="Times New Roman"/>
                <w:sz w:val="24"/>
                <w:szCs w:val="24"/>
              </w:rPr>
            </w:pPr>
            <w:r>
              <w:rPr>
                <w:rFonts w:cs="Times New Roman"/>
                <w:sz w:val="24"/>
                <w:szCs w:val="24"/>
              </w:rPr>
              <w:t>Mô tả thêm</w:t>
            </w:r>
          </w:p>
        </w:tc>
        <w:tc>
          <w:tcPr>
            <w:tcW w:w="990" w:type="dxa"/>
            <w:tcBorders>
              <w:top w:val="single" w:sz="4" w:space="0" w:color="000000"/>
              <w:left w:val="single" w:sz="4" w:space="0" w:color="000000"/>
              <w:bottom w:val="single" w:sz="4" w:space="0" w:color="000000"/>
              <w:right w:val="single" w:sz="4" w:space="0" w:color="000000"/>
            </w:tcBorders>
            <w:vAlign w:val="center"/>
          </w:tcPr>
          <w:p w14:paraId="40103B55" w14:textId="77777777" w:rsidR="00701194" w:rsidRPr="00835288" w:rsidRDefault="00701194" w:rsidP="00DE7273">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49C104E5" w14:textId="77777777" w:rsidR="00701194" w:rsidRPr="00835288" w:rsidRDefault="00701194" w:rsidP="00DE7273">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CE596F1" w14:textId="77777777" w:rsidR="00701194" w:rsidRPr="00835288" w:rsidRDefault="00701194" w:rsidP="00DE7273">
            <w:pPr>
              <w:spacing w:before="240"/>
              <w:jc w:val="center"/>
              <w:rPr>
                <w:rFonts w:cs="Times New Roman"/>
                <w:sz w:val="24"/>
                <w:szCs w:val="24"/>
              </w:rPr>
            </w:pPr>
            <w:r w:rsidRPr="00835288">
              <w:rPr>
                <w:rFonts w:cs="Times New Roman"/>
                <w:sz w:val="24"/>
                <w:szCs w:val="24"/>
              </w:rPr>
              <w:t>Không</w:t>
            </w:r>
          </w:p>
        </w:tc>
        <w:tc>
          <w:tcPr>
            <w:tcW w:w="1710" w:type="dxa"/>
            <w:tcBorders>
              <w:top w:val="single" w:sz="4" w:space="0" w:color="000000"/>
              <w:left w:val="single" w:sz="4" w:space="0" w:color="000000"/>
              <w:bottom w:val="single" w:sz="4" w:space="0" w:color="000000"/>
              <w:right w:val="single" w:sz="4" w:space="0" w:color="000000"/>
            </w:tcBorders>
            <w:vAlign w:val="center"/>
          </w:tcPr>
          <w:p w14:paraId="5EDC558B" w14:textId="77777777" w:rsidR="00701194" w:rsidRPr="00835288" w:rsidRDefault="00701194" w:rsidP="00DE7273">
            <w:pPr>
              <w:spacing w:before="240"/>
              <w:jc w:val="left"/>
              <w:rPr>
                <w:rFonts w:cs="Times New Roman"/>
                <w:sz w:val="24"/>
                <w:szCs w:val="24"/>
              </w:rPr>
            </w:pPr>
          </w:p>
        </w:tc>
      </w:tr>
    </w:tbl>
    <w:p w14:paraId="0A4DC0DC" w14:textId="77777777" w:rsidR="00701194" w:rsidRPr="003F1537" w:rsidRDefault="00701194" w:rsidP="00847ECC">
      <w:pPr>
        <w:pStyle w:val="AutoNumDescription"/>
      </w:pPr>
    </w:p>
    <w:p w14:paraId="63EC8060" w14:textId="77777777" w:rsidR="00701194" w:rsidRPr="004908C7" w:rsidRDefault="00701194" w:rsidP="00714D4C">
      <w:pPr>
        <w:pStyle w:val="Heading3"/>
      </w:pPr>
      <w:bookmarkStart w:id="5018" w:name="_Toc494461464"/>
      <w:r>
        <w:t>Thao tác chức năng</w:t>
      </w:r>
      <w:bookmarkEnd w:id="5018"/>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0"/>
        <w:gridCol w:w="3150"/>
        <w:gridCol w:w="5220"/>
      </w:tblGrid>
      <w:tr w:rsidR="00DE7273" w:rsidRPr="00835288" w14:paraId="4339AD4B" w14:textId="77777777" w:rsidTr="00DE7273">
        <w:trPr>
          <w:trHeight w:val="364"/>
          <w:tblHeader/>
        </w:trPr>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55D4B2E5" w14:textId="151433AE" w:rsidR="00DE7273" w:rsidRPr="00835288" w:rsidRDefault="00DE7273" w:rsidP="00DE7273">
            <w:pPr>
              <w:spacing w:before="240"/>
              <w:jc w:val="center"/>
              <w:rPr>
                <w:rFonts w:cs="Times New Roman"/>
                <w:b/>
                <w:sz w:val="24"/>
                <w:szCs w:val="24"/>
              </w:rPr>
            </w:pPr>
            <w:r>
              <w:rPr>
                <w:rFonts w:cs="Times New Roman"/>
                <w:b/>
                <w:sz w:val="24"/>
                <w:szCs w:val="24"/>
              </w:rPr>
              <w:t>STT</w:t>
            </w:r>
          </w:p>
        </w:tc>
        <w:tc>
          <w:tcPr>
            <w:tcW w:w="315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1DCFF59" w14:textId="220FDE6D" w:rsidR="00DE7273" w:rsidRPr="00835288" w:rsidRDefault="00DE7273" w:rsidP="00DE7273">
            <w:pPr>
              <w:spacing w:before="240"/>
              <w:jc w:val="center"/>
              <w:rPr>
                <w:rFonts w:cs="Times New Roman"/>
                <w:b/>
                <w:sz w:val="24"/>
                <w:szCs w:val="24"/>
              </w:rPr>
            </w:pPr>
            <w:r w:rsidRPr="00835288">
              <w:rPr>
                <w:rFonts w:cs="Times New Roman"/>
                <w:b/>
                <w:sz w:val="24"/>
                <w:szCs w:val="24"/>
              </w:rPr>
              <w:t xml:space="preserve">Thao tác </w:t>
            </w:r>
          </w:p>
        </w:tc>
        <w:tc>
          <w:tcPr>
            <w:tcW w:w="522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63CBD5E" w14:textId="77777777" w:rsidR="00DE7273" w:rsidRPr="00835288" w:rsidRDefault="00DE7273" w:rsidP="00DE7273">
            <w:pPr>
              <w:spacing w:before="240"/>
              <w:jc w:val="center"/>
              <w:rPr>
                <w:rFonts w:cs="Times New Roman"/>
                <w:b/>
                <w:sz w:val="24"/>
                <w:szCs w:val="24"/>
              </w:rPr>
            </w:pPr>
            <w:r w:rsidRPr="00835288">
              <w:rPr>
                <w:rFonts w:cs="Times New Roman"/>
                <w:b/>
                <w:sz w:val="24"/>
                <w:szCs w:val="24"/>
              </w:rPr>
              <w:t>Mô tả</w:t>
            </w:r>
          </w:p>
        </w:tc>
      </w:tr>
      <w:tr w:rsidR="00DE7273" w:rsidRPr="00835288" w14:paraId="094BFD53" w14:textId="77777777" w:rsidTr="00DE7273">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35472237" w14:textId="77777777" w:rsidR="00DE7273" w:rsidRPr="00DE7273" w:rsidRDefault="00DE7273" w:rsidP="00742467">
            <w:pPr>
              <w:pStyle w:val="ListParagraph"/>
              <w:numPr>
                <w:ilvl w:val="0"/>
                <w:numId w:val="46"/>
              </w:numPr>
              <w:spacing w:before="240"/>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vAlign w:val="center"/>
            <w:hideMark/>
          </w:tcPr>
          <w:p w14:paraId="764D8CE3" w14:textId="2FB24244" w:rsidR="00DE7273" w:rsidRPr="00835288" w:rsidRDefault="00DE7273" w:rsidP="00DE7273">
            <w:pPr>
              <w:spacing w:before="240"/>
              <w:rPr>
                <w:rFonts w:cs="Times New Roman"/>
                <w:b/>
                <w:sz w:val="24"/>
                <w:szCs w:val="24"/>
              </w:rPr>
            </w:pPr>
            <w:r>
              <w:rPr>
                <w:rFonts w:cs="Times New Roman"/>
                <w:b/>
                <w:sz w:val="24"/>
                <w:szCs w:val="24"/>
              </w:rPr>
              <w:t>Thêm mới danh mục hình thức kỷ luật</w:t>
            </w:r>
          </w:p>
        </w:tc>
        <w:tc>
          <w:tcPr>
            <w:tcW w:w="5220" w:type="dxa"/>
            <w:tcBorders>
              <w:top w:val="single" w:sz="4" w:space="0" w:color="000000"/>
              <w:left w:val="single" w:sz="4" w:space="0" w:color="000000"/>
              <w:bottom w:val="single" w:sz="4" w:space="0" w:color="000000"/>
              <w:right w:val="single" w:sz="4" w:space="0" w:color="000000"/>
            </w:tcBorders>
            <w:vAlign w:val="center"/>
            <w:hideMark/>
          </w:tcPr>
          <w:p w14:paraId="1822C77E" w14:textId="24F07256" w:rsidR="00DE7273" w:rsidRPr="00701194" w:rsidRDefault="00DE7273" w:rsidP="00DE7273">
            <w:pPr>
              <w:spacing w:before="240"/>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một danh mục hình thức kỷ luật</w:t>
            </w:r>
          </w:p>
        </w:tc>
      </w:tr>
      <w:tr w:rsidR="00DE7273" w:rsidRPr="00835288" w14:paraId="72468E1E" w14:textId="77777777" w:rsidTr="00DE7273">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4B52CA07" w14:textId="77777777" w:rsidR="00DE7273" w:rsidRPr="00DE7273" w:rsidRDefault="00DE7273" w:rsidP="00742467">
            <w:pPr>
              <w:pStyle w:val="ListParagraph"/>
              <w:numPr>
                <w:ilvl w:val="0"/>
                <w:numId w:val="46"/>
              </w:numPr>
              <w:spacing w:before="240"/>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vAlign w:val="center"/>
            <w:hideMark/>
          </w:tcPr>
          <w:p w14:paraId="596F5CB3" w14:textId="04F87951" w:rsidR="00DE7273" w:rsidRPr="00835288" w:rsidRDefault="00DE7273" w:rsidP="00DE7273">
            <w:pPr>
              <w:spacing w:before="240"/>
              <w:rPr>
                <w:rFonts w:cs="Times New Roman"/>
                <w:b/>
                <w:sz w:val="24"/>
                <w:szCs w:val="24"/>
              </w:rPr>
            </w:pPr>
            <w:r w:rsidRPr="00835288">
              <w:rPr>
                <w:rFonts w:cs="Times New Roman"/>
                <w:b/>
                <w:sz w:val="24"/>
                <w:szCs w:val="24"/>
              </w:rPr>
              <w:t>Lưu</w:t>
            </w:r>
          </w:p>
        </w:tc>
        <w:tc>
          <w:tcPr>
            <w:tcW w:w="5220" w:type="dxa"/>
            <w:tcBorders>
              <w:top w:val="single" w:sz="4" w:space="0" w:color="000000"/>
              <w:left w:val="single" w:sz="4" w:space="0" w:color="000000"/>
              <w:bottom w:val="single" w:sz="4" w:space="0" w:color="000000"/>
              <w:right w:val="single" w:sz="4" w:space="0" w:color="000000"/>
            </w:tcBorders>
            <w:vAlign w:val="center"/>
            <w:hideMark/>
          </w:tcPr>
          <w:p w14:paraId="20442B87" w14:textId="77777777" w:rsidR="00DE7273" w:rsidRPr="00835288" w:rsidRDefault="00DE7273" w:rsidP="00DE7273">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DE7273" w:rsidRPr="00835288" w14:paraId="4B91EA03" w14:textId="77777777" w:rsidTr="00DE7273">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79D8D8FA" w14:textId="77777777" w:rsidR="00DE7273" w:rsidRPr="00DE7273" w:rsidRDefault="00DE7273" w:rsidP="00742467">
            <w:pPr>
              <w:pStyle w:val="ListParagraph"/>
              <w:numPr>
                <w:ilvl w:val="0"/>
                <w:numId w:val="46"/>
              </w:numPr>
              <w:spacing w:before="240"/>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vAlign w:val="center"/>
          </w:tcPr>
          <w:p w14:paraId="47232A93" w14:textId="421D51D3" w:rsidR="00DE7273" w:rsidRPr="00835288" w:rsidRDefault="00DE7273" w:rsidP="00DE7273">
            <w:pPr>
              <w:spacing w:before="240"/>
              <w:rPr>
                <w:rFonts w:cs="Times New Roman"/>
                <w:b/>
                <w:sz w:val="24"/>
                <w:szCs w:val="24"/>
              </w:rPr>
            </w:pPr>
            <w:r>
              <w:rPr>
                <w:rFonts w:cs="Times New Roman"/>
                <w:b/>
                <w:sz w:val="24"/>
                <w:szCs w:val="24"/>
              </w:rPr>
              <w:t>Xóa</w:t>
            </w:r>
          </w:p>
        </w:tc>
        <w:tc>
          <w:tcPr>
            <w:tcW w:w="5220" w:type="dxa"/>
            <w:tcBorders>
              <w:top w:val="single" w:sz="4" w:space="0" w:color="000000"/>
              <w:left w:val="single" w:sz="4" w:space="0" w:color="000000"/>
              <w:bottom w:val="single" w:sz="4" w:space="0" w:color="000000"/>
              <w:right w:val="single" w:sz="4" w:space="0" w:color="000000"/>
            </w:tcBorders>
            <w:vAlign w:val="center"/>
          </w:tcPr>
          <w:p w14:paraId="2B252890" w14:textId="77777777" w:rsidR="00DE7273" w:rsidRPr="00835288" w:rsidRDefault="00DE7273" w:rsidP="00DE7273">
            <w:pPr>
              <w:spacing w:before="240"/>
              <w:rPr>
                <w:rFonts w:cs="Times New Roman"/>
                <w:sz w:val="24"/>
                <w:szCs w:val="24"/>
              </w:rPr>
            </w:pPr>
            <w:r>
              <w:rPr>
                <w:rFonts w:cs="Times New Roman"/>
                <w:sz w:val="24"/>
                <w:szCs w:val="24"/>
              </w:rPr>
              <w:t>Người dùng sử dụng chức năng này để chọn bản ghi và xóa bản ghi</w:t>
            </w:r>
          </w:p>
        </w:tc>
      </w:tr>
      <w:tr w:rsidR="00DE7273" w:rsidRPr="00835288" w14:paraId="5B1FABC2" w14:textId="77777777" w:rsidTr="00DE7273">
        <w:trPr>
          <w:trHeight w:val="286"/>
        </w:trPr>
        <w:tc>
          <w:tcPr>
            <w:tcW w:w="990" w:type="dxa"/>
            <w:tcBorders>
              <w:top w:val="single" w:sz="4" w:space="0" w:color="000000"/>
              <w:left w:val="single" w:sz="4" w:space="0" w:color="000000"/>
              <w:bottom w:val="single" w:sz="4" w:space="0" w:color="000000"/>
              <w:right w:val="single" w:sz="4" w:space="0" w:color="000000"/>
            </w:tcBorders>
            <w:vAlign w:val="center"/>
          </w:tcPr>
          <w:p w14:paraId="61A1AF23" w14:textId="77777777" w:rsidR="00DE7273" w:rsidRPr="00DE7273" w:rsidRDefault="00DE7273" w:rsidP="00742467">
            <w:pPr>
              <w:pStyle w:val="ListParagraph"/>
              <w:numPr>
                <w:ilvl w:val="0"/>
                <w:numId w:val="46"/>
              </w:numPr>
              <w:spacing w:before="240"/>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vAlign w:val="center"/>
          </w:tcPr>
          <w:p w14:paraId="0FB39A36" w14:textId="0F08DA0C" w:rsidR="00DE7273" w:rsidRPr="00835288" w:rsidRDefault="00DE7273" w:rsidP="00DE7273">
            <w:pPr>
              <w:spacing w:before="240"/>
              <w:rPr>
                <w:rFonts w:cs="Times New Roman"/>
                <w:b/>
                <w:sz w:val="24"/>
                <w:szCs w:val="24"/>
              </w:rPr>
            </w:pPr>
            <w:r>
              <w:rPr>
                <w:rFonts w:cs="Times New Roman"/>
                <w:b/>
                <w:sz w:val="24"/>
                <w:szCs w:val="24"/>
              </w:rPr>
              <w:t>Xuất excel</w:t>
            </w:r>
          </w:p>
        </w:tc>
        <w:tc>
          <w:tcPr>
            <w:tcW w:w="5220" w:type="dxa"/>
            <w:tcBorders>
              <w:top w:val="single" w:sz="4" w:space="0" w:color="000000"/>
              <w:left w:val="single" w:sz="4" w:space="0" w:color="000000"/>
              <w:bottom w:val="single" w:sz="4" w:space="0" w:color="000000"/>
              <w:right w:val="single" w:sz="4" w:space="0" w:color="000000"/>
            </w:tcBorders>
            <w:vAlign w:val="center"/>
          </w:tcPr>
          <w:p w14:paraId="782FC183" w14:textId="77777777" w:rsidR="00DE7273" w:rsidRPr="00835288" w:rsidRDefault="00DE7273" w:rsidP="00DE7273">
            <w:pPr>
              <w:spacing w:before="240"/>
              <w:rPr>
                <w:rFonts w:cs="Times New Roman"/>
                <w:sz w:val="24"/>
                <w:szCs w:val="24"/>
              </w:rPr>
            </w:pPr>
            <w:r>
              <w:rPr>
                <w:rFonts w:cs="Times New Roman"/>
                <w:sz w:val="24"/>
                <w:szCs w:val="24"/>
              </w:rPr>
              <w:t>Người dùng sử dụng chức năng này để xuất ra file excel danh mục hình thức khen thưởng</w:t>
            </w:r>
          </w:p>
        </w:tc>
      </w:tr>
    </w:tbl>
    <w:p w14:paraId="65116908" w14:textId="77777777" w:rsidR="00701194" w:rsidRDefault="00701194" w:rsidP="003369BE">
      <w:pPr>
        <w:rPr>
          <w:rFonts w:cs="Times New Roman"/>
          <w:sz w:val="24"/>
          <w:szCs w:val="24"/>
        </w:rPr>
      </w:pPr>
    </w:p>
    <w:p w14:paraId="09AC7A93" w14:textId="30901637" w:rsidR="00C6111B" w:rsidRDefault="00847ECC" w:rsidP="00D953F9">
      <w:pPr>
        <w:pStyle w:val="Heading2"/>
      </w:pPr>
      <w:bookmarkStart w:id="5019" w:name="_Toc494461465"/>
      <w:r>
        <w:t>Thiết lập đối tượng chấm công</w:t>
      </w:r>
      <w:bookmarkEnd w:id="5019"/>
    </w:p>
    <w:p w14:paraId="2BA53393" w14:textId="6EE922F4" w:rsidR="00AE37B9" w:rsidRPr="00AE37B9" w:rsidRDefault="00C10619" w:rsidP="00714D4C">
      <w:pPr>
        <w:pStyle w:val="Heading3"/>
      </w:pPr>
      <w:bookmarkStart w:id="5020" w:name="_Toc494461466"/>
      <w:r w:rsidRPr="00835288">
        <w:t>Mục đích, ý nghĩa</w:t>
      </w:r>
      <w:bookmarkEnd w:id="5020"/>
    </w:p>
    <w:p w14:paraId="38E710DA" w14:textId="7A23A843" w:rsidR="000B5D46" w:rsidRPr="00C10619" w:rsidRDefault="006E61AD" w:rsidP="00AE37B9">
      <w:pPr>
        <w:pStyle w:val="ListParagraph"/>
        <w:numPr>
          <w:ilvl w:val="0"/>
          <w:numId w:val="4"/>
        </w:numPr>
        <w:spacing w:line="312" w:lineRule="auto"/>
        <w:ind w:left="360"/>
        <w:rPr>
          <w:sz w:val="24"/>
          <w:szCs w:val="24"/>
        </w:rPr>
      </w:pPr>
      <w:r w:rsidRPr="00C10619">
        <w:rPr>
          <w:sz w:val="24"/>
          <w:szCs w:val="24"/>
        </w:rPr>
        <w:t xml:space="preserve">Thiết lập quy định về các đối tượng chấm công. </w:t>
      </w:r>
      <w:r w:rsidR="00AA7529">
        <w:rPr>
          <w:sz w:val="24"/>
          <w:szCs w:val="24"/>
        </w:rPr>
        <w:t>Vị trí chức danh</w:t>
      </w:r>
      <w:r w:rsidRPr="00C10619">
        <w:rPr>
          <w:sz w:val="24"/>
          <w:szCs w:val="24"/>
        </w:rPr>
        <w:t xml:space="preserve"> nào </w:t>
      </w:r>
      <w:r w:rsidR="00C10619" w:rsidRPr="00C10619">
        <w:rPr>
          <w:sz w:val="24"/>
          <w:szCs w:val="24"/>
        </w:rPr>
        <w:t xml:space="preserve">được gán vào đối tượng chấm công nào thì sẽ hưởng theo quy định về đối tượng đó. </w:t>
      </w:r>
      <w:r w:rsidR="00AA7529">
        <w:rPr>
          <w:sz w:val="24"/>
          <w:szCs w:val="24"/>
        </w:rPr>
        <w:t>Vị trí chức danh</w:t>
      </w:r>
      <w:r w:rsidR="00C10619" w:rsidRPr="00C10619">
        <w:rPr>
          <w:sz w:val="24"/>
          <w:szCs w:val="24"/>
        </w:rPr>
        <w:t xml:space="preserve"> không thuộc các đối tượng ở dưới thì hiểu là quy định theo công chuẩn của công ty.</w:t>
      </w:r>
    </w:p>
    <w:p w14:paraId="2A68B37F" w14:textId="649E26A0" w:rsidR="00C10619" w:rsidRPr="00AC63A4" w:rsidRDefault="00C10619" w:rsidP="00AE37B9">
      <w:pPr>
        <w:pStyle w:val="ListParagraph"/>
        <w:numPr>
          <w:ilvl w:val="0"/>
          <w:numId w:val="4"/>
        </w:numPr>
        <w:spacing w:line="312" w:lineRule="auto"/>
        <w:ind w:left="360"/>
        <w:rPr>
          <w:b/>
          <w:i/>
          <w:sz w:val="24"/>
          <w:szCs w:val="24"/>
        </w:rPr>
      </w:pPr>
      <w:r w:rsidRPr="00AC63A4">
        <w:rPr>
          <w:b/>
          <w:i/>
          <w:sz w:val="24"/>
          <w:szCs w:val="24"/>
        </w:rPr>
        <w:t>Các đối tượng chấm công</w:t>
      </w:r>
      <w:r w:rsidR="00AC63A4" w:rsidRPr="00AC63A4">
        <w:rPr>
          <w:b/>
          <w:i/>
          <w:sz w:val="24"/>
          <w:szCs w:val="24"/>
        </w:rPr>
        <w:t>:</w:t>
      </w:r>
    </w:p>
    <w:p w14:paraId="307FA8B5" w14:textId="059A5DFD" w:rsidR="00C10619" w:rsidRPr="00C10619" w:rsidRDefault="00AE37B9" w:rsidP="00C10619">
      <w:pPr>
        <w:rPr>
          <w:sz w:val="24"/>
          <w:szCs w:val="24"/>
        </w:rPr>
      </w:pPr>
      <w:r>
        <w:rPr>
          <w:sz w:val="24"/>
          <w:szCs w:val="24"/>
        </w:rPr>
        <w:t xml:space="preserve">+ </w:t>
      </w:r>
      <w:r w:rsidR="00C10619" w:rsidRPr="00C10619">
        <w:rPr>
          <w:sz w:val="24"/>
          <w:szCs w:val="24"/>
        </w:rPr>
        <w:t>Miễn theo dõi thời gian làm việc</w:t>
      </w:r>
    </w:p>
    <w:p w14:paraId="2C77FDB3" w14:textId="19EC661F" w:rsidR="00C10619" w:rsidRPr="00C10619" w:rsidRDefault="00AE37B9" w:rsidP="00C10619">
      <w:pPr>
        <w:rPr>
          <w:sz w:val="24"/>
          <w:szCs w:val="24"/>
        </w:rPr>
      </w:pPr>
      <w:r>
        <w:rPr>
          <w:sz w:val="24"/>
          <w:szCs w:val="24"/>
        </w:rPr>
        <w:t xml:space="preserve">+ </w:t>
      </w:r>
      <w:r w:rsidR="00C10619" w:rsidRPr="00C10619">
        <w:rPr>
          <w:sz w:val="24"/>
          <w:szCs w:val="24"/>
        </w:rPr>
        <w:t>Miễn theo dõi đi muộn về sớm</w:t>
      </w:r>
    </w:p>
    <w:p w14:paraId="124C7C9E" w14:textId="50E0F38F" w:rsidR="00C10619" w:rsidRPr="00C10619" w:rsidRDefault="00AE37B9" w:rsidP="00C10619">
      <w:pPr>
        <w:rPr>
          <w:sz w:val="24"/>
          <w:szCs w:val="24"/>
        </w:rPr>
      </w:pPr>
      <w:r>
        <w:rPr>
          <w:sz w:val="24"/>
          <w:szCs w:val="24"/>
        </w:rPr>
        <w:t xml:space="preserve">+ </w:t>
      </w:r>
      <w:r w:rsidR="00C10619" w:rsidRPr="00C10619">
        <w:rPr>
          <w:sz w:val="24"/>
          <w:szCs w:val="24"/>
        </w:rPr>
        <w:t>Làm việc ngoài công ty hoặc đi onsite</w:t>
      </w:r>
    </w:p>
    <w:p w14:paraId="5165D0BA" w14:textId="1B90F8AB" w:rsidR="00C10619" w:rsidRPr="00BA6AD4" w:rsidRDefault="00AE37B9" w:rsidP="00C10619">
      <w:pPr>
        <w:rPr>
          <w:sz w:val="24"/>
          <w:szCs w:val="24"/>
        </w:rPr>
      </w:pPr>
      <w:r>
        <w:rPr>
          <w:sz w:val="24"/>
          <w:szCs w:val="24"/>
        </w:rPr>
        <w:lastRenderedPageBreak/>
        <w:t xml:space="preserve">+ </w:t>
      </w:r>
      <w:r w:rsidR="00C10619" w:rsidRPr="00C10619">
        <w:rPr>
          <w:sz w:val="24"/>
          <w:szCs w:val="24"/>
        </w:rPr>
        <w:t>Làm khác giờ chuẩn công ty</w:t>
      </w:r>
    </w:p>
    <w:p w14:paraId="6981B96F" w14:textId="77777777" w:rsidR="00ED7951" w:rsidRDefault="00ED7951" w:rsidP="00714D4C">
      <w:pPr>
        <w:pStyle w:val="Heading3"/>
      </w:pPr>
      <w:bookmarkStart w:id="5021" w:name="_Toc494461467"/>
      <w:r>
        <w:t>Đặc tả tình huống nghiệp vụ</w:t>
      </w:r>
      <w:bookmarkEnd w:id="502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ED7951" w14:paraId="0DB3AFD3" w14:textId="77777777" w:rsidTr="00221156">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0B3B49C" w14:textId="77777777" w:rsidR="00ED7951" w:rsidRDefault="00ED7951" w:rsidP="00E52086">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924A3FA" w14:textId="58E7F75A" w:rsidR="00ED7951" w:rsidRPr="00ED7951" w:rsidRDefault="00ED7951" w:rsidP="00AE37B9">
            <w:pPr>
              <w:snapToGrid w:val="0"/>
              <w:spacing w:before="120" w:line="276" w:lineRule="auto"/>
              <w:ind w:left="54"/>
              <w:rPr>
                <w:sz w:val="24"/>
                <w:szCs w:val="24"/>
              </w:rPr>
            </w:pPr>
            <w:r w:rsidRPr="00441A67">
              <w:rPr>
                <w:sz w:val="24"/>
                <w:szCs w:val="24"/>
              </w:rPr>
              <w:t xml:space="preserve">Người </w:t>
            </w:r>
            <w:r>
              <w:rPr>
                <w:sz w:val="24"/>
                <w:szCs w:val="24"/>
              </w:rPr>
              <w:t>sử dụng đăng nhập vào hệ thống</w:t>
            </w:r>
            <w:r w:rsidR="00AE37B9">
              <w:rPr>
                <w:sz w:val="24"/>
                <w:szCs w:val="24"/>
              </w:rPr>
              <w:t xml:space="preserve"> thiết lập đối tượng </w:t>
            </w:r>
            <w:r w:rsidR="00280BC0">
              <w:rPr>
                <w:sz w:val="24"/>
                <w:szCs w:val="24"/>
              </w:rPr>
              <w:t>chấm công</w:t>
            </w:r>
          </w:p>
        </w:tc>
      </w:tr>
      <w:tr w:rsidR="00ED7951" w14:paraId="112A4CA8" w14:textId="77777777" w:rsidTr="00221156">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416CEAD3" w14:textId="77777777" w:rsidR="00ED7951" w:rsidRDefault="00ED7951" w:rsidP="00E52086">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4312632" w14:textId="77777777" w:rsidR="00ED7951" w:rsidRDefault="00280BC0" w:rsidP="002B47A2">
            <w:pPr>
              <w:pStyle w:val="AutoNumDescription"/>
              <w:spacing w:after="0" w:line="276" w:lineRule="auto"/>
              <w:rPr>
                <w:sz w:val="24"/>
                <w:szCs w:val="24"/>
              </w:rPr>
            </w:pPr>
            <w:r>
              <w:rPr>
                <w:sz w:val="24"/>
                <w:szCs w:val="24"/>
              </w:rPr>
              <w:t>Có 4 đối tượng chấm công:</w:t>
            </w:r>
          </w:p>
          <w:p w14:paraId="43F0B235" w14:textId="77777777" w:rsidR="00280BC0" w:rsidRPr="00C10619" w:rsidRDefault="00280BC0" w:rsidP="00280BC0">
            <w:pPr>
              <w:rPr>
                <w:sz w:val="24"/>
                <w:szCs w:val="24"/>
              </w:rPr>
            </w:pPr>
            <w:r>
              <w:rPr>
                <w:sz w:val="24"/>
                <w:szCs w:val="24"/>
              </w:rPr>
              <w:t xml:space="preserve">+ </w:t>
            </w:r>
            <w:r w:rsidRPr="00C10619">
              <w:rPr>
                <w:sz w:val="24"/>
                <w:szCs w:val="24"/>
              </w:rPr>
              <w:t>Miễn theo dõi thời gian làm việc</w:t>
            </w:r>
          </w:p>
          <w:p w14:paraId="03F17F70" w14:textId="77777777" w:rsidR="00280BC0" w:rsidRPr="00C10619" w:rsidRDefault="00280BC0" w:rsidP="00280BC0">
            <w:pPr>
              <w:rPr>
                <w:sz w:val="24"/>
                <w:szCs w:val="24"/>
              </w:rPr>
            </w:pPr>
            <w:r>
              <w:rPr>
                <w:sz w:val="24"/>
                <w:szCs w:val="24"/>
              </w:rPr>
              <w:t xml:space="preserve">+ </w:t>
            </w:r>
            <w:r w:rsidRPr="00C10619">
              <w:rPr>
                <w:sz w:val="24"/>
                <w:szCs w:val="24"/>
              </w:rPr>
              <w:t>Miễn theo dõi đi muộn về sớm</w:t>
            </w:r>
          </w:p>
          <w:p w14:paraId="62B2998B" w14:textId="77777777" w:rsidR="00280BC0" w:rsidRPr="00C10619" w:rsidRDefault="00280BC0" w:rsidP="00280BC0">
            <w:pPr>
              <w:rPr>
                <w:sz w:val="24"/>
                <w:szCs w:val="24"/>
              </w:rPr>
            </w:pPr>
            <w:r>
              <w:rPr>
                <w:sz w:val="24"/>
                <w:szCs w:val="24"/>
              </w:rPr>
              <w:t xml:space="preserve">+ </w:t>
            </w:r>
            <w:r w:rsidRPr="00C10619">
              <w:rPr>
                <w:sz w:val="24"/>
                <w:szCs w:val="24"/>
              </w:rPr>
              <w:t>Làm việc ngoài công ty hoặc đi onsite</w:t>
            </w:r>
          </w:p>
          <w:p w14:paraId="7994EFA8" w14:textId="77777777" w:rsidR="00280BC0" w:rsidRDefault="00280BC0" w:rsidP="00280BC0">
            <w:pPr>
              <w:rPr>
                <w:sz w:val="24"/>
                <w:szCs w:val="24"/>
              </w:rPr>
            </w:pPr>
            <w:r>
              <w:rPr>
                <w:sz w:val="24"/>
                <w:szCs w:val="24"/>
              </w:rPr>
              <w:t xml:space="preserve">+ </w:t>
            </w:r>
            <w:r w:rsidRPr="00C10619">
              <w:rPr>
                <w:sz w:val="24"/>
                <w:szCs w:val="24"/>
              </w:rPr>
              <w:t>Làm khác giờ chuẩn công ty</w:t>
            </w:r>
          </w:p>
          <w:p w14:paraId="6F044079" w14:textId="0D4789E0" w:rsidR="00280BC0" w:rsidRPr="00441A67" w:rsidRDefault="00280BC0" w:rsidP="00280BC0">
            <w:pPr>
              <w:rPr>
                <w:sz w:val="24"/>
                <w:szCs w:val="24"/>
              </w:rPr>
            </w:pPr>
            <w:r>
              <w:rPr>
                <w:sz w:val="24"/>
                <w:szCs w:val="24"/>
              </w:rPr>
              <w:t>Các đối tượng không nằm trong 4 đối tượng thiết lập ở trên thì áp dụng theo đối tượng chấm công bình th</w:t>
            </w:r>
            <w:r w:rsidR="003F1635">
              <w:rPr>
                <w:sz w:val="24"/>
                <w:szCs w:val="24"/>
              </w:rPr>
              <w:t>ường theo giờ quy định chuẩn của công ty.</w:t>
            </w:r>
          </w:p>
        </w:tc>
      </w:tr>
      <w:tr w:rsidR="00ED7951" w:rsidRPr="00980BD4" w14:paraId="69EE4434" w14:textId="77777777" w:rsidTr="00221156">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ECB95AF" w14:textId="77777777" w:rsidR="00ED7951" w:rsidRDefault="00ED7951" w:rsidP="00E52086">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6DDAF41" w14:textId="7395A273" w:rsidR="001C466E" w:rsidRDefault="001C466E" w:rsidP="001C466E">
            <w:pPr>
              <w:spacing w:before="240"/>
              <w:rPr>
                <w:rFonts w:cs="Times New Roman"/>
                <w:sz w:val="24"/>
                <w:szCs w:val="24"/>
              </w:rPr>
            </w:pPr>
            <w:r>
              <w:rPr>
                <w:rFonts w:cs="Times New Roman"/>
                <w:sz w:val="24"/>
                <w:szCs w:val="24"/>
              </w:rPr>
              <w:t>T</w:t>
            </w:r>
            <w:r w:rsidR="00280BC0">
              <w:rPr>
                <w:rFonts w:cs="Times New Roman"/>
                <w:sz w:val="24"/>
                <w:szCs w:val="24"/>
              </w:rPr>
              <w:t>H1: Trường bắt buộc nhập bỏ trốn</w:t>
            </w:r>
            <w:r>
              <w:rPr>
                <w:rFonts w:cs="Times New Roman"/>
                <w:sz w:val="24"/>
                <w:szCs w:val="24"/>
              </w:rPr>
              <w:t>g.</w:t>
            </w:r>
          </w:p>
          <w:p w14:paraId="31994FEB" w14:textId="77777777" w:rsidR="001C466E" w:rsidRDefault="001C466E" w:rsidP="001C466E">
            <w:pPr>
              <w:spacing w:before="240"/>
              <w:rPr>
                <w:rFonts w:cs="Times New Roman"/>
                <w:sz w:val="24"/>
                <w:szCs w:val="24"/>
              </w:rPr>
            </w:pPr>
            <w:r>
              <w:rPr>
                <w:rFonts w:cs="Times New Roman"/>
                <w:sz w:val="24"/>
                <w:szCs w:val="24"/>
              </w:rPr>
              <w:t>TH2: Nhập quá độ dài dữ liệu cho phép.</w:t>
            </w:r>
          </w:p>
          <w:p w14:paraId="033A2D73" w14:textId="619BB539" w:rsidR="00ED7951" w:rsidRPr="00441A67" w:rsidRDefault="001C466E" w:rsidP="001C466E">
            <w:pPr>
              <w:spacing w:before="240"/>
              <w:rPr>
                <w:rFonts w:cs="Times New Roman"/>
                <w:sz w:val="24"/>
                <w:szCs w:val="24"/>
              </w:rPr>
            </w:pPr>
            <w:r>
              <w:rPr>
                <w:rFonts w:cs="Times New Roman"/>
                <w:sz w:val="24"/>
                <w:szCs w:val="24"/>
              </w:rPr>
              <w:t>TH3: Nhập sai định dạng dữ liệu số</w:t>
            </w:r>
          </w:p>
        </w:tc>
      </w:tr>
      <w:tr w:rsidR="00ED7951" w14:paraId="7B33FA5D" w14:textId="77777777" w:rsidTr="00221156">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4BB7E45" w14:textId="77777777" w:rsidR="00ED7951" w:rsidRDefault="00ED7951" w:rsidP="00E52086">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7E805D1" w14:textId="2D843728" w:rsidR="00ED7951" w:rsidRPr="00964392" w:rsidRDefault="001C466E" w:rsidP="00E52086">
            <w:pPr>
              <w:snapToGrid w:val="0"/>
              <w:spacing w:before="120" w:line="276" w:lineRule="auto"/>
              <w:rPr>
                <w:rFonts w:cs="Times New Roman"/>
                <w:sz w:val="24"/>
                <w:szCs w:val="24"/>
              </w:rPr>
            </w:pPr>
            <w:r>
              <w:rPr>
                <w:rFonts w:cs="Times New Roman"/>
                <w:sz w:val="24"/>
                <w:szCs w:val="24"/>
              </w:rPr>
              <w:t>N/A</w:t>
            </w:r>
          </w:p>
        </w:tc>
      </w:tr>
      <w:tr w:rsidR="00ED7951" w14:paraId="77B204AE" w14:textId="77777777" w:rsidTr="00221156">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1418C104" w14:textId="77777777" w:rsidR="00ED7951" w:rsidRDefault="00ED7951" w:rsidP="00E52086">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4B17A6B" w14:textId="6E3AF169" w:rsidR="00ED7951" w:rsidRPr="00964392" w:rsidRDefault="003F1635" w:rsidP="00E52086">
            <w:pPr>
              <w:snapToGrid w:val="0"/>
              <w:spacing w:before="120" w:line="276" w:lineRule="auto"/>
              <w:rPr>
                <w:rFonts w:cs="Times New Roman"/>
                <w:sz w:val="24"/>
                <w:szCs w:val="24"/>
              </w:rPr>
            </w:pPr>
            <w:r>
              <w:rPr>
                <w:rFonts w:cs="Times New Roman"/>
                <w:sz w:val="24"/>
                <w:szCs w:val="24"/>
              </w:rPr>
              <w:t>Các đối tượng chấm công sẽ là căn cứ để lấy lên dữ liệu chấm công theo kỳ công và dữ liệu công tổng hợp</w:t>
            </w:r>
          </w:p>
        </w:tc>
      </w:tr>
    </w:tbl>
    <w:p w14:paraId="1DC6810E" w14:textId="1B995A27" w:rsidR="0019226D" w:rsidRDefault="0019226D" w:rsidP="0019226D">
      <w:pPr>
        <w:rPr>
          <w:rFonts w:eastAsiaTheme="minorHAnsi" w:cstheme="minorBidi"/>
          <w:sz w:val="26"/>
          <w:szCs w:val="22"/>
        </w:rPr>
      </w:pPr>
    </w:p>
    <w:p w14:paraId="17C981B2" w14:textId="21B5F9DE" w:rsidR="00AB3944" w:rsidRDefault="00AB3944" w:rsidP="00D953F9">
      <w:pPr>
        <w:pStyle w:val="Heading3"/>
      </w:pPr>
      <w:bookmarkStart w:id="5022" w:name="_Toc494461468"/>
      <w:r>
        <w:t>Màn hình giao diện</w:t>
      </w:r>
      <w:bookmarkEnd w:id="5022"/>
    </w:p>
    <w:p w14:paraId="652449A1" w14:textId="77777777" w:rsidR="00AB3944" w:rsidRDefault="00AB3944" w:rsidP="00AB3944">
      <w:pPr>
        <w:rPr>
          <w:rFonts w:eastAsiaTheme="minorHAnsi" w:cstheme="minorBidi"/>
          <w:sz w:val="26"/>
          <w:szCs w:val="22"/>
        </w:rPr>
      </w:pPr>
    </w:p>
    <w:p w14:paraId="196A75FA" w14:textId="79A859A7" w:rsidR="00AB3944" w:rsidRDefault="008E64D1" w:rsidP="0019226D">
      <w:pPr>
        <w:rPr>
          <w:rFonts w:eastAsiaTheme="minorHAnsi" w:cstheme="minorBidi"/>
          <w:sz w:val="26"/>
          <w:szCs w:val="22"/>
        </w:rPr>
      </w:pPr>
      <w:r w:rsidRPr="008E64D1">
        <w:rPr>
          <w:rFonts w:eastAsiaTheme="minorHAnsi" w:cstheme="minorBidi"/>
          <w:noProof/>
          <w:sz w:val="26"/>
          <w:szCs w:val="22"/>
        </w:rPr>
        <w:lastRenderedPageBreak/>
        <w:drawing>
          <wp:inline distT="0" distB="0" distL="0" distR="0" wp14:anchorId="40FEF2CE" wp14:editId="797364B7">
            <wp:extent cx="5943600" cy="2381511"/>
            <wp:effectExtent l="0" t="0" r="0" b="0"/>
            <wp:docPr id="27" name="Picture 27" descr="C:\Users\admin\AppData\Local\Temp\flaB8F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flaB8F5.tmp\Snapsho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81511"/>
                    </a:xfrm>
                    <a:prstGeom prst="rect">
                      <a:avLst/>
                    </a:prstGeom>
                    <a:noFill/>
                    <a:ln>
                      <a:noFill/>
                    </a:ln>
                  </pic:spPr>
                </pic:pic>
              </a:graphicData>
            </a:graphic>
          </wp:inline>
        </w:drawing>
      </w:r>
    </w:p>
    <w:p w14:paraId="6947C261" w14:textId="72E7B5E4" w:rsidR="00ED7951" w:rsidRDefault="00B631B5" w:rsidP="00714D4C">
      <w:pPr>
        <w:pStyle w:val="Heading3"/>
      </w:pPr>
      <w:r w:rsidDel="00B631B5">
        <w:rPr>
          <w:rFonts w:eastAsiaTheme="minorHAnsi" w:cstheme="minorBidi"/>
        </w:rPr>
        <w:t xml:space="preserve"> </w:t>
      </w:r>
      <w:bookmarkStart w:id="5023" w:name="_Toc494461469"/>
      <w:r w:rsidR="00ED7951">
        <w:t>Mô tả các trường thông tin</w:t>
      </w:r>
      <w:bookmarkEnd w:id="5023"/>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00"/>
        <w:gridCol w:w="2700"/>
        <w:gridCol w:w="990"/>
        <w:gridCol w:w="810"/>
        <w:gridCol w:w="900"/>
        <w:gridCol w:w="1440"/>
      </w:tblGrid>
      <w:tr w:rsidR="00AA600C" w:rsidRPr="00835288" w14:paraId="68B20566" w14:textId="77777777" w:rsidTr="00433EC2">
        <w:trPr>
          <w:trHeight w:val="364"/>
          <w:tblHeader/>
        </w:trPr>
        <w:tc>
          <w:tcPr>
            <w:tcW w:w="72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25AB49E" w14:textId="18CD5A19" w:rsidR="00AA600C" w:rsidRPr="00835288" w:rsidRDefault="00AA600C" w:rsidP="00E52086">
            <w:pPr>
              <w:spacing w:before="240"/>
              <w:jc w:val="center"/>
              <w:rPr>
                <w:rFonts w:cs="Times New Roman"/>
                <w:b/>
                <w:sz w:val="24"/>
                <w:szCs w:val="24"/>
              </w:rPr>
            </w:pPr>
            <w:r>
              <w:rPr>
                <w:rFonts w:cs="Times New Roman"/>
                <w:b/>
                <w:sz w:val="24"/>
                <w:szCs w:val="24"/>
              </w:rPr>
              <w:t>STT</w:t>
            </w:r>
          </w:p>
        </w:tc>
        <w:tc>
          <w:tcPr>
            <w:tcW w:w="18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956D6A1" w14:textId="51D137E9" w:rsidR="00AA600C" w:rsidRPr="00835288" w:rsidRDefault="00AA600C" w:rsidP="00E52086">
            <w:pPr>
              <w:spacing w:before="240"/>
              <w:jc w:val="center"/>
              <w:rPr>
                <w:rFonts w:cs="Times New Roman"/>
                <w:b/>
                <w:sz w:val="24"/>
                <w:szCs w:val="24"/>
              </w:rPr>
            </w:pPr>
            <w:r w:rsidRPr="00835288">
              <w:rPr>
                <w:rFonts w:cs="Times New Roman"/>
                <w:b/>
                <w:sz w:val="24"/>
                <w:szCs w:val="24"/>
              </w:rPr>
              <w:t>Tên trường dữ liệu</w:t>
            </w:r>
          </w:p>
        </w:tc>
        <w:tc>
          <w:tcPr>
            <w:tcW w:w="270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374D1BB" w14:textId="77777777" w:rsidR="00AA600C" w:rsidRPr="00835288" w:rsidRDefault="00AA600C" w:rsidP="00E52086">
            <w:pPr>
              <w:spacing w:before="240"/>
              <w:jc w:val="center"/>
              <w:rPr>
                <w:rFonts w:cs="Times New Roman"/>
                <w:b/>
                <w:sz w:val="24"/>
                <w:szCs w:val="24"/>
              </w:rPr>
            </w:pPr>
            <w:r w:rsidRPr="00835288">
              <w:rPr>
                <w:rFonts w:cs="Times New Roman"/>
                <w:b/>
                <w:sz w:val="24"/>
                <w:szCs w:val="24"/>
              </w:rPr>
              <w:t>Mô tả</w:t>
            </w:r>
          </w:p>
        </w:tc>
        <w:tc>
          <w:tcPr>
            <w:tcW w:w="99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39EBFCF" w14:textId="77777777" w:rsidR="00AA600C" w:rsidRPr="00835288" w:rsidRDefault="00AA600C" w:rsidP="0019226D">
            <w:pPr>
              <w:spacing w:before="240"/>
              <w:jc w:val="center"/>
              <w:rPr>
                <w:rFonts w:cs="Times New Roman"/>
                <w:b/>
                <w:sz w:val="24"/>
                <w:szCs w:val="24"/>
              </w:rPr>
            </w:pPr>
            <w:r w:rsidRPr="00835288">
              <w:rPr>
                <w:rFonts w:cs="Times New Roman"/>
                <w:b/>
                <w:sz w:val="24"/>
                <w:szCs w:val="24"/>
              </w:rPr>
              <w:t>Kiểu dữ liệu</w:t>
            </w:r>
          </w:p>
        </w:tc>
        <w:tc>
          <w:tcPr>
            <w:tcW w:w="8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C314FFA" w14:textId="77777777" w:rsidR="00AA600C" w:rsidRPr="00835288" w:rsidRDefault="00AA600C" w:rsidP="0019226D">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AD5F352" w14:textId="77777777" w:rsidR="00AA600C" w:rsidRPr="00835288" w:rsidRDefault="00AA600C" w:rsidP="00E52086">
            <w:pPr>
              <w:spacing w:before="240"/>
              <w:jc w:val="center"/>
              <w:rPr>
                <w:rFonts w:cs="Times New Roman"/>
                <w:b/>
                <w:sz w:val="24"/>
                <w:szCs w:val="24"/>
              </w:rPr>
            </w:pPr>
            <w:r w:rsidRPr="00835288">
              <w:rPr>
                <w:rFonts w:cs="Times New Roman"/>
                <w:b/>
                <w:sz w:val="24"/>
                <w:szCs w:val="24"/>
              </w:rPr>
              <w:t>Bắt buộc</w:t>
            </w:r>
          </w:p>
        </w:tc>
        <w:tc>
          <w:tcPr>
            <w:tcW w:w="14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CE49842" w14:textId="77777777" w:rsidR="00AA600C" w:rsidRPr="00835288" w:rsidRDefault="00AA600C" w:rsidP="00E52086">
            <w:pPr>
              <w:spacing w:before="240"/>
              <w:jc w:val="center"/>
              <w:rPr>
                <w:rFonts w:cs="Times New Roman"/>
                <w:b/>
                <w:sz w:val="24"/>
                <w:szCs w:val="24"/>
              </w:rPr>
            </w:pPr>
            <w:r w:rsidRPr="00835288">
              <w:rPr>
                <w:rFonts w:cs="Times New Roman"/>
                <w:b/>
                <w:sz w:val="24"/>
                <w:szCs w:val="24"/>
              </w:rPr>
              <w:t>Ghi chú</w:t>
            </w:r>
          </w:p>
        </w:tc>
      </w:tr>
      <w:tr w:rsidR="00AA600C" w:rsidRPr="00835288" w14:paraId="447A56F7" w14:textId="77777777" w:rsidTr="00433EC2">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63CD434C" w14:textId="77777777" w:rsidR="00AA600C" w:rsidRPr="00AA600C" w:rsidRDefault="00AA600C"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0131C41B" w14:textId="6D3D04AD" w:rsidR="00AA600C" w:rsidRPr="00835288" w:rsidRDefault="00AA7529" w:rsidP="00E52086">
            <w:pPr>
              <w:spacing w:after="0" w:line="240" w:lineRule="auto"/>
              <w:jc w:val="left"/>
              <w:rPr>
                <w:rFonts w:cs="Times New Roman"/>
                <w:color w:val="000000"/>
                <w:sz w:val="24"/>
                <w:szCs w:val="24"/>
              </w:rPr>
            </w:pPr>
            <w:r>
              <w:rPr>
                <w:rFonts w:cs="Times New Roman"/>
                <w:color w:val="000000"/>
                <w:sz w:val="24"/>
                <w:szCs w:val="24"/>
              </w:rPr>
              <w:t>Vị trí chức danh</w:t>
            </w:r>
          </w:p>
        </w:tc>
        <w:tc>
          <w:tcPr>
            <w:tcW w:w="2700" w:type="dxa"/>
            <w:tcBorders>
              <w:top w:val="single" w:sz="4" w:space="0" w:color="000000"/>
              <w:left w:val="single" w:sz="4" w:space="0" w:color="000000"/>
              <w:bottom w:val="single" w:sz="4" w:space="0" w:color="000000"/>
              <w:right w:val="single" w:sz="4" w:space="0" w:color="000000"/>
            </w:tcBorders>
            <w:vAlign w:val="center"/>
          </w:tcPr>
          <w:p w14:paraId="6D3CE4BF" w14:textId="074F1A2C" w:rsidR="00AA600C" w:rsidRPr="00835288" w:rsidRDefault="009C4A76" w:rsidP="009C4A76">
            <w:pPr>
              <w:spacing w:after="0" w:line="240" w:lineRule="auto"/>
              <w:jc w:val="left"/>
              <w:rPr>
                <w:rFonts w:cs="Times New Roman"/>
                <w:color w:val="000000"/>
                <w:sz w:val="24"/>
                <w:szCs w:val="24"/>
              </w:rPr>
            </w:pPr>
            <w:r>
              <w:rPr>
                <w:rFonts w:cs="Times New Roman"/>
                <w:color w:val="000000"/>
                <w:sz w:val="24"/>
                <w:szCs w:val="24"/>
              </w:rPr>
              <w:t xml:space="preserve">Chọn trong danh sách tham chiếu từ danh mục </w:t>
            </w:r>
            <w:r w:rsidR="00AA7529">
              <w:rPr>
                <w:rFonts w:cs="Times New Roman"/>
                <w:color w:val="000000"/>
                <w:sz w:val="24"/>
                <w:szCs w:val="24"/>
              </w:rPr>
              <w:t>vị trí chức danh</w:t>
            </w:r>
            <w:r>
              <w:rPr>
                <w:rFonts w:cs="Times New Roman"/>
                <w:color w:val="000000"/>
                <w:sz w:val="24"/>
                <w:szCs w:val="24"/>
              </w:rPr>
              <w:t xml:space="preserve"> và cho phép chọn được nhiều bản ghi</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54206248" w14:textId="77777777" w:rsidR="00AA600C" w:rsidRPr="00835288" w:rsidRDefault="00AA600C" w:rsidP="00E52086">
            <w:pPr>
              <w:spacing w:before="240"/>
              <w:jc w:val="center"/>
              <w:rPr>
                <w:rFonts w:cs="Times New Roman"/>
                <w:sz w:val="24"/>
                <w:szCs w:val="24"/>
              </w:rPr>
            </w:pPr>
            <w:r>
              <w:rPr>
                <w:rFonts w:cs="Times New Roman"/>
                <w:sz w:val="24"/>
                <w:szCs w:val="24"/>
              </w:rPr>
              <w:t>Danh sách</w:t>
            </w:r>
          </w:p>
        </w:tc>
        <w:tc>
          <w:tcPr>
            <w:tcW w:w="810" w:type="dxa"/>
            <w:tcBorders>
              <w:top w:val="single" w:sz="4" w:space="0" w:color="000000"/>
              <w:left w:val="single" w:sz="4" w:space="0" w:color="000000"/>
              <w:bottom w:val="single" w:sz="4" w:space="0" w:color="000000"/>
              <w:right w:val="single" w:sz="4" w:space="0" w:color="000000"/>
            </w:tcBorders>
          </w:tcPr>
          <w:p w14:paraId="796742F0" w14:textId="77777777" w:rsidR="00AA600C" w:rsidRPr="00835288" w:rsidRDefault="00AA600C" w:rsidP="00E5208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97FE8C7" w14:textId="77777777" w:rsidR="00AA600C" w:rsidRPr="00835288" w:rsidRDefault="00AA600C" w:rsidP="00E52086">
            <w:pPr>
              <w:spacing w:before="240"/>
              <w:jc w:val="center"/>
              <w:rPr>
                <w:rFonts w:cs="Times New Roman"/>
                <w:sz w:val="24"/>
                <w:szCs w:val="24"/>
              </w:rPr>
            </w:pPr>
            <w:r w:rsidRPr="00835288">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0B11C9E0" w14:textId="77777777" w:rsidR="00AA600C" w:rsidRPr="00835288" w:rsidRDefault="00AA600C" w:rsidP="00E52086">
            <w:pPr>
              <w:spacing w:before="240"/>
              <w:rPr>
                <w:rFonts w:cs="Times New Roman"/>
                <w:sz w:val="24"/>
                <w:szCs w:val="24"/>
              </w:rPr>
            </w:pPr>
          </w:p>
        </w:tc>
      </w:tr>
      <w:tr w:rsidR="00FD1D2E" w:rsidRPr="00835288" w14:paraId="678E3D38" w14:textId="77777777" w:rsidTr="00FD1D2E">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74777973" w14:textId="77777777" w:rsidR="00FD1D2E" w:rsidRPr="00AA600C" w:rsidRDefault="00FD1D2E"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2026DDE8" w14:textId="3DE12A52"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Miễn theo dõi làm việc</w:t>
            </w:r>
          </w:p>
        </w:tc>
        <w:tc>
          <w:tcPr>
            <w:tcW w:w="2700" w:type="dxa"/>
            <w:tcBorders>
              <w:top w:val="single" w:sz="4" w:space="0" w:color="000000"/>
              <w:left w:val="single" w:sz="4" w:space="0" w:color="000000"/>
              <w:bottom w:val="single" w:sz="4" w:space="0" w:color="000000"/>
              <w:right w:val="single" w:sz="4" w:space="0" w:color="000000"/>
            </w:tcBorders>
            <w:vAlign w:val="center"/>
          </w:tcPr>
          <w:p w14:paraId="0E1BD058" w14:textId="397A75F8"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Đối tượng miễn theo dõi thời gian làm việc</w:t>
            </w:r>
          </w:p>
        </w:tc>
        <w:tc>
          <w:tcPr>
            <w:tcW w:w="990" w:type="dxa"/>
            <w:tcBorders>
              <w:top w:val="single" w:sz="4" w:space="0" w:color="000000"/>
              <w:left w:val="single" w:sz="4" w:space="0" w:color="000000"/>
              <w:bottom w:val="single" w:sz="4" w:space="0" w:color="000000"/>
              <w:right w:val="single" w:sz="4" w:space="0" w:color="000000"/>
            </w:tcBorders>
            <w:vAlign w:val="center"/>
          </w:tcPr>
          <w:p w14:paraId="5C14893F" w14:textId="652BA341" w:rsidR="00FD1D2E" w:rsidRPr="00835288" w:rsidRDefault="00FD1D2E" w:rsidP="00FD1D2E">
            <w:pPr>
              <w:spacing w:before="240"/>
              <w:jc w:val="center"/>
              <w:rPr>
                <w:rFonts w:cs="Times New Roman"/>
                <w:sz w:val="24"/>
                <w:szCs w:val="24"/>
              </w:rPr>
            </w:pPr>
            <w:r>
              <w:rPr>
                <w:rFonts w:cs="Times New Roman"/>
                <w:sz w:val="24"/>
                <w:szCs w:val="24"/>
              </w:rPr>
              <w:t>Tích chọn</w:t>
            </w:r>
          </w:p>
        </w:tc>
        <w:tc>
          <w:tcPr>
            <w:tcW w:w="810" w:type="dxa"/>
            <w:tcBorders>
              <w:top w:val="single" w:sz="4" w:space="0" w:color="000000"/>
              <w:left w:val="single" w:sz="4" w:space="0" w:color="000000"/>
              <w:bottom w:val="single" w:sz="4" w:space="0" w:color="000000"/>
              <w:right w:val="single" w:sz="4" w:space="0" w:color="000000"/>
            </w:tcBorders>
          </w:tcPr>
          <w:p w14:paraId="1AE22874" w14:textId="3D6DFC59" w:rsidR="00FD1D2E" w:rsidRPr="00835288" w:rsidRDefault="00FD1D2E" w:rsidP="00FD1D2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136B990" w14:textId="6DA050A2" w:rsidR="00FD1D2E" w:rsidRPr="00835288" w:rsidRDefault="00FD1D2E" w:rsidP="00FD1D2E">
            <w:pPr>
              <w:spacing w:before="240"/>
              <w:jc w:val="center"/>
              <w:rPr>
                <w:rFonts w:cs="Times New Roman"/>
                <w:sz w:val="24"/>
                <w:szCs w:val="24"/>
              </w:rPr>
            </w:pPr>
            <w:r w:rsidRPr="00A0125E">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5B79B7D5" w14:textId="77777777" w:rsidR="00FD1D2E" w:rsidRPr="00835288" w:rsidRDefault="00FD1D2E" w:rsidP="00FD1D2E">
            <w:pPr>
              <w:spacing w:before="240"/>
              <w:rPr>
                <w:rFonts w:cs="Times New Roman"/>
                <w:sz w:val="24"/>
                <w:szCs w:val="24"/>
              </w:rPr>
            </w:pPr>
          </w:p>
        </w:tc>
      </w:tr>
      <w:tr w:rsidR="00FD1D2E" w:rsidRPr="00835288" w14:paraId="61A47FBA" w14:textId="77777777" w:rsidTr="00FD1D2E">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5C0DA1CB" w14:textId="77777777" w:rsidR="00FD1D2E" w:rsidRPr="00AA600C" w:rsidRDefault="00FD1D2E"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70B5C537" w14:textId="5923A2BA"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Ngày hiệu lực</w:t>
            </w:r>
            <w:r w:rsidRPr="00835288">
              <w:rPr>
                <w:rFonts w:cs="Times New Roman"/>
                <w:color w:val="000000"/>
                <w:sz w:val="24"/>
                <w:szCs w:val="24"/>
              </w:rPr>
              <w:t xml:space="preserve"> </w:t>
            </w:r>
          </w:p>
        </w:tc>
        <w:tc>
          <w:tcPr>
            <w:tcW w:w="2700" w:type="dxa"/>
            <w:tcBorders>
              <w:top w:val="single" w:sz="4" w:space="0" w:color="000000"/>
              <w:left w:val="single" w:sz="4" w:space="0" w:color="000000"/>
              <w:bottom w:val="single" w:sz="4" w:space="0" w:color="000000"/>
              <w:right w:val="single" w:sz="4" w:space="0" w:color="000000"/>
            </w:tcBorders>
            <w:vAlign w:val="center"/>
          </w:tcPr>
          <w:p w14:paraId="085BB496" w14:textId="057389F3"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Ngày hiệu lực của đối tượng miễn theo dõi thời gian làm việc</w:t>
            </w:r>
            <w:r w:rsidR="00FB654C">
              <w:rPr>
                <w:rFonts w:cs="Times New Roman"/>
                <w:color w:val="000000"/>
                <w:sz w:val="24"/>
                <w:szCs w:val="24"/>
              </w:rPr>
              <w:t>. Chỉ hiển thị trường này nếu trường “Miễn theo dõi làm việc” được tích chọn</w:t>
            </w:r>
          </w:p>
        </w:tc>
        <w:tc>
          <w:tcPr>
            <w:tcW w:w="990" w:type="dxa"/>
            <w:tcBorders>
              <w:top w:val="single" w:sz="4" w:space="0" w:color="000000"/>
              <w:left w:val="single" w:sz="4" w:space="0" w:color="000000"/>
              <w:bottom w:val="single" w:sz="4" w:space="0" w:color="000000"/>
              <w:right w:val="single" w:sz="4" w:space="0" w:color="000000"/>
            </w:tcBorders>
            <w:vAlign w:val="center"/>
          </w:tcPr>
          <w:p w14:paraId="412B9DA8" w14:textId="3B921331" w:rsidR="00FD1D2E" w:rsidRPr="00835288" w:rsidRDefault="00FD1D2E" w:rsidP="00FD1D2E">
            <w:pPr>
              <w:spacing w:before="240"/>
              <w:jc w:val="center"/>
              <w:rPr>
                <w:rFonts w:cs="Times New Roman"/>
                <w:sz w:val="24"/>
                <w:szCs w:val="24"/>
              </w:rPr>
            </w:pPr>
            <w:r>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tcPr>
          <w:p w14:paraId="414C1497" w14:textId="3F76C769" w:rsidR="00FD1D2E" w:rsidRPr="00835288" w:rsidRDefault="00FD1D2E" w:rsidP="00FD1D2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EBEC78A" w14:textId="1C66392E" w:rsidR="00FD1D2E" w:rsidRPr="00835288" w:rsidRDefault="00FD1D2E" w:rsidP="00FD1D2E">
            <w:pPr>
              <w:spacing w:before="240"/>
              <w:jc w:val="center"/>
              <w:rPr>
                <w:rFonts w:cs="Times New Roman"/>
                <w:sz w:val="24"/>
                <w:szCs w:val="24"/>
              </w:rPr>
            </w:pPr>
            <w:r w:rsidRPr="00A0125E">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17F9B514" w14:textId="77777777" w:rsidR="00FD1D2E" w:rsidRPr="00835288" w:rsidRDefault="00FD1D2E" w:rsidP="00FD1D2E">
            <w:pPr>
              <w:spacing w:before="240"/>
              <w:rPr>
                <w:rFonts w:cs="Times New Roman"/>
                <w:sz w:val="24"/>
                <w:szCs w:val="24"/>
              </w:rPr>
            </w:pPr>
          </w:p>
        </w:tc>
      </w:tr>
      <w:tr w:rsidR="00FD1D2E" w:rsidRPr="00835288" w14:paraId="59A3C179" w14:textId="77777777" w:rsidTr="00FD1D2E">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5D16D5BD" w14:textId="77777777" w:rsidR="00FD1D2E" w:rsidRPr="00AA600C" w:rsidRDefault="00FD1D2E"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662AE18F" w14:textId="1CA0506E" w:rsidR="00FD1D2E" w:rsidRPr="00835288" w:rsidRDefault="00FD1D2E" w:rsidP="00FD1D2E">
            <w:pPr>
              <w:spacing w:after="0" w:line="240" w:lineRule="auto"/>
              <w:jc w:val="left"/>
              <w:rPr>
                <w:rFonts w:cs="Times New Roman"/>
                <w:color w:val="000000"/>
                <w:sz w:val="24"/>
                <w:szCs w:val="24"/>
              </w:rPr>
            </w:pPr>
            <w:r w:rsidRPr="00C10619">
              <w:rPr>
                <w:sz w:val="24"/>
                <w:szCs w:val="24"/>
              </w:rPr>
              <w:t>Miễn theo dõi đi muộn về sớm</w:t>
            </w:r>
          </w:p>
        </w:tc>
        <w:tc>
          <w:tcPr>
            <w:tcW w:w="2700" w:type="dxa"/>
            <w:tcBorders>
              <w:top w:val="single" w:sz="4" w:space="0" w:color="000000"/>
              <w:left w:val="single" w:sz="4" w:space="0" w:color="000000"/>
              <w:bottom w:val="single" w:sz="4" w:space="0" w:color="000000"/>
              <w:right w:val="single" w:sz="4" w:space="0" w:color="000000"/>
            </w:tcBorders>
          </w:tcPr>
          <w:p w14:paraId="161C0ED5" w14:textId="714F6B5D"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Đối tượng miễn theo dõi đi muộn về sớm</w:t>
            </w:r>
          </w:p>
        </w:tc>
        <w:tc>
          <w:tcPr>
            <w:tcW w:w="990" w:type="dxa"/>
            <w:tcBorders>
              <w:top w:val="single" w:sz="4" w:space="0" w:color="000000"/>
              <w:left w:val="single" w:sz="4" w:space="0" w:color="000000"/>
              <w:bottom w:val="single" w:sz="4" w:space="0" w:color="000000"/>
              <w:right w:val="single" w:sz="4" w:space="0" w:color="000000"/>
            </w:tcBorders>
            <w:vAlign w:val="center"/>
          </w:tcPr>
          <w:p w14:paraId="4D71B9B9" w14:textId="05D24922" w:rsidR="00FD1D2E" w:rsidRPr="00835288" w:rsidRDefault="00FD1D2E" w:rsidP="00FD1D2E">
            <w:pPr>
              <w:spacing w:before="240"/>
              <w:jc w:val="center"/>
              <w:rPr>
                <w:rFonts w:cs="Times New Roman"/>
                <w:sz w:val="24"/>
                <w:szCs w:val="24"/>
              </w:rPr>
            </w:pPr>
            <w:r>
              <w:rPr>
                <w:rFonts w:cs="Times New Roman"/>
                <w:sz w:val="24"/>
                <w:szCs w:val="24"/>
              </w:rPr>
              <w:t>Tích chọn</w:t>
            </w:r>
          </w:p>
        </w:tc>
        <w:tc>
          <w:tcPr>
            <w:tcW w:w="810" w:type="dxa"/>
            <w:tcBorders>
              <w:top w:val="single" w:sz="4" w:space="0" w:color="000000"/>
              <w:left w:val="single" w:sz="4" w:space="0" w:color="000000"/>
              <w:bottom w:val="single" w:sz="4" w:space="0" w:color="000000"/>
              <w:right w:val="single" w:sz="4" w:space="0" w:color="000000"/>
            </w:tcBorders>
          </w:tcPr>
          <w:p w14:paraId="1EEEDED4" w14:textId="4ACCE242" w:rsidR="00FD1D2E" w:rsidRPr="00835288" w:rsidRDefault="00FD1D2E" w:rsidP="00FD1D2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CE71EB7" w14:textId="27280472" w:rsidR="00FD1D2E" w:rsidRPr="00835288" w:rsidRDefault="00FD1D2E" w:rsidP="00FD1D2E">
            <w:pPr>
              <w:spacing w:before="240"/>
              <w:jc w:val="center"/>
              <w:rPr>
                <w:rFonts w:cs="Times New Roman"/>
                <w:sz w:val="24"/>
                <w:szCs w:val="24"/>
              </w:rPr>
            </w:pPr>
            <w:r w:rsidRPr="00A0125E">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5992390E" w14:textId="77777777" w:rsidR="00FD1D2E" w:rsidRPr="00835288" w:rsidRDefault="00FD1D2E" w:rsidP="00FD1D2E">
            <w:pPr>
              <w:spacing w:before="240"/>
              <w:rPr>
                <w:rFonts w:cs="Times New Roman"/>
                <w:sz w:val="24"/>
                <w:szCs w:val="24"/>
              </w:rPr>
            </w:pPr>
          </w:p>
        </w:tc>
      </w:tr>
      <w:tr w:rsidR="00FD1D2E" w:rsidRPr="00835288" w14:paraId="04E6A06E" w14:textId="77777777" w:rsidTr="00FD1D2E">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74C80247" w14:textId="77777777" w:rsidR="00FD1D2E" w:rsidRPr="00AA600C" w:rsidRDefault="00FD1D2E"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77124C54" w14:textId="66A70AAF"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Ngày hiệu lực</w:t>
            </w:r>
          </w:p>
        </w:tc>
        <w:tc>
          <w:tcPr>
            <w:tcW w:w="2700" w:type="dxa"/>
            <w:tcBorders>
              <w:top w:val="single" w:sz="4" w:space="0" w:color="000000"/>
              <w:left w:val="single" w:sz="4" w:space="0" w:color="000000"/>
              <w:bottom w:val="single" w:sz="4" w:space="0" w:color="000000"/>
              <w:right w:val="single" w:sz="4" w:space="0" w:color="000000"/>
            </w:tcBorders>
          </w:tcPr>
          <w:p w14:paraId="14073AF7" w14:textId="3AAA9135" w:rsidR="00FD1D2E" w:rsidRPr="00835288" w:rsidRDefault="00FD1D2E" w:rsidP="00FB654C">
            <w:pPr>
              <w:spacing w:after="0" w:line="240" w:lineRule="auto"/>
              <w:jc w:val="left"/>
              <w:rPr>
                <w:rFonts w:cs="Times New Roman"/>
                <w:color w:val="000000"/>
                <w:sz w:val="24"/>
                <w:szCs w:val="24"/>
              </w:rPr>
            </w:pPr>
            <w:r>
              <w:rPr>
                <w:rFonts w:cs="Times New Roman"/>
                <w:color w:val="000000"/>
                <w:sz w:val="24"/>
                <w:szCs w:val="24"/>
              </w:rPr>
              <w:t>Ngày hiệu lực của đối tượng miễn theo dõi đi muộn về sớm</w:t>
            </w:r>
            <w:r w:rsidR="00FB654C">
              <w:rPr>
                <w:rFonts w:cs="Times New Roman"/>
                <w:color w:val="000000"/>
                <w:sz w:val="24"/>
                <w:szCs w:val="24"/>
              </w:rPr>
              <w:t>. Chỉ hiển thị trường này nếu trường “Miễn theo dõi đi muộn về sớm” được tích chọn</w:t>
            </w:r>
          </w:p>
        </w:tc>
        <w:tc>
          <w:tcPr>
            <w:tcW w:w="990" w:type="dxa"/>
            <w:tcBorders>
              <w:top w:val="single" w:sz="4" w:space="0" w:color="000000"/>
              <w:left w:val="single" w:sz="4" w:space="0" w:color="000000"/>
              <w:bottom w:val="single" w:sz="4" w:space="0" w:color="000000"/>
              <w:right w:val="single" w:sz="4" w:space="0" w:color="000000"/>
            </w:tcBorders>
            <w:vAlign w:val="center"/>
          </w:tcPr>
          <w:p w14:paraId="746DC05D" w14:textId="3EB201FD" w:rsidR="00FD1D2E" w:rsidRPr="00835288" w:rsidRDefault="00FD1D2E" w:rsidP="00FD1D2E">
            <w:pPr>
              <w:spacing w:before="240"/>
              <w:jc w:val="center"/>
              <w:rPr>
                <w:rFonts w:cs="Times New Roman"/>
                <w:sz w:val="24"/>
                <w:szCs w:val="24"/>
              </w:rPr>
            </w:pPr>
            <w:r>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tcPr>
          <w:p w14:paraId="31799730" w14:textId="37B477F8" w:rsidR="00FD1D2E" w:rsidRPr="00835288" w:rsidRDefault="00FD1D2E" w:rsidP="00FD1D2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0A9D964" w14:textId="27F592A5" w:rsidR="00FD1D2E" w:rsidRPr="00835288" w:rsidRDefault="00FD1D2E" w:rsidP="00FD1D2E">
            <w:pPr>
              <w:spacing w:before="240"/>
              <w:jc w:val="center"/>
              <w:rPr>
                <w:rFonts w:cs="Times New Roman"/>
                <w:sz w:val="24"/>
                <w:szCs w:val="24"/>
              </w:rPr>
            </w:pPr>
            <w:r w:rsidRPr="00A0125E">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2F0599B6" w14:textId="77777777" w:rsidR="00FD1D2E" w:rsidRPr="00835288" w:rsidRDefault="00FD1D2E" w:rsidP="00FD1D2E">
            <w:pPr>
              <w:spacing w:before="240"/>
              <w:rPr>
                <w:rFonts w:cs="Times New Roman"/>
                <w:sz w:val="24"/>
                <w:szCs w:val="24"/>
              </w:rPr>
            </w:pPr>
          </w:p>
        </w:tc>
      </w:tr>
      <w:tr w:rsidR="00FD1D2E" w:rsidRPr="00835288" w14:paraId="2C9055E7" w14:textId="77777777" w:rsidTr="00FD1D2E">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4D597324" w14:textId="77777777" w:rsidR="00FD1D2E" w:rsidRPr="00AA600C" w:rsidRDefault="00FD1D2E"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46FF2C32" w14:textId="5B9D18CB" w:rsidR="00FD1D2E" w:rsidRPr="00835288" w:rsidRDefault="00FD1D2E" w:rsidP="00FD1D2E">
            <w:pPr>
              <w:spacing w:after="0" w:line="240" w:lineRule="auto"/>
              <w:jc w:val="left"/>
              <w:rPr>
                <w:rFonts w:cs="Times New Roman"/>
                <w:color w:val="000000"/>
                <w:sz w:val="24"/>
                <w:szCs w:val="24"/>
              </w:rPr>
            </w:pPr>
            <w:r w:rsidRPr="00C10619">
              <w:rPr>
                <w:sz w:val="24"/>
                <w:szCs w:val="24"/>
              </w:rPr>
              <w:t>Làm việc ngoài công ty hoặc đi onsite</w:t>
            </w:r>
          </w:p>
        </w:tc>
        <w:tc>
          <w:tcPr>
            <w:tcW w:w="2700" w:type="dxa"/>
            <w:tcBorders>
              <w:top w:val="single" w:sz="4" w:space="0" w:color="000000"/>
              <w:left w:val="single" w:sz="4" w:space="0" w:color="000000"/>
              <w:bottom w:val="single" w:sz="4" w:space="0" w:color="000000"/>
              <w:right w:val="single" w:sz="4" w:space="0" w:color="000000"/>
            </w:tcBorders>
            <w:vAlign w:val="center"/>
          </w:tcPr>
          <w:p w14:paraId="464F54D4" w14:textId="6857C1BE" w:rsidR="00FD1D2E" w:rsidRPr="00835288" w:rsidRDefault="00FD1D2E" w:rsidP="00FD1D2E">
            <w:pPr>
              <w:spacing w:after="0" w:line="240" w:lineRule="auto"/>
              <w:jc w:val="left"/>
              <w:rPr>
                <w:rFonts w:cs="Times New Roman"/>
                <w:color w:val="000000"/>
                <w:sz w:val="24"/>
                <w:szCs w:val="24"/>
              </w:rPr>
            </w:pPr>
            <w:r>
              <w:rPr>
                <w:rFonts w:cs="Times New Roman"/>
                <w:color w:val="000000"/>
                <w:sz w:val="24"/>
                <w:szCs w:val="24"/>
              </w:rPr>
              <w:t xml:space="preserve">Đối tượng </w:t>
            </w:r>
            <w:r>
              <w:rPr>
                <w:sz w:val="24"/>
                <w:szCs w:val="24"/>
              </w:rPr>
              <w:t>l</w:t>
            </w:r>
            <w:r w:rsidRPr="00C10619">
              <w:rPr>
                <w:sz w:val="24"/>
                <w:szCs w:val="24"/>
              </w:rPr>
              <w:t>àm việc ngoài công ty hoặc đi onsite</w:t>
            </w:r>
          </w:p>
        </w:tc>
        <w:tc>
          <w:tcPr>
            <w:tcW w:w="990" w:type="dxa"/>
            <w:tcBorders>
              <w:top w:val="single" w:sz="4" w:space="0" w:color="000000"/>
              <w:left w:val="single" w:sz="4" w:space="0" w:color="000000"/>
              <w:bottom w:val="single" w:sz="4" w:space="0" w:color="000000"/>
              <w:right w:val="single" w:sz="4" w:space="0" w:color="000000"/>
            </w:tcBorders>
            <w:vAlign w:val="center"/>
          </w:tcPr>
          <w:p w14:paraId="6C761A9C" w14:textId="72A5543D" w:rsidR="00FD1D2E" w:rsidRPr="00835288" w:rsidRDefault="00FD1D2E" w:rsidP="00FD1D2E">
            <w:pPr>
              <w:spacing w:before="240"/>
              <w:jc w:val="center"/>
              <w:rPr>
                <w:rFonts w:cs="Times New Roman"/>
                <w:sz w:val="24"/>
                <w:szCs w:val="24"/>
              </w:rPr>
            </w:pPr>
            <w:r>
              <w:rPr>
                <w:rFonts w:cs="Times New Roman"/>
                <w:sz w:val="24"/>
                <w:szCs w:val="24"/>
              </w:rPr>
              <w:t xml:space="preserve">Tích </w:t>
            </w:r>
            <w:r>
              <w:rPr>
                <w:rFonts w:cs="Times New Roman"/>
                <w:sz w:val="24"/>
                <w:szCs w:val="24"/>
              </w:rPr>
              <w:lastRenderedPageBreak/>
              <w:t>chọn</w:t>
            </w:r>
          </w:p>
        </w:tc>
        <w:tc>
          <w:tcPr>
            <w:tcW w:w="810" w:type="dxa"/>
            <w:tcBorders>
              <w:top w:val="single" w:sz="4" w:space="0" w:color="000000"/>
              <w:left w:val="single" w:sz="4" w:space="0" w:color="000000"/>
              <w:bottom w:val="single" w:sz="4" w:space="0" w:color="000000"/>
              <w:right w:val="single" w:sz="4" w:space="0" w:color="000000"/>
            </w:tcBorders>
          </w:tcPr>
          <w:p w14:paraId="09E7CB76" w14:textId="4E55ADE1" w:rsidR="00FD1D2E" w:rsidRPr="00835288" w:rsidRDefault="00FD1D2E" w:rsidP="00FD1D2E">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C7519DA" w14:textId="25487E53" w:rsidR="00FD1D2E" w:rsidRPr="00835288" w:rsidRDefault="00FD1D2E" w:rsidP="00FD1D2E">
            <w:pPr>
              <w:spacing w:before="240"/>
              <w:jc w:val="center"/>
              <w:rPr>
                <w:rFonts w:cs="Times New Roman"/>
                <w:sz w:val="24"/>
                <w:szCs w:val="24"/>
              </w:rPr>
            </w:pPr>
            <w:r w:rsidRPr="00A0125E">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536D8B93" w14:textId="77777777" w:rsidR="00FD1D2E" w:rsidRPr="00835288" w:rsidRDefault="00FD1D2E" w:rsidP="00FD1D2E">
            <w:pPr>
              <w:spacing w:before="240"/>
              <w:rPr>
                <w:rFonts w:cs="Times New Roman"/>
                <w:sz w:val="24"/>
                <w:szCs w:val="24"/>
              </w:rPr>
            </w:pPr>
          </w:p>
        </w:tc>
      </w:tr>
      <w:tr w:rsidR="00AA600C" w:rsidRPr="00835288" w14:paraId="1A5A2426" w14:textId="77777777" w:rsidTr="00433EC2">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36B40ABA" w14:textId="77777777" w:rsidR="00AA600C" w:rsidRPr="00AA600C" w:rsidRDefault="00AA600C"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7C8ACEA3" w14:textId="7BCDF1C6" w:rsidR="00AA600C" w:rsidRPr="00835288" w:rsidRDefault="00AC63A4" w:rsidP="00E52086">
            <w:pPr>
              <w:spacing w:after="0" w:line="240" w:lineRule="auto"/>
              <w:jc w:val="left"/>
              <w:rPr>
                <w:rFonts w:cs="Times New Roman"/>
                <w:color w:val="000000"/>
                <w:sz w:val="24"/>
                <w:szCs w:val="24"/>
              </w:rPr>
            </w:pPr>
            <w:r>
              <w:rPr>
                <w:rFonts w:cs="Times New Roman"/>
                <w:color w:val="000000"/>
                <w:sz w:val="24"/>
                <w:szCs w:val="24"/>
              </w:rPr>
              <w:t>Ngày hiệu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742650D4" w14:textId="0EB9394A" w:rsidR="00AA600C" w:rsidRPr="00835288" w:rsidRDefault="00FD1D2E" w:rsidP="00FB654C">
            <w:pPr>
              <w:spacing w:after="0" w:line="240" w:lineRule="auto"/>
              <w:jc w:val="left"/>
              <w:rPr>
                <w:rFonts w:cs="Times New Roman"/>
                <w:color w:val="000000"/>
                <w:sz w:val="24"/>
                <w:szCs w:val="24"/>
              </w:rPr>
            </w:pPr>
            <w:r>
              <w:rPr>
                <w:rFonts w:cs="Times New Roman"/>
                <w:color w:val="000000"/>
                <w:sz w:val="24"/>
                <w:szCs w:val="24"/>
              </w:rPr>
              <w:t>Ngày hiệu lực đối tượng l</w:t>
            </w:r>
            <w:r w:rsidRPr="00C10619">
              <w:rPr>
                <w:sz w:val="24"/>
                <w:szCs w:val="24"/>
              </w:rPr>
              <w:t>àm việc ngoài công ty hoặc đi onsite</w:t>
            </w:r>
            <w:r w:rsidR="00FB654C">
              <w:rPr>
                <w:sz w:val="24"/>
                <w:szCs w:val="24"/>
              </w:rPr>
              <w:t xml:space="preserve">. </w:t>
            </w:r>
            <w:r w:rsidR="00FB654C">
              <w:rPr>
                <w:rFonts w:cs="Times New Roman"/>
                <w:color w:val="000000"/>
                <w:sz w:val="24"/>
                <w:szCs w:val="24"/>
              </w:rPr>
              <w:t>Chỉ hiển thị trường này nếu trường “Làm việc ngoài công ty hoặc đi onsite” được tích chọn</w:t>
            </w:r>
          </w:p>
        </w:tc>
        <w:tc>
          <w:tcPr>
            <w:tcW w:w="990" w:type="dxa"/>
            <w:tcBorders>
              <w:top w:val="single" w:sz="4" w:space="0" w:color="000000"/>
              <w:left w:val="single" w:sz="4" w:space="0" w:color="000000"/>
              <w:bottom w:val="single" w:sz="4" w:space="0" w:color="000000"/>
              <w:right w:val="single" w:sz="4" w:space="0" w:color="000000"/>
            </w:tcBorders>
            <w:vAlign w:val="center"/>
          </w:tcPr>
          <w:p w14:paraId="7CF7BA8A" w14:textId="340BC1A9" w:rsidR="00AA600C" w:rsidRPr="00835288" w:rsidRDefault="00FD1D2E" w:rsidP="00E52086">
            <w:pPr>
              <w:spacing w:before="240"/>
              <w:jc w:val="center"/>
              <w:rPr>
                <w:rFonts w:cs="Times New Roman"/>
                <w:sz w:val="24"/>
                <w:szCs w:val="24"/>
              </w:rPr>
            </w:pPr>
            <w:r>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tcPr>
          <w:p w14:paraId="46BC4521" w14:textId="77777777" w:rsidR="00AA600C" w:rsidRPr="00835288" w:rsidRDefault="00AA600C" w:rsidP="00E52086">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FB4ECB6" w14:textId="05C6FA63" w:rsidR="00AA600C" w:rsidRPr="00835288" w:rsidRDefault="00FD1D2E" w:rsidP="00E52086">
            <w:pPr>
              <w:spacing w:before="240"/>
              <w:jc w:val="center"/>
              <w:rPr>
                <w:rFonts w:cs="Times New Roman"/>
                <w:sz w:val="24"/>
                <w:szCs w:val="24"/>
              </w:rPr>
            </w:pPr>
            <w:r>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1AE9E746" w14:textId="77777777" w:rsidR="00AA600C" w:rsidRPr="00835288" w:rsidRDefault="00AA600C" w:rsidP="00E52086">
            <w:pPr>
              <w:spacing w:before="240"/>
              <w:rPr>
                <w:rFonts w:cs="Times New Roman"/>
                <w:sz w:val="24"/>
                <w:szCs w:val="24"/>
              </w:rPr>
            </w:pPr>
          </w:p>
        </w:tc>
      </w:tr>
      <w:tr w:rsidR="00AC63A4" w:rsidRPr="00835288" w14:paraId="5976FBD2" w14:textId="77777777" w:rsidTr="00433EC2">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3F4FBC69" w14:textId="77777777" w:rsidR="00AC63A4" w:rsidRPr="00AA600C" w:rsidRDefault="00AC63A4"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70FBCD73" w14:textId="0CD2050F" w:rsidR="00AC63A4" w:rsidRPr="00835288" w:rsidRDefault="00AC63A4" w:rsidP="00433EC2">
            <w:pPr>
              <w:spacing w:after="0" w:line="240" w:lineRule="auto"/>
              <w:jc w:val="left"/>
              <w:rPr>
                <w:rFonts w:cs="Times New Roman"/>
                <w:color w:val="000000"/>
                <w:sz w:val="24"/>
                <w:szCs w:val="24"/>
              </w:rPr>
            </w:pPr>
            <w:r w:rsidRPr="00C10619">
              <w:rPr>
                <w:sz w:val="24"/>
                <w:szCs w:val="24"/>
              </w:rPr>
              <w:t>Làm khác giờ chuẩn công ty</w:t>
            </w:r>
          </w:p>
        </w:tc>
        <w:tc>
          <w:tcPr>
            <w:tcW w:w="2700" w:type="dxa"/>
            <w:tcBorders>
              <w:top w:val="single" w:sz="4" w:space="0" w:color="000000"/>
              <w:left w:val="single" w:sz="4" w:space="0" w:color="000000"/>
              <w:bottom w:val="single" w:sz="4" w:space="0" w:color="000000"/>
              <w:right w:val="single" w:sz="4" w:space="0" w:color="000000"/>
            </w:tcBorders>
            <w:vAlign w:val="center"/>
          </w:tcPr>
          <w:p w14:paraId="0705B5A8" w14:textId="1D7FBACE" w:rsidR="00AC63A4" w:rsidRPr="00835288" w:rsidRDefault="00FD1D2E" w:rsidP="00433EC2">
            <w:pPr>
              <w:spacing w:after="0" w:line="240" w:lineRule="auto"/>
              <w:jc w:val="left"/>
              <w:rPr>
                <w:rFonts w:cs="Times New Roman"/>
                <w:color w:val="000000"/>
                <w:sz w:val="24"/>
                <w:szCs w:val="24"/>
              </w:rPr>
            </w:pPr>
            <w:r>
              <w:rPr>
                <w:rFonts w:cs="Times New Roman"/>
                <w:color w:val="000000"/>
                <w:sz w:val="24"/>
                <w:szCs w:val="24"/>
              </w:rPr>
              <w:t xml:space="preserve">Đối tượng </w:t>
            </w:r>
            <w:r>
              <w:rPr>
                <w:sz w:val="24"/>
                <w:szCs w:val="24"/>
              </w:rPr>
              <w:t>l</w:t>
            </w:r>
            <w:r w:rsidRPr="00C10619">
              <w:rPr>
                <w:sz w:val="24"/>
                <w:szCs w:val="24"/>
              </w:rPr>
              <w:t>àm khác giờ chuẩn công ty</w:t>
            </w:r>
          </w:p>
        </w:tc>
        <w:tc>
          <w:tcPr>
            <w:tcW w:w="990" w:type="dxa"/>
            <w:tcBorders>
              <w:top w:val="single" w:sz="4" w:space="0" w:color="000000"/>
              <w:left w:val="single" w:sz="4" w:space="0" w:color="000000"/>
              <w:bottom w:val="single" w:sz="4" w:space="0" w:color="000000"/>
              <w:right w:val="single" w:sz="4" w:space="0" w:color="000000"/>
            </w:tcBorders>
            <w:vAlign w:val="center"/>
          </w:tcPr>
          <w:p w14:paraId="0116B1B2" w14:textId="66AB9C3F" w:rsidR="00AC63A4" w:rsidRPr="00835288" w:rsidRDefault="00FD1D2E" w:rsidP="00433EC2">
            <w:pPr>
              <w:spacing w:before="240"/>
              <w:jc w:val="center"/>
              <w:rPr>
                <w:rFonts w:cs="Times New Roman"/>
                <w:sz w:val="24"/>
                <w:szCs w:val="24"/>
              </w:rPr>
            </w:pPr>
            <w:r>
              <w:rPr>
                <w:rFonts w:cs="Times New Roman"/>
                <w:sz w:val="24"/>
                <w:szCs w:val="24"/>
              </w:rPr>
              <w:t>Tích chọn</w:t>
            </w:r>
          </w:p>
        </w:tc>
        <w:tc>
          <w:tcPr>
            <w:tcW w:w="810" w:type="dxa"/>
            <w:tcBorders>
              <w:top w:val="single" w:sz="4" w:space="0" w:color="000000"/>
              <w:left w:val="single" w:sz="4" w:space="0" w:color="000000"/>
              <w:bottom w:val="single" w:sz="4" w:space="0" w:color="000000"/>
              <w:right w:val="single" w:sz="4" w:space="0" w:color="000000"/>
            </w:tcBorders>
          </w:tcPr>
          <w:p w14:paraId="5EABADF6" w14:textId="77777777" w:rsidR="00AC63A4" w:rsidRPr="00835288" w:rsidRDefault="00AC63A4" w:rsidP="00433EC2">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B3DAE53" w14:textId="6B7889F0" w:rsidR="00AC63A4" w:rsidRPr="00835288" w:rsidRDefault="00FD1D2E" w:rsidP="00433EC2">
            <w:pPr>
              <w:spacing w:before="240"/>
              <w:jc w:val="center"/>
              <w:rPr>
                <w:rFonts w:cs="Times New Roman"/>
                <w:sz w:val="24"/>
                <w:szCs w:val="24"/>
              </w:rPr>
            </w:pPr>
            <w:r>
              <w:rPr>
                <w:rFonts w:cs="Times New Roman"/>
                <w:sz w:val="24"/>
                <w:szCs w:val="24"/>
              </w:rPr>
              <w:t xml:space="preserve">Không </w:t>
            </w:r>
          </w:p>
        </w:tc>
        <w:tc>
          <w:tcPr>
            <w:tcW w:w="1440" w:type="dxa"/>
            <w:tcBorders>
              <w:top w:val="single" w:sz="4" w:space="0" w:color="000000"/>
              <w:left w:val="single" w:sz="4" w:space="0" w:color="000000"/>
              <w:right w:val="single" w:sz="4" w:space="0" w:color="000000"/>
            </w:tcBorders>
            <w:vAlign w:val="center"/>
          </w:tcPr>
          <w:p w14:paraId="0855AA68" w14:textId="5A3B051B" w:rsidR="00AC63A4" w:rsidRPr="00835288" w:rsidRDefault="00AC63A4" w:rsidP="00433EC2">
            <w:pPr>
              <w:spacing w:before="240"/>
              <w:rPr>
                <w:rFonts w:cs="Times New Roman"/>
                <w:sz w:val="24"/>
                <w:szCs w:val="24"/>
              </w:rPr>
            </w:pPr>
          </w:p>
        </w:tc>
      </w:tr>
      <w:tr w:rsidR="00AC63A4" w:rsidRPr="00835288" w14:paraId="426F2199" w14:textId="77777777" w:rsidTr="00433EC2">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72116675" w14:textId="77777777" w:rsidR="00AC63A4" w:rsidRPr="00AA600C" w:rsidRDefault="00AC63A4" w:rsidP="00742467">
            <w:pPr>
              <w:pStyle w:val="ListParagraph"/>
              <w:numPr>
                <w:ilvl w:val="0"/>
                <w:numId w:val="38"/>
              </w:numPr>
              <w:spacing w:after="0" w:line="240" w:lineRule="auto"/>
              <w:jc w:val="left"/>
              <w:rPr>
                <w:rFonts w:cs="Times New Roman"/>
                <w:color w:val="000000"/>
                <w:sz w:val="24"/>
                <w:szCs w:val="24"/>
              </w:rPr>
            </w:pPr>
          </w:p>
        </w:tc>
        <w:tc>
          <w:tcPr>
            <w:tcW w:w="1800" w:type="dxa"/>
            <w:tcBorders>
              <w:top w:val="single" w:sz="4" w:space="0" w:color="000000"/>
              <w:left w:val="single" w:sz="4" w:space="0" w:color="000000"/>
              <w:bottom w:val="single" w:sz="4" w:space="0" w:color="000000"/>
              <w:right w:val="single" w:sz="4" w:space="0" w:color="000000"/>
            </w:tcBorders>
            <w:vAlign w:val="center"/>
          </w:tcPr>
          <w:p w14:paraId="20948CBE" w14:textId="082705D2" w:rsidR="00AC63A4" w:rsidRPr="00835288" w:rsidRDefault="00AC63A4" w:rsidP="00433EC2">
            <w:pPr>
              <w:spacing w:after="0" w:line="240" w:lineRule="auto"/>
              <w:jc w:val="left"/>
              <w:rPr>
                <w:rFonts w:cs="Times New Roman"/>
                <w:color w:val="000000"/>
                <w:sz w:val="24"/>
                <w:szCs w:val="24"/>
              </w:rPr>
            </w:pPr>
            <w:r>
              <w:rPr>
                <w:rFonts w:cs="Times New Roman"/>
                <w:color w:val="000000"/>
                <w:sz w:val="24"/>
                <w:szCs w:val="24"/>
              </w:rPr>
              <w:t>Ngày hiệu lực</w:t>
            </w:r>
          </w:p>
        </w:tc>
        <w:tc>
          <w:tcPr>
            <w:tcW w:w="2700" w:type="dxa"/>
            <w:tcBorders>
              <w:top w:val="single" w:sz="4" w:space="0" w:color="000000"/>
              <w:left w:val="single" w:sz="4" w:space="0" w:color="000000"/>
              <w:bottom w:val="single" w:sz="4" w:space="0" w:color="000000"/>
              <w:right w:val="single" w:sz="4" w:space="0" w:color="000000"/>
            </w:tcBorders>
            <w:vAlign w:val="center"/>
          </w:tcPr>
          <w:p w14:paraId="7DE820C6" w14:textId="3F4F38CE" w:rsidR="00AC63A4" w:rsidRPr="00835288" w:rsidRDefault="00FD1D2E" w:rsidP="00FB654C">
            <w:pPr>
              <w:spacing w:after="0" w:line="240" w:lineRule="auto"/>
              <w:jc w:val="left"/>
              <w:rPr>
                <w:rFonts w:cs="Times New Roman"/>
                <w:color w:val="000000"/>
                <w:sz w:val="24"/>
                <w:szCs w:val="24"/>
              </w:rPr>
            </w:pPr>
            <w:r>
              <w:rPr>
                <w:rFonts w:cs="Times New Roman"/>
                <w:color w:val="000000"/>
                <w:sz w:val="24"/>
                <w:szCs w:val="24"/>
              </w:rPr>
              <w:t xml:space="preserve">Ngày hiệu lực đối tượng </w:t>
            </w:r>
            <w:r>
              <w:rPr>
                <w:sz w:val="24"/>
                <w:szCs w:val="24"/>
              </w:rPr>
              <w:t>l</w:t>
            </w:r>
            <w:r w:rsidRPr="00C10619">
              <w:rPr>
                <w:sz w:val="24"/>
                <w:szCs w:val="24"/>
              </w:rPr>
              <w:t>àm khác giờ chuẩn công ty</w:t>
            </w:r>
            <w:r w:rsidR="00FB654C">
              <w:rPr>
                <w:sz w:val="24"/>
                <w:szCs w:val="24"/>
              </w:rPr>
              <w:t xml:space="preserve">. </w:t>
            </w:r>
            <w:r w:rsidR="00FB654C">
              <w:rPr>
                <w:rFonts w:cs="Times New Roman"/>
                <w:color w:val="000000"/>
                <w:sz w:val="24"/>
                <w:szCs w:val="24"/>
              </w:rPr>
              <w:t>Chỉ hiển thị trường này nếu trường “Làm khác giờ chuẩn công ty” được tích chọn</w:t>
            </w:r>
          </w:p>
        </w:tc>
        <w:tc>
          <w:tcPr>
            <w:tcW w:w="990" w:type="dxa"/>
            <w:tcBorders>
              <w:top w:val="single" w:sz="4" w:space="0" w:color="000000"/>
              <w:left w:val="single" w:sz="4" w:space="0" w:color="000000"/>
              <w:bottom w:val="single" w:sz="4" w:space="0" w:color="000000"/>
              <w:right w:val="single" w:sz="4" w:space="0" w:color="000000"/>
            </w:tcBorders>
            <w:vAlign w:val="center"/>
          </w:tcPr>
          <w:p w14:paraId="4D3E3E45" w14:textId="0DA939FF" w:rsidR="00AC63A4" w:rsidRPr="00835288" w:rsidRDefault="00FD1D2E" w:rsidP="00433EC2">
            <w:pPr>
              <w:spacing w:before="240"/>
              <w:jc w:val="center"/>
              <w:rPr>
                <w:rFonts w:cs="Times New Roman"/>
                <w:sz w:val="24"/>
                <w:szCs w:val="24"/>
              </w:rPr>
            </w:pPr>
            <w:r>
              <w:rPr>
                <w:rFonts w:cs="Times New Roman"/>
                <w:sz w:val="24"/>
                <w:szCs w:val="24"/>
              </w:rPr>
              <w:t>Ngày tháng</w:t>
            </w:r>
          </w:p>
        </w:tc>
        <w:tc>
          <w:tcPr>
            <w:tcW w:w="810" w:type="dxa"/>
            <w:tcBorders>
              <w:top w:val="single" w:sz="4" w:space="0" w:color="000000"/>
              <w:left w:val="single" w:sz="4" w:space="0" w:color="000000"/>
              <w:bottom w:val="single" w:sz="4" w:space="0" w:color="000000"/>
              <w:right w:val="single" w:sz="4" w:space="0" w:color="000000"/>
            </w:tcBorders>
          </w:tcPr>
          <w:p w14:paraId="67E7BE19" w14:textId="77777777" w:rsidR="00AC63A4" w:rsidRPr="00835288" w:rsidRDefault="00AC63A4" w:rsidP="00433EC2">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074A78A" w14:textId="42BDEFAB" w:rsidR="00AC63A4" w:rsidRPr="00835288" w:rsidRDefault="00FD1D2E" w:rsidP="00433EC2">
            <w:pPr>
              <w:spacing w:before="240"/>
              <w:jc w:val="center"/>
              <w:rPr>
                <w:rFonts w:cs="Times New Roman"/>
                <w:sz w:val="24"/>
                <w:szCs w:val="24"/>
              </w:rPr>
            </w:pPr>
            <w:r>
              <w:rPr>
                <w:rFonts w:cs="Times New Roman"/>
                <w:sz w:val="24"/>
                <w:szCs w:val="24"/>
              </w:rPr>
              <w:t>Không</w:t>
            </w:r>
          </w:p>
        </w:tc>
        <w:tc>
          <w:tcPr>
            <w:tcW w:w="1440" w:type="dxa"/>
            <w:tcBorders>
              <w:left w:val="single" w:sz="4" w:space="0" w:color="000000"/>
              <w:right w:val="single" w:sz="4" w:space="0" w:color="000000"/>
            </w:tcBorders>
            <w:vAlign w:val="center"/>
          </w:tcPr>
          <w:p w14:paraId="564C2688" w14:textId="77777777" w:rsidR="00AC63A4" w:rsidRPr="00835288" w:rsidRDefault="00AC63A4" w:rsidP="00433EC2">
            <w:pPr>
              <w:spacing w:before="240"/>
              <w:rPr>
                <w:rFonts w:cs="Times New Roman"/>
                <w:sz w:val="24"/>
                <w:szCs w:val="24"/>
              </w:rPr>
            </w:pPr>
          </w:p>
        </w:tc>
      </w:tr>
    </w:tbl>
    <w:p w14:paraId="5C8E6673" w14:textId="77777777" w:rsidR="0019226D" w:rsidRPr="00835288" w:rsidRDefault="0019226D" w:rsidP="0019226D">
      <w:pPr>
        <w:jc w:val="left"/>
        <w:rPr>
          <w:rFonts w:cs="Times New Roman"/>
          <w:sz w:val="24"/>
          <w:szCs w:val="24"/>
        </w:rPr>
      </w:pPr>
    </w:p>
    <w:p w14:paraId="5DFD36F2" w14:textId="77777777" w:rsidR="0019226D" w:rsidRPr="00835288" w:rsidRDefault="0019226D" w:rsidP="0019226D">
      <w:pPr>
        <w:jc w:val="left"/>
        <w:rPr>
          <w:rFonts w:cs="Times New Roman"/>
          <w:b/>
          <w:sz w:val="24"/>
          <w:szCs w:val="24"/>
        </w:rPr>
      </w:pPr>
      <w:r w:rsidRPr="00835288">
        <w:rPr>
          <w:rFonts w:cs="Times New Roman"/>
          <w:b/>
          <w:sz w:val="24"/>
          <w:szCs w:val="24"/>
        </w:rPr>
        <w:t>Mô tả nghiệp vụ:</w:t>
      </w:r>
    </w:p>
    <w:p w14:paraId="53E61805" w14:textId="2BCF7DD9" w:rsidR="00AA600C" w:rsidRDefault="005E3721" w:rsidP="008E4E0E">
      <w:pPr>
        <w:pStyle w:val="ListParagraph"/>
        <w:numPr>
          <w:ilvl w:val="0"/>
          <w:numId w:val="8"/>
        </w:numPr>
        <w:rPr>
          <w:rFonts w:cs="Times New Roman"/>
          <w:sz w:val="24"/>
          <w:szCs w:val="24"/>
        </w:rPr>
      </w:pPr>
      <w:r>
        <w:rPr>
          <w:rFonts w:cs="Times New Roman"/>
          <w:sz w:val="24"/>
          <w:szCs w:val="24"/>
        </w:rPr>
        <w:t>Với đối tượng miễn theo dõi thời gian làm việc: hệ thống tự động chấm công theo đủ ngày công chuẩn của kỳ công mà không căn cứ vào dữ liệu quẹt vân tay</w:t>
      </w:r>
    </w:p>
    <w:p w14:paraId="521BB730" w14:textId="7BDB02E7" w:rsidR="005E3721" w:rsidRDefault="005E3721" w:rsidP="008E4E0E">
      <w:pPr>
        <w:pStyle w:val="ListParagraph"/>
        <w:numPr>
          <w:ilvl w:val="0"/>
          <w:numId w:val="8"/>
        </w:numPr>
        <w:rPr>
          <w:rFonts w:cs="Times New Roman"/>
          <w:sz w:val="24"/>
          <w:szCs w:val="24"/>
        </w:rPr>
      </w:pPr>
      <w:r>
        <w:rPr>
          <w:rFonts w:cs="Times New Roman"/>
          <w:sz w:val="24"/>
          <w:szCs w:val="24"/>
        </w:rPr>
        <w:t>Với đối tượng miễn theo dõi đi muộn về sớm: hệ thống căn cứ vào dữ liệu quẹt vân tay để tính ra công của CBNV, CBNV thuộc đối tượng này hệ thống sẽ căn cứ vào dữ liệu quẹt vân tay (lần quẹt đầu tiên và lần quẹt cuối cùng) để lấy ra thời gian làm việc của CBNV và không tính thời gian đi muộn về sớm.</w:t>
      </w:r>
    </w:p>
    <w:p w14:paraId="1C0B555A" w14:textId="408BE5A3" w:rsidR="005E3721" w:rsidRDefault="005E3721" w:rsidP="008E4E0E">
      <w:pPr>
        <w:pStyle w:val="ListParagraph"/>
        <w:numPr>
          <w:ilvl w:val="0"/>
          <w:numId w:val="8"/>
        </w:numPr>
        <w:rPr>
          <w:rFonts w:cs="Times New Roman"/>
          <w:sz w:val="24"/>
          <w:szCs w:val="24"/>
        </w:rPr>
      </w:pPr>
      <w:r>
        <w:rPr>
          <w:rFonts w:cs="Times New Roman"/>
          <w:sz w:val="24"/>
          <w:szCs w:val="24"/>
        </w:rPr>
        <w:t>Với đối tượng làm việc ngoài công ty hoặc đi onsite: hệ thống căn cứ vào dữ liệu đăng ký trên cổng thông tin nhân sự và được sự phê duyệt của cấp có thẩm quyền để lấy ra dữ liệu công.</w:t>
      </w:r>
    </w:p>
    <w:p w14:paraId="06153201" w14:textId="06B57DBA" w:rsidR="0019226D" w:rsidRPr="0019226D" w:rsidRDefault="00AA600C" w:rsidP="00714D4C">
      <w:pPr>
        <w:pStyle w:val="Heading3"/>
      </w:pPr>
      <w:bookmarkStart w:id="5024" w:name="_Toc494461470"/>
      <w:r>
        <w:t>Các nút chức năng</w:t>
      </w:r>
      <w:bookmarkEnd w:id="5024"/>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763"/>
        <w:gridCol w:w="5464"/>
      </w:tblGrid>
      <w:tr w:rsidR="0019226D" w:rsidRPr="00835288" w14:paraId="707E2186" w14:textId="77777777" w:rsidTr="00D74695">
        <w:trPr>
          <w:trHeight w:val="539"/>
          <w:tblHeader/>
        </w:trPr>
        <w:tc>
          <w:tcPr>
            <w:tcW w:w="113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62C01E3" w14:textId="6B16BBC0" w:rsidR="0019226D" w:rsidRPr="00D74695" w:rsidRDefault="0019226D" w:rsidP="00D74695">
            <w:pPr>
              <w:spacing w:before="240"/>
              <w:jc w:val="center"/>
              <w:rPr>
                <w:rFonts w:cs="Times New Roman"/>
                <w:b/>
                <w:sz w:val="24"/>
                <w:szCs w:val="24"/>
              </w:rPr>
            </w:pPr>
            <w:r w:rsidRPr="00D74695">
              <w:rPr>
                <w:rFonts w:cs="Times New Roman"/>
                <w:b/>
                <w:sz w:val="24"/>
                <w:szCs w:val="24"/>
              </w:rPr>
              <w:t>Bước</w:t>
            </w:r>
          </w:p>
        </w:tc>
        <w:tc>
          <w:tcPr>
            <w:tcW w:w="276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1516425" w14:textId="77777777" w:rsidR="0019226D" w:rsidRPr="00835288" w:rsidRDefault="0019226D" w:rsidP="00E52086">
            <w:pPr>
              <w:spacing w:before="240"/>
              <w:jc w:val="center"/>
              <w:rPr>
                <w:rFonts w:cs="Times New Roman"/>
                <w:b/>
                <w:sz w:val="24"/>
                <w:szCs w:val="24"/>
              </w:rPr>
            </w:pPr>
            <w:r w:rsidRPr="00835288">
              <w:rPr>
                <w:rFonts w:cs="Times New Roman"/>
                <w:b/>
                <w:sz w:val="24"/>
                <w:szCs w:val="24"/>
              </w:rPr>
              <w:t xml:space="preserve">Thao tác </w:t>
            </w:r>
          </w:p>
        </w:tc>
        <w:tc>
          <w:tcPr>
            <w:tcW w:w="546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A7B8A86" w14:textId="77777777" w:rsidR="0019226D" w:rsidRPr="00835288" w:rsidRDefault="0019226D" w:rsidP="00E52086">
            <w:pPr>
              <w:spacing w:before="240"/>
              <w:jc w:val="center"/>
              <w:rPr>
                <w:rFonts w:cs="Times New Roman"/>
                <w:b/>
                <w:sz w:val="24"/>
                <w:szCs w:val="24"/>
              </w:rPr>
            </w:pPr>
            <w:r w:rsidRPr="00835288">
              <w:rPr>
                <w:rFonts w:cs="Times New Roman"/>
                <w:b/>
                <w:sz w:val="24"/>
                <w:szCs w:val="24"/>
              </w:rPr>
              <w:t>Mô tả</w:t>
            </w:r>
          </w:p>
        </w:tc>
      </w:tr>
      <w:tr w:rsidR="0019226D" w:rsidRPr="00835288" w14:paraId="58D9FE94" w14:textId="77777777" w:rsidTr="00D74695">
        <w:trPr>
          <w:trHeight w:val="286"/>
        </w:trPr>
        <w:tc>
          <w:tcPr>
            <w:tcW w:w="1134" w:type="dxa"/>
            <w:tcBorders>
              <w:top w:val="single" w:sz="4" w:space="0" w:color="000000"/>
              <w:left w:val="single" w:sz="4" w:space="0" w:color="000000"/>
              <w:bottom w:val="single" w:sz="4" w:space="0" w:color="000000"/>
              <w:right w:val="single" w:sz="4" w:space="0" w:color="000000"/>
            </w:tcBorders>
            <w:vAlign w:val="center"/>
          </w:tcPr>
          <w:p w14:paraId="31D912C8" w14:textId="5B2A322C" w:rsidR="0019226D" w:rsidRPr="00AA600C" w:rsidRDefault="0019226D" w:rsidP="00742467">
            <w:pPr>
              <w:pStyle w:val="ListParagraph"/>
              <w:numPr>
                <w:ilvl w:val="0"/>
                <w:numId w:val="39"/>
              </w:numPr>
              <w:spacing w:after="0" w:line="26" w:lineRule="atLeast"/>
              <w:jc w:val="center"/>
              <w:rPr>
                <w:rFonts w:cs="Times New Roman"/>
                <w:color w:val="000000"/>
                <w:sz w:val="24"/>
                <w:szCs w:val="24"/>
              </w:rPr>
            </w:pPr>
          </w:p>
        </w:tc>
        <w:tc>
          <w:tcPr>
            <w:tcW w:w="2763" w:type="dxa"/>
            <w:tcBorders>
              <w:top w:val="single" w:sz="4" w:space="0" w:color="000000"/>
              <w:left w:val="single" w:sz="4" w:space="0" w:color="000000"/>
              <w:bottom w:val="single" w:sz="4" w:space="0" w:color="000000"/>
              <w:right w:val="single" w:sz="4" w:space="0" w:color="000000"/>
            </w:tcBorders>
            <w:vAlign w:val="center"/>
            <w:hideMark/>
          </w:tcPr>
          <w:p w14:paraId="6FB25B4B" w14:textId="0387AC3B" w:rsidR="0019226D" w:rsidRPr="00835288" w:rsidRDefault="0019226D" w:rsidP="005E3721">
            <w:pPr>
              <w:spacing w:before="240"/>
              <w:jc w:val="left"/>
              <w:rPr>
                <w:rFonts w:cs="Times New Roman"/>
                <w:b/>
                <w:sz w:val="24"/>
                <w:szCs w:val="24"/>
              </w:rPr>
            </w:pPr>
            <w:r>
              <w:rPr>
                <w:rFonts w:cs="Times New Roman"/>
                <w:b/>
                <w:sz w:val="24"/>
                <w:szCs w:val="24"/>
              </w:rPr>
              <w:t xml:space="preserve">Thêm mới </w:t>
            </w:r>
            <w:r w:rsidR="005E3721">
              <w:rPr>
                <w:rFonts w:cs="Times New Roman"/>
                <w:b/>
                <w:sz w:val="24"/>
                <w:szCs w:val="24"/>
              </w:rPr>
              <w:t>bản ghi thiết lập</w:t>
            </w:r>
          </w:p>
        </w:tc>
        <w:tc>
          <w:tcPr>
            <w:tcW w:w="5464" w:type="dxa"/>
            <w:tcBorders>
              <w:top w:val="single" w:sz="4" w:space="0" w:color="000000"/>
              <w:left w:val="single" w:sz="4" w:space="0" w:color="000000"/>
              <w:bottom w:val="single" w:sz="4" w:space="0" w:color="000000"/>
              <w:right w:val="single" w:sz="4" w:space="0" w:color="000000"/>
            </w:tcBorders>
            <w:vAlign w:val="center"/>
            <w:hideMark/>
          </w:tcPr>
          <w:p w14:paraId="5083517D" w14:textId="32F19426" w:rsidR="0019226D" w:rsidRPr="005E3721" w:rsidRDefault="0019226D" w:rsidP="005E3721">
            <w:pPr>
              <w:spacing w:before="240"/>
              <w:jc w:val="left"/>
              <w:rPr>
                <w:rFonts w:cs="Times New Roman"/>
                <w:sz w:val="24"/>
                <w:szCs w:val="24"/>
              </w:rPr>
            </w:pPr>
            <w:r w:rsidRPr="00835288">
              <w:rPr>
                <w:rFonts w:cs="Times New Roman"/>
                <w:sz w:val="24"/>
                <w:szCs w:val="24"/>
              </w:rPr>
              <w:t xml:space="preserve">Người dùng sử dụng chức năng này để "Thêm mới" </w:t>
            </w:r>
            <w:r>
              <w:rPr>
                <w:rFonts w:cs="Times New Roman"/>
                <w:sz w:val="24"/>
                <w:szCs w:val="24"/>
              </w:rPr>
              <w:t xml:space="preserve">một </w:t>
            </w:r>
            <w:r w:rsidR="005E3721">
              <w:rPr>
                <w:rFonts w:cs="Times New Roman"/>
                <w:sz w:val="24"/>
                <w:szCs w:val="24"/>
              </w:rPr>
              <w:t>bản ghi thiết lập đối tượng chấm công</w:t>
            </w:r>
          </w:p>
        </w:tc>
      </w:tr>
      <w:tr w:rsidR="0019226D" w:rsidRPr="00835288" w14:paraId="2C760448" w14:textId="77777777" w:rsidTr="00D74695">
        <w:trPr>
          <w:trHeight w:val="286"/>
        </w:trPr>
        <w:tc>
          <w:tcPr>
            <w:tcW w:w="1134" w:type="dxa"/>
            <w:tcBorders>
              <w:top w:val="single" w:sz="4" w:space="0" w:color="000000"/>
              <w:left w:val="single" w:sz="4" w:space="0" w:color="000000"/>
              <w:bottom w:val="single" w:sz="4" w:space="0" w:color="000000"/>
              <w:right w:val="single" w:sz="4" w:space="0" w:color="000000"/>
            </w:tcBorders>
            <w:vAlign w:val="center"/>
          </w:tcPr>
          <w:p w14:paraId="43C28FC2" w14:textId="7CD3AD94" w:rsidR="0019226D" w:rsidRPr="00AA600C" w:rsidRDefault="0019226D" w:rsidP="00742467">
            <w:pPr>
              <w:pStyle w:val="ListParagraph"/>
              <w:numPr>
                <w:ilvl w:val="0"/>
                <w:numId w:val="39"/>
              </w:numPr>
              <w:spacing w:after="0" w:line="26" w:lineRule="atLeast"/>
              <w:jc w:val="center"/>
              <w:rPr>
                <w:rFonts w:cs="Times New Roman"/>
                <w:color w:val="000000"/>
                <w:sz w:val="24"/>
                <w:szCs w:val="24"/>
              </w:rPr>
            </w:pPr>
          </w:p>
        </w:tc>
        <w:tc>
          <w:tcPr>
            <w:tcW w:w="2763" w:type="dxa"/>
            <w:tcBorders>
              <w:top w:val="single" w:sz="4" w:space="0" w:color="000000"/>
              <w:left w:val="single" w:sz="4" w:space="0" w:color="000000"/>
              <w:bottom w:val="single" w:sz="4" w:space="0" w:color="000000"/>
              <w:right w:val="single" w:sz="4" w:space="0" w:color="000000"/>
            </w:tcBorders>
            <w:vAlign w:val="center"/>
            <w:hideMark/>
          </w:tcPr>
          <w:p w14:paraId="1A11D73A" w14:textId="77777777" w:rsidR="0019226D" w:rsidRPr="00835288" w:rsidRDefault="0019226D" w:rsidP="007F573A">
            <w:pPr>
              <w:spacing w:before="240"/>
              <w:jc w:val="left"/>
              <w:rPr>
                <w:rFonts w:cs="Times New Roman"/>
                <w:b/>
                <w:sz w:val="24"/>
                <w:szCs w:val="24"/>
              </w:rPr>
            </w:pPr>
            <w:r w:rsidRPr="00835288">
              <w:rPr>
                <w:rFonts w:cs="Times New Roman"/>
                <w:b/>
                <w:sz w:val="24"/>
                <w:szCs w:val="24"/>
              </w:rPr>
              <w:t>Lưu</w:t>
            </w:r>
          </w:p>
        </w:tc>
        <w:tc>
          <w:tcPr>
            <w:tcW w:w="5464" w:type="dxa"/>
            <w:tcBorders>
              <w:top w:val="single" w:sz="4" w:space="0" w:color="000000"/>
              <w:left w:val="single" w:sz="4" w:space="0" w:color="000000"/>
              <w:bottom w:val="single" w:sz="4" w:space="0" w:color="000000"/>
              <w:right w:val="single" w:sz="4" w:space="0" w:color="000000"/>
            </w:tcBorders>
            <w:vAlign w:val="center"/>
            <w:hideMark/>
          </w:tcPr>
          <w:p w14:paraId="397A8611" w14:textId="77777777" w:rsidR="0019226D" w:rsidRPr="00835288" w:rsidRDefault="0019226D" w:rsidP="007F573A">
            <w:pPr>
              <w:spacing w:before="240"/>
              <w:jc w:val="left"/>
              <w:rPr>
                <w:rFonts w:cs="Times New Roman"/>
                <w:sz w:val="24"/>
                <w:szCs w:val="24"/>
              </w:rPr>
            </w:pPr>
            <w:r w:rsidRPr="00835288">
              <w:rPr>
                <w:rFonts w:cs="Times New Roman"/>
                <w:sz w:val="24"/>
                <w:szCs w:val="24"/>
              </w:rPr>
              <w:t>Người dùng sử dụng chức năng này để "Cập nh</w:t>
            </w:r>
            <w:r w:rsidR="00B04F99">
              <w:rPr>
                <w:rFonts w:cs="Times New Roman"/>
                <w:sz w:val="24"/>
                <w:szCs w:val="24"/>
              </w:rPr>
              <w:t>ật" thông tin được "Thêm"/"Sửa"</w:t>
            </w:r>
            <w:r w:rsidRPr="00835288">
              <w:rPr>
                <w:rFonts w:cs="Times New Roman"/>
                <w:sz w:val="24"/>
                <w:szCs w:val="24"/>
              </w:rPr>
              <w:t>.</w:t>
            </w:r>
          </w:p>
        </w:tc>
      </w:tr>
    </w:tbl>
    <w:p w14:paraId="4041808D" w14:textId="5F612E37" w:rsidR="006E61AD" w:rsidRPr="005B3E5B" w:rsidRDefault="006E61AD" w:rsidP="006E61AD">
      <w:pPr>
        <w:pStyle w:val="Heading2"/>
      </w:pPr>
      <w:bookmarkStart w:id="5025" w:name="_Toc489974464"/>
      <w:bookmarkStart w:id="5026" w:name="_Toc494461471"/>
      <w:r w:rsidRPr="005B3E5B">
        <w:lastRenderedPageBreak/>
        <w:t>Danh mục ngày nghỉ lễ</w:t>
      </w:r>
      <w:bookmarkEnd w:id="5025"/>
      <w:bookmarkEnd w:id="5026"/>
      <w:r w:rsidRPr="005B3E5B">
        <w:t xml:space="preserve"> </w:t>
      </w:r>
    </w:p>
    <w:p w14:paraId="2BED6EED" w14:textId="77777777" w:rsidR="006E61AD" w:rsidRPr="00835288" w:rsidRDefault="006E61AD" w:rsidP="006E61AD">
      <w:pPr>
        <w:pStyle w:val="ListParagraph"/>
        <w:numPr>
          <w:ilvl w:val="0"/>
          <w:numId w:val="2"/>
        </w:numPr>
        <w:rPr>
          <w:rFonts w:cs="Times New Roman"/>
          <w:vanish/>
          <w:sz w:val="24"/>
          <w:szCs w:val="24"/>
        </w:rPr>
      </w:pPr>
    </w:p>
    <w:p w14:paraId="4EC53B6F" w14:textId="77777777" w:rsidR="006E61AD" w:rsidRPr="00835288" w:rsidRDefault="006E61AD" w:rsidP="006E61AD">
      <w:pPr>
        <w:pStyle w:val="ListParagraph"/>
        <w:numPr>
          <w:ilvl w:val="0"/>
          <w:numId w:val="2"/>
        </w:numPr>
        <w:rPr>
          <w:rFonts w:cs="Times New Roman"/>
          <w:vanish/>
          <w:sz w:val="24"/>
          <w:szCs w:val="24"/>
        </w:rPr>
      </w:pPr>
    </w:p>
    <w:p w14:paraId="7F85FA25" w14:textId="77777777" w:rsidR="006E61AD" w:rsidRPr="00835288" w:rsidRDefault="006E61AD" w:rsidP="006E61AD">
      <w:pPr>
        <w:pStyle w:val="ListParagraph"/>
        <w:numPr>
          <w:ilvl w:val="0"/>
          <w:numId w:val="2"/>
        </w:numPr>
        <w:rPr>
          <w:rFonts w:cs="Times New Roman"/>
          <w:vanish/>
          <w:sz w:val="24"/>
          <w:szCs w:val="24"/>
        </w:rPr>
      </w:pPr>
    </w:p>
    <w:p w14:paraId="51DA6210" w14:textId="77777777" w:rsidR="006E61AD" w:rsidRPr="00835288" w:rsidRDefault="006E61AD" w:rsidP="006E61AD">
      <w:pPr>
        <w:pStyle w:val="ListParagraph"/>
        <w:numPr>
          <w:ilvl w:val="0"/>
          <w:numId w:val="2"/>
        </w:numPr>
        <w:rPr>
          <w:rFonts w:cs="Times New Roman"/>
          <w:vanish/>
          <w:sz w:val="24"/>
          <w:szCs w:val="24"/>
        </w:rPr>
      </w:pPr>
    </w:p>
    <w:p w14:paraId="41F0ED22" w14:textId="77777777" w:rsidR="006E61AD" w:rsidRPr="00835288" w:rsidRDefault="006E61AD" w:rsidP="00714D4C">
      <w:pPr>
        <w:pStyle w:val="Heading3"/>
      </w:pPr>
      <w:bookmarkStart w:id="5027" w:name="_Toc489974465"/>
      <w:bookmarkStart w:id="5028" w:name="_Toc494461472"/>
      <w:r w:rsidRPr="00835288">
        <w:t>Mục đích, ý nghĩa</w:t>
      </w:r>
      <w:bookmarkEnd w:id="5027"/>
      <w:bookmarkEnd w:id="5028"/>
    </w:p>
    <w:p w14:paraId="52C60BB7" w14:textId="77777777" w:rsidR="006E61AD" w:rsidRPr="005E0DDB" w:rsidRDefault="006E61AD" w:rsidP="006E61AD">
      <w:pPr>
        <w:pStyle w:val="ListParagraph"/>
        <w:numPr>
          <w:ilvl w:val="0"/>
          <w:numId w:val="8"/>
        </w:numPr>
        <w:spacing w:line="312" w:lineRule="auto"/>
        <w:rPr>
          <w:rFonts w:cs="Times New Roman"/>
        </w:rPr>
      </w:pPr>
      <w:r w:rsidRPr="008C78B0">
        <w:rPr>
          <w:rFonts w:cs="Times New Roman"/>
          <w:sz w:val="24"/>
          <w:szCs w:val="24"/>
        </w:rPr>
        <w:t>Dựa vào ngày nghỉ lễ được khai báo ở đây mà hệ thống tự động tính công ngày lễ hoặc làm thêm ngày lễ cho nhân viên theo quy định của luật lao động</w:t>
      </w:r>
      <w:r>
        <w:rPr>
          <w:rFonts w:cs="Times New Roman"/>
          <w:sz w:val="24"/>
          <w:szCs w:val="24"/>
        </w:rPr>
        <w:t>.</w:t>
      </w:r>
    </w:p>
    <w:p w14:paraId="12BC4792" w14:textId="77777777" w:rsidR="006E61AD" w:rsidRDefault="006E61AD" w:rsidP="00714D4C">
      <w:pPr>
        <w:pStyle w:val="Heading3"/>
      </w:pPr>
      <w:bookmarkStart w:id="5029" w:name="_Toc489974466"/>
      <w:bookmarkStart w:id="5030" w:name="_Toc494461473"/>
      <w:r>
        <w:t>Đặc tả tình huống nghiệp vụ</w:t>
      </w:r>
      <w:bookmarkEnd w:id="5029"/>
      <w:bookmarkEnd w:id="503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6E61AD" w14:paraId="278A0C49"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5C126894" w14:textId="77777777" w:rsidR="006E61AD" w:rsidRDefault="006E61AD" w:rsidP="00A17273">
            <w:pPr>
              <w:snapToGrid w:val="0"/>
              <w:spacing w:before="120" w:line="276" w:lineRule="auto"/>
              <w:rPr>
                <w:rFonts w:cs="Times New Roman"/>
                <w:sz w:val="26"/>
                <w:szCs w:val="26"/>
              </w:rPr>
            </w:pPr>
            <w:r>
              <w:rPr>
                <w:rFonts w:cs="Times New Roman"/>
                <w:b/>
                <w:bCs/>
                <w:szCs w:val="26"/>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942ECFA" w14:textId="77777777" w:rsidR="006E61AD" w:rsidRPr="001A1484" w:rsidRDefault="006E61AD" w:rsidP="00A17273">
            <w:pPr>
              <w:snapToGrid w:val="0"/>
              <w:spacing w:before="120" w:line="276" w:lineRule="auto"/>
              <w:ind w:left="54"/>
              <w:rPr>
                <w:rFonts w:ascii="Verdana" w:hAnsi="Verdana" w:cstheme="minorBidi"/>
                <w:sz w:val="24"/>
                <w:szCs w:val="24"/>
              </w:rPr>
            </w:pPr>
            <w:r w:rsidRPr="001A1484">
              <w:rPr>
                <w:sz w:val="24"/>
                <w:szCs w:val="24"/>
              </w:rPr>
              <w:t xml:space="preserve">Người sử dụng đăng nhập vào hệ thống, khai báo </w:t>
            </w:r>
            <w:r>
              <w:rPr>
                <w:sz w:val="24"/>
                <w:szCs w:val="24"/>
              </w:rPr>
              <w:t>danh mục ngày nghỉ lễ</w:t>
            </w:r>
          </w:p>
        </w:tc>
      </w:tr>
      <w:tr w:rsidR="006E61AD" w14:paraId="139C6ED4"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60621B6" w14:textId="77777777" w:rsidR="006E61AD" w:rsidRDefault="006E61AD" w:rsidP="00A17273">
            <w:pPr>
              <w:snapToGrid w:val="0"/>
              <w:spacing w:before="120" w:line="276" w:lineRule="auto"/>
              <w:rPr>
                <w:rFonts w:cs="Times New Roman"/>
                <w:szCs w:val="26"/>
              </w:rPr>
            </w:pPr>
            <w:r>
              <w:rPr>
                <w:rFonts w:cs="Times New Roman"/>
                <w:b/>
                <w:bCs/>
                <w:szCs w:val="26"/>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448311C" w14:textId="77777777" w:rsidR="006E61AD" w:rsidRDefault="006E61AD" w:rsidP="00A17273">
            <w:pPr>
              <w:pStyle w:val="AutoNumDescription"/>
              <w:spacing w:after="0" w:line="276" w:lineRule="auto"/>
              <w:rPr>
                <w:sz w:val="24"/>
                <w:szCs w:val="24"/>
              </w:rPr>
            </w:pPr>
            <w:r w:rsidRPr="001A1484">
              <w:rPr>
                <w:sz w:val="24"/>
                <w:szCs w:val="24"/>
              </w:rPr>
              <w:t xml:space="preserve">Người sử dụng khai báo thành công </w:t>
            </w:r>
            <w:r>
              <w:rPr>
                <w:sz w:val="24"/>
                <w:szCs w:val="24"/>
              </w:rPr>
              <w:t>ngày nghỉ lễ</w:t>
            </w:r>
            <w:r w:rsidRPr="001A1484">
              <w:rPr>
                <w:sz w:val="24"/>
                <w:szCs w:val="24"/>
              </w:rPr>
              <w:t xml:space="preserve"> mới được sử dụng trong hệ thống.</w:t>
            </w:r>
          </w:p>
          <w:p w14:paraId="4090F1E3" w14:textId="77777777" w:rsidR="006E61AD" w:rsidRPr="00BB1D22" w:rsidRDefault="006E61AD" w:rsidP="00A17273">
            <w:pPr>
              <w:pStyle w:val="AutoNumDescription"/>
              <w:spacing w:after="0" w:line="276" w:lineRule="auto"/>
              <w:rPr>
                <w:sz w:val="24"/>
                <w:szCs w:val="24"/>
              </w:rPr>
            </w:pPr>
            <w:r w:rsidRPr="00964A0F">
              <w:rPr>
                <w:sz w:val="24"/>
                <w:szCs w:val="24"/>
              </w:rPr>
              <w:t>Ngày lễ khai báo thành công, mặc định ở trạng thái áp dụng</w:t>
            </w:r>
          </w:p>
        </w:tc>
      </w:tr>
      <w:tr w:rsidR="006E61AD" w14:paraId="2A7BD5B9"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3547AED" w14:textId="77777777" w:rsidR="006E61AD" w:rsidRDefault="006E61AD" w:rsidP="00A17273">
            <w:pPr>
              <w:snapToGrid w:val="0"/>
              <w:spacing w:before="120" w:line="276" w:lineRule="auto"/>
              <w:rPr>
                <w:rFonts w:cs="Times New Roman"/>
                <w:szCs w:val="26"/>
              </w:rPr>
            </w:pPr>
            <w:r>
              <w:rPr>
                <w:rFonts w:cs="Times New Roman"/>
                <w:b/>
                <w:bCs/>
                <w:szCs w:val="26"/>
              </w:rPr>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FCD3FB" w14:textId="77777777" w:rsidR="006E61AD" w:rsidRDefault="006E61AD" w:rsidP="00A17273">
            <w:pPr>
              <w:spacing w:before="240"/>
              <w:rPr>
                <w:rFonts w:cs="Times New Roman"/>
                <w:sz w:val="24"/>
                <w:szCs w:val="24"/>
              </w:rPr>
            </w:pPr>
            <w:r>
              <w:rPr>
                <w:rFonts w:cs="Times New Roman"/>
                <w:sz w:val="24"/>
                <w:szCs w:val="24"/>
              </w:rPr>
              <w:t>TH1: Thêm mã ngày nghỉ lễ đã tồn tại trên hệ thống</w:t>
            </w:r>
          </w:p>
          <w:p w14:paraId="205CFDA8" w14:textId="77777777" w:rsidR="006E61AD" w:rsidRPr="001A1484" w:rsidRDefault="006E61AD" w:rsidP="00A17273">
            <w:pPr>
              <w:spacing w:before="240"/>
              <w:rPr>
                <w:rFonts w:cs="Times New Roman"/>
                <w:sz w:val="24"/>
                <w:szCs w:val="24"/>
              </w:rPr>
            </w:pPr>
            <w:r>
              <w:rPr>
                <w:rFonts w:cs="Times New Roman"/>
                <w:sz w:val="24"/>
                <w:szCs w:val="24"/>
              </w:rPr>
              <w:t>TH2: Mã ngày nghỉ lễ = NULL</w:t>
            </w:r>
          </w:p>
        </w:tc>
      </w:tr>
      <w:tr w:rsidR="006E61AD" w14:paraId="27C2CC31"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BC2DCD1" w14:textId="77777777" w:rsidR="006E61AD" w:rsidRDefault="006E61AD" w:rsidP="00A17273">
            <w:pPr>
              <w:snapToGrid w:val="0"/>
              <w:spacing w:before="120" w:line="276" w:lineRule="auto"/>
              <w:rPr>
                <w:rFonts w:cs="Times New Roman"/>
                <w:szCs w:val="26"/>
              </w:rPr>
            </w:pPr>
            <w:r>
              <w:rPr>
                <w:rFonts w:cs="Times New Roman"/>
                <w:b/>
                <w:bCs/>
                <w:szCs w:val="26"/>
              </w:rPr>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D9E2A20" w14:textId="77777777" w:rsidR="006E61AD" w:rsidRDefault="006E61AD" w:rsidP="00A17273">
            <w:pPr>
              <w:snapToGrid w:val="0"/>
              <w:spacing w:before="120" w:line="276" w:lineRule="auto"/>
              <w:rPr>
                <w:rFonts w:cs="Times New Roman"/>
                <w:szCs w:val="26"/>
              </w:rPr>
            </w:pPr>
            <w:r>
              <w:rPr>
                <w:rFonts w:cs="Times New Roman"/>
                <w:szCs w:val="26"/>
              </w:rPr>
              <w:t>N/A</w:t>
            </w:r>
          </w:p>
        </w:tc>
      </w:tr>
      <w:tr w:rsidR="006E61AD" w14:paraId="0C63AF32"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772040F9" w14:textId="77777777" w:rsidR="006E61AD" w:rsidRDefault="006E61AD" w:rsidP="00A17273">
            <w:pPr>
              <w:snapToGrid w:val="0"/>
              <w:spacing w:before="120" w:line="276" w:lineRule="auto"/>
              <w:rPr>
                <w:rFonts w:cs="Times New Roman"/>
                <w:b/>
                <w:bCs/>
                <w:szCs w:val="26"/>
              </w:rPr>
            </w:pPr>
            <w:r>
              <w:rPr>
                <w:rFonts w:cs="Times New Roman"/>
                <w:b/>
                <w:bCs/>
                <w:szCs w:val="26"/>
              </w:rPr>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B69941C" w14:textId="77777777" w:rsidR="006E61AD" w:rsidRDefault="006E61AD" w:rsidP="00A17273">
            <w:pPr>
              <w:snapToGrid w:val="0"/>
              <w:spacing w:before="120" w:line="276" w:lineRule="auto"/>
              <w:rPr>
                <w:rFonts w:cs="Times New Roman"/>
                <w:szCs w:val="26"/>
              </w:rPr>
            </w:pPr>
            <w:r>
              <w:rPr>
                <w:rFonts w:cs="Times New Roman"/>
                <w:szCs w:val="26"/>
              </w:rPr>
              <w:t>N/A</w:t>
            </w:r>
          </w:p>
        </w:tc>
      </w:tr>
    </w:tbl>
    <w:p w14:paraId="6744CD68" w14:textId="77777777" w:rsidR="006E61AD" w:rsidRDefault="006E61AD" w:rsidP="00714D4C">
      <w:pPr>
        <w:pStyle w:val="Heading3"/>
      </w:pPr>
      <w:bookmarkStart w:id="5031" w:name="_Toc489974467"/>
      <w:bookmarkStart w:id="5032" w:name="_Toc494461474"/>
      <w:r>
        <w:t>Màn hình giao diện</w:t>
      </w:r>
      <w:bookmarkEnd w:id="5031"/>
      <w:bookmarkEnd w:id="5032"/>
    </w:p>
    <w:p w14:paraId="5588EA1E" w14:textId="0A5F9219" w:rsidR="006E61AD" w:rsidRPr="009B2149" w:rsidRDefault="006E61AD" w:rsidP="006E61AD">
      <w:r w:rsidRPr="0062730A">
        <w:rPr>
          <w:noProof/>
        </w:rPr>
        <w:t xml:space="preserve"> </w:t>
      </w:r>
      <w:del w:id="5033" w:author="Admin" w:date="2017-09-29T15:04:00Z">
        <w:r w:rsidRPr="0062730A" w:rsidDel="00873E92">
          <w:rPr>
            <w:noProof/>
          </w:rPr>
          <w:drawing>
            <wp:inline distT="0" distB="0" distL="0" distR="0" wp14:anchorId="1855F751" wp14:editId="58AF453D">
              <wp:extent cx="6629400" cy="3498850"/>
              <wp:effectExtent l="0" t="0" r="0" b="6350"/>
              <wp:docPr id="1" name="Picture 1" descr="C:\Users\admin\AppData\Local\Temp\fla15A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fla15A8.tmp\Snapsh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29400" cy="3498850"/>
                      </a:xfrm>
                      <a:prstGeom prst="rect">
                        <a:avLst/>
                      </a:prstGeom>
                      <a:noFill/>
                      <a:ln>
                        <a:noFill/>
                      </a:ln>
                    </pic:spPr>
                  </pic:pic>
                </a:graphicData>
              </a:graphic>
            </wp:inline>
          </w:drawing>
        </w:r>
      </w:del>
      <w:ins w:id="5034" w:author="Admin" w:date="2017-09-29T15:04:00Z">
        <w:r w:rsidR="00873E92" w:rsidRPr="00873E92">
          <w:rPr>
            <w:rStyle w:val="Normal"/>
            <w:rFonts w:cs="Times New Roman"/>
            <w:snapToGrid w:val="0"/>
            <w:color w:val="000000"/>
            <w:w w:val="0"/>
            <w:sz w:val="0"/>
            <w:szCs w:val="0"/>
            <w:u w:color="000000"/>
            <w:bdr w:val="none" w:sz="0" w:space="0" w:color="000000"/>
            <w:shd w:val="clear" w:color="000000" w:fill="000000"/>
            <w:lang w:val="x-none" w:eastAsia="x-none" w:bidi="x-none"/>
          </w:rPr>
          <w:t xml:space="preserve"> </w:t>
        </w:r>
        <w:r w:rsidR="00873E92" w:rsidRPr="00873E92">
          <w:rPr>
            <w:noProof/>
          </w:rPr>
          <w:drawing>
            <wp:inline distT="0" distB="0" distL="0" distR="0" wp14:anchorId="22F4847E" wp14:editId="55143777">
              <wp:extent cx="5943600" cy="2914650"/>
              <wp:effectExtent l="0" t="0" r="0" b="0"/>
              <wp:docPr id="55" name="Picture 55" descr="C:\Users\Admin\AppData\Local\Temp\flaF9F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flaF9F3.tmp\Snapsh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ins>
      <w:r w:rsidRPr="0062730A">
        <w:rPr>
          <w:noProof/>
        </w:rPr>
        <w:t xml:space="preserve"> </w:t>
      </w:r>
    </w:p>
    <w:p w14:paraId="008A6ADA" w14:textId="77777777" w:rsidR="006E61AD" w:rsidRPr="009925F2" w:rsidRDefault="006E61AD" w:rsidP="00714D4C">
      <w:pPr>
        <w:pStyle w:val="Heading3"/>
      </w:pPr>
      <w:bookmarkStart w:id="5035" w:name="_Toc489974468"/>
      <w:bookmarkStart w:id="5036" w:name="_Toc494461475"/>
      <w:r w:rsidRPr="00835288">
        <w:lastRenderedPageBreak/>
        <w:t>Mô tả nội dung các trường thông tin</w:t>
      </w:r>
      <w:bookmarkEnd w:id="5035"/>
      <w:bookmarkEnd w:id="5036"/>
    </w:p>
    <w:tbl>
      <w:tblPr>
        <w:tblW w:w="489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5037" w:author="Admin" w:date="2017-09-29T15:02:00Z">
          <w:tblPr>
            <w:tblW w:w="489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714"/>
        <w:gridCol w:w="1728"/>
        <w:gridCol w:w="2659"/>
        <w:gridCol w:w="1135"/>
        <w:gridCol w:w="995"/>
        <w:gridCol w:w="994"/>
        <w:gridCol w:w="1140"/>
        <w:tblGridChange w:id="5038">
          <w:tblGrid>
            <w:gridCol w:w="714"/>
            <w:gridCol w:w="1728"/>
            <w:gridCol w:w="2659"/>
            <w:gridCol w:w="1135"/>
            <w:gridCol w:w="995"/>
            <w:gridCol w:w="994"/>
            <w:gridCol w:w="1140"/>
          </w:tblGrid>
        </w:tblGridChange>
      </w:tblGrid>
      <w:tr w:rsidR="006E61AD" w:rsidRPr="00835288" w14:paraId="2B754882" w14:textId="77777777" w:rsidTr="00873E92">
        <w:trPr>
          <w:trHeight w:val="590"/>
          <w:tblHeader/>
          <w:trPrChange w:id="5039" w:author="Admin" w:date="2017-09-29T15:02:00Z">
            <w:trPr>
              <w:trHeight w:val="590"/>
              <w:tblHeader/>
            </w:trPr>
          </w:trPrChange>
        </w:trPr>
        <w:tc>
          <w:tcPr>
            <w:tcW w:w="7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5040" w:author="Admin" w:date="2017-09-29T15:02:00Z">
              <w:tcPr>
                <w:tcW w:w="72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931DA87"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STT</w:t>
            </w:r>
          </w:p>
        </w:tc>
        <w:tc>
          <w:tcPr>
            <w:tcW w:w="1728"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5041" w:author="Admin" w:date="2017-09-29T15:02:00Z">
              <w:tcPr>
                <w:tcW w:w="176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689942C3"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Trường dữ liệu</w:t>
            </w:r>
          </w:p>
        </w:tc>
        <w:tc>
          <w:tcPr>
            <w:tcW w:w="2659"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5042" w:author="Admin" w:date="2017-09-29T15:02:00Z">
              <w:tcPr>
                <w:tcW w:w="271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5AA31059"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Mô tả</w:t>
            </w:r>
          </w:p>
        </w:tc>
        <w:tc>
          <w:tcPr>
            <w:tcW w:w="1135"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5043" w:author="Admin" w:date="2017-09-29T15:02:00Z">
              <w:tcPr>
                <w:tcW w:w="115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3CB71A8C" w14:textId="77777777" w:rsidR="006E61AD" w:rsidRPr="00835288" w:rsidRDefault="006E61AD" w:rsidP="00A17273">
            <w:pPr>
              <w:spacing w:before="240"/>
              <w:jc w:val="center"/>
              <w:rPr>
                <w:rFonts w:cs="Times New Roman"/>
                <w:b/>
                <w:sz w:val="24"/>
                <w:szCs w:val="24"/>
              </w:rPr>
            </w:pPr>
            <w:r>
              <w:rPr>
                <w:rFonts w:cs="Times New Roman"/>
                <w:b/>
                <w:sz w:val="24"/>
                <w:szCs w:val="24"/>
              </w:rPr>
              <w:t>Kiểu dữ liệu</w:t>
            </w:r>
          </w:p>
        </w:tc>
        <w:tc>
          <w:tcPr>
            <w:tcW w:w="995" w:type="dxa"/>
            <w:tcBorders>
              <w:top w:val="single" w:sz="4" w:space="0" w:color="000000"/>
              <w:left w:val="single" w:sz="4" w:space="0" w:color="000000"/>
              <w:bottom w:val="single" w:sz="4" w:space="0" w:color="000000"/>
              <w:right w:val="single" w:sz="4" w:space="0" w:color="000000"/>
            </w:tcBorders>
            <w:shd w:val="clear" w:color="auto" w:fill="BFBFBF"/>
            <w:vAlign w:val="center"/>
            <w:tcPrChange w:id="5044" w:author="Admin" w:date="2017-09-29T15:02:00Z">
              <w:tcPr>
                <w:tcW w:w="1012"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57823C22" w14:textId="77777777" w:rsidR="006E61AD" w:rsidRPr="00835288" w:rsidRDefault="006E61AD" w:rsidP="00A17273">
            <w:pPr>
              <w:spacing w:before="240"/>
              <w:jc w:val="center"/>
              <w:rPr>
                <w:rFonts w:cs="Times New Roman"/>
                <w:b/>
                <w:sz w:val="24"/>
                <w:szCs w:val="24"/>
              </w:rPr>
            </w:pPr>
            <w:r>
              <w:rPr>
                <w:rFonts w:cs="Times New Roman"/>
                <w:b/>
                <w:sz w:val="24"/>
                <w:szCs w:val="24"/>
              </w:rPr>
              <w:t>Độ dài</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Change w:id="5045" w:author="Admin" w:date="2017-09-29T15:02:00Z">
              <w:tcPr>
                <w:tcW w:w="1011" w:type="dxa"/>
                <w:tcBorders>
                  <w:top w:val="single" w:sz="4" w:space="0" w:color="000000"/>
                  <w:left w:val="single" w:sz="4" w:space="0" w:color="000000"/>
                  <w:bottom w:val="single" w:sz="4" w:space="0" w:color="000000"/>
                  <w:right w:val="single" w:sz="4" w:space="0" w:color="000000"/>
                </w:tcBorders>
                <w:shd w:val="clear" w:color="auto" w:fill="BFBFBF"/>
                <w:vAlign w:val="center"/>
              </w:tcPr>
            </w:tcPrChange>
          </w:tcPr>
          <w:p w14:paraId="3A49C4EF"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Bắt buộc</w:t>
            </w:r>
          </w:p>
        </w:tc>
        <w:tc>
          <w:tcPr>
            <w:tcW w:w="11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Change w:id="5046" w:author="Admin" w:date="2017-09-29T15:02:00Z">
              <w:tcPr>
                <w:tcW w:w="116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tcPrChange>
          </w:tcPr>
          <w:p w14:paraId="3B14E3D5"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Ghi chú</w:t>
            </w:r>
          </w:p>
        </w:tc>
      </w:tr>
      <w:tr w:rsidR="006E61AD" w:rsidRPr="00835288" w14:paraId="00901A7E" w14:textId="77777777" w:rsidTr="00873E92">
        <w:trPr>
          <w:trHeight w:val="346"/>
          <w:trPrChange w:id="5047" w:author="Admin" w:date="2017-09-29T15:02:00Z">
            <w:trPr>
              <w:trHeight w:val="34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048"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4D6B6CCE" w14:textId="77777777" w:rsidR="006E61AD" w:rsidRPr="00B93949" w:rsidRDefault="006E61AD" w:rsidP="00742467">
            <w:pPr>
              <w:pStyle w:val="ListParagraph"/>
              <w:numPr>
                <w:ilvl w:val="0"/>
                <w:numId w:val="47"/>
              </w:numPr>
              <w:spacing w:after="0" w:line="26" w:lineRule="atLeast"/>
              <w:jc w:val="left"/>
              <w:rPr>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hideMark/>
            <w:tcPrChange w:id="5049" w:author="Admin" w:date="2017-09-29T15:02:00Z">
              <w:tcPr>
                <w:tcW w:w="1762" w:type="dxa"/>
                <w:tcBorders>
                  <w:top w:val="single" w:sz="4" w:space="0" w:color="000000"/>
                  <w:left w:val="single" w:sz="4" w:space="0" w:color="000000"/>
                  <w:bottom w:val="single" w:sz="4" w:space="0" w:color="000000"/>
                  <w:right w:val="single" w:sz="4" w:space="0" w:color="000000"/>
                </w:tcBorders>
                <w:vAlign w:val="center"/>
                <w:hideMark/>
              </w:tcPr>
            </w:tcPrChange>
          </w:tcPr>
          <w:p w14:paraId="2D3A02EA" w14:textId="77777777" w:rsidR="006E61AD" w:rsidRPr="00835288" w:rsidRDefault="006E61AD" w:rsidP="00A17273">
            <w:pPr>
              <w:spacing w:after="0" w:line="26" w:lineRule="atLeast"/>
              <w:jc w:val="left"/>
              <w:rPr>
                <w:rFonts w:cs="Times New Roman"/>
                <w:color w:val="000000"/>
                <w:sz w:val="24"/>
                <w:szCs w:val="24"/>
              </w:rPr>
            </w:pPr>
            <w:r>
              <w:rPr>
                <w:rFonts w:cs="Times New Roman"/>
                <w:color w:val="000000"/>
                <w:sz w:val="24"/>
                <w:szCs w:val="24"/>
              </w:rPr>
              <w:t>Năm</w:t>
            </w:r>
          </w:p>
        </w:tc>
        <w:tc>
          <w:tcPr>
            <w:tcW w:w="2659" w:type="dxa"/>
            <w:tcBorders>
              <w:top w:val="single" w:sz="4" w:space="0" w:color="000000"/>
              <w:left w:val="single" w:sz="4" w:space="0" w:color="000000"/>
              <w:bottom w:val="single" w:sz="4" w:space="0" w:color="000000"/>
              <w:right w:val="single" w:sz="4" w:space="0" w:color="000000"/>
            </w:tcBorders>
            <w:vAlign w:val="center"/>
            <w:tcPrChange w:id="5050"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258E89F3" w14:textId="77777777" w:rsidR="006E61AD" w:rsidRPr="00835288" w:rsidRDefault="006E61AD" w:rsidP="00A17273">
            <w:pPr>
              <w:spacing w:after="0" w:line="26" w:lineRule="atLeast"/>
              <w:jc w:val="left"/>
              <w:rPr>
                <w:rFonts w:cs="Times New Roman"/>
                <w:color w:val="000000"/>
                <w:sz w:val="24"/>
                <w:szCs w:val="24"/>
              </w:rPr>
            </w:pPr>
            <w:r>
              <w:rPr>
                <w:rFonts w:cs="Times New Roman"/>
                <w:color w:val="000000"/>
                <w:sz w:val="24"/>
                <w:szCs w:val="24"/>
              </w:rPr>
              <w:t>Năm của ngày nghỉ lễ</w:t>
            </w:r>
          </w:p>
        </w:tc>
        <w:tc>
          <w:tcPr>
            <w:tcW w:w="1135" w:type="dxa"/>
            <w:tcBorders>
              <w:top w:val="single" w:sz="4" w:space="0" w:color="000000"/>
              <w:left w:val="single" w:sz="4" w:space="0" w:color="000000"/>
              <w:bottom w:val="single" w:sz="4" w:space="0" w:color="000000"/>
              <w:right w:val="single" w:sz="4" w:space="0" w:color="000000"/>
            </w:tcBorders>
            <w:vAlign w:val="center"/>
            <w:hideMark/>
            <w:tcPrChange w:id="5051" w:author="Admin" w:date="2017-09-29T15:02:00Z">
              <w:tcPr>
                <w:tcW w:w="1156" w:type="dxa"/>
                <w:tcBorders>
                  <w:top w:val="single" w:sz="4" w:space="0" w:color="000000"/>
                  <w:left w:val="single" w:sz="4" w:space="0" w:color="000000"/>
                  <w:bottom w:val="single" w:sz="4" w:space="0" w:color="000000"/>
                  <w:right w:val="single" w:sz="4" w:space="0" w:color="000000"/>
                </w:tcBorders>
                <w:vAlign w:val="center"/>
                <w:hideMark/>
              </w:tcPr>
            </w:tcPrChange>
          </w:tcPr>
          <w:p w14:paraId="684EF8EE" w14:textId="07E38974" w:rsidR="006E61AD" w:rsidRPr="00835288" w:rsidRDefault="006E61AD" w:rsidP="00A17273">
            <w:pPr>
              <w:spacing w:before="240"/>
              <w:jc w:val="center"/>
              <w:rPr>
                <w:rFonts w:cs="Times New Roman"/>
                <w:sz w:val="24"/>
                <w:szCs w:val="24"/>
              </w:rPr>
            </w:pPr>
            <w:del w:id="5052" w:author="Admin" w:date="2017-09-29T15:02:00Z">
              <w:r w:rsidDel="00873E92">
                <w:rPr>
                  <w:rFonts w:cs="Times New Roman"/>
                  <w:sz w:val="24"/>
                  <w:szCs w:val="24"/>
                </w:rPr>
                <w:delText>Số</w:delText>
              </w:r>
            </w:del>
            <w:ins w:id="5053" w:author="Admin" w:date="2017-09-29T15:02:00Z">
              <w:r w:rsidR="00873E92">
                <w:rPr>
                  <w:rFonts w:cs="Times New Roman"/>
                  <w:sz w:val="24"/>
                  <w:szCs w:val="24"/>
                </w:rPr>
                <w:t>YYYY</w:t>
              </w:r>
            </w:ins>
          </w:p>
        </w:tc>
        <w:tc>
          <w:tcPr>
            <w:tcW w:w="995" w:type="dxa"/>
            <w:tcBorders>
              <w:top w:val="single" w:sz="4" w:space="0" w:color="000000"/>
              <w:left w:val="single" w:sz="4" w:space="0" w:color="000000"/>
              <w:bottom w:val="single" w:sz="4" w:space="0" w:color="000000"/>
              <w:right w:val="single" w:sz="4" w:space="0" w:color="000000"/>
            </w:tcBorders>
            <w:tcPrChange w:id="5054" w:author="Admin" w:date="2017-09-29T15:02:00Z">
              <w:tcPr>
                <w:tcW w:w="1012" w:type="dxa"/>
                <w:tcBorders>
                  <w:top w:val="single" w:sz="4" w:space="0" w:color="000000"/>
                  <w:left w:val="single" w:sz="4" w:space="0" w:color="000000"/>
                  <w:bottom w:val="single" w:sz="4" w:space="0" w:color="000000"/>
                  <w:right w:val="single" w:sz="4" w:space="0" w:color="000000"/>
                </w:tcBorders>
              </w:tcPr>
            </w:tcPrChange>
          </w:tcPr>
          <w:p w14:paraId="38B0B181" w14:textId="77777777" w:rsidR="006E61AD" w:rsidRPr="00835288" w:rsidRDefault="006E61AD" w:rsidP="00A17273">
            <w:pPr>
              <w:spacing w:before="240"/>
              <w:jc w:val="left"/>
              <w:rPr>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055"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6D96830B" w14:textId="77777777" w:rsidR="006E61AD" w:rsidRPr="00835288" w:rsidRDefault="006E61AD" w:rsidP="00A17273">
            <w:pPr>
              <w:spacing w:before="240"/>
              <w:jc w:val="center"/>
              <w:rPr>
                <w:rFonts w:cs="Times New Roman"/>
                <w:sz w:val="24"/>
                <w:szCs w:val="24"/>
              </w:rPr>
            </w:pPr>
            <w:r w:rsidRPr="00835288">
              <w:rPr>
                <w:rFonts w:cs="Times New Roman"/>
                <w:sz w:val="24"/>
                <w:szCs w:val="24"/>
              </w:rPr>
              <w:t>Có</w:t>
            </w:r>
          </w:p>
        </w:tc>
        <w:tc>
          <w:tcPr>
            <w:tcW w:w="1140" w:type="dxa"/>
            <w:tcBorders>
              <w:top w:val="single" w:sz="4" w:space="0" w:color="000000"/>
              <w:left w:val="single" w:sz="4" w:space="0" w:color="000000"/>
              <w:bottom w:val="single" w:sz="4" w:space="0" w:color="000000"/>
              <w:right w:val="single" w:sz="4" w:space="0" w:color="000000"/>
            </w:tcBorders>
            <w:vAlign w:val="center"/>
            <w:tcPrChange w:id="5056"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422E2D64" w14:textId="77777777" w:rsidR="006E61AD" w:rsidRPr="00835288" w:rsidRDefault="006E61AD" w:rsidP="00A17273">
            <w:pPr>
              <w:spacing w:before="240"/>
              <w:jc w:val="left"/>
              <w:rPr>
                <w:rFonts w:cs="Times New Roman"/>
                <w:sz w:val="24"/>
                <w:szCs w:val="24"/>
              </w:rPr>
            </w:pPr>
          </w:p>
        </w:tc>
      </w:tr>
      <w:tr w:rsidR="006E61AD" w:rsidRPr="00835288" w14:paraId="1B97129D" w14:textId="77777777" w:rsidTr="00873E92">
        <w:trPr>
          <w:trHeight w:val="286"/>
          <w:trPrChange w:id="5057" w:author="Admin" w:date="2017-09-29T15:02:00Z">
            <w:trPr>
              <w:trHeight w:val="28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058"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3354F9FD" w14:textId="77777777" w:rsidR="006E61AD" w:rsidRPr="00B93949" w:rsidRDefault="006E61AD" w:rsidP="00742467">
            <w:pPr>
              <w:pStyle w:val="ListParagraph"/>
              <w:numPr>
                <w:ilvl w:val="0"/>
                <w:numId w:val="47"/>
              </w:numPr>
              <w:spacing w:after="0" w:line="26" w:lineRule="atLeast"/>
              <w:jc w:val="left"/>
              <w:rPr>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hideMark/>
            <w:tcPrChange w:id="5059" w:author="Admin" w:date="2017-09-29T15:02:00Z">
              <w:tcPr>
                <w:tcW w:w="1762" w:type="dxa"/>
                <w:tcBorders>
                  <w:top w:val="single" w:sz="4" w:space="0" w:color="000000"/>
                  <w:left w:val="single" w:sz="4" w:space="0" w:color="000000"/>
                  <w:bottom w:val="single" w:sz="4" w:space="0" w:color="000000"/>
                  <w:right w:val="single" w:sz="4" w:space="0" w:color="000000"/>
                </w:tcBorders>
                <w:vAlign w:val="center"/>
                <w:hideMark/>
              </w:tcPr>
            </w:tcPrChange>
          </w:tcPr>
          <w:p w14:paraId="5E072AD0" w14:textId="77777777" w:rsidR="006E61AD" w:rsidRPr="00835288" w:rsidRDefault="006E61AD" w:rsidP="00A17273">
            <w:pPr>
              <w:spacing w:after="0" w:line="26" w:lineRule="atLeast"/>
              <w:jc w:val="left"/>
              <w:rPr>
                <w:rFonts w:cs="Times New Roman"/>
                <w:color w:val="000000"/>
                <w:sz w:val="24"/>
                <w:szCs w:val="24"/>
              </w:rPr>
            </w:pPr>
            <w:r>
              <w:rPr>
                <w:rFonts w:cs="Times New Roman"/>
                <w:color w:val="000000"/>
                <w:sz w:val="24"/>
                <w:szCs w:val="24"/>
              </w:rPr>
              <w:t>Mã ngày nghỉ</w:t>
            </w:r>
          </w:p>
        </w:tc>
        <w:tc>
          <w:tcPr>
            <w:tcW w:w="2659" w:type="dxa"/>
            <w:tcBorders>
              <w:top w:val="single" w:sz="4" w:space="0" w:color="000000"/>
              <w:left w:val="single" w:sz="4" w:space="0" w:color="000000"/>
              <w:bottom w:val="single" w:sz="4" w:space="0" w:color="000000"/>
              <w:right w:val="single" w:sz="4" w:space="0" w:color="000000"/>
            </w:tcBorders>
            <w:vAlign w:val="center"/>
            <w:tcPrChange w:id="5060"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540252FA" w14:textId="77777777" w:rsidR="006E61AD" w:rsidRPr="00835288" w:rsidRDefault="006E61AD" w:rsidP="00A17273">
            <w:pPr>
              <w:spacing w:after="0" w:line="26" w:lineRule="atLeast"/>
              <w:jc w:val="left"/>
              <w:rPr>
                <w:rFonts w:cs="Times New Roman"/>
                <w:color w:val="000000"/>
                <w:sz w:val="24"/>
                <w:szCs w:val="24"/>
              </w:rPr>
            </w:pPr>
            <w:r w:rsidRPr="00576122">
              <w:rPr>
                <w:rFonts w:cs="Times New Roman"/>
                <w:color w:val="000000"/>
                <w:sz w:val="24"/>
                <w:szCs w:val="24"/>
              </w:rPr>
              <w:t>Mã của ngày nghỉ lễ</w:t>
            </w:r>
          </w:p>
        </w:tc>
        <w:tc>
          <w:tcPr>
            <w:tcW w:w="1135" w:type="dxa"/>
            <w:tcBorders>
              <w:top w:val="single" w:sz="4" w:space="0" w:color="000000"/>
              <w:left w:val="single" w:sz="4" w:space="0" w:color="000000"/>
              <w:bottom w:val="single" w:sz="4" w:space="0" w:color="000000"/>
              <w:right w:val="single" w:sz="4" w:space="0" w:color="000000"/>
            </w:tcBorders>
            <w:vAlign w:val="center"/>
            <w:hideMark/>
            <w:tcPrChange w:id="5061" w:author="Admin" w:date="2017-09-29T15:02:00Z">
              <w:tcPr>
                <w:tcW w:w="1156" w:type="dxa"/>
                <w:tcBorders>
                  <w:top w:val="single" w:sz="4" w:space="0" w:color="000000"/>
                  <w:left w:val="single" w:sz="4" w:space="0" w:color="000000"/>
                  <w:bottom w:val="single" w:sz="4" w:space="0" w:color="000000"/>
                  <w:right w:val="single" w:sz="4" w:space="0" w:color="000000"/>
                </w:tcBorders>
                <w:vAlign w:val="center"/>
                <w:hideMark/>
              </w:tcPr>
            </w:tcPrChange>
          </w:tcPr>
          <w:p w14:paraId="78362812" w14:textId="77777777" w:rsidR="006E61AD" w:rsidRPr="00835288" w:rsidRDefault="006E61AD" w:rsidP="00A17273">
            <w:pPr>
              <w:spacing w:before="240"/>
              <w:jc w:val="center"/>
              <w:rPr>
                <w:rFonts w:cs="Times New Roman"/>
                <w:sz w:val="24"/>
                <w:szCs w:val="24"/>
              </w:rPr>
            </w:pPr>
            <w:r>
              <w:rPr>
                <w:rFonts w:cs="Times New Roman"/>
                <w:sz w:val="24"/>
                <w:szCs w:val="24"/>
              </w:rPr>
              <w:t>Ký tự</w:t>
            </w:r>
          </w:p>
        </w:tc>
        <w:tc>
          <w:tcPr>
            <w:tcW w:w="995" w:type="dxa"/>
            <w:tcBorders>
              <w:top w:val="single" w:sz="4" w:space="0" w:color="000000"/>
              <w:left w:val="single" w:sz="4" w:space="0" w:color="000000"/>
              <w:bottom w:val="single" w:sz="4" w:space="0" w:color="000000"/>
              <w:right w:val="single" w:sz="4" w:space="0" w:color="000000"/>
            </w:tcBorders>
            <w:vAlign w:val="center"/>
            <w:tcPrChange w:id="5062" w:author="Admin" w:date="2017-09-29T15:02:00Z">
              <w:tcPr>
                <w:tcW w:w="1012" w:type="dxa"/>
                <w:tcBorders>
                  <w:top w:val="single" w:sz="4" w:space="0" w:color="000000"/>
                  <w:left w:val="single" w:sz="4" w:space="0" w:color="000000"/>
                  <w:bottom w:val="single" w:sz="4" w:space="0" w:color="000000"/>
                  <w:right w:val="single" w:sz="4" w:space="0" w:color="000000"/>
                </w:tcBorders>
                <w:vAlign w:val="center"/>
              </w:tcPr>
            </w:tcPrChange>
          </w:tcPr>
          <w:p w14:paraId="50AC1FEB" w14:textId="77777777" w:rsidR="006E61AD" w:rsidRPr="00835288" w:rsidRDefault="006E61AD" w:rsidP="00A17273">
            <w:pPr>
              <w:spacing w:before="240"/>
              <w:jc w:val="center"/>
              <w:rPr>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063"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76514B11" w14:textId="77777777" w:rsidR="006E61AD" w:rsidRPr="00835288" w:rsidRDefault="006E61AD" w:rsidP="00A17273">
            <w:pPr>
              <w:spacing w:before="240"/>
              <w:jc w:val="center"/>
              <w:rPr>
                <w:rFonts w:cs="Times New Roman"/>
                <w:sz w:val="24"/>
                <w:szCs w:val="24"/>
              </w:rPr>
            </w:pPr>
            <w:r w:rsidRPr="00835288">
              <w:rPr>
                <w:rFonts w:cs="Times New Roman"/>
                <w:sz w:val="24"/>
                <w:szCs w:val="24"/>
              </w:rPr>
              <w:t>Có</w:t>
            </w:r>
          </w:p>
        </w:tc>
        <w:tc>
          <w:tcPr>
            <w:tcW w:w="1140" w:type="dxa"/>
            <w:tcBorders>
              <w:top w:val="single" w:sz="4" w:space="0" w:color="000000"/>
              <w:left w:val="single" w:sz="4" w:space="0" w:color="000000"/>
              <w:bottom w:val="single" w:sz="4" w:space="0" w:color="000000"/>
              <w:right w:val="single" w:sz="4" w:space="0" w:color="000000"/>
            </w:tcBorders>
            <w:vAlign w:val="center"/>
            <w:tcPrChange w:id="5064"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27B9BD12" w14:textId="77777777" w:rsidR="006E61AD" w:rsidRPr="00835288" w:rsidRDefault="006E61AD" w:rsidP="00A17273">
            <w:pPr>
              <w:spacing w:before="240"/>
              <w:jc w:val="left"/>
              <w:rPr>
                <w:rFonts w:cs="Times New Roman"/>
                <w:sz w:val="24"/>
                <w:szCs w:val="24"/>
              </w:rPr>
            </w:pPr>
          </w:p>
        </w:tc>
      </w:tr>
      <w:tr w:rsidR="006E61AD" w:rsidRPr="00835288" w14:paraId="5F128004" w14:textId="77777777" w:rsidTr="00873E92">
        <w:trPr>
          <w:trHeight w:val="286"/>
          <w:trPrChange w:id="5065" w:author="Admin" w:date="2017-09-29T15:02:00Z">
            <w:trPr>
              <w:trHeight w:val="28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066"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0DB1D7EC" w14:textId="77777777" w:rsidR="006E61AD" w:rsidRPr="00B93949" w:rsidRDefault="006E61AD" w:rsidP="00742467">
            <w:pPr>
              <w:pStyle w:val="ListParagraph"/>
              <w:numPr>
                <w:ilvl w:val="0"/>
                <w:numId w:val="47"/>
              </w:numPr>
              <w:spacing w:after="0" w:line="26" w:lineRule="atLeast"/>
              <w:jc w:val="left"/>
              <w:rPr>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tcPrChange w:id="5067" w:author="Admin" w:date="2017-09-29T15:02:00Z">
              <w:tcPr>
                <w:tcW w:w="1762" w:type="dxa"/>
                <w:tcBorders>
                  <w:top w:val="single" w:sz="4" w:space="0" w:color="000000"/>
                  <w:left w:val="single" w:sz="4" w:space="0" w:color="000000"/>
                  <w:bottom w:val="single" w:sz="4" w:space="0" w:color="000000"/>
                  <w:right w:val="single" w:sz="4" w:space="0" w:color="000000"/>
                </w:tcBorders>
                <w:vAlign w:val="center"/>
              </w:tcPr>
            </w:tcPrChange>
          </w:tcPr>
          <w:p w14:paraId="7AB525C3" w14:textId="77777777" w:rsidR="006E61AD" w:rsidRPr="00835288" w:rsidRDefault="006E61AD" w:rsidP="00A17273">
            <w:pPr>
              <w:pStyle w:val="NoSpacing"/>
              <w:spacing w:before="240"/>
            </w:pPr>
            <w:r>
              <w:t>Tên ngày nghỉ lễ</w:t>
            </w:r>
          </w:p>
        </w:tc>
        <w:tc>
          <w:tcPr>
            <w:tcW w:w="2659" w:type="dxa"/>
            <w:tcBorders>
              <w:top w:val="single" w:sz="4" w:space="0" w:color="000000"/>
              <w:left w:val="single" w:sz="4" w:space="0" w:color="000000"/>
              <w:bottom w:val="single" w:sz="4" w:space="0" w:color="000000"/>
              <w:right w:val="single" w:sz="4" w:space="0" w:color="000000"/>
            </w:tcBorders>
            <w:vAlign w:val="center"/>
            <w:tcPrChange w:id="5068"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1276B06A" w14:textId="77777777" w:rsidR="006E61AD" w:rsidRPr="00576122" w:rsidRDefault="006E61AD" w:rsidP="00A17273">
            <w:pPr>
              <w:spacing w:after="0" w:line="26" w:lineRule="atLeast"/>
              <w:jc w:val="left"/>
              <w:rPr>
                <w:rFonts w:cs="Times New Roman"/>
                <w:color w:val="000000"/>
                <w:sz w:val="24"/>
                <w:szCs w:val="24"/>
              </w:rPr>
            </w:pPr>
            <w:r>
              <w:rPr>
                <w:rFonts w:cs="Times New Roman"/>
                <w:color w:val="000000"/>
                <w:sz w:val="24"/>
                <w:szCs w:val="24"/>
              </w:rPr>
              <w:t>Tên</w:t>
            </w:r>
            <w:r w:rsidRPr="00576122">
              <w:rPr>
                <w:rFonts w:cs="Times New Roman"/>
                <w:color w:val="000000"/>
                <w:sz w:val="24"/>
                <w:szCs w:val="24"/>
              </w:rPr>
              <w:t xml:space="preserve"> ngày nghỉ lễ</w:t>
            </w:r>
          </w:p>
        </w:tc>
        <w:tc>
          <w:tcPr>
            <w:tcW w:w="1135" w:type="dxa"/>
            <w:tcBorders>
              <w:top w:val="single" w:sz="4" w:space="0" w:color="000000"/>
              <w:left w:val="single" w:sz="4" w:space="0" w:color="000000"/>
              <w:bottom w:val="single" w:sz="4" w:space="0" w:color="000000"/>
              <w:right w:val="single" w:sz="4" w:space="0" w:color="000000"/>
            </w:tcBorders>
            <w:vAlign w:val="center"/>
            <w:tcPrChange w:id="5069" w:author="Admin" w:date="2017-09-29T15:02:00Z">
              <w:tcPr>
                <w:tcW w:w="1156" w:type="dxa"/>
                <w:tcBorders>
                  <w:top w:val="single" w:sz="4" w:space="0" w:color="000000"/>
                  <w:left w:val="single" w:sz="4" w:space="0" w:color="000000"/>
                  <w:bottom w:val="single" w:sz="4" w:space="0" w:color="000000"/>
                  <w:right w:val="single" w:sz="4" w:space="0" w:color="000000"/>
                </w:tcBorders>
                <w:vAlign w:val="center"/>
              </w:tcPr>
            </w:tcPrChange>
          </w:tcPr>
          <w:p w14:paraId="6E5A8EAC" w14:textId="77777777" w:rsidR="006E61AD" w:rsidRPr="00835288" w:rsidRDefault="006E61AD" w:rsidP="00A17273">
            <w:pPr>
              <w:spacing w:before="240"/>
              <w:jc w:val="center"/>
              <w:rPr>
                <w:rFonts w:cs="Times New Roman"/>
                <w:sz w:val="24"/>
                <w:szCs w:val="24"/>
              </w:rPr>
            </w:pPr>
            <w:r>
              <w:rPr>
                <w:rFonts w:cs="Times New Roman"/>
                <w:sz w:val="24"/>
                <w:szCs w:val="24"/>
              </w:rPr>
              <w:t>Ký tự</w:t>
            </w:r>
          </w:p>
        </w:tc>
        <w:tc>
          <w:tcPr>
            <w:tcW w:w="995" w:type="dxa"/>
            <w:tcBorders>
              <w:top w:val="single" w:sz="4" w:space="0" w:color="000000"/>
              <w:left w:val="single" w:sz="4" w:space="0" w:color="000000"/>
              <w:bottom w:val="single" w:sz="4" w:space="0" w:color="000000"/>
              <w:right w:val="single" w:sz="4" w:space="0" w:color="000000"/>
            </w:tcBorders>
            <w:vAlign w:val="center"/>
            <w:tcPrChange w:id="5070" w:author="Admin" w:date="2017-09-29T15:02:00Z">
              <w:tcPr>
                <w:tcW w:w="1012" w:type="dxa"/>
                <w:tcBorders>
                  <w:top w:val="single" w:sz="4" w:space="0" w:color="000000"/>
                  <w:left w:val="single" w:sz="4" w:space="0" w:color="000000"/>
                  <w:bottom w:val="single" w:sz="4" w:space="0" w:color="000000"/>
                  <w:right w:val="single" w:sz="4" w:space="0" w:color="000000"/>
                </w:tcBorders>
                <w:vAlign w:val="center"/>
              </w:tcPr>
            </w:tcPrChange>
          </w:tcPr>
          <w:p w14:paraId="23205738" w14:textId="77777777" w:rsidR="006E61AD" w:rsidRPr="00835288" w:rsidRDefault="006E61AD" w:rsidP="00A17273">
            <w:pPr>
              <w:spacing w:before="240"/>
              <w:jc w:val="center"/>
              <w:rPr>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071"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2ABEC734" w14:textId="77777777" w:rsidR="006E61AD" w:rsidRPr="00835288" w:rsidRDefault="006E61AD" w:rsidP="00A17273">
            <w:pPr>
              <w:spacing w:before="240"/>
              <w:jc w:val="center"/>
              <w:rPr>
                <w:rFonts w:cs="Times New Roman"/>
                <w:sz w:val="24"/>
                <w:szCs w:val="24"/>
              </w:rPr>
            </w:pPr>
            <w:r w:rsidRPr="00835288">
              <w:rPr>
                <w:rFonts w:cs="Times New Roman"/>
                <w:sz w:val="24"/>
                <w:szCs w:val="24"/>
              </w:rPr>
              <w:t>Có</w:t>
            </w:r>
          </w:p>
        </w:tc>
        <w:tc>
          <w:tcPr>
            <w:tcW w:w="1140" w:type="dxa"/>
            <w:tcBorders>
              <w:top w:val="single" w:sz="4" w:space="0" w:color="000000"/>
              <w:left w:val="single" w:sz="4" w:space="0" w:color="000000"/>
              <w:bottom w:val="single" w:sz="4" w:space="0" w:color="000000"/>
              <w:right w:val="single" w:sz="4" w:space="0" w:color="000000"/>
            </w:tcBorders>
            <w:vAlign w:val="center"/>
            <w:tcPrChange w:id="5072"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73ECD0C8" w14:textId="77777777" w:rsidR="006E61AD" w:rsidRPr="00835288" w:rsidRDefault="006E61AD" w:rsidP="00A17273">
            <w:pPr>
              <w:spacing w:before="240"/>
              <w:jc w:val="left"/>
              <w:rPr>
                <w:rFonts w:cs="Times New Roman"/>
                <w:sz w:val="24"/>
                <w:szCs w:val="24"/>
              </w:rPr>
            </w:pPr>
          </w:p>
        </w:tc>
      </w:tr>
      <w:tr w:rsidR="006E61AD" w:rsidRPr="00835288" w14:paraId="24E637A4" w14:textId="77777777" w:rsidTr="00873E92">
        <w:trPr>
          <w:trHeight w:val="286"/>
          <w:trPrChange w:id="5073" w:author="Admin" w:date="2017-09-29T15:02:00Z">
            <w:trPr>
              <w:trHeight w:val="28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074"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63C600ED" w14:textId="77777777" w:rsidR="006E61AD" w:rsidRPr="00B93949" w:rsidRDefault="006E61AD" w:rsidP="00742467">
            <w:pPr>
              <w:pStyle w:val="ListParagraph"/>
              <w:numPr>
                <w:ilvl w:val="0"/>
                <w:numId w:val="47"/>
              </w:numPr>
              <w:spacing w:after="0" w:line="26" w:lineRule="atLeast"/>
              <w:jc w:val="left"/>
              <w:rPr>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tcPrChange w:id="5075" w:author="Admin" w:date="2017-09-29T15:02:00Z">
              <w:tcPr>
                <w:tcW w:w="1762" w:type="dxa"/>
                <w:tcBorders>
                  <w:top w:val="single" w:sz="4" w:space="0" w:color="000000"/>
                  <w:left w:val="single" w:sz="4" w:space="0" w:color="000000"/>
                  <w:bottom w:val="single" w:sz="4" w:space="0" w:color="000000"/>
                  <w:right w:val="single" w:sz="4" w:space="0" w:color="000000"/>
                </w:tcBorders>
                <w:vAlign w:val="center"/>
              </w:tcPr>
            </w:tcPrChange>
          </w:tcPr>
          <w:p w14:paraId="3E1E7E62" w14:textId="057EDC32" w:rsidR="006E61AD" w:rsidRDefault="006E61AD" w:rsidP="00A17273">
            <w:pPr>
              <w:pStyle w:val="NoSpacing"/>
              <w:spacing w:before="240"/>
            </w:pPr>
            <w:del w:id="5076" w:author="Admin" w:date="2017-09-29T15:01:00Z">
              <w:r w:rsidDel="00873E92">
                <w:delText>Từ ngày</w:delText>
              </w:r>
            </w:del>
            <w:ins w:id="5077" w:author="Admin" w:date="2017-09-29T15:01:00Z">
              <w:r w:rsidR="00873E92">
                <w:t xml:space="preserve">Ngày nghỉ </w:t>
              </w:r>
            </w:ins>
          </w:p>
        </w:tc>
        <w:tc>
          <w:tcPr>
            <w:tcW w:w="2659" w:type="dxa"/>
            <w:tcBorders>
              <w:top w:val="single" w:sz="4" w:space="0" w:color="000000"/>
              <w:left w:val="single" w:sz="4" w:space="0" w:color="000000"/>
              <w:bottom w:val="single" w:sz="4" w:space="0" w:color="000000"/>
              <w:right w:val="single" w:sz="4" w:space="0" w:color="000000"/>
            </w:tcBorders>
            <w:vAlign w:val="center"/>
            <w:tcPrChange w:id="5078"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32E339DD" w14:textId="6D7D3DC3" w:rsidR="006E61AD" w:rsidRPr="00576122" w:rsidRDefault="006E61AD" w:rsidP="00A17273">
            <w:pPr>
              <w:spacing w:after="0" w:line="26" w:lineRule="atLeast"/>
              <w:jc w:val="left"/>
              <w:rPr>
                <w:rFonts w:ascii="Arial" w:hAnsi="Arial" w:cs="Arial"/>
                <w:color w:val="000000"/>
                <w:szCs w:val="22"/>
              </w:rPr>
            </w:pPr>
            <w:del w:id="5079" w:author="Admin" w:date="2017-09-29T15:02:00Z">
              <w:r w:rsidRPr="00576122" w:rsidDel="00873E92">
                <w:rPr>
                  <w:rFonts w:cs="Times New Roman"/>
                  <w:color w:val="000000"/>
                  <w:sz w:val="24"/>
                  <w:szCs w:val="24"/>
                </w:rPr>
                <w:delText>Ngày nghỉ có hiệu lực theo lịch</w:delText>
              </w:r>
            </w:del>
            <w:ins w:id="5080" w:author="Admin" w:date="2017-09-29T15:02:00Z">
              <w:r w:rsidR="00873E92">
                <w:rPr>
                  <w:rFonts w:cs="Times New Roman"/>
                  <w:color w:val="000000"/>
                  <w:sz w:val="24"/>
                  <w:szCs w:val="24"/>
                </w:rPr>
                <w:t>Ngày nghỉ lễ</w:t>
              </w:r>
            </w:ins>
          </w:p>
        </w:tc>
        <w:tc>
          <w:tcPr>
            <w:tcW w:w="1135" w:type="dxa"/>
            <w:tcBorders>
              <w:top w:val="single" w:sz="4" w:space="0" w:color="000000"/>
              <w:left w:val="single" w:sz="4" w:space="0" w:color="000000"/>
              <w:bottom w:val="single" w:sz="4" w:space="0" w:color="000000"/>
              <w:right w:val="single" w:sz="4" w:space="0" w:color="000000"/>
            </w:tcBorders>
            <w:vAlign w:val="center"/>
            <w:tcPrChange w:id="5081" w:author="Admin" w:date="2017-09-29T15:02:00Z">
              <w:tcPr>
                <w:tcW w:w="1156" w:type="dxa"/>
                <w:tcBorders>
                  <w:top w:val="single" w:sz="4" w:space="0" w:color="000000"/>
                  <w:left w:val="single" w:sz="4" w:space="0" w:color="000000"/>
                  <w:bottom w:val="single" w:sz="4" w:space="0" w:color="000000"/>
                  <w:right w:val="single" w:sz="4" w:space="0" w:color="000000"/>
                </w:tcBorders>
                <w:vAlign w:val="center"/>
              </w:tcPr>
            </w:tcPrChange>
          </w:tcPr>
          <w:p w14:paraId="522F98F8" w14:textId="77777777" w:rsidR="006E61AD" w:rsidRPr="00835288" w:rsidRDefault="006E61AD" w:rsidP="00A17273">
            <w:pPr>
              <w:spacing w:before="240"/>
              <w:jc w:val="center"/>
              <w:rPr>
                <w:rFonts w:cs="Times New Roman"/>
                <w:sz w:val="24"/>
                <w:szCs w:val="24"/>
              </w:rPr>
            </w:pPr>
            <w:r>
              <w:rPr>
                <w:rFonts w:cs="Times New Roman"/>
                <w:sz w:val="24"/>
                <w:szCs w:val="24"/>
              </w:rPr>
              <w:t>Ngày tháng</w:t>
            </w:r>
          </w:p>
        </w:tc>
        <w:tc>
          <w:tcPr>
            <w:tcW w:w="995" w:type="dxa"/>
            <w:tcBorders>
              <w:top w:val="single" w:sz="4" w:space="0" w:color="000000"/>
              <w:left w:val="single" w:sz="4" w:space="0" w:color="000000"/>
              <w:bottom w:val="single" w:sz="4" w:space="0" w:color="000000"/>
              <w:right w:val="single" w:sz="4" w:space="0" w:color="000000"/>
            </w:tcBorders>
            <w:vAlign w:val="center"/>
            <w:tcPrChange w:id="5082" w:author="Admin" w:date="2017-09-29T15:02:00Z">
              <w:tcPr>
                <w:tcW w:w="1012" w:type="dxa"/>
                <w:tcBorders>
                  <w:top w:val="single" w:sz="4" w:space="0" w:color="000000"/>
                  <w:left w:val="single" w:sz="4" w:space="0" w:color="000000"/>
                  <w:bottom w:val="single" w:sz="4" w:space="0" w:color="000000"/>
                  <w:right w:val="single" w:sz="4" w:space="0" w:color="000000"/>
                </w:tcBorders>
                <w:vAlign w:val="center"/>
              </w:tcPr>
            </w:tcPrChange>
          </w:tcPr>
          <w:p w14:paraId="070C3917" w14:textId="77777777" w:rsidR="006E61AD" w:rsidRDefault="006E61AD" w:rsidP="00A17273">
            <w:pPr>
              <w:spacing w:before="240"/>
              <w:jc w:val="center"/>
              <w:rPr>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083"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7AF6D668" w14:textId="77777777" w:rsidR="006E61AD" w:rsidRPr="00835288" w:rsidRDefault="006E61AD" w:rsidP="00A17273">
            <w:pPr>
              <w:spacing w:before="240"/>
              <w:jc w:val="center"/>
              <w:rPr>
                <w:rFonts w:cs="Times New Roman"/>
                <w:sz w:val="24"/>
                <w:szCs w:val="24"/>
              </w:rPr>
            </w:pPr>
            <w:r>
              <w:rPr>
                <w:rFonts w:cs="Times New Roman"/>
                <w:sz w:val="24"/>
                <w:szCs w:val="24"/>
              </w:rPr>
              <w:t>Có</w:t>
            </w:r>
          </w:p>
        </w:tc>
        <w:tc>
          <w:tcPr>
            <w:tcW w:w="1140" w:type="dxa"/>
            <w:tcBorders>
              <w:top w:val="single" w:sz="4" w:space="0" w:color="000000"/>
              <w:left w:val="single" w:sz="4" w:space="0" w:color="000000"/>
              <w:bottom w:val="single" w:sz="4" w:space="0" w:color="000000"/>
              <w:right w:val="single" w:sz="4" w:space="0" w:color="000000"/>
            </w:tcBorders>
            <w:vAlign w:val="center"/>
            <w:tcPrChange w:id="5084"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6A8C56AE" w14:textId="77777777" w:rsidR="006E61AD" w:rsidRPr="00835288" w:rsidRDefault="006E61AD" w:rsidP="00A17273">
            <w:pPr>
              <w:spacing w:before="240"/>
              <w:jc w:val="left"/>
              <w:rPr>
                <w:rFonts w:cs="Times New Roman"/>
                <w:sz w:val="24"/>
                <w:szCs w:val="24"/>
              </w:rPr>
            </w:pPr>
          </w:p>
        </w:tc>
      </w:tr>
      <w:tr w:rsidR="006E61AD" w:rsidRPr="00835288" w:rsidDel="00873E92" w14:paraId="5E9A9DA2" w14:textId="2962483A" w:rsidTr="00873E92">
        <w:trPr>
          <w:trHeight w:val="286"/>
          <w:del w:id="5085" w:author="Admin" w:date="2017-09-29T15:02:00Z"/>
          <w:trPrChange w:id="5086" w:author="Admin" w:date="2017-09-29T15:02:00Z">
            <w:trPr>
              <w:trHeight w:val="28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087"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2EF14DAB" w14:textId="745440AF" w:rsidR="006E61AD" w:rsidRPr="00B93949" w:rsidDel="00873E92" w:rsidRDefault="006E61AD" w:rsidP="00742467">
            <w:pPr>
              <w:pStyle w:val="ListParagraph"/>
              <w:numPr>
                <w:ilvl w:val="0"/>
                <w:numId w:val="47"/>
              </w:numPr>
              <w:spacing w:after="0" w:line="26" w:lineRule="atLeast"/>
              <w:jc w:val="left"/>
              <w:rPr>
                <w:del w:id="5088" w:author="Admin" w:date="2017-09-29T15:02:00Z"/>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tcPrChange w:id="5089" w:author="Admin" w:date="2017-09-29T15:02:00Z">
              <w:tcPr>
                <w:tcW w:w="1762" w:type="dxa"/>
                <w:tcBorders>
                  <w:top w:val="single" w:sz="4" w:space="0" w:color="000000"/>
                  <w:left w:val="single" w:sz="4" w:space="0" w:color="000000"/>
                  <w:bottom w:val="single" w:sz="4" w:space="0" w:color="000000"/>
                  <w:right w:val="single" w:sz="4" w:space="0" w:color="000000"/>
                </w:tcBorders>
                <w:vAlign w:val="center"/>
              </w:tcPr>
            </w:tcPrChange>
          </w:tcPr>
          <w:p w14:paraId="7A3D70B6" w14:textId="444F362D" w:rsidR="006E61AD" w:rsidDel="00873E92" w:rsidRDefault="006E61AD" w:rsidP="00A17273">
            <w:pPr>
              <w:pStyle w:val="NoSpacing"/>
              <w:spacing w:before="240"/>
              <w:rPr>
                <w:del w:id="5090" w:author="Admin" w:date="2017-09-29T15:02:00Z"/>
              </w:rPr>
            </w:pPr>
            <w:del w:id="5091" w:author="Admin" w:date="2017-09-29T15:02:00Z">
              <w:r w:rsidDel="00873E92">
                <w:delText>Đến ngày</w:delText>
              </w:r>
            </w:del>
          </w:p>
        </w:tc>
        <w:tc>
          <w:tcPr>
            <w:tcW w:w="2659" w:type="dxa"/>
            <w:tcBorders>
              <w:top w:val="single" w:sz="4" w:space="0" w:color="000000"/>
              <w:left w:val="single" w:sz="4" w:space="0" w:color="000000"/>
              <w:bottom w:val="single" w:sz="4" w:space="0" w:color="000000"/>
              <w:right w:val="single" w:sz="4" w:space="0" w:color="000000"/>
            </w:tcBorders>
            <w:vAlign w:val="center"/>
            <w:tcPrChange w:id="5092"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2219DCEC" w14:textId="2DDE2D59" w:rsidR="006E61AD" w:rsidRPr="00576122" w:rsidDel="00873E92" w:rsidRDefault="006E61AD" w:rsidP="00A17273">
            <w:pPr>
              <w:spacing w:after="0" w:line="26" w:lineRule="atLeast"/>
              <w:jc w:val="left"/>
              <w:rPr>
                <w:del w:id="5093" w:author="Admin" w:date="2017-09-29T15:02:00Z"/>
                <w:rFonts w:cs="Times New Roman"/>
                <w:color w:val="000000"/>
                <w:sz w:val="24"/>
                <w:szCs w:val="24"/>
              </w:rPr>
            </w:pPr>
            <w:del w:id="5094" w:author="Admin" w:date="2017-09-29T15:02:00Z">
              <w:r w:rsidRPr="00576122" w:rsidDel="00873E92">
                <w:rPr>
                  <w:rFonts w:cs="Times New Roman"/>
                  <w:color w:val="000000"/>
                  <w:sz w:val="24"/>
                  <w:szCs w:val="24"/>
                </w:rPr>
                <w:delText>Ngày nghỉ có hiệu lực theo lịch</w:delText>
              </w:r>
            </w:del>
          </w:p>
        </w:tc>
        <w:tc>
          <w:tcPr>
            <w:tcW w:w="1135" w:type="dxa"/>
            <w:tcBorders>
              <w:top w:val="single" w:sz="4" w:space="0" w:color="000000"/>
              <w:left w:val="single" w:sz="4" w:space="0" w:color="000000"/>
              <w:bottom w:val="single" w:sz="4" w:space="0" w:color="000000"/>
              <w:right w:val="single" w:sz="4" w:space="0" w:color="000000"/>
            </w:tcBorders>
            <w:vAlign w:val="center"/>
            <w:tcPrChange w:id="5095" w:author="Admin" w:date="2017-09-29T15:02:00Z">
              <w:tcPr>
                <w:tcW w:w="1156" w:type="dxa"/>
                <w:tcBorders>
                  <w:top w:val="single" w:sz="4" w:space="0" w:color="000000"/>
                  <w:left w:val="single" w:sz="4" w:space="0" w:color="000000"/>
                  <w:bottom w:val="single" w:sz="4" w:space="0" w:color="000000"/>
                  <w:right w:val="single" w:sz="4" w:space="0" w:color="000000"/>
                </w:tcBorders>
                <w:vAlign w:val="center"/>
              </w:tcPr>
            </w:tcPrChange>
          </w:tcPr>
          <w:p w14:paraId="553D054D" w14:textId="3F7E705F" w:rsidR="006E61AD" w:rsidDel="00873E92" w:rsidRDefault="006E61AD" w:rsidP="00A17273">
            <w:pPr>
              <w:spacing w:before="240"/>
              <w:jc w:val="center"/>
              <w:rPr>
                <w:del w:id="5096" w:author="Admin" w:date="2017-09-29T15:02:00Z"/>
                <w:rFonts w:cs="Times New Roman"/>
                <w:sz w:val="24"/>
                <w:szCs w:val="24"/>
              </w:rPr>
            </w:pPr>
            <w:del w:id="5097" w:author="Admin" w:date="2017-09-29T15:02:00Z">
              <w:r w:rsidDel="00873E92">
                <w:rPr>
                  <w:rFonts w:cs="Times New Roman"/>
                  <w:sz w:val="24"/>
                  <w:szCs w:val="24"/>
                </w:rPr>
                <w:delText>Ngày tháng</w:delText>
              </w:r>
            </w:del>
          </w:p>
        </w:tc>
        <w:tc>
          <w:tcPr>
            <w:tcW w:w="995" w:type="dxa"/>
            <w:tcBorders>
              <w:top w:val="single" w:sz="4" w:space="0" w:color="000000"/>
              <w:left w:val="single" w:sz="4" w:space="0" w:color="000000"/>
              <w:bottom w:val="single" w:sz="4" w:space="0" w:color="000000"/>
              <w:right w:val="single" w:sz="4" w:space="0" w:color="000000"/>
            </w:tcBorders>
            <w:vAlign w:val="center"/>
            <w:tcPrChange w:id="5098" w:author="Admin" w:date="2017-09-29T15:02:00Z">
              <w:tcPr>
                <w:tcW w:w="1012" w:type="dxa"/>
                <w:tcBorders>
                  <w:top w:val="single" w:sz="4" w:space="0" w:color="000000"/>
                  <w:left w:val="single" w:sz="4" w:space="0" w:color="000000"/>
                  <w:bottom w:val="single" w:sz="4" w:space="0" w:color="000000"/>
                  <w:right w:val="single" w:sz="4" w:space="0" w:color="000000"/>
                </w:tcBorders>
                <w:vAlign w:val="center"/>
              </w:tcPr>
            </w:tcPrChange>
          </w:tcPr>
          <w:p w14:paraId="21014453" w14:textId="70A9B976" w:rsidR="006E61AD" w:rsidDel="00873E92" w:rsidRDefault="006E61AD" w:rsidP="00A17273">
            <w:pPr>
              <w:spacing w:before="240"/>
              <w:jc w:val="center"/>
              <w:rPr>
                <w:del w:id="5099" w:author="Admin" w:date="2017-09-29T15:02:00Z"/>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100"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48A6E677" w14:textId="3A3CD29D" w:rsidR="006E61AD" w:rsidDel="00873E92" w:rsidRDefault="006E61AD" w:rsidP="00A17273">
            <w:pPr>
              <w:spacing w:before="240"/>
              <w:jc w:val="center"/>
              <w:rPr>
                <w:del w:id="5101" w:author="Admin" w:date="2017-09-29T15:02:00Z"/>
                <w:rFonts w:cs="Times New Roman"/>
                <w:sz w:val="24"/>
                <w:szCs w:val="24"/>
              </w:rPr>
            </w:pPr>
            <w:del w:id="5102" w:author="Admin" w:date="2017-09-29T15:02:00Z">
              <w:r w:rsidDel="00873E92">
                <w:rPr>
                  <w:rFonts w:cs="Times New Roman"/>
                  <w:sz w:val="24"/>
                  <w:szCs w:val="24"/>
                </w:rPr>
                <w:delText>Có</w:delText>
              </w:r>
            </w:del>
          </w:p>
        </w:tc>
        <w:tc>
          <w:tcPr>
            <w:tcW w:w="1140" w:type="dxa"/>
            <w:tcBorders>
              <w:top w:val="single" w:sz="4" w:space="0" w:color="000000"/>
              <w:left w:val="single" w:sz="4" w:space="0" w:color="000000"/>
              <w:bottom w:val="single" w:sz="4" w:space="0" w:color="000000"/>
              <w:right w:val="single" w:sz="4" w:space="0" w:color="000000"/>
            </w:tcBorders>
            <w:vAlign w:val="center"/>
            <w:tcPrChange w:id="5103"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45E4338E" w14:textId="4A68967E" w:rsidR="006E61AD" w:rsidRPr="00835288" w:rsidDel="00873E92" w:rsidRDefault="006E61AD" w:rsidP="00A17273">
            <w:pPr>
              <w:spacing w:before="240"/>
              <w:jc w:val="left"/>
              <w:rPr>
                <w:del w:id="5104" w:author="Admin" w:date="2017-09-29T15:02:00Z"/>
                <w:rFonts w:cs="Times New Roman"/>
                <w:sz w:val="24"/>
                <w:szCs w:val="24"/>
              </w:rPr>
            </w:pPr>
          </w:p>
        </w:tc>
      </w:tr>
      <w:tr w:rsidR="006E61AD" w:rsidRPr="00835288" w14:paraId="4074A8FF" w14:textId="77777777" w:rsidTr="00873E92">
        <w:trPr>
          <w:trHeight w:val="286"/>
          <w:trPrChange w:id="5105" w:author="Admin" w:date="2017-09-29T15:02:00Z">
            <w:trPr>
              <w:trHeight w:val="28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106"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6C9E41E4" w14:textId="77777777" w:rsidR="006E61AD" w:rsidRPr="00B93949" w:rsidRDefault="006E61AD" w:rsidP="00742467">
            <w:pPr>
              <w:pStyle w:val="ListParagraph"/>
              <w:numPr>
                <w:ilvl w:val="0"/>
                <w:numId w:val="47"/>
              </w:numPr>
              <w:spacing w:after="0" w:line="26" w:lineRule="atLeast"/>
              <w:jc w:val="left"/>
              <w:rPr>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tcPrChange w:id="5107" w:author="Admin" w:date="2017-09-29T15:02:00Z">
              <w:tcPr>
                <w:tcW w:w="1762" w:type="dxa"/>
                <w:tcBorders>
                  <w:top w:val="single" w:sz="4" w:space="0" w:color="000000"/>
                  <w:left w:val="single" w:sz="4" w:space="0" w:color="000000"/>
                  <w:bottom w:val="single" w:sz="4" w:space="0" w:color="000000"/>
                  <w:right w:val="single" w:sz="4" w:space="0" w:color="000000"/>
                </w:tcBorders>
                <w:vAlign w:val="center"/>
              </w:tcPr>
            </w:tcPrChange>
          </w:tcPr>
          <w:p w14:paraId="0E52B334" w14:textId="77777777" w:rsidR="006E61AD" w:rsidRPr="00835288" w:rsidRDefault="006E61AD" w:rsidP="00A17273">
            <w:pPr>
              <w:pStyle w:val="NoSpacing"/>
              <w:spacing w:before="240"/>
            </w:pPr>
            <w:r w:rsidRPr="00835288">
              <w:t xml:space="preserve">Trạng thái </w:t>
            </w:r>
          </w:p>
        </w:tc>
        <w:tc>
          <w:tcPr>
            <w:tcW w:w="2659" w:type="dxa"/>
            <w:tcBorders>
              <w:top w:val="single" w:sz="4" w:space="0" w:color="000000"/>
              <w:left w:val="single" w:sz="4" w:space="0" w:color="000000"/>
              <w:bottom w:val="single" w:sz="4" w:space="0" w:color="000000"/>
              <w:right w:val="single" w:sz="4" w:space="0" w:color="000000"/>
            </w:tcBorders>
            <w:vAlign w:val="center"/>
            <w:tcPrChange w:id="5108"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15B1909C" w14:textId="77777777" w:rsidR="006E61AD" w:rsidRPr="00835288" w:rsidRDefault="006E61AD" w:rsidP="00A17273">
            <w:pPr>
              <w:spacing w:before="240"/>
              <w:jc w:val="left"/>
              <w:rPr>
                <w:rFonts w:cs="Times New Roman"/>
                <w:sz w:val="24"/>
                <w:szCs w:val="24"/>
              </w:rPr>
            </w:pPr>
            <w:r w:rsidRPr="00835288">
              <w:rPr>
                <w:rFonts w:cs="Times New Roman"/>
                <w:color w:val="000000"/>
                <w:sz w:val="24"/>
                <w:szCs w:val="24"/>
              </w:rPr>
              <w:t>Trạng thái “</w:t>
            </w:r>
            <w:r>
              <w:rPr>
                <w:rFonts w:cs="Times New Roman"/>
                <w:color w:val="000000"/>
                <w:sz w:val="24"/>
                <w:szCs w:val="24"/>
              </w:rPr>
              <w:t>Áp dụng” hoặc “Ngừng áp dụng</w:t>
            </w:r>
            <w:r w:rsidRPr="00835288">
              <w:rPr>
                <w:rFonts w:cs="Times New Roman"/>
                <w:color w:val="000000"/>
                <w:sz w:val="24"/>
                <w:szCs w:val="24"/>
              </w:rPr>
              <w:t xml:space="preserve">” </w:t>
            </w:r>
          </w:p>
        </w:tc>
        <w:tc>
          <w:tcPr>
            <w:tcW w:w="1135" w:type="dxa"/>
            <w:tcBorders>
              <w:top w:val="single" w:sz="4" w:space="0" w:color="000000"/>
              <w:left w:val="single" w:sz="4" w:space="0" w:color="000000"/>
              <w:bottom w:val="single" w:sz="4" w:space="0" w:color="000000"/>
              <w:right w:val="single" w:sz="4" w:space="0" w:color="000000"/>
            </w:tcBorders>
            <w:vAlign w:val="center"/>
            <w:tcPrChange w:id="5109" w:author="Admin" w:date="2017-09-29T15:02:00Z">
              <w:tcPr>
                <w:tcW w:w="1156" w:type="dxa"/>
                <w:tcBorders>
                  <w:top w:val="single" w:sz="4" w:space="0" w:color="000000"/>
                  <w:left w:val="single" w:sz="4" w:space="0" w:color="000000"/>
                  <w:bottom w:val="single" w:sz="4" w:space="0" w:color="000000"/>
                  <w:right w:val="single" w:sz="4" w:space="0" w:color="000000"/>
                </w:tcBorders>
                <w:vAlign w:val="center"/>
              </w:tcPr>
            </w:tcPrChange>
          </w:tcPr>
          <w:p w14:paraId="5805656C" w14:textId="77777777" w:rsidR="006E61AD" w:rsidRPr="00835288" w:rsidRDefault="006E61AD" w:rsidP="00A17273">
            <w:pPr>
              <w:spacing w:before="240"/>
              <w:jc w:val="center"/>
              <w:rPr>
                <w:rFonts w:cs="Times New Roman"/>
                <w:sz w:val="24"/>
                <w:szCs w:val="24"/>
              </w:rPr>
            </w:pPr>
            <w:r>
              <w:rPr>
                <w:rFonts w:cs="Times New Roman"/>
                <w:sz w:val="24"/>
                <w:szCs w:val="24"/>
              </w:rPr>
              <w:t>Tích chọn</w:t>
            </w:r>
          </w:p>
        </w:tc>
        <w:tc>
          <w:tcPr>
            <w:tcW w:w="995" w:type="dxa"/>
            <w:tcBorders>
              <w:top w:val="single" w:sz="4" w:space="0" w:color="000000"/>
              <w:left w:val="single" w:sz="4" w:space="0" w:color="000000"/>
              <w:bottom w:val="single" w:sz="4" w:space="0" w:color="000000"/>
              <w:right w:val="single" w:sz="4" w:space="0" w:color="000000"/>
            </w:tcBorders>
            <w:vAlign w:val="center"/>
            <w:tcPrChange w:id="5110" w:author="Admin" w:date="2017-09-29T15:02:00Z">
              <w:tcPr>
                <w:tcW w:w="1012" w:type="dxa"/>
                <w:tcBorders>
                  <w:top w:val="single" w:sz="4" w:space="0" w:color="000000"/>
                  <w:left w:val="single" w:sz="4" w:space="0" w:color="000000"/>
                  <w:bottom w:val="single" w:sz="4" w:space="0" w:color="000000"/>
                  <w:right w:val="single" w:sz="4" w:space="0" w:color="000000"/>
                </w:tcBorders>
                <w:vAlign w:val="center"/>
              </w:tcPr>
            </w:tcPrChange>
          </w:tcPr>
          <w:p w14:paraId="6210B547" w14:textId="77777777" w:rsidR="006E61AD" w:rsidRPr="00835288" w:rsidRDefault="006E61AD" w:rsidP="00A17273">
            <w:pPr>
              <w:spacing w:before="240"/>
              <w:jc w:val="center"/>
              <w:rPr>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111"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360744DA" w14:textId="77777777" w:rsidR="006E61AD" w:rsidRPr="00835288" w:rsidRDefault="006E61AD" w:rsidP="00A17273">
            <w:pPr>
              <w:spacing w:before="240"/>
              <w:jc w:val="center"/>
              <w:rPr>
                <w:rFonts w:cs="Times New Roman"/>
                <w:sz w:val="24"/>
                <w:szCs w:val="24"/>
              </w:rPr>
            </w:pPr>
            <w:r w:rsidRPr="00835288">
              <w:rPr>
                <w:rFonts w:cs="Times New Roman"/>
                <w:sz w:val="24"/>
                <w:szCs w:val="24"/>
              </w:rPr>
              <w:t>Có</w:t>
            </w:r>
          </w:p>
        </w:tc>
        <w:tc>
          <w:tcPr>
            <w:tcW w:w="1140" w:type="dxa"/>
            <w:tcBorders>
              <w:top w:val="single" w:sz="4" w:space="0" w:color="000000"/>
              <w:left w:val="single" w:sz="4" w:space="0" w:color="000000"/>
              <w:bottom w:val="single" w:sz="4" w:space="0" w:color="000000"/>
              <w:right w:val="single" w:sz="4" w:space="0" w:color="000000"/>
            </w:tcBorders>
            <w:vAlign w:val="center"/>
            <w:tcPrChange w:id="5112"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4FE933CA" w14:textId="77777777" w:rsidR="006E61AD" w:rsidRPr="00835288" w:rsidRDefault="006E61AD" w:rsidP="00A17273">
            <w:pPr>
              <w:spacing w:before="240"/>
              <w:jc w:val="left"/>
              <w:rPr>
                <w:rFonts w:cs="Times New Roman"/>
                <w:sz w:val="24"/>
                <w:szCs w:val="24"/>
              </w:rPr>
            </w:pPr>
          </w:p>
        </w:tc>
      </w:tr>
      <w:tr w:rsidR="006E61AD" w:rsidRPr="00835288" w14:paraId="19E59CCB" w14:textId="77777777" w:rsidTr="00873E92">
        <w:trPr>
          <w:trHeight w:val="286"/>
          <w:trPrChange w:id="5113" w:author="Admin" w:date="2017-09-29T15:02:00Z">
            <w:trPr>
              <w:trHeight w:val="286"/>
            </w:trPr>
          </w:trPrChange>
        </w:trPr>
        <w:tc>
          <w:tcPr>
            <w:tcW w:w="714" w:type="dxa"/>
            <w:tcBorders>
              <w:top w:val="single" w:sz="4" w:space="0" w:color="000000"/>
              <w:left w:val="single" w:sz="4" w:space="0" w:color="000000"/>
              <w:bottom w:val="single" w:sz="4" w:space="0" w:color="000000"/>
              <w:right w:val="single" w:sz="4" w:space="0" w:color="000000"/>
            </w:tcBorders>
            <w:vAlign w:val="center"/>
            <w:tcPrChange w:id="5114" w:author="Admin" w:date="2017-09-29T15:02:00Z">
              <w:tcPr>
                <w:tcW w:w="725" w:type="dxa"/>
                <w:tcBorders>
                  <w:top w:val="single" w:sz="4" w:space="0" w:color="000000"/>
                  <w:left w:val="single" w:sz="4" w:space="0" w:color="000000"/>
                  <w:bottom w:val="single" w:sz="4" w:space="0" w:color="000000"/>
                  <w:right w:val="single" w:sz="4" w:space="0" w:color="000000"/>
                </w:tcBorders>
                <w:vAlign w:val="center"/>
              </w:tcPr>
            </w:tcPrChange>
          </w:tcPr>
          <w:p w14:paraId="56840598" w14:textId="77777777" w:rsidR="006E61AD" w:rsidRPr="00B93949" w:rsidRDefault="006E61AD" w:rsidP="00742467">
            <w:pPr>
              <w:pStyle w:val="ListParagraph"/>
              <w:numPr>
                <w:ilvl w:val="0"/>
                <w:numId w:val="47"/>
              </w:numPr>
              <w:spacing w:after="0" w:line="26" w:lineRule="atLeast"/>
              <w:jc w:val="left"/>
              <w:rPr>
                <w:rFonts w:cs="Times New Roman"/>
                <w:color w:val="000000"/>
                <w:sz w:val="24"/>
                <w:szCs w:val="24"/>
              </w:rPr>
            </w:pPr>
          </w:p>
        </w:tc>
        <w:tc>
          <w:tcPr>
            <w:tcW w:w="1728" w:type="dxa"/>
            <w:tcBorders>
              <w:top w:val="single" w:sz="4" w:space="0" w:color="000000"/>
              <w:left w:val="single" w:sz="4" w:space="0" w:color="000000"/>
              <w:bottom w:val="single" w:sz="4" w:space="0" w:color="000000"/>
              <w:right w:val="single" w:sz="4" w:space="0" w:color="000000"/>
            </w:tcBorders>
            <w:vAlign w:val="center"/>
            <w:tcPrChange w:id="5115" w:author="Admin" w:date="2017-09-29T15:02:00Z">
              <w:tcPr>
                <w:tcW w:w="1762" w:type="dxa"/>
                <w:tcBorders>
                  <w:top w:val="single" w:sz="4" w:space="0" w:color="000000"/>
                  <w:left w:val="single" w:sz="4" w:space="0" w:color="000000"/>
                  <w:bottom w:val="single" w:sz="4" w:space="0" w:color="000000"/>
                  <w:right w:val="single" w:sz="4" w:space="0" w:color="000000"/>
                </w:tcBorders>
                <w:vAlign w:val="center"/>
              </w:tcPr>
            </w:tcPrChange>
          </w:tcPr>
          <w:p w14:paraId="21D77296" w14:textId="77777777" w:rsidR="006E61AD" w:rsidRPr="00835288" w:rsidRDefault="006E61AD" w:rsidP="00A17273">
            <w:pPr>
              <w:pStyle w:val="NoSpacing"/>
              <w:spacing w:before="240"/>
            </w:pPr>
            <w:r>
              <w:t>Mô tả</w:t>
            </w:r>
          </w:p>
        </w:tc>
        <w:tc>
          <w:tcPr>
            <w:tcW w:w="2659" w:type="dxa"/>
            <w:tcBorders>
              <w:top w:val="single" w:sz="4" w:space="0" w:color="000000"/>
              <w:left w:val="single" w:sz="4" w:space="0" w:color="000000"/>
              <w:bottom w:val="single" w:sz="4" w:space="0" w:color="000000"/>
              <w:right w:val="single" w:sz="4" w:space="0" w:color="000000"/>
            </w:tcBorders>
            <w:vAlign w:val="center"/>
            <w:tcPrChange w:id="5116" w:author="Admin" w:date="2017-09-29T15:02:00Z">
              <w:tcPr>
                <w:tcW w:w="2714" w:type="dxa"/>
                <w:tcBorders>
                  <w:top w:val="single" w:sz="4" w:space="0" w:color="000000"/>
                  <w:left w:val="single" w:sz="4" w:space="0" w:color="000000"/>
                  <w:bottom w:val="single" w:sz="4" w:space="0" w:color="000000"/>
                  <w:right w:val="single" w:sz="4" w:space="0" w:color="000000"/>
                </w:tcBorders>
                <w:vAlign w:val="center"/>
              </w:tcPr>
            </w:tcPrChange>
          </w:tcPr>
          <w:p w14:paraId="61539A37" w14:textId="77777777" w:rsidR="006E61AD" w:rsidRPr="00835288" w:rsidRDefault="006E61AD" w:rsidP="00A17273">
            <w:pPr>
              <w:spacing w:before="240"/>
              <w:jc w:val="left"/>
              <w:rPr>
                <w:rFonts w:cs="Times New Roman"/>
                <w:sz w:val="24"/>
                <w:szCs w:val="24"/>
              </w:rPr>
            </w:pPr>
            <w:r w:rsidRPr="00835288">
              <w:rPr>
                <w:rFonts w:cs="Times New Roman"/>
                <w:sz w:val="24"/>
                <w:szCs w:val="24"/>
              </w:rPr>
              <w:t>Ghi chú khác</w:t>
            </w:r>
          </w:p>
        </w:tc>
        <w:tc>
          <w:tcPr>
            <w:tcW w:w="1135" w:type="dxa"/>
            <w:tcBorders>
              <w:top w:val="single" w:sz="4" w:space="0" w:color="000000"/>
              <w:left w:val="single" w:sz="4" w:space="0" w:color="000000"/>
              <w:bottom w:val="single" w:sz="4" w:space="0" w:color="000000"/>
              <w:right w:val="single" w:sz="4" w:space="0" w:color="000000"/>
            </w:tcBorders>
            <w:vAlign w:val="center"/>
            <w:tcPrChange w:id="5117" w:author="Admin" w:date="2017-09-29T15:02:00Z">
              <w:tcPr>
                <w:tcW w:w="1156" w:type="dxa"/>
                <w:tcBorders>
                  <w:top w:val="single" w:sz="4" w:space="0" w:color="000000"/>
                  <w:left w:val="single" w:sz="4" w:space="0" w:color="000000"/>
                  <w:bottom w:val="single" w:sz="4" w:space="0" w:color="000000"/>
                  <w:right w:val="single" w:sz="4" w:space="0" w:color="000000"/>
                </w:tcBorders>
                <w:vAlign w:val="center"/>
              </w:tcPr>
            </w:tcPrChange>
          </w:tcPr>
          <w:p w14:paraId="5F5012E2" w14:textId="77777777" w:rsidR="006E61AD" w:rsidRPr="00835288" w:rsidRDefault="006E61AD" w:rsidP="00A17273">
            <w:pPr>
              <w:spacing w:before="240"/>
              <w:jc w:val="center"/>
              <w:rPr>
                <w:rFonts w:cs="Times New Roman"/>
                <w:sz w:val="24"/>
                <w:szCs w:val="24"/>
              </w:rPr>
            </w:pPr>
            <w:r>
              <w:rPr>
                <w:rFonts w:cs="Times New Roman"/>
                <w:sz w:val="24"/>
                <w:szCs w:val="24"/>
              </w:rPr>
              <w:t>Ký tự</w:t>
            </w:r>
          </w:p>
        </w:tc>
        <w:tc>
          <w:tcPr>
            <w:tcW w:w="995" w:type="dxa"/>
            <w:tcBorders>
              <w:top w:val="single" w:sz="4" w:space="0" w:color="000000"/>
              <w:left w:val="single" w:sz="4" w:space="0" w:color="000000"/>
              <w:bottom w:val="single" w:sz="4" w:space="0" w:color="000000"/>
              <w:right w:val="single" w:sz="4" w:space="0" w:color="000000"/>
            </w:tcBorders>
            <w:vAlign w:val="center"/>
            <w:tcPrChange w:id="5118" w:author="Admin" w:date="2017-09-29T15:02:00Z">
              <w:tcPr>
                <w:tcW w:w="1012" w:type="dxa"/>
                <w:tcBorders>
                  <w:top w:val="single" w:sz="4" w:space="0" w:color="000000"/>
                  <w:left w:val="single" w:sz="4" w:space="0" w:color="000000"/>
                  <w:bottom w:val="single" w:sz="4" w:space="0" w:color="000000"/>
                  <w:right w:val="single" w:sz="4" w:space="0" w:color="000000"/>
                </w:tcBorders>
                <w:vAlign w:val="center"/>
              </w:tcPr>
            </w:tcPrChange>
          </w:tcPr>
          <w:p w14:paraId="1DF15F51" w14:textId="77777777" w:rsidR="006E61AD" w:rsidRPr="00835288" w:rsidRDefault="006E61AD" w:rsidP="00A17273">
            <w:pPr>
              <w:spacing w:before="240"/>
              <w:jc w:val="center"/>
              <w:rPr>
                <w:rFonts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vAlign w:val="center"/>
            <w:tcPrChange w:id="5119" w:author="Admin" w:date="2017-09-29T15:02:00Z">
              <w:tcPr>
                <w:tcW w:w="1011" w:type="dxa"/>
                <w:tcBorders>
                  <w:top w:val="single" w:sz="4" w:space="0" w:color="000000"/>
                  <w:left w:val="single" w:sz="4" w:space="0" w:color="000000"/>
                  <w:bottom w:val="single" w:sz="4" w:space="0" w:color="000000"/>
                  <w:right w:val="single" w:sz="4" w:space="0" w:color="000000"/>
                </w:tcBorders>
                <w:vAlign w:val="center"/>
              </w:tcPr>
            </w:tcPrChange>
          </w:tcPr>
          <w:p w14:paraId="4FE25987" w14:textId="77777777" w:rsidR="006E61AD" w:rsidRPr="00835288" w:rsidRDefault="006E61AD" w:rsidP="00A17273">
            <w:pPr>
              <w:spacing w:before="240"/>
              <w:jc w:val="center"/>
              <w:rPr>
                <w:rFonts w:cs="Times New Roman"/>
                <w:sz w:val="24"/>
                <w:szCs w:val="24"/>
              </w:rPr>
            </w:pPr>
            <w:r w:rsidRPr="00835288">
              <w:rPr>
                <w:rFonts w:cs="Times New Roman"/>
                <w:sz w:val="24"/>
                <w:szCs w:val="24"/>
              </w:rPr>
              <w:t>Không</w:t>
            </w:r>
          </w:p>
        </w:tc>
        <w:tc>
          <w:tcPr>
            <w:tcW w:w="1140" w:type="dxa"/>
            <w:tcBorders>
              <w:top w:val="single" w:sz="4" w:space="0" w:color="000000"/>
              <w:left w:val="single" w:sz="4" w:space="0" w:color="000000"/>
              <w:bottom w:val="single" w:sz="4" w:space="0" w:color="000000"/>
              <w:right w:val="single" w:sz="4" w:space="0" w:color="000000"/>
            </w:tcBorders>
            <w:vAlign w:val="center"/>
            <w:tcPrChange w:id="5120" w:author="Admin" w:date="2017-09-29T15:02:00Z">
              <w:tcPr>
                <w:tcW w:w="1161" w:type="dxa"/>
                <w:tcBorders>
                  <w:top w:val="single" w:sz="4" w:space="0" w:color="000000"/>
                  <w:left w:val="single" w:sz="4" w:space="0" w:color="000000"/>
                  <w:bottom w:val="single" w:sz="4" w:space="0" w:color="000000"/>
                  <w:right w:val="single" w:sz="4" w:space="0" w:color="000000"/>
                </w:tcBorders>
                <w:vAlign w:val="center"/>
              </w:tcPr>
            </w:tcPrChange>
          </w:tcPr>
          <w:p w14:paraId="3991653D" w14:textId="77777777" w:rsidR="006E61AD" w:rsidRPr="00835288" w:rsidRDefault="006E61AD" w:rsidP="00A17273">
            <w:pPr>
              <w:spacing w:before="240"/>
              <w:jc w:val="left"/>
              <w:rPr>
                <w:rFonts w:cs="Times New Roman"/>
                <w:sz w:val="24"/>
                <w:szCs w:val="24"/>
              </w:rPr>
            </w:pPr>
          </w:p>
        </w:tc>
      </w:tr>
    </w:tbl>
    <w:p w14:paraId="18BCE41A" w14:textId="77777777" w:rsidR="006E61AD" w:rsidRPr="00835288" w:rsidRDefault="006E61AD" w:rsidP="006E61AD">
      <w:pPr>
        <w:rPr>
          <w:rFonts w:cs="Times New Roman"/>
          <w:sz w:val="24"/>
          <w:szCs w:val="24"/>
        </w:rPr>
      </w:pPr>
    </w:p>
    <w:p w14:paraId="21877072" w14:textId="77777777" w:rsidR="006E61AD" w:rsidRPr="00835288" w:rsidRDefault="006E61AD" w:rsidP="006E61AD">
      <w:pPr>
        <w:pStyle w:val="ListParagraph"/>
        <w:keepLines w:val="0"/>
        <w:spacing w:after="200" w:line="312" w:lineRule="auto"/>
        <w:ind w:left="540"/>
        <w:rPr>
          <w:rFonts w:cs="Times New Roman"/>
          <w:b/>
          <w:sz w:val="24"/>
          <w:szCs w:val="24"/>
        </w:rPr>
      </w:pPr>
      <w:r w:rsidRPr="00835288">
        <w:rPr>
          <w:rFonts w:cs="Times New Roman"/>
          <w:b/>
          <w:sz w:val="24"/>
          <w:szCs w:val="24"/>
        </w:rPr>
        <w:t>Mô tả thông tin</w:t>
      </w:r>
      <w:r>
        <w:rPr>
          <w:rFonts w:cs="Times New Roman"/>
          <w:b/>
          <w:sz w:val="24"/>
          <w:szCs w:val="24"/>
        </w:rPr>
        <w:t xml:space="preserve"> nghiệp vụ</w:t>
      </w:r>
      <w:r w:rsidRPr="00835288">
        <w:rPr>
          <w:rFonts w:cs="Times New Roman"/>
          <w:b/>
          <w:sz w:val="24"/>
          <w:szCs w:val="24"/>
        </w:rPr>
        <w:t>:</w:t>
      </w:r>
    </w:p>
    <w:p w14:paraId="63F18553" w14:textId="3883137E" w:rsidR="006E61AD" w:rsidRDefault="006E61AD" w:rsidP="006E61AD">
      <w:pPr>
        <w:pStyle w:val="ListParagraph"/>
        <w:keepLines w:val="0"/>
        <w:numPr>
          <w:ilvl w:val="0"/>
          <w:numId w:val="7"/>
        </w:numPr>
        <w:spacing w:after="200" w:line="312" w:lineRule="auto"/>
        <w:ind w:left="540" w:hanging="540"/>
        <w:rPr>
          <w:rFonts w:cs="Times New Roman"/>
          <w:sz w:val="24"/>
          <w:szCs w:val="24"/>
        </w:rPr>
      </w:pPr>
      <w:r>
        <w:rPr>
          <w:rFonts w:cs="Times New Roman"/>
          <w:sz w:val="24"/>
          <w:szCs w:val="24"/>
        </w:rPr>
        <w:t xml:space="preserve">Các ngày nghỉ lễ theo luật của nhà nước. </w:t>
      </w:r>
      <w:del w:id="5121" w:author="Admin" w:date="2017-09-29T15:03:00Z">
        <w:r w:rsidDel="00873E92">
          <w:rPr>
            <w:rFonts w:cs="Times New Roman"/>
            <w:sz w:val="24"/>
            <w:szCs w:val="24"/>
          </w:rPr>
          <w:delText xml:space="preserve">Ngày nghỉ lễ khi được khai báo ở danh mục thì ở chức năng nghiệp vụ như: bảng xử lý dữ liệu chấm công, bảng tổng hợp hệ thống sẽ hiển </w:delText>
        </w:r>
      </w:del>
      <w:ins w:id="5122" w:author="Admin" w:date="2017-09-29T15:03:00Z">
        <w:r w:rsidR="00873E92">
          <w:rPr>
            <w:rFonts w:cs="Times New Roman"/>
            <w:sz w:val="24"/>
            <w:szCs w:val="24"/>
          </w:rPr>
          <w:t>Các ngày nghỉ lễ được khai báo thành công khi trên bảng chấm công các ngày trùng với ngày lễ hệ thống sẽ hiển thị mã chấm công NL</w:t>
        </w:r>
      </w:ins>
      <w:del w:id="5123" w:author="Admin" w:date="2017-09-29T15:02:00Z">
        <w:r w:rsidDel="00873E92">
          <w:rPr>
            <w:rFonts w:cs="Times New Roman"/>
            <w:sz w:val="24"/>
            <w:szCs w:val="24"/>
          </w:rPr>
          <w:delText>thị màu khác để phân biệt.</w:delText>
        </w:r>
      </w:del>
    </w:p>
    <w:p w14:paraId="4394BF08" w14:textId="77777777" w:rsidR="006E61AD" w:rsidRPr="003F1069" w:rsidRDefault="006E61AD" w:rsidP="00714D4C">
      <w:pPr>
        <w:pStyle w:val="Heading3"/>
      </w:pPr>
      <w:bookmarkStart w:id="5124" w:name="_Toc489974469"/>
      <w:bookmarkStart w:id="5125" w:name="_Toc494461476"/>
      <w:r>
        <w:t>Các nút chức năng</w:t>
      </w:r>
      <w:bookmarkEnd w:id="5124"/>
      <w:bookmarkEnd w:id="5125"/>
    </w:p>
    <w:tbl>
      <w:tblPr>
        <w:tblW w:w="4889"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9"/>
        <w:gridCol w:w="2203"/>
        <w:gridCol w:w="6041"/>
      </w:tblGrid>
      <w:tr w:rsidR="006E61AD" w:rsidRPr="00835288" w14:paraId="39F7B28D" w14:textId="77777777" w:rsidTr="00A17273">
        <w:trPr>
          <w:trHeight w:val="364"/>
          <w:tblHeader/>
        </w:trPr>
        <w:tc>
          <w:tcPr>
            <w:tcW w:w="112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C7175BD" w14:textId="77777777" w:rsidR="006E61AD" w:rsidRPr="00835288" w:rsidRDefault="006E61AD" w:rsidP="00A17273">
            <w:pPr>
              <w:spacing w:before="240"/>
              <w:jc w:val="center"/>
              <w:rPr>
                <w:rFonts w:cs="Times New Roman"/>
                <w:b/>
                <w:sz w:val="24"/>
                <w:szCs w:val="24"/>
              </w:rPr>
            </w:pPr>
            <w:r>
              <w:rPr>
                <w:rFonts w:cs="Times New Roman"/>
                <w:b/>
                <w:sz w:val="24"/>
                <w:szCs w:val="24"/>
              </w:rPr>
              <w:t>Bước</w:t>
            </w:r>
          </w:p>
        </w:tc>
        <w:tc>
          <w:tcPr>
            <w:tcW w:w="224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7BEB9B6"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 xml:space="preserve">Thao </w:t>
            </w:r>
            <w:r>
              <w:rPr>
                <w:rFonts w:cs="Times New Roman"/>
                <w:b/>
                <w:sz w:val="24"/>
                <w:szCs w:val="24"/>
              </w:rPr>
              <w:t>tác</w:t>
            </w:r>
          </w:p>
        </w:tc>
        <w:tc>
          <w:tcPr>
            <w:tcW w:w="616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AE76418" w14:textId="77777777" w:rsidR="006E61AD" w:rsidRPr="00835288" w:rsidRDefault="006E61AD" w:rsidP="00A17273">
            <w:pPr>
              <w:spacing w:before="240"/>
              <w:jc w:val="center"/>
              <w:rPr>
                <w:rFonts w:cs="Times New Roman"/>
                <w:b/>
                <w:sz w:val="24"/>
                <w:szCs w:val="24"/>
              </w:rPr>
            </w:pPr>
            <w:r w:rsidRPr="00835288">
              <w:rPr>
                <w:rFonts w:cs="Times New Roman"/>
                <w:b/>
                <w:sz w:val="24"/>
                <w:szCs w:val="24"/>
              </w:rPr>
              <w:t>Mô tả</w:t>
            </w:r>
          </w:p>
        </w:tc>
      </w:tr>
      <w:tr w:rsidR="006E61AD" w:rsidRPr="00835288" w14:paraId="6A9E931D" w14:textId="77777777" w:rsidTr="00A17273">
        <w:trPr>
          <w:trHeight w:val="286"/>
        </w:trPr>
        <w:tc>
          <w:tcPr>
            <w:tcW w:w="1129" w:type="dxa"/>
            <w:tcBorders>
              <w:top w:val="single" w:sz="4" w:space="0" w:color="000000"/>
              <w:left w:val="single" w:sz="4" w:space="0" w:color="000000"/>
              <w:bottom w:val="single" w:sz="4" w:space="0" w:color="000000"/>
              <w:right w:val="single" w:sz="4" w:space="0" w:color="000000"/>
            </w:tcBorders>
            <w:vAlign w:val="center"/>
          </w:tcPr>
          <w:p w14:paraId="6E89B026" w14:textId="77777777" w:rsidR="006E61AD" w:rsidRPr="00317FC7" w:rsidRDefault="006E61AD" w:rsidP="00742467">
            <w:pPr>
              <w:pStyle w:val="ListParagraph"/>
              <w:numPr>
                <w:ilvl w:val="0"/>
                <w:numId w:val="48"/>
              </w:numPr>
              <w:spacing w:after="0" w:line="26" w:lineRule="atLeast"/>
              <w:jc w:val="center"/>
              <w:rPr>
                <w:rFonts w:cs="Times New Roman"/>
                <w:color w:val="000000"/>
                <w:sz w:val="24"/>
                <w:szCs w:val="24"/>
              </w:rPr>
            </w:pPr>
          </w:p>
        </w:tc>
        <w:tc>
          <w:tcPr>
            <w:tcW w:w="2244" w:type="dxa"/>
            <w:tcBorders>
              <w:top w:val="single" w:sz="4" w:space="0" w:color="000000"/>
              <w:left w:val="single" w:sz="4" w:space="0" w:color="000000"/>
              <w:bottom w:val="single" w:sz="4" w:space="0" w:color="000000"/>
              <w:right w:val="single" w:sz="4" w:space="0" w:color="000000"/>
            </w:tcBorders>
            <w:vAlign w:val="center"/>
            <w:hideMark/>
          </w:tcPr>
          <w:p w14:paraId="33379558" w14:textId="77777777" w:rsidR="006E61AD" w:rsidRPr="00835288" w:rsidRDefault="006E61AD" w:rsidP="00A17273">
            <w:pPr>
              <w:spacing w:before="240"/>
              <w:jc w:val="left"/>
              <w:rPr>
                <w:rFonts w:cs="Times New Roman"/>
                <w:b/>
                <w:sz w:val="24"/>
                <w:szCs w:val="24"/>
              </w:rPr>
            </w:pPr>
            <w:r>
              <w:rPr>
                <w:rFonts w:cs="Times New Roman"/>
                <w:b/>
                <w:sz w:val="24"/>
                <w:szCs w:val="24"/>
              </w:rPr>
              <w:t>Khai báo ngày nghỉ lễ</w:t>
            </w:r>
          </w:p>
        </w:tc>
        <w:tc>
          <w:tcPr>
            <w:tcW w:w="6166" w:type="dxa"/>
            <w:tcBorders>
              <w:top w:val="single" w:sz="4" w:space="0" w:color="000000"/>
              <w:left w:val="single" w:sz="4" w:space="0" w:color="000000"/>
              <w:bottom w:val="single" w:sz="4" w:space="0" w:color="000000"/>
              <w:right w:val="single" w:sz="4" w:space="0" w:color="000000"/>
            </w:tcBorders>
            <w:vAlign w:val="center"/>
            <w:hideMark/>
          </w:tcPr>
          <w:p w14:paraId="76692E67" w14:textId="77777777" w:rsidR="006E61AD" w:rsidRPr="00CF5671" w:rsidRDefault="006E61AD" w:rsidP="00A17273">
            <w:pPr>
              <w:spacing w:before="240"/>
              <w:rPr>
                <w:rFonts w:cs="Times New Roman"/>
                <w:sz w:val="24"/>
                <w:szCs w:val="24"/>
              </w:rPr>
            </w:pPr>
            <w:r w:rsidRPr="00CF5671">
              <w:rPr>
                <w:rFonts w:cs="Times New Roman"/>
                <w:sz w:val="24"/>
                <w:szCs w:val="24"/>
              </w:rPr>
              <w:t>-</w:t>
            </w:r>
            <w:r>
              <w:rPr>
                <w:rFonts w:cs="Times New Roman"/>
                <w:sz w:val="24"/>
                <w:szCs w:val="24"/>
              </w:rPr>
              <w:t xml:space="preserve"> </w:t>
            </w:r>
            <w:r w:rsidRPr="00CF5671">
              <w:rPr>
                <w:rFonts w:cs="Times New Roman"/>
                <w:sz w:val="24"/>
                <w:szCs w:val="24"/>
              </w:rPr>
              <w:t xml:space="preserve">Người dùng sử dụng chức năng này để "Thêm mới" trong danh mục. </w:t>
            </w:r>
          </w:p>
          <w:p w14:paraId="3C2612AA" w14:textId="77777777" w:rsidR="006E61AD" w:rsidRDefault="006E61AD" w:rsidP="00A17273">
            <w:pPr>
              <w:spacing w:before="240"/>
              <w:rPr>
                <w:rFonts w:cs="Times New Roman"/>
                <w:sz w:val="24"/>
                <w:szCs w:val="24"/>
              </w:rPr>
            </w:pPr>
            <w:r>
              <w:rPr>
                <w:rFonts w:cs="Times New Roman"/>
                <w:sz w:val="24"/>
                <w:szCs w:val="24"/>
              </w:rPr>
              <w:t>- Các thông tin danh mục thêm mới gồm: Năm, Mã ngày nghỉ lễ, Tên ngày nghỉ lễ, Ngày nghỉ, Mô tả.</w:t>
            </w:r>
          </w:p>
          <w:p w14:paraId="1BA6D74E" w14:textId="77777777" w:rsidR="006E61AD" w:rsidRPr="00835288" w:rsidRDefault="006E61AD" w:rsidP="00A17273">
            <w:pPr>
              <w:spacing w:before="240"/>
              <w:rPr>
                <w:rFonts w:cs="Times New Roman"/>
                <w:sz w:val="24"/>
                <w:szCs w:val="24"/>
              </w:rPr>
            </w:pPr>
            <w:r>
              <w:rPr>
                <w:rFonts w:cs="Times New Roman"/>
                <w:sz w:val="24"/>
                <w:szCs w:val="24"/>
              </w:rPr>
              <w:t>- Thông tin bắt buộc nhập: Mã ngày nghỉ lễ, Tên tiếng Việt, Ngày nghỉ.</w:t>
            </w:r>
          </w:p>
        </w:tc>
      </w:tr>
      <w:tr w:rsidR="006E61AD" w:rsidRPr="00835288" w14:paraId="37038395" w14:textId="77777777" w:rsidTr="00A17273">
        <w:trPr>
          <w:trHeight w:val="286"/>
        </w:trPr>
        <w:tc>
          <w:tcPr>
            <w:tcW w:w="1129" w:type="dxa"/>
            <w:tcBorders>
              <w:top w:val="single" w:sz="4" w:space="0" w:color="000000"/>
              <w:left w:val="single" w:sz="4" w:space="0" w:color="000000"/>
              <w:bottom w:val="single" w:sz="4" w:space="0" w:color="000000"/>
              <w:right w:val="single" w:sz="4" w:space="0" w:color="000000"/>
            </w:tcBorders>
            <w:vAlign w:val="center"/>
          </w:tcPr>
          <w:p w14:paraId="607EC02F" w14:textId="77777777" w:rsidR="006E61AD" w:rsidRPr="00317FC7" w:rsidRDefault="006E61AD" w:rsidP="00742467">
            <w:pPr>
              <w:pStyle w:val="ListParagraph"/>
              <w:numPr>
                <w:ilvl w:val="0"/>
                <w:numId w:val="48"/>
              </w:numPr>
              <w:spacing w:after="0" w:line="26" w:lineRule="atLeast"/>
              <w:jc w:val="center"/>
              <w:rPr>
                <w:rFonts w:cs="Times New Roman"/>
                <w:color w:val="000000"/>
                <w:sz w:val="24"/>
                <w:szCs w:val="24"/>
              </w:rPr>
            </w:pPr>
          </w:p>
        </w:tc>
        <w:tc>
          <w:tcPr>
            <w:tcW w:w="2244" w:type="dxa"/>
            <w:tcBorders>
              <w:top w:val="single" w:sz="4" w:space="0" w:color="000000"/>
              <w:left w:val="single" w:sz="4" w:space="0" w:color="000000"/>
              <w:bottom w:val="single" w:sz="4" w:space="0" w:color="000000"/>
              <w:right w:val="single" w:sz="4" w:space="0" w:color="000000"/>
            </w:tcBorders>
            <w:vAlign w:val="center"/>
            <w:hideMark/>
          </w:tcPr>
          <w:p w14:paraId="799FC68E" w14:textId="77777777" w:rsidR="006E61AD" w:rsidRPr="00835288" w:rsidRDefault="006E61AD" w:rsidP="00A17273">
            <w:pPr>
              <w:spacing w:before="240"/>
              <w:rPr>
                <w:rFonts w:cs="Times New Roman"/>
                <w:b/>
                <w:sz w:val="24"/>
                <w:szCs w:val="24"/>
              </w:rPr>
            </w:pPr>
            <w:r>
              <w:rPr>
                <w:rFonts w:cs="Times New Roman"/>
                <w:b/>
                <w:sz w:val="24"/>
                <w:szCs w:val="24"/>
              </w:rPr>
              <w:t>Xóa</w:t>
            </w:r>
          </w:p>
        </w:tc>
        <w:tc>
          <w:tcPr>
            <w:tcW w:w="6166" w:type="dxa"/>
            <w:tcBorders>
              <w:top w:val="single" w:sz="4" w:space="0" w:color="000000"/>
              <w:left w:val="single" w:sz="4" w:space="0" w:color="000000"/>
              <w:bottom w:val="single" w:sz="4" w:space="0" w:color="000000"/>
              <w:right w:val="single" w:sz="4" w:space="0" w:color="000000"/>
            </w:tcBorders>
            <w:vAlign w:val="center"/>
          </w:tcPr>
          <w:p w14:paraId="01911C9E" w14:textId="77777777" w:rsidR="006E61AD" w:rsidRPr="00835288" w:rsidRDefault="006E61AD" w:rsidP="00A17273">
            <w:pPr>
              <w:spacing w:before="240"/>
              <w:rPr>
                <w:rFonts w:cs="Times New Roman"/>
                <w:sz w:val="24"/>
                <w:szCs w:val="24"/>
              </w:rPr>
            </w:pPr>
            <w:r w:rsidRPr="00B9578F">
              <w:rPr>
                <w:rFonts w:cs="Times New Roman"/>
                <w:sz w:val="24"/>
                <w:szCs w:val="24"/>
              </w:rPr>
              <w:t>-</w:t>
            </w:r>
            <w:r>
              <w:rPr>
                <w:rFonts w:cs="Times New Roman"/>
                <w:sz w:val="24"/>
                <w:szCs w:val="24"/>
              </w:rPr>
              <w:t xml:space="preserve"> </w:t>
            </w:r>
            <w:r w:rsidRPr="00B9578F">
              <w:rPr>
                <w:rFonts w:cs="Times New Roman"/>
                <w:sz w:val="24"/>
                <w:szCs w:val="24"/>
              </w:rPr>
              <w:t xml:space="preserve">Người dùng sử dụng chức năng này để "Xóa" </w:t>
            </w:r>
            <w:r>
              <w:rPr>
                <w:rFonts w:cs="Times New Roman"/>
                <w:sz w:val="24"/>
                <w:szCs w:val="24"/>
              </w:rPr>
              <w:t xml:space="preserve">ngày nghỉ </w:t>
            </w:r>
            <w:r>
              <w:rPr>
                <w:rFonts w:cs="Times New Roman"/>
                <w:sz w:val="24"/>
                <w:szCs w:val="24"/>
              </w:rPr>
              <w:lastRenderedPageBreak/>
              <w:t>trong Danh mục</w:t>
            </w:r>
          </w:p>
        </w:tc>
      </w:tr>
      <w:tr w:rsidR="006E61AD" w:rsidRPr="00835288" w14:paraId="36156917" w14:textId="77777777" w:rsidTr="00A17273">
        <w:trPr>
          <w:trHeight w:val="286"/>
        </w:trPr>
        <w:tc>
          <w:tcPr>
            <w:tcW w:w="1129" w:type="dxa"/>
            <w:tcBorders>
              <w:top w:val="single" w:sz="4" w:space="0" w:color="000000"/>
              <w:left w:val="single" w:sz="4" w:space="0" w:color="000000"/>
              <w:bottom w:val="single" w:sz="4" w:space="0" w:color="000000"/>
              <w:right w:val="single" w:sz="4" w:space="0" w:color="000000"/>
            </w:tcBorders>
            <w:vAlign w:val="center"/>
          </w:tcPr>
          <w:p w14:paraId="1CDBCF16" w14:textId="77777777" w:rsidR="006E61AD" w:rsidRPr="00317FC7" w:rsidRDefault="006E61AD" w:rsidP="00742467">
            <w:pPr>
              <w:pStyle w:val="ListParagraph"/>
              <w:numPr>
                <w:ilvl w:val="0"/>
                <w:numId w:val="48"/>
              </w:numPr>
              <w:spacing w:after="0" w:line="26" w:lineRule="atLeast"/>
              <w:jc w:val="center"/>
              <w:rPr>
                <w:rFonts w:cs="Times New Roman"/>
                <w:color w:val="000000"/>
                <w:sz w:val="24"/>
                <w:szCs w:val="24"/>
              </w:rPr>
            </w:pPr>
          </w:p>
        </w:tc>
        <w:tc>
          <w:tcPr>
            <w:tcW w:w="2244" w:type="dxa"/>
            <w:tcBorders>
              <w:top w:val="single" w:sz="4" w:space="0" w:color="000000"/>
              <w:left w:val="single" w:sz="4" w:space="0" w:color="000000"/>
              <w:bottom w:val="single" w:sz="4" w:space="0" w:color="000000"/>
              <w:right w:val="single" w:sz="4" w:space="0" w:color="000000"/>
            </w:tcBorders>
            <w:vAlign w:val="center"/>
          </w:tcPr>
          <w:p w14:paraId="37A449C5" w14:textId="77777777" w:rsidR="006E61AD" w:rsidRPr="00835288" w:rsidRDefault="006E61AD" w:rsidP="00A17273">
            <w:pPr>
              <w:spacing w:before="240"/>
              <w:rPr>
                <w:rFonts w:cs="Times New Roman"/>
                <w:b/>
                <w:sz w:val="24"/>
                <w:szCs w:val="24"/>
              </w:rPr>
            </w:pPr>
            <w:r w:rsidRPr="00835288">
              <w:rPr>
                <w:rFonts w:cs="Times New Roman"/>
                <w:b/>
                <w:sz w:val="24"/>
                <w:szCs w:val="24"/>
              </w:rPr>
              <w:t>Lưu</w:t>
            </w:r>
          </w:p>
        </w:tc>
        <w:tc>
          <w:tcPr>
            <w:tcW w:w="6166" w:type="dxa"/>
            <w:tcBorders>
              <w:top w:val="single" w:sz="4" w:space="0" w:color="000000"/>
              <w:left w:val="single" w:sz="4" w:space="0" w:color="000000"/>
              <w:bottom w:val="single" w:sz="4" w:space="0" w:color="000000"/>
              <w:right w:val="single" w:sz="4" w:space="0" w:color="000000"/>
            </w:tcBorders>
            <w:vAlign w:val="center"/>
          </w:tcPr>
          <w:p w14:paraId="34AEEF0C" w14:textId="77777777" w:rsidR="006E61AD" w:rsidRPr="00835288" w:rsidRDefault="006E61AD" w:rsidP="00A17273">
            <w:pPr>
              <w:spacing w:before="240"/>
              <w:rPr>
                <w:rFonts w:cs="Times New Roman"/>
                <w:sz w:val="24"/>
                <w:szCs w:val="24"/>
              </w:rPr>
            </w:pPr>
            <w:r w:rsidRPr="00835288">
              <w:rPr>
                <w:rFonts w:cs="Times New Roman"/>
                <w:sz w:val="24"/>
                <w:szCs w:val="24"/>
              </w:rPr>
              <w:t>Người dùng sử dụng chức năng này để "Cập nhật" thông tin được "Thêm"/"Sửa" vào danh mục.</w:t>
            </w:r>
          </w:p>
        </w:tc>
      </w:tr>
      <w:tr w:rsidR="006E61AD" w:rsidRPr="00835288" w14:paraId="6270A5D1" w14:textId="77777777" w:rsidTr="00A17273">
        <w:trPr>
          <w:trHeight w:val="79"/>
        </w:trPr>
        <w:tc>
          <w:tcPr>
            <w:tcW w:w="1129" w:type="dxa"/>
            <w:tcBorders>
              <w:top w:val="single" w:sz="4" w:space="0" w:color="000000"/>
              <w:left w:val="single" w:sz="4" w:space="0" w:color="000000"/>
              <w:bottom w:val="single" w:sz="4" w:space="0" w:color="000000"/>
              <w:right w:val="single" w:sz="4" w:space="0" w:color="000000"/>
            </w:tcBorders>
            <w:vAlign w:val="center"/>
          </w:tcPr>
          <w:p w14:paraId="6E6D6700" w14:textId="77777777" w:rsidR="006E61AD" w:rsidRPr="00317FC7" w:rsidRDefault="006E61AD" w:rsidP="00742467">
            <w:pPr>
              <w:pStyle w:val="ListParagraph"/>
              <w:numPr>
                <w:ilvl w:val="0"/>
                <w:numId w:val="48"/>
              </w:numPr>
              <w:spacing w:after="0" w:line="26" w:lineRule="atLeast"/>
              <w:jc w:val="center"/>
              <w:rPr>
                <w:rFonts w:cs="Times New Roman"/>
                <w:color w:val="000000"/>
                <w:sz w:val="24"/>
                <w:szCs w:val="24"/>
              </w:rPr>
            </w:pPr>
          </w:p>
        </w:tc>
        <w:tc>
          <w:tcPr>
            <w:tcW w:w="2244" w:type="dxa"/>
            <w:tcBorders>
              <w:top w:val="single" w:sz="4" w:space="0" w:color="000000"/>
              <w:left w:val="single" w:sz="4" w:space="0" w:color="000000"/>
              <w:bottom w:val="single" w:sz="4" w:space="0" w:color="000000"/>
              <w:right w:val="single" w:sz="4" w:space="0" w:color="000000"/>
            </w:tcBorders>
            <w:vAlign w:val="center"/>
          </w:tcPr>
          <w:p w14:paraId="76156E6C" w14:textId="77777777" w:rsidR="006E61AD" w:rsidRPr="00835288" w:rsidRDefault="006E61AD" w:rsidP="00A17273">
            <w:pPr>
              <w:spacing w:before="240"/>
              <w:rPr>
                <w:rFonts w:cs="Times New Roman"/>
                <w:b/>
                <w:sz w:val="24"/>
                <w:szCs w:val="24"/>
              </w:rPr>
            </w:pPr>
            <w:r w:rsidRPr="00835288">
              <w:rPr>
                <w:rFonts w:cs="Times New Roman"/>
                <w:b/>
                <w:sz w:val="24"/>
                <w:szCs w:val="24"/>
              </w:rPr>
              <w:t>Xuất excel</w:t>
            </w:r>
          </w:p>
        </w:tc>
        <w:tc>
          <w:tcPr>
            <w:tcW w:w="6166" w:type="dxa"/>
            <w:tcBorders>
              <w:top w:val="single" w:sz="4" w:space="0" w:color="000000"/>
              <w:left w:val="single" w:sz="4" w:space="0" w:color="000000"/>
              <w:bottom w:val="single" w:sz="4" w:space="0" w:color="000000"/>
              <w:right w:val="single" w:sz="4" w:space="0" w:color="000000"/>
            </w:tcBorders>
            <w:vAlign w:val="center"/>
          </w:tcPr>
          <w:p w14:paraId="2F3A1627" w14:textId="77777777" w:rsidR="006E61AD" w:rsidRPr="00835288" w:rsidRDefault="006E61AD" w:rsidP="00A17273">
            <w:pPr>
              <w:spacing w:before="240"/>
              <w:rPr>
                <w:rFonts w:cs="Times New Roman"/>
                <w:sz w:val="24"/>
                <w:szCs w:val="24"/>
              </w:rPr>
            </w:pPr>
            <w:r w:rsidRPr="00835288">
              <w:rPr>
                <w:rFonts w:cs="Times New Roman"/>
                <w:sz w:val="24"/>
                <w:szCs w:val="24"/>
              </w:rPr>
              <w:t>Người dùng sử dụng chức năng này để xuất danh mục ra file excel.</w:t>
            </w:r>
          </w:p>
        </w:tc>
      </w:tr>
    </w:tbl>
    <w:p w14:paraId="16961FFD" w14:textId="77777777" w:rsidR="006E61AD" w:rsidRDefault="006E61AD" w:rsidP="006E61AD">
      <w:pPr>
        <w:rPr>
          <w:rFonts w:cs="Times New Roman"/>
          <w:sz w:val="24"/>
          <w:szCs w:val="24"/>
        </w:rPr>
      </w:pPr>
    </w:p>
    <w:p w14:paraId="30E497F7" w14:textId="3D188A07" w:rsidR="000562F9" w:rsidRPr="00AE4385" w:rsidRDefault="000562F9" w:rsidP="000562F9">
      <w:pPr>
        <w:pStyle w:val="Heading2"/>
      </w:pPr>
      <w:bookmarkStart w:id="5126" w:name="_Toc494461477"/>
      <w:r>
        <w:t>Danh mục tham số hệ thống lương</w:t>
      </w:r>
      <w:bookmarkEnd w:id="5126"/>
    </w:p>
    <w:p w14:paraId="4CA69DD2" w14:textId="77777777" w:rsidR="000562F9" w:rsidRPr="00622700" w:rsidRDefault="000562F9" w:rsidP="000562F9">
      <w:pPr>
        <w:pStyle w:val="ListParagraph"/>
        <w:numPr>
          <w:ilvl w:val="0"/>
          <w:numId w:val="2"/>
        </w:numPr>
        <w:rPr>
          <w:rFonts w:cs="Times New Roman"/>
          <w:vanish/>
          <w:sz w:val="24"/>
          <w:szCs w:val="24"/>
        </w:rPr>
      </w:pPr>
    </w:p>
    <w:p w14:paraId="2F0158E2" w14:textId="77777777" w:rsidR="000562F9" w:rsidRPr="00622700" w:rsidRDefault="000562F9" w:rsidP="000562F9">
      <w:pPr>
        <w:pStyle w:val="ListParagraph"/>
        <w:numPr>
          <w:ilvl w:val="0"/>
          <w:numId w:val="2"/>
        </w:numPr>
        <w:rPr>
          <w:rFonts w:cs="Times New Roman"/>
          <w:vanish/>
          <w:sz w:val="24"/>
          <w:szCs w:val="24"/>
        </w:rPr>
      </w:pPr>
    </w:p>
    <w:p w14:paraId="61BB968A" w14:textId="77777777" w:rsidR="000562F9" w:rsidRPr="00622700" w:rsidRDefault="000562F9" w:rsidP="000562F9">
      <w:pPr>
        <w:pStyle w:val="ListParagraph"/>
        <w:numPr>
          <w:ilvl w:val="0"/>
          <w:numId w:val="2"/>
        </w:numPr>
        <w:rPr>
          <w:rFonts w:cs="Times New Roman"/>
          <w:vanish/>
          <w:sz w:val="24"/>
          <w:szCs w:val="24"/>
        </w:rPr>
      </w:pPr>
    </w:p>
    <w:p w14:paraId="748B0E10" w14:textId="77777777" w:rsidR="000562F9" w:rsidRPr="00622700" w:rsidRDefault="000562F9" w:rsidP="000562F9">
      <w:pPr>
        <w:pStyle w:val="ListParagraph"/>
        <w:numPr>
          <w:ilvl w:val="0"/>
          <w:numId w:val="2"/>
        </w:numPr>
        <w:rPr>
          <w:rFonts w:cs="Times New Roman"/>
          <w:vanish/>
          <w:sz w:val="24"/>
          <w:szCs w:val="24"/>
        </w:rPr>
      </w:pPr>
    </w:p>
    <w:p w14:paraId="15A7652A" w14:textId="77777777" w:rsidR="000562F9" w:rsidRDefault="000562F9" w:rsidP="00714D4C">
      <w:pPr>
        <w:pStyle w:val="Heading3"/>
      </w:pPr>
      <w:bookmarkStart w:id="5127" w:name="_Toc489974588"/>
      <w:bookmarkStart w:id="5128" w:name="_Toc494461478"/>
      <w:r w:rsidRPr="00CD247B">
        <w:t>Mục đích, ý nghĩa</w:t>
      </w:r>
      <w:bookmarkEnd w:id="5127"/>
      <w:bookmarkEnd w:id="5128"/>
    </w:p>
    <w:p w14:paraId="51E0BEB8" w14:textId="77777777" w:rsidR="000562F9" w:rsidRPr="00DF5BD2" w:rsidRDefault="000562F9" w:rsidP="000562F9">
      <w:pPr>
        <w:pStyle w:val="ListParagraph"/>
        <w:numPr>
          <w:ilvl w:val="0"/>
          <w:numId w:val="4"/>
        </w:numPr>
        <w:spacing w:line="312" w:lineRule="auto"/>
        <w:ind w:left="426" w:hanging="426"/>
        <w:rPr>
          <w:rFonts w:cs="Times New Roman"/>
          <w:sz w:val="24"/>
          <w:szCs w:val="24"/>
        </w:rPr>
      </w:pPr>
      <w:r>
        <w:rPr>
          <w:rFonts w:cs="Times New Roman"/>
          <w:sz w:val="24"/>
          <w:szCs w:val="24"/>
        </w:rPr>
        <w:t>Thiết lập danh mục tham số hệ thống sử dụng cho hệ thống: khai báo số tiền giảm trừ gia cảnh, số tiền giảm trừ bản thân, hạn mức tiền ăn trưa bắt đầu bị tính thuế.</w:t>
      </w:r>
    </w:p>
    <w:p w14:paraId="3601771B" w14:textId="77777777" w:rsidR="000562F9" w:rsidRDefault="000562F9" w:rsidP="00D953F9">
      <w:pPr>
        <w:pStyle w:val="Heading3"/>
      </w:pPr>
      <w:bookmarkStart w:id="5129" w:name="_Toc489974589"/>
      <w:bookmarkStart w:id="5130" w:name="_Toc494461479"/>
      <w:r>
        <w:t>Đặc tả các tình huống nghiệp vụ</w:t>
      </w:r>
      <w:bookmarkEnd w:id="5129"/>
      <w:bookmarkEnd w:id="513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72"/>
      </w:tblGrid>
      <w:tr w:rsidR="000562F9" w14:paraId="02A0ACFC" w14:textId="77777777" w:rsidTr="00EF4722">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1430D9D" w14:textId="77777777" w:rsidR="000562F9" w:rsidRPr="00441A67" w:rsidRDefault="000562F9" w:rsidP="00EF4722">
            <w:pPr>
              <w:snapToGrid w:val="0"/>
              <w:spacing w:before="120" w:line="276" w:lineRule="auto"/>
              <w:rPr>
                <w:rFonts w:cs="Times New Roman"/>
                <w:sz w:val="24"/>
                <w:szCs w:val="24"/>
              </w:rPr>
            </w:pPr>
            <w:r w:rsidRPr="00441A67">
              <w:rPr>
                <w:rFonts w:cs="Times New Roman"/>
                <w:b/>
                <w:bCs/>
                <w:sz w:val="24"/>
                <w:szCs w:val="24"/>
              </w:rPr>
              <w:t>Mô tả yêu cầu</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46E32D4" w14:textId="77777777" w:rsidR="000562F9" w:rsidRPr="00441A67" w:rsidRDefault="000562F9" w:rsidP="00EF4722">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sử dụng đăng nhập vào hệ thống thêm mới danh mục tham số hệ thống cho hệ thống</w:t>
            </w:r>
          </w:p>
        </w:tc>
      </w:tr>
      <w:tr w:rsidR="000562F9" w14:paraId="096B5EDD" w14:textId="77777777" w:rsidTr="00EF4722">
        <w:trPr>
          <w:trHeight w:val="1592"/>
        </w:trPr>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918FB56" w14:textId="77777777" w:rsidR="000562F9" w:rsidRPr="00441A67" w:rsidRDefault="000562F9" w:rsidP="00EF4722">
            <w:pPr>
              <w:snapToGrid w:val="0"/>
              <w:spacing w:before="120" w:line="276" w:lineRule="auto"/>
              <w:rPr>
                <w:rFonts w:cs="Times New Roman"/>
                <w:sz w:val="24"/>
                <w:szCs w:val="24"/>
              </w:rPr>
            </w:pPr>
            <w:r w:rsidRPr="00441A67">
              <w:rPr>
                <w:rFonts w:cs="Times New Roman"/>
                <w:b/>
                <w:bCs/>
                <w:sz w:val="24"/>
                <w:szCs w:val="24"/>
              </w:rPr>
              <w:t>Dòng sự kiện chính</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6F107F" w14:textId="77777777" w:rsidR="000562F9" w:rsidRDefault="000562F9" w:rsidP="00EF4722">
            <w:pPr>
              <w:pStyle w:val="AutoNumDescription"/>
              <w:spacing w:after="0" w:line="276" w:lineRule="auto"/>
              <w:rPr>
                <w:sz w:val="24"/>
                <w:szCs w:val="24"/>
              </w:rPr>
            </w:pPr>
            <w:r>
              <w:rPr>
                <w:sz w:val="24"/>
                <w:szCs w:val="24"/>
              </w:rPr>
              <w:t>Người sử dụng thêm mới thành công danh mục tham số hệ thống. Một số tham số hệ thống có thể  được sử dụng tính lương.</w:t>
            </w:r>
          </w:p>
          <w:p w14:paraId="05D8CB75" w14:textId="77777777" w:rsidR="000562F9" w:rsidRDefault="000562F9" w:rsidP="00EF4722">
            <w:pPr>
              <w:pStyle w:val="AutoNumDescription"/>
              <w:spacing w:after="0" w:line="276" w:lineRule="auto"/>
              <w:rPr>
                <w:sz w:val="24"/>
                <w:szCs w:val="24"/>
              </w:rPr>
            </w:pPr>
            <w:r>
              <w:rPr>
                <w:sz w:val="24"/>
                <w:szCs w:val="24"/>
              </w:rPr>
              <w:t>Ví dụ: tính các khoản giảm trừ gia cảnh, giảm trừ cá nhân, hạn mức tiền ăn trưa bắt đầu bị tính thuế …</w:t>
            </w:r>
          </w:p>
          <w:p w14:paraId="6901E998" w14:textId="77777777" w:rsidR="000562F9" w:rsidRPr="00441A67" w:rsidRDefault="000562F9" w:rsidP="00EF4722">
            <w:pPr>
              <w:pStyle w:val="AutoNumDescription"/>
              <w:spacing w:after="0" w:line="276" w:lineRule="auto"/>
              <w:rPr>
                <w:sz w:val="24"/>
                <w:szCs w:val="24"/>
              </w:rPr>
            </w:pPr>
            <w:r>
              <w:rPr>
                <w:sz w:val="24"/>
                <w:szCs w:val="24"/>
              </w:rPr>
              <w:t>Khi sửa một danh mục tham số hệ thống thì trường thông tin liên quan đến danh mục tham sô ở các màn hình chức năng sẽ thay đổi theo.</w:t>
            </w:r>
          </w:p>
        </w:tc>
      </w:tr>
      <w:tr w:rsidR="000562F9" w:rsidRPr="004C2903" w14:paraId="3D6F0115" w14:textId="77777777" w:rsidTr="00EF4722">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722F450" w14:textId="77777777" w:rsidR="000562F9" w:rsidRPr="00441A67" w:rsidRDefault="000562F9" w:rsidP="00EF4722">
            <w:pPr>
              <w:snapToGrid w:val="0"/>
              <w:spacing w:before="120" w:line="276" w:lineRule="auto"/>
              <w:rPr>
                <w:rFonts w:cs="Times New Roman"/>
                <w:sz w:val="24"/>
                <w:szCs w:val="24"/>
              </w:rPr>
            </w:pPr>
            <w:r w:rsidRPr="00441A67">
              <w:rPr>
                <w:rFonts w:cs="Times New Roman"/>
                <w:b/>
                <w:bCs/>
                <w:sz w:val="24"/>
                <w:szCs w:val="24"/>
              </w:rPr>
              <w:t>Dòng sự kiện phụ</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038B77" w14:textId="77777777" w:rsidR="000562F9" w:rsidRPr="00441A67" w:rsidRDefault="000562F9" w:rsidP="00EF4722">
            <w:pPr>
              <w:spacing w:before="240"/>
              <w:rPr>
                <w:rFonts w:cs="Times New Roman"/>
                <w:sz w:val="24"/>
                <w:szCs w:val="24"/>
              </w:rPr>
            </w:pPr>
            <w:r w:rsidRPr="00441A67">
              <w:rPr>
                <w:rFonts w:cs="Times New Roman"/>
                <w:sz w:val="24"/>
                <w:szCs w:val="24"/>
              </w:rPr>
              <w:t xml:space="preserve">TH1: Thêm </w:t>
            </w:r>
            <w:r>
              <w:rPr>
                <w:rFonts w:cs="Times New Roman"/>
                <w:sz w:val="24"/>
                <w:szCs w:val="24"/>
              </w:rPr>
              <w:t xml:space="preserve">đơn vị có mã tham số </w:t>
            </w:r>
            <w:r w:rsidRPr="00441A67">
              <w:rPr>
                <w:rFonts w:cs="Times New Roman"/>
                <w:sz w:val="24"/>
                <w:szCs w:val="24"/>
              </w:rPr>
              <w:t>đã tồn tại</w:t>
            </w:r>
            <w:r>
              <w:rPr>
                <w:rFonts w:cs="Times New Roman"/>
                <w:sz w:val="24"/>
                <w:szCs w:val="24"/>
              </w:rPr>
              <w:t xml:space="preserve"> -&gt; hệ thống đưa ra cảnh báo “Mã chức danh đã tồn tại, yêu cầu nhập lại”</w:t>
            </w:r>
            <w:r w:rsidRPr="00441A67">
              <w:rPr>
                <w:rFonts w:cs="Times New Roman"/>
                <w:sz w:val="24"/>
                <w:szCs w:val="24"/>
              </w:rPr>
              <w:t xml:space="preserve"> </w:t>
            </w:r>
          </w:p>
          <w:p w14:paraId="0A0A0503" w14:textId="77777777" w:rsidR="000562F9" w:rsidRPr="00441A67" w:rsidRDefault="000562F9" w:rsidP="00EF4722">
            <w:pPr>
              <w:spacing w:before="240"/>
              <w:rPr>
                <w:rFonts w:cs="Times New Roman"/>
                <w:sz w:val="24"/>
                <w:szCs w:val="24"/>
              </w:rPr>
            </w:pPr>
            <w:r w:rsidRPr="00441A67">
              <w:rPr>
                <w:rFonts w:cs="Times New Roman"/>
                <w:sz w:val="24"/>
                <w:szCs w:val="24"/>
              </w:rPr>
              <w:t xml:space="preserve">TH2: Mã </w:t>
            </w:r>
            <w:r>
              <w:rPr>
                <w:rFonts w:cs="Times New Roman"/>
                <w:sz w:val="24"/>
                <w:szCs w:val="24"/>
              </w:rPr>
              <w:t>tham số</w:t>
            </w:r>
            <w:r w:rsidRPr="00441A67">
              <w:rPr>
                <w:rFonts w:cs="Times New Roman"/>
                <w:sz w:val="24"/>
                <w:szCs w:val="24"/>
              </w:rPr>
              <w:t xml:space="preserve"> = NULL</w:t>
            </w:r>
            <w:r>
              <w:rPr>
                <w:rFonts w:cs="Times New Roman"/>
                <w:sz w:val="24"/>
                <w:szCs w:val="24"/>
              </w:rPr>
              <w:t xml:space="preserve"> -&gt; khi nhấn nút “Lưu” hệ thống sẽ hiển thị thông báo “Bạn phải nhập các trường bắt buộc trước khi Lưu”.</w:t>
            </w:r>
          </w:p>
        </w:tc>
      </w:tr>
      <w:tr w:rsidR="000562F9" w14:paraId="3620232F" w14:textId="77777777" w:rsidTr="00EF4722">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68956EC" w14:textId="77777777" w:rsidR="000562F9" w:rsidRPr="00441A67" w:rsidRDefault="000562F9" w:rsidP="00EF4722">
            <w:pPr>
              <w:snapToGrid w:val="0"/>
              <w:spacing w:before="120" w:line="276" w:lineRule="auto"/>
              <w:rPr>
                <w:rFonts w:cs="Times New Roman"/>
                <w:sz w:val="24"/>
                <w:szCs w:val="24"/>
              </w:rPr>
            </w:pPr>
            <w:r w:rsidRPr="00441A67">
              <w:rPr>
                <w:rFonts w:cs="Times New Roman"/>
                <w:b/>
                <w:bCs/>
                <w:sz w:val="24"/>
                <w:szCs w:val="24"/>
              </w:rPr>
              <w:t xml:space="preserve">Yêu cầu đặc biệt </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D882D6" w14:textId="77777777" w:rsidR="000562F9" w:rsidRPr="00441A67" w:rsidRDefault="000562F9" w:rsidP="00EF4722">
            <w:pPr>
              <w:snapToGrid w:val="0"/>
              <w:spacing w:before="120" w:line="276" w:lineRule="auto"/>
              <w:rPr>
                <w:rFonts w:cs="Times New Roman"/>
                <w:sz w:val="24"/>
                <w:szCs w:val="24"/>
              </w:rPr>
            </w:pPr>
            <w:r>
              <w:rPr>
                <w:rFonts w:cs="Times New Roman"/>
                <w:sz w:val="24"/>
                <w:szCs w:val="24"/>
              </w:rPr>
              <w:t>N/A</w:t>
            </w:r>
          </w:p>
        </w:tc>
      </w:tr>
      <w:tr w:rsidR="000562F9" w14:paraId="0E6F5906" w14:textId="77777777" w:rsidTr="00EF4722">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09F29AF1" w14:textId="77777777" w:rsidR="000562F9" w:rsidRPr="00441A67" w:rsidRDefault="000562F9" w:rsidP="00EF4722">
            <w:pPr>
              <w:snapToGrid w:val="0"/>
              <w:spacing w:before="120" w:line="276" w:lineRule="auto"/>
              <w:rPr>
                <w:rFonts w:cs="Times New Roman"/>
                <w:b/>
                <w:bCs/>
                <w:sz w:val="24"/>
                <w:szCs w:val="24"/>
              </w:rPr>
            </w:pPr>
            <w:r>
              <w:rPr>
                <w:rFonts w:cs="Times New Roman"/>
                <w:b/>
                <w:bCs/>
                <w:sz w:val="24"/>
                <w:szCs w:val="24"/>
              </w:rPr>
              <w:t>Các ràng buộc</w:t>
            </w:r>
          </w:p>
        </w:tc>
        <w:tc>
          <w:tcPr>
            <w:tcW w:w="72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B2ED35D" w14:textId="77777777" w:rsidR="000562F9" w:rsidRPr="00441A67" w:rsidRDefault="000562F9" w:rsidP="00EF4722">
            <w:pPr>
              <w:snapToGrid w:val="0"/>
              <w:spacing w:before="120" w:line="276" w:lineRule="auto"/>
              <w:rPr>
                <w:rFonts w:cs="Times New Roman"/>
                <w:sz w:val="24"/>
                <w:szCs w:val="24"/>
              </w:rPr>
            </w:pPr>
            <w:r>
              <w:rPr>
                <w:rFonts w:cs="Times New Roman"/>
                <w:sz w:val="24"/>
                <w:szCs w:val="24"/>
              </w:rPr>
              <w:t xml:space="preserve">Khi tính lương hệ số căn cứ vào tham số hệ thống đã khai báo để tính ra các mức giảm trừ gia cảnh, giảm trừ thân nhân, các loại giảm trừ không phải tính thuế. </w:t>
            </w:r>
          </w:p>
        </w:tc>
      </w:tr>
    </w:tbl>
    <w:p w14:paraId="7350BEDA" w14:textId="5E131424" w:rsidR="000562F9" w:rsidRPr="006637CB" w:rsidRDefault="000562F9" w:rsidP="000562F9"/>
    <w:p w14:paraId="7BB6A016" w14:textId="77777777" w:rsidR="000562F9" w:rsidRPr="00453E54" w:rsidRDefault="000562F9" w:rsidP="00714D4C">
      <w:pPr>
        <w:pStyle w:val="Heading3"/>
      </w:pPr>
      <w:bookmarkStart w:id="5131" w:name="_Toc489974591"/>
      <w:bookmarkStart w:id="5132" w:name="_Toc494461480"/>
      <w:r>
        <w:t>Mô tả các trường thông tin của chức năng</w:t>
      </w:r>
      <w:bookmarkEnd w:id="5131"/>
      <w:bookmarkEnd w:id="5132"/>
    </w:p>
    <w:tbl>
      <w:tblPr>
        <w:tblW w:w="485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4"/>
        <w:gridCol w:w="1727"/>
        <w:gridCol w:w="2657"/>
        <w:gridCol w:w="1033"/>
        <w:gridCol w:w="879"/>
        <w:gridCol w:w="879"/>
        <w:gridCol w:w="1402"/>
      </w:tblGrid>
      <w:tr w:rsidR="000562F9" w:rsidRPr="00622700" w14:paraId="7FAAC7FC" w14:textId="77777777" w:rsidTr="00EF4722">
        <w:trPr>
          <w:trHeight w:val="364"/>
          <w:tblHeader/>
        </w:trPr>
        <w:tc>
          <w:tcPr>
            <w:tcW w:w="72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828659A" w14:textId="77777777" w:rsidR="000562F9" w:rsidRPr="00622700" w:rsidRDefault="000562F9" w:rsidP="00EF4722">
            <w:pPr>
              <w:spacing w:before="240"/>
              <w:jc w:val="center"/>
              <w:rPr>
                <w:rFonts w:cs="Times New Roman"/>
                <w:b/>
                <w:sz w:val="24"/>
                <w:szCs w:val="24"/>
              </w:rPr>
            </w:pPr>
            <w:r w:rsidRPr="00622700">
              <w:rPr>
                <w:rFonts w:cs="Times New Roman"/>
                <w:b/>
                <w:sz w:val="24"/>
                <w:szCs w:val="24"/>
              </w:rPr>
              <w:t>STT</w:t>
            </w:r>
          </w:p>
        </w:tc>
        <w:tc>
          <w:tcPr>
            <w:tcW w:w="177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0CE974B" w14:textId="77777777" w:rsidR="000562F9" w:rsidRPr="00622700" w:rsidRDefault="000562F9" w:rsidP="00EF4722">
            <w:pPr>
              <w:spacing w:before="240"/>
              <w:jc w:val="center"/>
              <w:rPr>
                <w:rFonts w:cs="Times New Roman"/>
                <w:b/>
                <w:sz w:val="24"/>
                <w:szCs w:val="24"/>
              </w:rPr>
            </w:pPr>
            <w:r w:rsidRPr="00622700">
              <w:rPr>
                <w:rFonts w:cs="Times New Roman"/>
                <w:b/>
                <w:sz w:val="24"/>
                <w:szCs w:val="24"/>
              </w:rPr>
              <w:t>Tên trường dữ liệu</w:t>
            </w:r>
          </w:p>
        </w:tc>
        <w:tc>
          <w:tcPr>
            <w:tcW w:w="273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08EE3A1" w14:textId="77777777" w:rsidR="000562F9" w:rsidRPr="00622700" w:rsidRDefault="000562F9" w:rsidP="00EF4722">
            <w:pPr>
              <w:spacing w:before="240"/>
              <w:jc w:val="center"/>
              <w:rPr>
                <w:rFonts w:cs="Times New Roman"/>
                <w:b/>
                <w:sz w:val="24"/>
                <w:szCs w:val="24"/>
              </w:rPr>
            </w:pPr>
            <w:r w:rsidRPr="00622700">
              <w:rPr>
                <w:rFonts w:cs="Times New Roman"/>
                <w:b/>
                <w:sz w:val="24"/>
                <w:szCs w:val="24"/>
              </w:rPr>
              <w:t>Mô tả</w:t>
            </w:r>
          </w:p>
        </w:tc>
        <w:tc>
          <w:tcPr>
            <w:tcW w:w="105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4BF40A1" w14:textId="77777777" w:rsidR="000562F9" w:rsidRPr="00622700" w:rsidRDefault="000562F9" w:rsidP="00EF4722">
            <w:pPr>
              <w:spacing w:before="240"/>
              <w:jc w:val="center"/>
              <w:rPr>
                <w:rFonts w:cs="Times New Roman"/>
                <w:b/>
                <w:sz w:val="24"/>
                <w:szCs w:val="24"/>
              </w:rPr>
            </w:pPr>
            <w:r w:rsidRPr="00622700">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81F0940" w14:textId="77777777" w:rsidR="000562F9" w:rsidRPr="00622700" w:rsidRDefault="000562F9" w:rsidP="00EF4722">
            <w:pPr>
              <w:spacing w:before="240"/>
              <w:jc w:val="center"/>
              <w:rPr>
                <w:rFonts w:cs="Times New Roman"/>
                <w:b/>
                <w:sz w:val="24"/>
                <w:szCs w:val="24"/>
              </w:rPr>
            </w:pPr>
            <w:r>
              <w:rPr>
                <w:rFonts w:cs="Times New Roman"/>
                <w:b/>
                <w:sz w:val="24"/>
                <w:szCs w:val="24"/>
              </w:rPr>
              <w:t>Độ dài</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9B2BA65" w14:textId="77777777" w:rsidR="000562F9" w:rsidRPr="00622700" w:rsidRDefault="000562F9" w:rsidP="00EF4722">
            <w:pPr>
              <w:spacing w:before="240"/>
              <w:jc w:val="center"/>
              <w:rPr>
                <w:rFonts w:cs="Times New Roman"/>
                <w:b/>
                <w:sz w:val="24"/>
                <w:szCs w:val="24"/>
              </w:rPr>
            </w:pPr>
            <w:r w:rsidRPr="00622700">
              <w:rPr>
                <w:rFonts w:cs="Times New Roman"/>
                <w:b/>
                <w:sz w:val="24"/>
                <w:szCs w:val="24"/>
              </w:rPr>
              <w:t>Bắt buộc</w:t>
            </w:r>
          </w:p>
        </w:tc>
        <w:tc>
          <w:tcPr>
            <w:tcW w:w="144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8A57C9F" w14:textId="77777777" w:rsidR="000562F9" w:rsidRPr="00622700" w:rsidRDefault="000562F9" w:rsidP="00EF4722">
            <w:pPr>
              <w:spacing w:before="240"/>
              <w:jc w:val="center"/>
              <w:rPr>
                <w:rFonts w:cs="Times New Roman"/>
                <w:b/>
                <w:sz w:val="24"/>
                <w:szCs w:val="24"/>
              </w:rPr>
            </w:pPr>
            <w:r w:rsidRPr="00622700">
              <w:rPr>
                <w:rFonts w:cs="Times New Roman"/>
                <w:b/>
                <w:sz w:val="24"/>
                <w:szCs w:val="24"/>
              </w:rPr>
              <w:t>Ghi chú</w:t>
            </w:r>
          </w:p>
        </w:tc>
      </w:tr>
      <w:tr w:rsidR="000562F9" w:rsidRPr="00622700" w14:paraId="7D5E3488" w14:textId="77777777" w:rsidTr="00EF4722">
        <w:trPr>
          <w:trHeight w:val="346"/>
        </w:trPr>
        <w:tc>
          <w:tcPr>
            <w:tcW w:w="729" w:type="dxa"/>
            <w:tcBorders>
              <w:top w:val="single" w:sz="4" w:space="0" w:color="000000"/>
              <w:left w:val="single" w:sz="4" w:space="0" w:color="000000"/>
              <w:bottom w:val="single" w:sz="4" w:space="0" w:color="000000"/>
              <w:right w:val="single" w:sz="4" w:space="0" w:color="000000"/>
            </w:tcBorders>
            <w:vAlign w:val="center"/>
          </w:tcPr>
          <w:p w14:paraId="55C701DC" w14:textId="77777777" w:rsidR="000562F9" w:rsidRPr="00741DFF" w:rsidRDefault="000562F9" w:rsidP="000562F9">
            <w:pPr>
              <w:pStyle w:val="ListParagraph"/>
              <w:numPr>
                <w:ilvl w:val="0"/>
                <w:numId w:val="68"/>
              </w:numPr>
              <w:spacing w:after="0" w:line="26" w:lineRule="atLeast"/>
              <w:jc w:val="center"/>
              <w:rPr>
                <w:rFonts w:cs="Times New Roman"/>
                <w:color w:val="000000"/>
                <w:sz w:val="24"/>
                <w:szCs w:val="24"/>
              </w:rPr>
            </w:pPr>
          </w:p>
        </w:tc>
        <w:tc>
          <w:tcPr>
            <w:tcW w:w="1776" w:type="dxa"/>
            <w:tcBorders>
              <w:top w:val="single" w:sz="4" w:space="0" w:color="000000"/>
              <w:left w:val="single" w:sz="4" w:space="0" w:color="000000"/>
              <w:bottom w:val="single" w:sz="4" w:space="0" w:color="000000"/>
              <w:right w:val="single" w:sz="4" w:space="0" w:color="000000"/>
            </w:tcBorders>
            <w:vAlign w:val="center"/>
          </w:tcPr>
          <w:p w14:paraId="4E9F43BE" w14:textId="77777777" w:rsidR="000562F9" w:rsidRPr="00622700" w:rsidRDefault="000562F9" w:rsidP="00EF4722">
            <w:pPr>
              <w:spacing w:after="0" w:line="26" w:lineRule="atLeast"/>
              <w:rPr>
                <w:rFonts w:cs="Times New Roman"/>
                <w:color w:val="000000"/>
                <w:sz w:val="24"/>
                <w:szCs w:val="24"/>
              </w:rPr>
            </w:pPr>
            <w:r w:rsidRPr="00622700">
              <w:rPr>
                <w:rFonts w:cs="Times New Roman"/>
                <w:color w:val="000000"/>
                <w:sz w:val="24"/>
                <w:szCs w:val="24"/>
              </w:rPr>
              <w:t>Mã danh mục</w:t>
            </w:r>
          </w:p>
        </w:tc>
        <w:tc>
          <w:tcPr>
            <w:tcW w:w="2736" w:type="dxa"/>
            <w:tcBorders>
              <w:top w:val="single" w:sz="4" w:space="0" w:color="000000"/>
              <w:left w:val="single" w:sz="4" w:space="0" w:color="000000"/>
              <w:bottom w:val="single" w:sz="4" w:space="0" w:color="000000"/>
              <w:right w:val="single" w:sz="4" w:space="0" w:color="000000"/>
            </w:tcBorders>
            <w:vAlign w:val="center"/>
          </w:tcPr>
          <w:p w14:paraId="4EF69C4D" w14:textId="77777777" w:rsidR="000562F9" w:rsidRPr="00622700" w:rsidRDefault="000562F9" w:rsidP="00EF4722">
            <w:pPr>
              <w:spacing w:after="0" w:line="26" w:lineRule="atLeast"/>
              <w:rPr>
                <w:rFonts w:cs="Times New Roman"/>
                <w:color w:val="000000"/>
                <w:sz w:val="24"/>
                <w:szCs w:val="24"/>
              </w:rPr>
            </w:pPr>
            <w:r w:rsidRPr="00622700">
              <w:rPr>
                <w:rFonts w:cs="Times New Roman"/>
                <w:color w:val="000000"/>
                <w:sz w:val="24"/>
                <w:szCs w:val="24"/>
              </w:rPr>
              <w:t>Ký hiệu danh mục</w:t>
            </w:r>
          </w:p>
        </w:tc>
        <w:tc>
          <w:tcPr>
            <w:tcW w:w="1059" w:type="dxa"/>
            <w:tcBorders>
              <w:top w:val="single" w:sz="4" w:space="0" w:color="000000"/>
              <w:left w:val="single" w:sz="4" w:space="0" w:color="000000"/>
              <w:bottom w:val="single" w:sz="4" w:space="0" w:color="000000"/>
              <w:right w:val="single" w:sz="4" w:space="0" w:color="000000"/>
            </w:tcBorders>
            <w:vAlign w:val="center"/>
            <w:hideMark/>
          </w:tcPr>
          <w:p w14:paraId="65D70C5D" w14:textId="77777777" w:rsidR="000562F9" w:rsidRPr="00622700" w:rsidRDefault="000562F9" w:rsidP="00EF4722">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vAlign w:val="center"/>
          </w:tcPr>
          <w:p w14:paraId="06023630" w14:textId="77777777" w:rsidR="000562F9" w:rsidRPr="00622700" w:rsidRDefault="000562F9" w:rsidP="00EF4722">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DE58038" w14:textId="77777777" w:rsidR="000562F9" w:rsidRPr="00622700" w:rsidRDefault="000562F9" w:rsidP="00EF4722">
            <w:pPr>
              <w:spacing w:before="240"/>
              <w:jc w:val="center"/>
              <w:rPr>
                <w:rFonts w:cs="Times New Roman"/>
                <w:sz w:val="24"/>
                <w:szCs w:val="24"/>
              </w:rPr>
            </w:pPr>
            <w:r w:rsidRPr="00622700">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0874A157" w14:textId="77777777" w:rsidR="000562F9" w:rsidRPr="00622700" w:rsidRDefault="000562F9" w:rsidP="00EF4722">
            <w:pPr>
              <w:spacing w:before="240"/>
              <w:rPr>
                <w:rFonts w:cs="Times New Roman"/>
                <w:sz w:val="24"/>
                <w:szCs w:val="24"/>
              </w:rPr>
            </w:pPr>
          </w:p>
        </w:tc>
      </w:tr>
      <w:tr w:rsidR="000562F9" w:rsidRPr="00622700" w14:paraId="78C1AD98" w14:textId="77777777" w:rsidTr="00EF4722">
        <w:trPr>
          <w:trHeight w:val="286"/>
        </w:trPr>
        <w:tc>
          <w:tcPr>
            <w:tcW w:w="729" w:type="dxa"/>
            <w:tcBorders>
              <w:top w:val="single" w:sz="4" w:space="0" w:color="000000"/>
              <w:left w:val="single" w:sz="4" w:space="0" w:color="000000"/>
              <w:bottom w:val="single" w:sz="4" w:space="0" w:color="000000"/>
              <w:right w:val="single" w:sz="4" w:space="0" w:color="000000"/>
            </w:tcBorders>
            <w:vAlign w:val="center"/>
          </w:tcPr>
          <w:p w14:paraId="221252DF" w14:textId="77777777" w:rsidR="000562F9" w:rsidRPr="00741DFF" w:rsidRDefault="000562F9" w:rsidP="000562F9">
            <w:pPr>
              <w:pStyle w:val="ListParagraph"/>
              <w:numPr>
                <w:ilvl w:val="0"/>
                <w:numId w:val="68"/>
              </w:numPr>
              <w:spacing w:after="0" w:line="26" w:lineRule="atLeast"/>
              <w:jc w:val="center"/>
              <w:rPr>
                <w:rFonts w:cs="Times New Roman"/>
                <w:color w:val="000000"/>
                <w:sz w:val="24"/>
                <w:szCs w:val="24"/>
              </w:rPr>
            </w:pPr>
          </w:p>
        </w:tc>
        <w:tc>
          <w:tcPr>
            <w:tcW w:w="1776" w:type="dxa"/>
            <w:tcBorders>
              <w:top w:val="single" w:sz="4" w:space="0" w:color="000000"/>
              <w:left w:val="single" w:sz="4" w:space="0" w:color="000000"/>
              <w:bottom w:val="single" w:sz="4" w:space="0" w:color="000000"/>
              <w:right w:val="single" w:sz="4" w:space="0" w:color="000000"/>
            </w:tcBorders>
            <w:vAlign w:val="center"/>
          </w:tcPr>
          <w:p w14:paraId="34020C74" w14:textId="77777777" w:rsidR="000562F9" w:rsidRPr="00622700" w:rsidRDefault="000562F9" w:rsidP="00EF4722">
            <w:pPr>
              <w:spacing w:after="0" w:line="26" w:lineRule="atLeast"/>
              <w:rPr>
                <w:rFonts w:cs="Times New Roman"/>
                <w:color w:val="000000"/>
                <w:sz w:val="24"/>
                <w:szCs w:val="24"/>
              </w:rPr>
            </w:pPr>
            <w:r w:rsidRPr="00622700">
              <w:rPr>
                <w:rFonts w:cs="Times New Roman"/>
                <w:color w:val="000000"/>
                <w:sz w:val="24"/>
                <w:szCs w:val="24"/>
              </w:rPr>
              <w:t>Tên danh mục</w:t>
            </w:r>
            <w:del w:id="5133" w:author="Admin" w:date="2017-09-29T15:06:00Z">
              <w:r w:rsidRPr="00622700" w:rsidDel="00873E92">
                <w:rPr>
                  <w:rFonts w:cs="Times New Roman"/>
                  <w:color w:val="000000"/>
                  <w:sz w:val="24"/>
                  <w:szCs w:val="24"/>
                </w:rPr>
                <w:delText xml:space="preserve"> tiếng Việt</w:delText>
              </w:r>
            </w:del>
          </w:p>
        </w:tc>
        <w:tc>
          <w:tcPr>
            <w:tcW w:w="2736" w:type="dxa"/>
            <w:tcBorders>
              <w:top w:val="single" w:sz="4" w:space="0" w:color="000000"/>
              <w:left w:val="single" w:sz="4" w:space="0" w:color="000000"/>
              <w:bottom w:val="single" w:sz="4" w:space="0" w:color="000000"/>
              <w:right w:val="single" w:sz="4" w:space="0" w:color="000000"/>
            </w:tcBorders>
            <w:vAlign w:val="center"/>
          </w:tcPr>
          <w:p w14:paraId="4DA49701" w14:textId="77777777" w:rsidR="000562F9" w:rsidRPr="00622700" w:rsidRDefault="000562F9" w:rsidP="00EF4722">
            <w:pPr>
              <w:spacing w:after="0" w:line="26" w:lineRule="atLeast"/>
              <w:rPr>
                <w:rFonts w:cs="Times New Roman"/>
                <w:color w:val="000000"/>
                <w:sz w:val="24"/>
                <w:szCs w:val="24"/>
              </w:rPr>
            </w:pPr>
            <w:r w:rsidRPr="00622700">
              <w:rPr>
                <w:rFonts w:cs="Times New Roman"/>
                <w:color w:val="000000"/>
                <w:sz w:val="24"/>
                <w:szCs w:val="24"/>
              </w:rPr>
              <w:t>Tên danh mục</w:t>
            </w:r>
            <w:del w:id="5134" w:author="Admin" w:date="2017-09-29T15:06:00Z">
              <w:r w:rsidRPr="00622700" w:rsidDel="00873E92">
                <w:rPr>
                  <w:rFonts w:cs="Times New Roman"/>
                  <w:color w:val="000000"/>
                  <w:sz w:val="24"/>
                  <w:szCs w:val="24"/>
                </w:rPr>
                <w:delText xml:space="preserve"> tiếng Việt</w:delText>
              </w:r>
            </w:del>
          </w:p>
        </w:tc>
        <w:tc>
          <w:tcPr>
            <w:tcW w:w="1059" w:type="dxa"/>
            <w:tcBorders>
              <w:top w:val="single" w:sz="4" w:space="0" w:color="000000"/>
              <w:left w:val="single" w:sz="4" w:space="0" w:color="000000"/>
              <w:bottom w:val="single" w:sz="4" w:space="0" w:color="000000"/>
              <w:right w:val="single" w:sz="4" w:space="0" w:color="000000"/>
            </w:tcBorders>
            <w:vAlign w:val="center"/>
            <w:hideMark/>
          </w:tcPr>
          <w:p w14:paraId="3E41EB89" w14:textId="77777777" w:rsidR="000562F9" w:rsidRPr="00622700" w:rsidRDefault="000562F9" w:rsidP="00EF4722">
            <w:pPr>
              <w:spacing w:before="240"/>
              <w:jc w:val="center"/>
              <w:rPr>
                <w:rFonts w:cs="Times New Roman"/>
                <w:sz w:val="24"/>
                <w:szCs w:val="24"/>
              </w:rPr>
            </w:pPr>
            <w:r>
              <w:rPr>
                <w:rFonts w:cs="Times New Roman"/>
                <w:sz w:val="24"/>
                <w:szCs w:val="24"/>
              </w:rPr>
              <w:t>Số</w:t>
            </w:r>
          </w:p>
        </w:tc>
        <w:tc>
          <w:tcPr>
            <w:tcW w:w="900" w:type="dxa"/>
            <w:tcBorders>
              <w:top w:val="single" w:sz="4" w:space="0" w:color="000000"/>
              <w:left w:val="single" w:sz="4" w:space="0" w:color="000000"/>
              <w:bottom w:val="single" w:sz="4" w:space="0" w:color="000000"/>
              <w:right w:val="single" w:sz="4" w:space="0" w:color="000000"/>
            </w:tcBorders>
            <w:vAlign w:val="center"/>
          </w:tcPr>
          <w:p w14:paraId="01F5CF60" w14:textId="77777777" w:rsidR="000562F9" w:rsidRDefault="000562F9" w:rsidP="00EF4722">
            <w:pPr>
              <w:jc w:val="center"/>
            </w:pPr>
          </w:p>
        </w:tc>
        <w:tc>
          <w:tcPr>
            <w:tcW w:w="900" w:type="dxa"/>
            <w:tcBorders>
              <w:top w:val="single" w:sz="4" w:space="0" w:color="000000"/>
              <w:left w:val="single" w:sz="4" w:space="0" w:color="000000"/>
              <w:bottom w:val="single" w:sz="4" w:space="0" w:color="000000"/>
              <w:right w:val="single" w:sz="4" w:space="0" w:color="000000"/>
            </w:tcBorders>
            <w:vAlign w:val="center"/>
          </w:tcPr>
          <w:p w14:paraId="4E2138DE" w14:textId="77777777" w:rsidR="000562F9" w:rsidRPr="00622700" w:rsidRDefault="000562F9" w:rsidP="00EF4722">
            <w:pPr>
              <w:spacing w:before="240"/>
              <w:jc w:val="center"/>
              <w:rPr>
                <w:rFonts w:cs="Times New Roman"/>
                <w:sz w:val="24"/>
                <w:szCs w:val="24"/>
              </w:rPr>
            </w:pPr>
            <w:r w:rsidRPr="00622700">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6B8F6FD2" w14:textId="77777777" w:rsidR="000562F9" w:rsidRPr="00622700" w:rsidRDefault="000562F9" w:rsidP="00EF4722">
            <w:pPr>
              <w:spacing w:before="240"/>
              <w:rPr>
                <w:rFonts w:cs="Times New Roman"/>
                <w:sz w:val="24"/>
                <w:szCs w:val="24"/>
              </w:rPr>
            </w:pPr>
          </w:p>
        </w:tc>
      </w:tr>
      <w:tr w:rsidR="000562F9" w:rsidRPr="00622700" w14:paraId="66B9855B" w14:textId="77777777" w:rsidTr="00EF4722">
        <w:trPr>
          <w:trHeight w:val="286"/>
        </w:trPr>
        <w:tc>
          <w:tcPr>
            <w:tcW w:w="729" w:type="dxa"/>
            <w:tcBorders>
              <w:top w:val="single" w:sz="4" w:space="0" w:color="000000"/>
              <w:left w:val="single" w:sz="4" w:space="0" w:color="000000"/>
              <w:bottom w:val="single" w:sz="4" w:space="0" w:color="000000"/>
              <w:right w:val="single" w:sz="4" w:space="0" w:color="000000"/>
            </w:tcBorders>
            <w:vAlign w:val="center"/>
          </w:tcPr>
          <w:p w14:paraId="392D860C" w14:textId="77777777" w:rsidR="000562F9" w:rsidRPr="00741DFF" w:rsidRDefault="000562F9" w:rsidP="000562F9">
            <w:pPr>
              <w:pStyle w:val="ListParagraph"/>
              <w:numPr>
                <w:ilvl w:val="0"/>
                <w:numId w:val="68"/>
              </w:numPr>
              <w:spacing w:after="0" w:line="26" w:lineRule="atLeast"/>
              <w:jc w:val="center"/>
              <w:rPr>
                <w:rFonts w:cs="Times New Roman"/>
                <w:color w:val="000000"/>
                <w:sz w:val="24"/>
                <w:szCs w:val="24"/>
              </w:rPr>
            </w:pPr>
          </w:p>
        </w:tc>
        <w:tc>
          <w:tcPr>
            <w:tcW w:w="1776" w:type="dxa"/>
            <w:tcBorders>
              <w:top w:val="single" w:sz="4" w:space="0" w:color="000000"/>
              <w:left w:val="single" w:sz="4" w:space="0" w:color="000000"/>
              <w:bottom w:val="single" w:sz="4" w:space="0" w:color="000000"/>
              <w:right w:val="single" w:sz="4" w:space="0" w:color="000000"/>
            </w:tcBorders>
            <w:vAlign w:val="center"/>
          </w:tcPr>
          <w:p w14:paraId="227C4E82" w14:textId="77777777" w:rsidR="000562F9" w:rsidRPr="00622700" w:rsidRDefault="000562F9" w:rsidP="00EF4722">
            <w:pPr>
              <w:spacing w:after="0" w:line="26" w:lineRule="atLeast"/>
              <w:rPr>
                <w:rFonts w:cs="Times New Roman"/>
                <w:color w:val="000000"/>
                <w:sz w:val="24"/>
                <w:szCs w:val="24"/>
              </w:rPr>
            </w:pPr>
            <w:r>
              <w:rPr>
                <w:rFonts w:cs="Times New Roman"/>
                <w:color w:val="000000"/>
                <w:sz w:val="24"/>
                <w:szCs w:val="24"/>
              </w:rPr>
              <w:t>Số tiền</w:t>
            </w:r>
          </w:p>
        </w:tc>
        <w:tc>
          <w:tcPr>
            <w:tcW w:w="2736" w:type="dxa"/>
            <w:tcBorders>
              <w:top w:val="single" w:sz="4" w:space="0" w:color="000000"/>
              <w:left w:val="single" w:sz="4" w:space="0" w:color="000000"/>
              <w:bottom w:val="single" w:sz="4" w:space="0" w:color="000000"/>
              <w:right w:val="single" w:sz="4" w:space="0" w:color="000000"/>
            </w:tcBorders>
            <w:vAlign w:val="center"/>
          </w:tcPr>
          <w:p w14:paraId="15DC8408" w14:textId="76FCE48B" w:rsidR="000562F9" w:rsidRPr="00622700" w:rsidRDefault="00D62D5B" w:rsidP="00EF4722">
            <w:pPr>
              <w:spacing w:after="0" w:line="26" w:lineRule="atLeast"/>
              <w:rPr>
                <w:rFonts w:cs="Times New Roman"/>
                <w:color w:val="000000"/>
                <w:sz w:val="24"/>
                <w:szCs w:val="24"/>
              </w:rPr>
            </w:pPr>
            <w:r>
              <w:rPr>
                <w:rFonts w:cs="Times New Roman"/>
                <w:color w:val="000000"/>
                <w:sz w:val="24"/>
                <w:szCs w:val="24"/>
              </w:rPr>
              <w:t>Số tiền</w:t>
            </w:r>
          </w:p>
        </w:tc>
        <w:tc>
          <w:tcPr>
            <w:tcW w:w="1059" w:type="dxa"/>
            <w:tcBorders>
              <w:top w:val="single" w:sz="4" w:space="0" w:color="000000"/>
              <w:left w:val="single" w:sz="4" w:space="0" w:color="000000"/>
              <w:bottom w:val="single" w:sz="4" w:space="0" w:color="000000"/>
              <w:right w:val="single" w:sz="4" w:space="0" w:color="000000"/>
            </w:tcBorders>
            <w:vAlign w:val="center"/>
          </w:tcPr>
          <w:p w14:paraId="47C1E03A" w14:textId="6E4655C8" w:rsidR="000562F9" w:rsidRDefault="00D62D5B" w:rsidP="00EF4722">
            <w:pPr>
              <w:spacing w:before="240"/>
              <w:jc w:val="center"/>
              <w:rPr>
                <w:rFonts w:cs="Times New Roman"/>
                <w:sz w:val="24"/>
                <w:szCs w:val="24"/>
              </w:rPr>
            </w:pPr>
            <w:r>
              <w:rPr>
                <w:rFonts w:cs="Times New Roman"/>
                <w:sz w:val="24"/>
                <w:szCs w:val="24"/>
              </w:rPr>
              <w:t>Số</w:t>
            </w:r>
          </w:p>
        </w:tc>
        <w:tc>
          <w:tcPr>
            <w:tcW w:w="900" w:type="dxa"/>
            <w:tcBorders>
              <w:top w:val="single" w:sz="4" w:space="0" w:color="000000"/>
              <w:left w:val="single" w:sz="4" w:space="0" w:color="000000"/>
              <w:bottom w:val="single" w:sz="4" w:space="0" w:color="000000"/>
              <w:right w:val="single" w:sz="4" w:space="0" w:color="000000"/>
            </w:tcBorders>
            <w:vAlign w:val="center"/>
          </w:tcPr>
          <w:p w14:paraId="73C3E92F" w14:textId="77777777" w:rsidR="000562F9" w:rsidRDefault="000562F9" w:rsidP="00EF4722">
            <w:pPr>
              <w:jc w:val="cente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5A14B" w14:textId="49A2B33A" w:rsidR="000562F9" w:rsidRPr="00622700" w:rsidRDefault="00D62D5B" w:rsidP="00EF4722">
            <w:pPr>
              <w:spacing w:before="240"/>
              <w:jc w:val="center"/>
              <w:rPr>
                <w:rFonts w:cs="Times New Roman"/>
                <w:sz w:val="24"/>
                <w:szCs w:val="24"/>
              </w:rPr>
            </w:pPr>
            <w:r>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47997F68" w14:textId="77777777" w:rsidR="000562F9" w:rsidRPr="00622700" w:rsidRDefault="000562F9" w:rsidP="00EF4722">
            <w:pPr>
              <w:spacing w:before="240"/>
              <w:rPr>
                <w:rFonts w:cs="Times New Roman"/>
                <w:sz w:val="24"/>
                <w:szCs w:val="24"/>
              </w:rPr>
            </w:pPr>
          </w:p>
        </w:tc>
      </w:tr>
      <w:tr w:rsidR="000562F9" w:rsidRPr="00622700" w14:paraId="7E824034" w14:textId="77777777" w:rsidTr="00EF4722">
        <w:trPr>
          <w:trHeight w:val="286"/>
        </w:trPr>
        <w:tc>
          <w:tcPr>
            <w:tcW w:w="729" w:type="dxa"/>
            <w:tcBorders>
              <w:top w:val="single" w:sz="4" w:space="0" w:color="000000"/>
              <w:left w:val="single" w:sz="4" w:space="0" w:color="000000"/>
              <w:bottom w:val="single" w:sz="4" w:space="0" w:color="000000"/>
              <w:right w:val="single" w:sz="4" w:space="0" w:color="000000"/>
            </w:tcBorders>
            <w:vAlign w:val="center"/>
          </w:tcPr>
          <w:p w14:paraId="763DE652" w14:textId="77777777" w:rsidR="000562F9" w:rsidRPr="00741DFF" w:rsidRDefault="000562F9" w:rsidP="000562F9">
            <w:pPr>
              <w:pStyle w:val="ListParagraph"/>
              <w:numPr>
                <w:ilvl w:val="0"/>
                <w:numId w:val="68"/>
              </w:numPr>
              <w:spacing w:after="0" w:line="26" w:lineRule="atLeast"/>
              <w:jc w:val="center"/>
              <w:rPr>
                <w:rFonts w:cs="Times New Roman"/>
                <w:color w:val="000000"/>
                <w:sz w:val="24"/>
                <w:szCs w:val="24"/>
              </w:rPr>
            </w:pPr>
          </w:p>
        </w:tc>
        <w:tc>
          <w:tcPr>
            <w:tcW w:w="1776" w:type="dxa"/>
            <w:tcBorders>
              <w:top w:val="single" w:sz="4" w:space="0" w:color="000000"/>
              <w:left w:val="single" w:sz="4" w:space="0" w:color="000000"/>
              <w:bottom w:val="single" w:sz="4" w:space="0" w:color="000000"/>
              <w:right w:val="single" w:sz="4" w:space="0" w:color="000000"/>
            </w:tcBorders>
            <w:vAlign w:val="center"/>
          </w:tcPr>
          <w:p w14:paraId="3FB9D811" w14:textId="77777777" w:rsidR="000562F9" w:rsidRPr="00622700" w:rsidRDefault="000562F9" w:rsidP="00EF4722">
            <w:pPr>
              <w:spacing w:after="0" w:line="26" w:lineRule="atLeast"/>
              <w:rPr>
                <w:rFonts w:cs="Times New Roman"/>
                <w:color w:val="000000"/>
                <w:sz w:val="24"/>
                <w:szCs w:val="24"/>
              </w:rPr>
            </w:pPr>
            <w:r>
              <w:rPr>
                <w:rFonts w:cs="Times New Roman"/>
                <w:color w:val="000000"/>
                <w:sz w:val="24"/>
                <w:szCs w:val="24"/>
              </w:rPr>
              <w:t>Trạng thái</w:t>
            </w:r>
          </w:p>
        </w:tc>
        <w:tc>
          <w:tcPr>
            <w:tcW w:w="2736" w:type="dxa"/>
            <w:tcBorders>
              <w:top w:val="single" w:sz="4" w:space="0" w:color="000000"/>
              <w:left w:val="single" w:sz="4" w:space="0" w:color="000000"/>
              <w:bottom w:val="single" w:sz="4" w:space="0" w:color="000000"/>
              <w:right w:val="single" w:sz="4" w:space="0" w:color="000000"/>
            </w:tcBorders>
            <w:vAlign w:val="center"/>
          </w:tcPr>
          <w:p w14:paraId="57A2DCD1" w14:textId="77777777" w:rsidR="000562F9" w:rsidRPr="00622700" w:rsidRDefault="000562F9" w:rsidP="00EF4722">
            <w:pPr>
              <w:spacing w:after="0" w:line="26" w:lineRule="atLeast"/>
              <w:rPr>
                <w:rFonts w:cs="Times New Roman"/>
                <w:color w:val="000000"/>
                <w:sz w:val="24"/>
                <w:szCs w:val="24"/>
              </w:rPr>
            </w:pPr>
            <w:r>
              <w:rPr>
                <w:rFonts w:cs="Times New Roman"/>
                <w:color w:val="000000"/>
                <w:sz w:val="24"/>
                <w:szCs w:val="24"/>
              </w:rPr>
              <w:t>Áp dụng, Ngừng áp dụng</w:t>
            </w:r>
          </w:p>
        </w:tc>
        <w:tc>
          <w:tcPr>
            <w:tcW w:w="1059" w:type="dxa"/>
            <w:tcBorders>
              <w:top w:val="single" w:sz="4" w:space="0" w:color="000000"/>
              <w:left w:val="single" w:sz="4" w:space="0" w:color="000000"/>
              <w:bottom w:val="single" w:sz="4" w:space="0" w:color="000000"/>
              <w:right w:val="single" w:sz="4" w:space="0" w:color="000000"/>
            </w:tcBorders>
            <w:vAlign w:val="center"/>
          </w:tcPr>
          <w:p w14:paraId="1DFE1332" w14:textId="77777777" w:rsidR="000562F9" w:rsidRDefault="000562F9" w:rsidP="00EF4722">
            <w:pPr>
              <w:spacing w:before="240"/>
              <w:jc w:val="center"/>
              <w:rPr>
                <w:rFonts w:cs="Times New Roman"/>
                <w:sz w:val="24"/>
                <w:szCs w:val="24"/>
              </w:rPr>
            </w:pPr>
            <w:r>
              <w:rPr>
                <w:rFonts w:cs="Times New Roman"/>
                <w:sz w:val="24"/>
                <w:szCs w:val="24"/>
              </w:rPr>
              <w:t>Tích chọn</w:t>
            </w:r>
          </w:p>
        </w:tc>
        <w:tc>
          <w:tcPr>
            <w:tcW w:w="900" w:type="dxa"/>
            <w:tcBorders>
              <w:top w:val="single" w:sz="4" w:space="0" w:color="000000"/>
              <w:left w:val="single" w:sz="4" w:space="0" w:color="000000"/>
              <w:bottom w:val="single" w:sz="4" w:space="0" w:color="000000"/>
              <w:right w:val="single" w:sz="4" w:space="0" w:color="000000"/>
            </w:tcBorders>
            <w:vAlign w:val="center"/>
          </w:tcPr>
          <w:p w14:paraId="373333C4" w14:textId="77777777" w:rsidR="000562F9" w:rsidRDefault="000562F9" w:rsidP="00EF4722">
            <w:pPr>
              <w:jc w:val="center"/>
            </w:pPr>
          </w:p>
        </w:tc>
        <w:tc>
          <w:tcPr>
            <w:tcW w:w="900" w:type="dxa"/>
            <w:tcBorders>
              <w:top w:val="single" w:sz="4" w:space="0" w:color="000000"/>
              <w:left w:val="single" w:sz="4" w:space="0" w:color="000000"/>
              <w:bottom w:val="single" w:sz="4" w:space="0" w:color="000000"/>
              <w:right w:val="single" w:sz="4" w:space="0" w:color="000000"/>
            </w:tcBorders>
            <w:vAlign w:val="center"/>
          </w:tcPr>
          <w:p w14:paraId="4255AE6F" w14:textId="77777777" w:rsidR="000562F9" w:rsidRPr="00622700" w:rsidRDefault="000562F9" w:rsidP="00EF4722">
            <w:pPr>
              <w:spacing w:before="240"/>
              <w:jc w:val="center"/>
              <w:rPr>
                <w:rFonts w:cs="Times New Roman"/>
                <w:sz w:val="24"/>
                <w:szCs w:val="24"/>
              </w:rPr>
            </w:pPr>
            <w:r>
              <w:rPr>
                <w:rFonts w:cs="Times New Roman"/>
                <w:sz w:val="24"/>
                <w:szCs w:val="24"/>
              </w:rPr>
              <w:t>Có</w:t>
            </w:r>
          </w:p>
        </w:tc>
        <w:tc>
          <w:tcPr>
            <w:tcW w:w="1440" w:type="dxa"/>
            <w:tcBorders>
              <w:top w:val="single" w:sz="4" w:space="0" w:color="000000"/>
              <w:left w:val="single" w:sz="4" w:space="0" w:color="000000"/>
              <w:bottom w:val="single" w:sz="4" w:space="0" w:color="000000"/>
              <w:right w:val="single" w:sz="4" w:space="0" w:color="000000"/>
            </w:tcBorders>
            <w:vAlign w:val="center"/>
          </w:tcPr>
          <w:p w14:paraId="6C11B60F" w14:textId="77777777" w:rsidR="000562F9" w:rsidRPr="00622700" w:rsidRDefault="000562F9" w:rsidP="00EF4722">
            <w:pPr>
              <w:spacing w:before="240"/>
              <w:rPr>
                <w:rFonts w:cs="Times New Roman"/>
                <w:sz w:val="24"/>
                <w:szCs w:val="24"/>
              </w:rPr>
            </w:pPr>
          </w:p>
        </w:tc>
      </w:tr>
      <w:tr w:rsidR="000562F9" w:rsidRPr="00622700" w14:paraId="72FF361B" w14:textId="77777777" w:rsidTr="00EF4722">
        <w:trPr>
          <w:trHeight w:val="286"/>
        </w:trPr>
        <w:tc>
          <w:tcPr>
            <w:tcW w:w="729" w:type="dxa"/>
            <w:tcBorders>
              <w:top w:val="single" w:sz="4" w:space="0" w:color="000000"/>
              <w:left w:val="single" w:sz="4" w:space="0" w:color="000000"/>
              <w:bottom w:val="single" w:sz="4" w:space="0" w:color="000000"/>
              <w:right w:val="single" w:sz="4" w:space="0" w:color="000000"/>
            </w:tcBorders>
            <w:vAlign w:val="center"/>
          </w:tcPr>
          <w:p w14:paraId="65E5F450" w14:textId="77777777" w:rsidR="000562F9" w:rsidRPr="00741DFF" w:rsidRDefault="000562F9" w:rsidP="000562F9">
            <w:pPr>
              <w:pStyle w:val="ListParagraph"/>
              <w:numPr>
                <w:ilvl w:val="0"/>
                <w:numId w:val="68"/>
              </w:numPr>
              <w:spacing w:after="0" w:line="26" w:lineRule="atLeast"/>
              <w:jc w:val="center"/>
              <w:rPr>
                <w:rFonts w:cs="Times New Roman"/>
                <w:color w:val="000000"/>
                <w:sz w:val="24"/>
                <w:szCs w:val="24"/>
              </w:rPr>
            </w:pPr>
          </w:p>
        </w:tc>
        <w:tc>
          <w:tcPr>
            <w:tcW w:w="1776" w:type="dxa"/>
            <w:tcBorders>
              <w:top w:val="single" w:sz="4" w:space="0" w:color="000000"/>
              <w:left w:val="single" w:sz="4" w:space="0" w:color="000000"/>
              <w:bottom w:val="single" w:sz="4" w:space="0" w:color="000000"/>
              <w:right w:val="single" w:sz="4" w:space="0" w:color="000000"/>
            </w:tcBorders>
            <w:vAlign w:val="center"/>
          </w:tcPr>
          <w:p w14:paraId="41DA90C8" w14:textId="77777777" w:rsidR="000562F9" w:rsidRPr="00622700" w:rsidRDefault="000562F9" w:rsidP="00EF4722">
            <w:pPr>
              <w:pStyle w:val="NoSpacing"/>
              <w:spacing w:before="240"/>
            </w:pPr>
            <w:r>
              <w:t>Mô tả</w:t>
            </w:r>
          </w:p>
        </w:tc>
        <w:tc>
          <w:tcPr>
            <w:tcW w:w="2736" w:type="dxa"/>
            <w:tcBorders>
              <w:top w:val="single" w:sz="4" w:space="0" w:color="000000"/>
              <w:left w:val="single" w:sz="4" w:space="0" w:color="000000"/>
              <w:bottom w:val="single" w:sz="4" w:space="0" w:color="000000"/>
              <w:right w:val="single" w:sz="4" w:space="0" w:color="000000"/>
            </w:tcBorders>
            <w:vAlign w:val="center"/>
          </w:tcPr>
          <w:p w14:paraId="78F11BD3" w14:textId="77777777" w:rsidR="000562F9" w:rsidRPr="00622700" w:rsidRDefault="000562F9" w:rsidP="00EF4722">
            <w:pPr>
              <w:spacing w:before="240"/>
              <w:rPr>
                <w:rFonts w:cs="Times New Roman"/>
                <w:sz w:val="24"/>
                <w:szCs w:val="24"/>
              </w:rPr>
            </w:pPr>
            <w:r>
              <w:rPr>
                <w:rFonts w:cs="Times New Roman"/>
                <w:sz w:val="24"/>
                <w:szCs w:val="24"/>
              </w:rPr>
              <w:t>Mô tả thêm</w:t>
            </w:r>
          </w:p>
        </w:tc>
        <w:tc>
          <w:tcPr>
            <w:tcW w:w="1059" w:type="dxa"/>
            <w:tcBorders>
              <w:top w:val="single" w:sz="4" w:space="0" w:color="000000"/>
              <w:left w:val="single" w:sz="4" w:space="0" w:color="000000"/>
              <w:bottom w:val="single" w:sz="4" w:space="0" w:color="000000"/>
              <w:right w:val="single" w:sz="4" w:space="0" w:color="000000"/>
            </w:tcBorders>
            <w:vAlign w:val="center"/>
          </w:tcPr>
          <w:p w14:paraId="54C55F51" w14:textId="77777777" w:rsidR="000562F9" w:rsidRPr="00622700" w:rsidRDefault="000562F9" w:rsidP="00EF4722">
            <w:pPr>
              <w:spacing w:before="240"/>
              <w:jc w:val="center"/>
              <w:rPr>
                <w:rFonts w:cs="Times New Roman"/>
                <w:sz w:val="24"/>
                <w:szCs w:val="24"/>
              </w:rPr>
            </w:pPr>
            <w:r>
              <w:rPr>
                <w:rFonts w:cs="Times New Roman"/>
                <w:sz w:val="24"/>
                <w:szCs w:val="24"/>
              </w:rPr>
              <w:t>Ký tự</w:t>
            </w:r>
          </w:p>
        </w:tc>
        <w:tc>
          <w:tcPr>
            <w:tcW w:w="900" w:type="dxa"/>
            <w:tcBorders>
              <w:top w:val="single" w:sz="4" w:space="0" w:color="000000"/>
              <w:left w:val="single" w:sz="4" w:space="0" w:color="000000"/>
              <w:bottom w:val="single" w:sz="4" w:space="0" w:color="000000"/>
              <w:right w:val="single" w:sz="4" w:space="0" w:color="000000"/>
            </w:tcBorders>
          </w:tcPr>
          <w:p w14:paraId="32E69565" w14:textId="77777777" w:rsidR="000562F9" w:rsidRPr="00622700" w:rsidRDefault="000562F9" w:rsidP="00EF4722">
            <w:pPr>
              <w:spacing w:before="240"/>
              <w:jc w:val="center"/>
              <w:rPr>
                <w:rFonts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2FE1DE7" w14:textId="77777777" w:rsidR="000562F9" w:rsidRPr="00622700" w:rsidRDefault="000562F9" w:rsidP="00EF4722">
            <w:pPr>
              <w:spacing w:before="240"/>
              <w:jc w:val="center"/>
              <w:rPr>
                <w:rFonts w:cs="Times New Roman"/>
                <w:sz w:val="24"/>
                <w:szCs w:val="24"/>
              </w:rPr>
            </w:pPr>
            <w:r>
              <w:rPr>
                <w:rFonts w:cs="Times New Roman"/>
                <w:sz w:val="24"/>
                <w:szCs w:val="24"/>
              </w:rPr>
              <w:t>Không</w:t>
            </w:r>
          </w:p>
        </w:tc>
        <w:tc>
          <w:tcPr>
            <w:tcW w:w="1440" w:type="dxa"/>
            <w:tcBorders>
              <w:top w:val="single" w:sz="4" w:space="0" w:color="000000"/>
              <w:left w:val="single" w:sz="4" w:space="0" w:color="000000"/>
              <w:bottom w:val="single" w:sz="4" w:space="0" w:color="000000"/>
              <w:right w:val="single" w:sz="4" w:space="0" w:color="000000"/>
            </w:tcBorders>
            <w:vAlign w:val="center"/>
          </w:tcPr>
          <w:p w14:paraId="79CE1B6E" w14:textId="77777777" w:rsidR="000562F9" w:rsidRPr="00622700" w:rsidRDefault="000562F9" w:rsidP="00EF4722">
            <w:pPr>
              <w:spacing w:before="240"/>
              <w:rPr>
                <w:rFonts w:cs="Times New Roman"/>
                <w:sz w:val="24"/>
                <w:szCs w:val="24"/>
              </w:rPr>
            </w:pPr>
          </w:p>
        </w:tc>
      </w:tr>
    </w:tbl>
    <w:p w14:paraId="43CBA06C" w14:textId="77777777" w:rsidR="000562F9" w:rsidRDefault="000562F9" w:rsidP="000562F9"/>
    <w:p w14:paraId="75D61763" w14:textId="77777777" w:rsidR="000562F9" w:rsidRPr="00CD247B" w:rsidRDefault="000562F9" w:rsidP="00714D4C">
      <w:pPr>
        <w:pStyle w:val="Heading3"/>
      </w:pPr>
      <w:bookmarkStart w:id="5135" w:name="_Toc489974592"/>
      <w:bookmarkStart w:id="5136" w:name="_Toc494461481"/>
      <w:r>
        <w:t>Các nút chức năng</w:t>
      </w:r>
      <w:bookmarkEnd w:id="5135"/>
      <w:bookmarkEnd w:id="5136"/>
    </w:p>
    <w:tbl>
      <w:tblPr>
        <w:tblW w:w="485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20"/>
        <w:gridCol w:w="6111"/>
      </w:tblGrid>
      <w:tr w:rsidR="000562F9" w:rsidRPr="00835288" w14:paraId="32D8C4E9" w14:textId="77777777" w:rsidTr="00EF4722">
        <w:trPr>
          <w:trHeight w:val="364"/>
          <w:tblHeader/>
        </w:trPr>
        <w:tc>
          <w:tcPr>
            <w:tcW w:w="76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14C2E19" w14:textId="77777777" w:rsidR="000562F9" w:rsidRPr="00835288" w:rsidRDefault="000562F9" w:rsidP="00EF4722">
            <w:pPr>
              <w:spacing w:before="240"/>
              <w:jc w:val="center"/>
              <w:rPr>
                <w:rFonts w:cs="Times New Roman"/>
                <w:b/>
                <w:sz w:val="24"/>
                <w:szCs w:val="24"/>
              </w:rPr>
            </w:pPr>
            <w:r>
              <w:rPr>
                <w:rFonts w:cs="Times New Roman"/>
                <w:b/>
                <w:sz w:val="24"/>
                <w:szCs w:val="24"/>
              </w:rPr>
              <w:t xml:space="preserve">Bước </w:t>
            </w:r>
          </w:p>
        </w:tc>
        <w:tc>
          <w:tcPr>
            <w:tcW w:w="24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29135BF" w14:textId="77777777" w:rsidR="000562F9" w:rsidRPr="00835288" w:rsidRDefault="000562F9" w:rsidP="00EF4722">
            <w:pPr>
              <w:spacing w:before="240"/>
              <w:jc w:val="center"/>
              <w:rPr>
                <w:rFonts w:cs="Times New Roman"/>
                <w:b/>
                <w:sz w:val="24"/>
                <w:szCs w:val="24"/>
              </w:rPr>
            </w:pPr>
            <w:r w:rsidRPr="00835288">
              <w:rPr>
                <w:rFonts w:cs="Times New Roman"/>
                <w:b/>
                <w:sz w:val="24"/>
                <w:szCs w:val="24"/>
              </w:rPr>
              <w:t xml:space="preserve">Thao tác </w:t>
            </w:r>
          </w:p>
        </w:tc>
        <w:tc>
          <w:tcPr>
            <w:tcW w:w="629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7C7B0DD" w14:textId="77777777" w:rsidR="000562F9" w:rsidRPr="00835288" w:rsidRDefault="000562F9" w:rsidP="00EF4722">
            <w:pPr>
              <w:spacing w:before="240"/>
              <w:jc w:val="center"/>
              <w:rPr>
                <w:rFonts w:cs="Times New Roman"/>
                <w:b/>
                <w:sz w:val="24"/>
                <w:szCs w:val="24"/>
              </w:rPr>
            </w:pPr>
            <w:r w:rsidRPr="00835288">
              <w:rPr>
                <w:rFonts w:cs="Times New Roman"/>
                <w:b/>
                <w:sz w:val="24"/>
                <w:szCs w:val="24"/>
              </w:rPr>
              <w:t>Mô tả</w:t>
            </w:r>
          </w:p>
        </w:tc>
      </w:tr>
      <w:tr w:rsidR="000562F9" w:rsidRPr="00835288" w14:paraId="34A3849A" w14:textId="77777777" w:rsidTr="00EF4722">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4106E215" w14:textId="77777777" w:rsidR="000562F9" w:rsidRPr="00741DFF" w:rsidRDefault="000562F9" w:rsidP="000562F9">
            <w:pPr>
              <w:pStyle w:val="ListParagraph"/>
              <w:numPr>
                <w:ilvl w:val="0"/>
                <w:numId w:val="69"/>
              </w:numPr>
              <w:spacing w:after="0" w:line="26" w:lineRule="atLeast"/>
              <w:jc w:val="center"/>
              <w:rPr>
                <w:rFonts w:cs="Times New Roman"/>
                <w:color w:val="000000"/>
                <w:sz w:val="24"/>
                <w:szCs w:val="24"/>
              </w:rPr>
            </w:pPr>
          </w:p>
        </w:tc>
        <w:tc>
          <w:tcPr>
            <w:tcW w:w="2485" w:type="dxa"/>
            <w:tcBorders>
              <w:top w:val="single" w:sz="4" w:space="0" w:color="000000"/>
              <w:left w:val="single" w:sz="4" w:space="0" w:color="000000"/>
              <w:bottom w:val="single" w:sz="4" w:space="0" w:color="000000"/>
              <w:right w:val="single" w:sz="4" w:space="0" w:color="000000"/>
            </w:tcBorders>
            <w:vAlign w:val="center"/>
            <w:hideMark/>
          </w:tcPr>
          <w:p w14:paraId="401C0563" w14:textId="77777777" w:rsidR="000562F9" w:rsidRPr="00835288" w:rsidRDefault="000562F9" w:rsidP="00EF4722">
            <w:pPr>
              <w:spacing w:before="240"/>
              <w:rPr>
                <w:rFonts w:cs="Times New Roman"/>
                <w:b/>
                <w:sz w:val="24"/>
                <w:szCs w:val="24"/>
              </w:rPr>
            </w:pPr>
            <w:r>
              <w:rPr>
                <w:rFonts w:cs="Times New Roman"/>
                <w:b/>
                <w:sz w:val="24"/>
                <w:szCs w:val="24"/>
              </w:rPr>
              <w:t>Thêm mới danh mục tham số hệ thống</w:t>
            </w:r>
          </w:p>
        </w:tc>
        <w:tc>
          <w:tcPr>
            <w:tcW w:w="6295" w:type="dxa"/>
            <w:tcBorders>
              <w:top w:val="single" w:sz="4" w:space="0" w:color="000000"/>
              <w:left w:val="single" w:sz="4" w:space="0" w:color="000000"/>
              <w:bottom w:val="single" w:sz="4" w:space="0" w:color="000000"/>
              <w:right w:val="single" w:sz="4" w:space="0" w:color="000000"/>
            </w:tcBorders>
            <w:vAlign w:val="center"/>
            <w:hideMark/>
          </w:tcPr>
          <w:p w14:paraId="0E0784EE" w14:textId="77777777" w:rsidR="000562F9" w:rsidRDefault="000562F9" w:rsidP="00EF4722">
            <w:pPr>
              <w:spacing w:before="240"/>
              <w:rPr>
                <w:rFonts w:cs="Times New Roman"/>
                <w:sz w:val="24"/>
                <w:szCs w:val="24"/>
              </w:rPr>
            </w:pPr>
            <w:r w:rsidRPr="00835288">
              <w:rPr>
                <w:rFonts w:cs="Times New Roman"/>
                <w:sz w:val="24"/>
                <w:szCs w:val="24"/>
              </w:rPr>
              <w:t xml:space="preserve">Người dùng sử dụng chức năng này để </w:t>
            </w:r>
            <w:r>
              <w:rPr>
                <w:rFonts w:cs="Times New Roman"/>
                <w:sz w:val="24"/>
                <w:szCs w:val="24"/>
              </w:rPr>
              <w:t>“Thêm mới” một danh mục dùng chung</w:t>
            </w:r>
          </w:p>
          <w:p w14:paraId="51834965" w14:textId="77777777" w:rsidR="000562F9" w:rsidRPr="00835288" w:rsidRDefault="000562F9" w:rsidP="00EF4722">
            <w:pPr>
              <w:spacing w:before="240"/>
              <w:rPr>
                <w:rFonts w:cs="Times New Roman"/>
                <w:sz w:val="24"/>
                <w:szCs w:val="24"/>
              </w:rPr>
            </w:pPr>
            <w:r>
              <w:rPr>
                <w:rFonts w:cs="Times New Roman"/>
                <w:sz w:val="24"/>
                <w:szCs w:val="24"/>
              </w:rPr>
              <w:t xml:space="preserve">Các thông tin thêm mới gồm: </w:t>
            </w:r>
            <w:r>
              <w:rPr>
                <w:sz w:val="24"/>
                <w:szCs w:val="24"/>
              </w:rPr>
              <w:t>Mã danh mục, Tên danh mục, Mô tả</w:t>
            </w:r>
          </w:p>
        </w:tc>
      </w:tr>
      <w:tr w:rsidR="000562F9" w:rsidRPr="00835288" w14:paraId="27B1533F" w14:textId="77777777" w:rsidTr="00EF4722">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0022EAC8" w14:textId="77777777" w:rsidR="000562F9" w:rsidRPr="00741DFF" w:rsidRDefault="000562F9" w:rsidP="000562F9">
            <w:pPr>
              <w:pStyle w:val="ListParagraph"/>
              <w:numPr>
                <w:ilvl w:val="0"/>
                <w:numId w:val="69"/>
              </w:numPr>
              <w:spacing w:after="0" w:line="26" w:lineRule="atLeast"/>
              <w:jc w:val="center"/>
              <w:rPr>
                <w:rFonts w:cs="Times New Roman"/>
                <w:color w:val="000000"/>
                <w:sz w:val="24"/>
                <w:szCs w:val="24"/>
              </w:rPr>
            </w:pPr>
          </w:p>
        </w:tc>
        <w:tc>
          <w:tcPr>
            <w:tcW w:w="2485" w:type="dxa"/>
            <w:tcBorders>
              <w:top w:val="single" w:sz="4" w:space="0" w:color="000000"/>
              <w:left w:val="single" w:sz="4" w:space="0" w:color="000000"/>
              <w:bottom w:val="single" w:sz="4" w:space="0" w:color="000000"/>
              <w:right w:val="single" w:sz="4" w:space="0" w:color="000000"/>
            </w:tcBorders>
            <w:vAlign w:val="center"/>
            <w:hideMark/>
          </w:tcPr>
          <w:p w14:paraId="56959E2C" w14:textId="77777777" w:rsidR="000562F9" w:rsidRPr="00835288" w:rsidRDefault="000562F9" w:rsidP="00EF4722">
            <w:pPr>
              <w:spacing w:before="240"/>
              <w:rPr>
                <w:rFonts w:cs="Times New Roman"/>
                <w:b/>
                <w:sz w:val="24"/>
                <w:szCs w:val="24"/>
              </w:rPr>
            </w:pPr>
            <w:r w:rsidRPr="00835288">
              <w:rPr>
                <w:rFonts w:cs="Times New Roman"/>
                <w:b/>
                <w:sz w:val="24"/>
                <w:szCs w:val="24"/>
              </w:rPr>
              <w:t>Lưu</w:t>
            </w:r>
          </w:p>
        </w:tc>
        <w:tc>
          <w:tcPr>
            <w:tcW w:w="6295" w:type="dxa"/>
            <w:tcBorders>
              <w:top w:val="single" w:sz="4" w:space="0" w:color="000000"/>
              <w:left w:val="single" w:sz="4" w:space="0" w:color="000000"/>
              <w:bottom w:val="single" w:sz="4" w:space="0" w:color="000000"/>
              <w:right w:val="single" w:sz="4" w:space="0" w:color="000000"/>
            </w:tcBorders>
            <w:vAlign w:val="center"/>
            <w:hideMark/>
          </w:tcPr>
          <w:p w14:paraId="44E1DB92" w14:textId="77777777" w:rsidR="000562F9" w:rsidRPr="00835288" w:rsidRDefault="000562F9" w:rsidP="00EF4722">
            <w:pPr>
              <w:spacing w:before="240"/>
              <w:rPr>
                <w:rFonts w:cs="Times New Roman"/>
                <w:sz w:val="24"/>
                <w:szCs w:val="24"/>
              </w:rPr>
            </w:pPr>
            <w:r w:rsidRPr="00835288">
              <w:rPr>
                <w:rFonts w:cs="Times New Roman"/>
                <w:sz w:val="24"/>
                <w:szCs w:val="24"/>
              </w:rPr>
              <w:t xml:space="preserve">Người dùng sử dụng chức năng này để "Cập nhật" thông tin được "Thêm"/"Sửa" </w:t>
            </w:r>
            <w:r>
              <w:rPr>
                <w:rFonts w:cs="Times New Roman"/>
                <w:sz w:val="24"/>
                <w:szCs w:val="24"/>
              </w:rPr>
              <w:t>gắn đơn vị vào</w:t>
            </w:r>
            <w:r w:rsidRPr="00835288">
              <w:rPr>
                <w:rFonts w:cs="Times New Roman"/>
                <w:sz w:val="24"/>
                <w:szCs w:val="24"/>
              </w:rPr>
              <w:t xml:space="preserve"> </w:t>
            </w:r>
            <w:r>
              <w:rPr>
                <w:rFonts w:cs="Times New Roman"/>
                <w:sz w:val="24"/>
                <w:szCs w:val="24"/>
              </w:rPr>
              <w:t>hệ thống</w:t>
            </w:r>
            <w:r w:rsidRPr="00835288">
              <w:rPr>
                <w:rFonts w:cs="Times New Roman"/>
                <w:sz w:val="24"/>
                <w:szCs w:val="24"/>
              </w:rPr>
              <w:t>.</w:t>
            </w:r>
          </w:p>
        </w:tc>
      </w:tr>
      <w:tr w:rsidR="000562F9" w:rsidRPr="00835288" w14:paraId="5DF44F83" w14:textId="77777777" w:rsidTr="00EF4722">
        <w:trPr>
          <w:trHeight w:val="286"/>
        </w:trPr>
        <w:tc>
          <w:tcPr>
            <w:tcW w:w="760" w:type="dxa"/>
            <w:tcBorders>
              <w:top w:val="single" w:sz="4" w:space="0" w:color="000000"/>
              <w:left w:val="single" w:sz="4" w:space="0" w:color="000000"/>
              <w:bottom w:val="single" w:sz="4" w:space="0" w:color="000000"/>
              <w:right w:val="single" w:sz="4" w:space="0" w:color="000000"/>
            </w:tcBorders>
            <w:vAlign w:val="center"/>
          </w:tcPr>
          <w:p w14:paraId="58D35E3E" w14:textId="77777777" w:rsidR="000562F9" w:rsidRPr="00741DFF" w:rsidRDefault="000562F9" w:rsidP="000562F9">
            <w:pPr>
              <w:pStyle w:val="ListParagraph"/>
              <w:numPr>
                <w:ilvl w:val="0"/>
                <w:numId w:val="69"/>
              </w:numPr>
              <w:spacing w:after="0" w:line="26" w:lineRule="atLeast"/>
              <w:jc w:val="center"/>
              <w:rPr>
                <w:rFonts w:cs="Times New Roman"/>
                <w:color w:val="000000"/>
                <w:sz w:val="24"/>
                <w:szCs w:val="24"/>
              </w:rPr>
            </w:pPr>
          </w:p>
        </w:tc>
        <w:tc>
          <w:tcPr>
            <w:tcW w:w="2485" w:type="dxa"/>
            <w:tcBorders>
              <w:top w:val="single" w:sz="4" w:space="0" w:color="000000"/>
              <w:left w:val="single" w:sz="4" w:space="0" w:color="000000"/>
              <w:bottom w:val="single" w:sz="4" w:space="0" w:color="000000"/>
              <w:right w:val="single" w:sz="4" w:space="0" w:color="000000"/>
            </w:tcBorders>
            <w:vAlign w:val="center"/>
          </w:tcPr>
          <w:p w14:paraId="3FD35FDE" w14:textId="77777777" w:rsidR="000562F9" w:rsidRPr="00835288" w:rsidRDefault="000562F9" w:rsidP="00EF4722">
            <w:pPr>
              <w:spacing w:before="240"/>
              <w:rPr>
                <w:rFonts w:cs="Times New Roman"/>
                <w:b/>
                <w:sz w:val="24"/>
                <w:szCs w:val="24"/>
              </w:rPr>
            </w:pPr>
            <w:r>
              <w:rPr>
                <w:rFonts w:cs="Times New Roman"/>
                <w:b/>
                <w:sz w:val="24"/>
                <w:szCs w:val="24"/>
              </w:rPr>
              <w:t>Xóa</w:t>
            </w:r>
          </w:p>
        </w:tc>
        <w:tc>
          <w:tcPr>
            <w:tcW w:w="6295" w:type="dxa"/>
            <w:tcBorders>
              <w:top w:val="single" w:sz="4" w:space="0" w:color="000000"/>
              <w:left w:val="single" w:sz="4" w:space="0" w:color="000000"/>
              <w:bottom w:val="single" w:sz="4" w:space="0" w:color="000000"/>
              <w:right w:val="single" w:sz="4" w:space="0" w:color="000000"/>
            </w:tcBorders>
            <w:vAlign w:val="center"/>
          </w:tcPr>
          <w:p w14:paraId="2B119E58" w14:textId="77777777" w:rsidR="000562F9" w:rsidRPr="00835288" w:rsidRDefault="000562F9" w:rsidP="00EF4722">
            <w:pPr>
              <w:spacing w:before="240"/>
              <w:rPr>
                <w:rFonts w:cs="Times New Roman"/>
                <w:sz w:val="24"/>
                <w:szCs w:val="24"/>
              </w:rPr>
            </w:pPr>
            <w:r>
              <w:rPr>
                <w:rFonts w:cs="Times New Roman"/>
                <w:sz w:val="24"/>
                <w:szCs w:val="24"/>
              </w:rPr>
              <w:t>Người dùng sử dụng chức năng này để chọn một bản ghi và Xóa, chỉ xóa được bản ghi chưa được sử dụng ở nghiệp vụ</w:t>
            </w:r>
          </w:p>
        </w:tc>
      </w:tr>
    </w:tbl>
    <w:p w14:paraId="76EFFF99" w14:textId="668E3CB8" w:rsidR="001F0B31" w:rsidRDefault="001F0B31" w:rsidP="00847ECC">
      <w:pPr>
        <w:pStyle w:val="AutoNumDescription"/>
      </w:pPr>
    </w:p>
    <w:p w14:paraId="0F017051" w14:textId="722D1A97" w:rsidR="00A82DF7" w:rsidRDefault="00847ECC" w:rsidP="00847ECC">
      <w:pPr>
        <w:pStyle w:val="Heading2"/>
      </w:pPr>
      <w:bookmarkStart w:id="5137" w:name="_Toc494461482"/>
      <w:r>
        <w:lastRenderedPageBreak/>
        <w:t>Thiết lập quỹ lương</w:t>
      </w:r>
      <w:bookmarkEnd w:id="5137"/>
    </w:p>
    <w:p w14:paraId="39F223D8" w14:textId="77777777" w:rsidR="00F532CB" w:rsidRPr="00A77F6F" w:rsidRDefault="00F532CB" w:rsidP="00714D4C">
      <w:pPr>
        <w:pStyle w:val="Heading3"/>
      </w:pPr>
      <w:bookmarkStart w:id="5138" w:name="_Toc494461483"/>
      <w:r w:rsidRPr="000E43C8">
        <w:t>Mục đích của tính năng</w:t>
      </w:r>
      <w:bookmarkEnd w:id="5138"/>
    </w:p>
    <w:p w14:paraId="1955D9E2" w14:textId="5867BFD7" w:rsidR="00F532CB" w:rsidRDefault="00F532CB" w:rsidP="00F532CB">
      <w:pPr>
        <w:pStyle w:val="ListParagraph"/>
        <w:numPr>
          <w:ilvl w:val="0"/>
          <w:numId w:val="8"/>
        </w:numPr>
        <w:rPr>
          <w:rFonts w:cs="Times New Roman"/>
          <w:sz w:val="24"/>
          <w:szCs w:val="24"/>
        </w:rPr>
      </w:pPr>
      <w:r>
        <w:rPr>
          <w:rFonts w:cs="Times New Roman"/>
          <w:sz w:val="24"/>
          <w:szCs w:val="24"/>
        </w:rPr>
        <w:t xml:space="preserve">Khai báo thông tin tổng quỹ lương theo </w:t>
      </w:r>
      <w:r w:rsidR="00AA7529">
        <w:rPr>
          <w:rFonts w:cs="Times New Roman"/>
          <w:sz w:val="24"/>
          <w:szCs w:val="24"/>
        </w:rPr>
        <w:t>vị trí chức danh</w:t>
      </w:r>
      <w:r w:rsidR="00F42AFE">
        <w:rPr>
          <w:rFonts w:cs="Times New Roman"/>
          <w:sz w:val="24"/>
          <w:szCs w:val="24"/>
        </w:rPr>
        <w:t xml:space="preserve"> của từng phòng ban</w:t>
      </w:r>
      <w:r>
        <w:rPr>
          <w:rFonts w:cs="Times New Roman"/>
          <w:sz w:val="24"/>
          <w:szCs w:val="24"/>
        </w:rPr>
        <w:t xml:space="preserve"> (lương cơ bản, </w:t>
      </w:r>
      <w:r w:rsidR="0055490D">
        <w:rPr>
          <w:rFonts w:cs="Times New Roman"/>
          <w:sz w:val="24"/>
          <w:szCs w:val="24"/>
        </w:rPr>
        <w:t>thưởng đánh giá tháng</w:t>
      </w:r>
      <w:r>
        <w:rPr>
          <w:rFonts w:cs="Times New Roman"/>
          <w:sz w:val="24"/>
          <w:szCs w:val="24"/>
        </w:rPr>
        <w:t xml:space="preserve">, phụ cấp, phúc lợi, thưởng) -&gt; từ đó </w:t>
      </w:r>
      <w:r w:rsidR="0055490D">
        <w:rPr>
          <w:rFonts w:cs="Times New Roman"/>
          <w:sz w:val="24"/>
          <w:szCs w:val="24"/>
        </w:rPr>
        <w:t>căn cứ để đưa ra báo cáo thống kế số lượng định biên so với số lượng thực tế.</w:t>
      </w:r>
    </w:p>
    <w:p w14:paraId="3AAC0627" w14:textId="77777777" w:rsidR="00F532CB" w:rsidRDefault="00F532CB" w:rsidP="00714D4C">
      <w:pPr>
        <w:pStyle w:val="Heading3"/>
      </w:pPr>
      <w:bookmarkStart w:id="5139" w:name="_Toc494461484"/>
      <w:r>
        <w:t>Đặc tả tình huống nghiệp vụ</w:t>
      </w:r>
      <w:bookmarkEnd w:id="513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F532CB" w14:paraId="3E83EAC9"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7474DBA9" w14:textId="77777777" w:rsidR="00F532CB" w:rsidRDefault="00F532CB" w:rsidP="00A17273">
            <w:pPr>
              <w:snapToGrid w:val="0"/>
              <w:spacing w:before="120" w:line="276" w:lineRule="auto"/>
              <w:rPr>
                <w:rFonts w:cs="Times New Roman"/>
                <w:sz w:val="26"/>
                <w:szCs w:val="26"/>
              </w:rPr>
            </w:pPr>
            <w:r>
              <w:rPr>
                <w:rFonts w:cs="Times New Roman"/>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21BC5E6" w14:textId="2D29A994" w:rsidR="00F532CB" w:rsidRPr="00441A67" w:rsidRDefault="00F532CB" w:rsidP="0055490D">
            <w:pPr>
              <w:snapToGrid w:val="0"/>
              <w:spacing w:before="120" w:line="276" w:lineRule="auto"/>
              <w:ind w:left="54"/>
              <w:rPr>
                <w:rFonts w:ascii="Verdana" w:hAnsi="Verdana" w:cstheme="minorBidi"/>
                <w:sz w:val="24"/>
                <w:szCs w:val="24"/>
              </w:rPr>
            </w:pPr>
            <w:r w:rsidRPr="00441A67">
              <w:rPr>
                <w:sz w:val="24"/>
                <w:szCs w:val="24"/>
              </w:rPr>
              <w:t xml:space="preserve">Người </w:t>
            </w:r>
            <w:r>
              <w:rPr>
                <w:sz w:val="24"/>
                <w:szCs w:val="24"/>
              </w:rPr>
              <w:t xml:space="preserve">sử dụng đăng nhập vào hệ thống để </w:t>
            </w:r>
            <w:r w:rsidR="0055490D">
              <w:rPr>
                <w:sz w:val="24"/>
                <w:szCs w:val="24"/>
              </w:rPr>
              <w:t xml:space="preserve">khai báo thông tin </w:t>
            </w:r>
            <w:r>
              <w:rPr>
                <w:sz w:val="24"/>
                <w:szCs w:val="24"/>
              </w:rPr>
              <w:t xml:space="preserve">quỹ lương kế hoạch, phụ cấp, phúc lợi, thưởng theo </w:t>
            </w:r>
            <w:r w:rsidR="00AA7529">
              <w:rPr>
                <w:sz w:val="24"/>
                <w:szCs w:val="24"/>
              </w:rPr>
              <w:t>vị trí chức danh</w:t>
            </w:r>
            <w:r>
              <w:rPr>
                <w:sz w:val="24"/>
                <w:szCs w:val="24"/>
              </w:rPr>
              <w:t>.</w:t>
            </w:r>
          </w:p>
        </w:tc>
      </w:tr>
      <w:tr w:rsidR="00F532CB" w14:paraId="5E41A648"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65D2FFE0" w14:textId="77777777" w:rsidR="00F532CB" w:rsidRDefault="00F532CB" w:rsidP="00A17273">
            <w:pPr>
              <w:snapToGrid w:val="0"/>
              <w:spacing w:before="120" w:line="276" w:lineRule="auto"/>
              <w:rPr>
                <w:rFonts w:cs="Times New Roman"/>
                <w:szCs w:val="26"/>
              </w:rPr>
            </w:pPr>
            <w:r>
              <w:rPr>
                <w:rFonts w:cs="Times New Roman"/>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AAF32ED" w14:textId="4EAE7990" w:rsidR="00F532CB" w:rsidRPr="00441A67" w:rsidRDefault="00F532CB" w:rsidP="0055490D">
            <w:pPr>
              <w:pStyle w:val="AutoNumDescription"/>
              <w:spacing w:after="0" w:line="276" w:lineRule="auto"/>
              <w:rPr>
                <w:sz w:val="24"/>
                <w:szCs w:val="24"/>
              </w:rPr>
            </w:pPr>
            <w:r>
              <w:rPr>
                <w:sz w:val="24"/>
                <w:szCs w:val="24"/>
              </w:rPr>
              <w:t xml:space="preserve">Thông tin </w:t>
            </w:r>
            <w:r w:rsidR="0055490D">
              <w:rPr>
                <w:sz w:val="24"/>
                <w:szCs w:val="24"/>
              </w:rPr>
              <w:t>thiết lập</w:t>
            </w:r>
            <w:r>
              <w:rPr>
                <w:sz w:val="24"/>
                <w:szCs w:val="24"/>
              </w:rPr>
              <w:t xml:space="preserve"> thêm mới thành công sẽ hiển thị trên lưới dữ liệu chức năng </w:t>
            </w:r>
            <w:r w:rsidR="0055490D">
              <w:rPr>
                <w:sz w:val="24"/>
                <w:szCs w:val="24"/>
              </w:rPr>
              <w:t>thiết lập</w:t>
            </w:r>
            <w:r>
              <w:rPr>
                <w:sz w:val="24"/>
                <w:szCs w:val="24"/>
              </w:rPr>
              <w:t xml:space="preserve">  </w:t>
            </w:r>
          </w:p>
        </w:tc>
      </w:tr>
      <w:tr w:rsidR="00F532CB" w:rsidRPr="00980BD4" w14:paraId="1EC2E74E"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1794FF7C" w14:textId="77777777" w:rsidR="00F532CB" w:rsidRDefault="00F532CB" w:rsidP="00A17273">
            <w:pPr>
              <w:snapToGrid w:val="0"/>
              <w:spacing w:before="120" w:line="276" w:lineRule="auto"/>
              <w:rPr>
                <w:rFonts w:cs="Times New Roman"/>
                <w:szCs w:val="26"/>
              </w:rPr>
            </w:pPr>
            <w:r>
              <w:rPr>
                <w:rFonts w:cs="Times New Roman"/>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19FE08" w14:textId="77777777" w:rsidR="00F532CB" w:rsidRDefault="00F532CB" w:rsidP="00A17273">
            <w:pPr>
              <w:spacing w:before="240"/>
              <w:rPr>
                <w:rFonts w:cs="Times New Roman"/>
                <w:sz w:val="24"/>
                <w:szCs w:val="24"/>
              </w:rPr>
            </w:pPr>
            <w:r>
              <w:rPr>
                <w:rFonts w:cs="Times New Roman"/>
                <w:sz w:val="24"/>
                <w:szCs w:val="24"/>
              </w:rPr>
              <w:t>TH1: Trường bắt buộc nhập bỏ trống.</w:t>
            </w:r>
          </w:p>
          <w:p w14:paraId="62334568" w14:textId="77777777" w:rsidR="00F532CB" w:rsidRDefault="00F532CB" w:rsidP="00A17273">
            <w:pPr>
              <w:spacing w:before="240"/>
              <w:rPr>
                <w:rFonts w:cs="Times New Roman"/>
                <w:sz w:val="24"/>
                <w:szCs w:val="24"/>
              </w:rPr>
            </w:pPr>
            <w:r>
              <w:rPr>
                <w:rFonts w:cs="Times New Roman"/>
                <w:sz w:val="24"/>
                <w:szCs w:val="24"/>
              </w:rPr>
              <w:t>TH2: Nhập quá độ dài dữ liệu cho phép.</w:t>
            </w:r>
          </w:p>
          <w:p w14:paraId="63FA9214" w14:textId="77777777" w:rsidR="00F532CB" w:rsidRPr="00441A67" w:rsidRDefault="00F532CB" w:rsidP="00A17273">
            <w:pPr>
              <w:spacing w:before="240"/>
              <w:rPr>
                <w:rFonts w:cs="Times New Roman"/>
                <w:sz w:val="24"/>
                <w:szCs w:val="24"/>
              </w:rPr>
            </w:pPr>
            <w:r>
              <w:rPr>
                <w:rFonts w:cs="Times New Roman"/>
                <w:sz w:val="24"/>
                <w:szCs w:val="24"/>
              </w:rPr>
              <w:t>TH3: Nhập sai định dạng dữ liệu ngày tháng</w:t>
            </w:r>
          </w:p>
        </w:tc>
      </w:tr>
      <w:tr w:rsidR="00F532CB" w14:paraId="5D5B4E7B"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hideMark/>
          </w:tcPr>
          <w:p w14:paraId="36304D3D" w14:textId="77777777" w:rsidR="00F532CB" w:rsidRDefault="00F532CB" w:rsidP="00A17273">
            <w:pPr>
              <w:snapToGrid w:val="0"/>
              <w:spacing w:before="120" w:line="276" w:lineRule="auto"/>
              <w:rPr>
                <w:rFonts w:cs="Times New Roman"/>
                <w:szCs w:val="26"/>
              </w:rPr>
            </w:pPr>
            <w:r>
              <w:rPr>
                <w:rFonts w:cs="Times New Roman"/>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0FF5F2" w14:textId="77777777" w:rsidR="00F532CB" w:rsidRPr="00964392" w:rsidRDefault="00F532CB" w:rsidP="00A17273">
            <w:pPr>
              <w:snapToGrid w:val="0"/>
              <w:spacing w:before="120" w:line="276" w:lineRule="auto"/>
              <w:rPr>
                <w:rFonts w:cs="Times New Roman"/>
                <w:sz w:val="24"/>
                <w:szCs w:val="24"/>
              </w:rPr>
            </w:pPr>
            <w:r>
              <w:rPr>
                <w:rFonts w:cs="Times New Roman"/>
                <w:sz w:val="24"/>
                <w:szCs w:val="24"/>
              </w:rPr>
              <w:t>N/A</w:t>
            </w:r>
          </w:p>
        </w:tc>
      </w:tr>
      <w:tr w:rsidR="00F532CB" w14:paraId="72F22E87" w14:textId="77777777" w:rsidTr="00A17273">
        <w:tc>
          <w:tcPr>
            <w:tcW w:w="2268" w:type="dxa"/>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8" w:type="dxa"/>
              <w:bottom w:w="0" w:type="dxa"/>
              <w:right w:w="108" w:type="dxa"/>
            </w:tcMar>
            <w:vAlign w:val="center"/>
          </w:tcPr>
          <w:p w14:paraId="12DEB168" w14:textId="77777777" w:rsidR="00F532CB" w:rsidRDefault="00F532CB" w:rsidP="00A17273">
            <w:pPr>
              <w:snapToGrid w:val="0"/>
              <w:spacing w:before="120" w:line="276" w:lineRule="auto"/>
              <w:rPr>
                <w:rFonts w:cs="Times New Roman"/>
                <w:b/>
                <w:bCs/>
                <w:szCs w:val="26"/>
              </w:rPr>
            </w:pPr>
            <w:r>
              <w:rPr>
                <w:rFonts w:cs="Times New Roman"/>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48ABC4" w14:textId="37C79A7E" w:rsidR="00F532CB" w:rsidRPr="00964392" w:rsidRDefault="0055490D" w:rsidP="00A17273">
            <w:pPr>
              <w:snapToGrid w:val="0"/>
              <w:spacing w:before="120" w:line="276" w:lineRule="auto"/>
              <w:rPr>
                <w:rFonts w:cs="Times New Roman"/>
                <w:sz w:val="24"/>
                <w:szCs w:val="24"/>
              </w:rPr>
            </w:pPr>
            <w:r>
              <w:rPr>
                <w:rFonts w:cs="Times New Roman"/>
                <w:sz w:val="24"/>
                <w:szCs w:val="24"/>
              </w:rPr>
              <w:t>Là căn cứ để so sánh tỷ lệ định biên vào thực tế</w:t>
            </w:r>
          </w:p>
        </w:tc>
      </w:tr>
    </w:tbl>
    <w:p w14:paraId="692B8690" w14:textId="1FB490FD" w:rsidR="000A4AD1" w:rsidRPr="00540359" w:rsidRDefault="000A4AD1" w:rsidP="00714D4C">
      <w:pPr>
        <w:pStyle w:val="Heading3"/>
      </w:pPr>
      <w:bookmarkStart w:id="5140" w:name="_Toc494461485"/>
      <w:r>
        <w:lastRenderedPageBreak/>
        <w:t>Màn hình giao diện</w:t>
      </w:r>
      <w:bookmarkEnd w:id="5140"/>
    </w:p>
    <w:p w14:paraId="5E550ED5" w14:textId="11C79BB1" w:rsidR="000A4AD1" w:rsidRDefault="00855A05" w:rsidP="00F532CB">
      <w:pPr>
        <w:rPr>
          <w:rFonts w:cs="Times New Roman"/>
          <w:sz w:val="24"/>
          <w:szCs w:val="24"/>
        </w:rPr>
      </w:pPr>
      <w:del w:id="5141" w:author="Admin" w:date="2017-09-18T14:59:00Z">
        <w:r w:rsidRPr="00855A05" w:rsidDel="009563E5">
          <w:rPr>
            <w:rFonts w:cs="Times New Roman"/>
            <w:noProof/>
            <w:sz w:val="24"/>
            <w:szCs w:val="24"/>
          </w:rPr>
          <w:drawing>
            <wp:inline distT="0" distB="0" distL="0" distR="0" wp14:anchorId="5C278F33" wp14:editId="68DC3F5F">
              <wp:extent cx="5943600" cy="1873186"/>
              <wp:effectExtent l="0" t="0" r="0" b="0"/>
              <wp:docPr id="25" name="Picture 25" descr="C:\Users\admin\AppData\Local\Temp\flaD71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flaD719.tmp\Snapsho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873186"/>
                      </a:xfrm>
                      <a:prstGeom prst="rect">
                        <a:avLst/>
                      </a:prstGeom>
                      <a:noFill/>
                      <a:ln>
                        <a:noFill/>
                      </a:ln>
                    </pic:spPr>
                  </pic:pic>
                </a:graphicData>
              </a:graphic>
            </wp:inline>
          </w:drawing>
        </w:r>
      </w:del>
      <w:ins w:id="5142" w:author="Admin" w:date="2017-09-18T14:59:00Z">
        <w:r w:rsidR="009563E5" w:rsidRPr="009563E5">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9563E5" w:rsidRPr="009563E5">
          <w:rPr>
            <w:rFonts w:cs="Times New Roman"/>
            <w:noProof/>
            <w:sz w:val="24"/>
            <w:szCs w:val="24"/>
          </w:rPr>
          <w:drawing>
            <wp:inline distT="0" distB="0" distL="0" distR="0" wp14:anchorId="6CEB8536" wp14:editId="63E58606">
              <wp:extent cx="5943600" cy="4038863"/>
              <wp:effectExtent l="0" t="0" r="0" b="0"/>
              <wp:docPr id="46" name="Picture 46" descr="C:\Users\Admin\AppData\Local\Temp\fla948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Temp\fla9481.tmp\Snapsho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38863"/>
                      </a:xfrm>
                      <a:prstGeom prst="rect">
                        <a:avLst/>
                      </a:prstGeom>
                      <a:noFill/>
                      <a:ln>
                        <a:noFill/>
                      </a:ln>
                    </pic:spPr>
                  </pic:pic>
                </a:graphicData>
              </a:graphic>
            </wp:inline>
          </w:drawing>
        </w:r>
      </w:ins>
    </w:p>
    <w:p w14:paraId="04FC7B5D" w14:textId="48D67481" w:rsidR="003575F7" w:rsidRPr="003575F7" w:rsidRDefault="003575F7" w:rsidP="003575F7">
      <w:pPr>
        <w:pStyle w:val="CommentText"/>
        <w:rPr>
          <w:b/>
          <w:sz w:val="24"/>
          <w:szCs w:val="24"/>
        </w:rPr>
      </w:pPr>
      <w:r w:rsidRPr="003575F7">
        <w:rPr>
          <w:b/>
          <w:sz w:val="24"/>
          <w:szCs w:val="24"/>
        </w:rPr>
        <w:t>Nội dung ghi nhận:</w:t>
      </w:r>
    </w:p>
    <w:p w14:paraId="6023F6BC" w14:textId="764FDC3D" w:rsidR="00425C8E" w:rsidRPr="005458D3" w:rsidDel="00302C65" w:rsidRDefault="00425C8E" w:rsidP="003575F7">
      <w:pPr>
        <w:pStyle w:val="CommentText"/>
        <w:numPr>
          <w:ilvl w:val="0"/>
          <w:numId w:val="8"/>
        </w:numPr>
        <w:rPr>
          <w:del w:id="5143" w:author="Admin" w:date="2017-09-18T14:32:00Z"/>
          <w:color w:val="000000" w:themeColor="text1"/>
          <w:sz w:val="24"/>
          <w:szCs w:val="24"/>
          <w:rPrChange w:id="5144" w:author="Admin" w:date="2017-09-18T15:11:00Z">
            <w:rPr>
              <w:del w:id="5145" w:author="Admin" w:date="2017-09-18T14:32:00Z"/>
              <w:color w:val="FF0000"/>
              <w:sz w:val="24"/>
              <w:szCs w:val="24"/>
            </w:rPr>
          </w:rPrChange>
        </w:rPr>
      </w:pPr>
      <w:del w:id="5146" w:author="Admin" w:date="2017-09-18T14:32:00Z">
        <w:r w:rsidRPr="005458D3" w:rsidDel="00302C65">
          <w:rPr>
            <w:color w:val="000000" w:themeColor="text1"/>
            <w:sz w:val="24"/>
            <w:szCs w:val="24"/>
            <w:rPrChange w:id="5147" w:author="Admin" w:date="2017-09-18T15:11:00Z">
              <w:rPr>
                <w:color w:val="FF0000"/>
                <w:sz w:val="24"/>
                <w:szCs w:val="24"/>
              </w:rPr>
            </w:rPrChange>
          </w:rPr>
          <w:delText>Bỏ trường “Vị trí chức danh”</w:delText>
        </w:r>
        <w:r w:rsidR="00F52BCB" w:rsidRPr="005458D3" w:rsidDel="00302C65">
          <w:rPr>
            <w:color w:val="000000" w:themeColor="text1"/>
            <w:sz w:val="24"/>
            <w:szCs w:val="24"/>
            <w:rPrChange w:id="5148" w:author="Admin" w:date="2017-09-18T15:11:00Z">
              <w:rPr>
                <w:color w:val="FF0000"/>
                <w:sz w:val="24"/>
                <w:szCs w:val="24"/>
              </w:rPr>
            </w:rPrChange>
          </w:rPr>
          <w:delText>?? (giữ nguyên).</w:delText>
        </w:r>
      </w:del>
    </w:p>
    <w:p w14:paraId="5B820AF8" w14:textId="02AF7223" w:rsidR="00F52BCB" w:rsidRPr="005458D3" w:rsidRDefault="00F52BCB" w:rsidP="003575F7">
      <w:pPr>
        <w:pStyle w:val="CommentText"/>
        <w:numPr>
          <w:ilvl w:val="0"/>
          <w:numId w:val="8"/>
        </w:numPr>
        <w:rPr>
          <w:color w:val="000000" w:themeColor="text1"/>
          <w:sz w:val="24"/>
          <w:szCs w:val="24"/>
          <w:rPrChange w:id="5149" w:author="Admin" w:date="2017-09-18T15:11:00Z">
            <w:rPr>
              <w:color w:val="FF0000"/>
              <w:sz w:val="24"/>
              <w:szCs w:val="24"/>
            </w:rPr>
          </w:rPrChange>
        </w:rPr>
      </w:pPr>
      <w:r w:rsidRPr="005458D3">
        <w:rPr>
          <w:color w:val="000000" w:themeColor="text1"/>
          <w:sz w:val="24"/>
          <w:szCs w:val="24"/>
          <w:rPrChange w:id="5150" w:author="Admin" w:date="2017-09-18T15:11:00Z">
            <w:rPr>
              <w:color w:val="FF0000"/>
              <w:sz w:val="24"/>
              <w:szCs w:val="24"/>
            </w:rPr>
          </w:rPrChange>
        </w:rPr>
        <w:t>Thêm trường định biên nhân sự đầu năm, ĐB nhân sự hiện tại (tự động load DL lên từ form phần Định biên nhân sự)</w:t>
      </w:r>
    </w:p>
    <w:p w14:paraId="354CE62B" w14:textId="3B8F0BC7" w:rsidR="003575F7" w:rsidRPr="005458D3" w:rsidRDefault="00AE4F45" w:rsidP="003575F7">
      <w:pPr>
        <w:pStyle w:val="CommentText"/>
        <w:numPr>
          <w:ilvl w:val="0"/>
          <w:numId w:val="8"/>
        </w:numPr>
        <w:rPr>
          <w:color w:val="000000" w:themeColor="text1"/>
          <w:sz w:val="24"/>
          <w:szCs w:val="24"/>
          <w:rPrChange w:id="5151" w:author="Admin" w:date="2017-09-18T15:11:00Z">
            <w:rPr>
              <w:color w:val="FF0000"/>
              <w:sz w:val="24"/>
              <w:szCs w:val="24"/>
            </w:rPr>
          </w:rPrChange>
        </w:rPr>
      </w:pPr>
      <w:r w:rsidRPr="005458D3">
        <w:rPr>
          <w:color w:val="000000" w:themeColor="text1"/>
          <w:sz w:val="24"/>
          <w:szCs w:val="24"/>
          <w:rPrChange w:id="5152" w:author="Admin" w:date="2017-09-18T15:11:00Z">
            <w:rPr>
              <w:color w:val="FF0000"/>
              <w:sz w:val="24"/>
              <w:szCs w:val="24"/>
            </w:rPr>
          </w:rPrChange>
        </w:rPr>
        <w:t>Bổ sung thêm trường số ĐB đầu năm, Số ĐB thay đổi, Tổng ĐB</w:t>
      </w:r>
      <w:r w:rsidR="003873CD" w:rsidRPr="005458D3">
        <w:rPr>
          <w:color w:val="000000" w:themeColor="text1"/>
          <w:sz w:val="24"/>
          <w:szCs w:val="24"/>
          <w:rPrChange w:id="5153" w:author="Admin" w:date="2017-09-18T15:11:00Z">
            <w:rPr>
              <w:color w:val="FF0000"/>
              <w:sz w:val="24"/>
              <w:szCs w:val="24"/>
            </w:rPr>
          </w:rPrChange>
        </w:rPr>
        <w:t xml:space="preserve"> hiện tại. Thêm cột Tổng qũy lương = q</w:t>
      </w:r>
      <w:r w:rsidR="004F06B8" w:rsidRPr="005458D3">
        <w:rPr>
          <w:color w:val="000000" w:themeColor="text1"/>
          <w:sz w:val="24"/>
          <w:szCs w:val="24"/>
          <w:rPrChange w:id="5154" w:author="Admin" w:date="2017-09-18T15:11:00Z">
            <w:rPr>
              <w:color w:val="FF0000"/>
              <w:sz w:val="24"/>
              <w:szCs w:val="24"/>
            </w:rPr>
          </w:rPrChange>
        </w:rPr>
        <w:t>uỹ lương ĐB theo ngày công + Quỹ</w:t>
      </w:r>
      <w:r w:rsidR="003873CD" w:rsidRPr="005458D3">
        <w:rPr>
          <w:color w:val="000000" w:themeColor="text1"/>
          <w:sz w:val="24"/>
          <w:szCs w:val="24"/>
          <w:rPrChange w:id="5155" w:author="Admin" w:date="2017-09-18T15:11:00Z">
            <w:rPr>
              <w:color w:val="FF0000"/>
              <w:sz w:val="24"/>
              <w:szCs w:val="24"/>
            </w:rPr>
          </w:rPrChange>
        </w:rPr>
        <w:t xml:space="preserve"> lương làm thêm giờ + Quỹ </w:t>
      </w:r>
      <w:del w:id="5156" w:author="Admin" w:date="2017-09-18T15:05:00Z">
        <w:r w:rsidR="003873CD" w:rsidRPr="005458D3" w:rsidDel="009563E5">
          <w:rPr>
            <w:color w:val="000000" w:themeColor="text1"/>
            <w:sz w:val="24"/>
            <w:szCs w:val="24"/>
            <w:rPrChange w:id="5157" w:author="Admin" w:date="2017-09-18T15:11:00Z">
              <w:rPr>
                <w:color w:val="FF0000"/>
                <w:sz w:val="24"/>
                <w:szCs w:val="24"/>
              </w:rPr>
            </w:rPrChange>
          </w:rPr>
          <w:delText xml:space="preserve">lương </w:delText>
        </w:r>
      </w:del>
      <w:ins w:id="5158" w:author="Admin" w:date="2017-09-18T15:05:00Z">
        <w:r w:rsidR="009563E5" w:rsidRPr="005458D3">
          <w:rPr>
            <w:color w:val="000000" w:themeColor="text1"/>
            <w:sz w:val="24"/>
            <w:szCs w:val="24"/>
            <w:rPrChange w:id="5159" w:author="Admin" w:date="2017-09-18T15:11:00Z">
              <w:rPr>
                <w:color w:val="FF0000"/>
                <w:sz w:val="24"/>
                <w:szCs w:val="24"/>
              </w:rPr>
            </w:rPrChange>
          </w:rPr>
          <w:t xml:space="preserve">thưởng </w:t>
        </w:r>
      </w:ins>
      <w:r w:rsidR="003873CD" w:rsidRPr="005458D3">
        <w:rPr>
          <w:color w:val="000000" w:themeColor="text1"/>
          <w:sz w:val="24"/>
          <w:szCs w:val="24"/>
          <w:rPrChange w:id="5160" w:author="Admin" w:date="2017-09-18T15:11:00Z">
            <w:rPr>
              <w:color w:val="FF0000"/>
              <w:sz w:val="24"/>
              <w:szCs w:val="24"/>
            </w:rPr>
          </w:rPrChange>
        </w:rPr>
        <w:t>+ Định biên phụ cấp.</w:t>
      </w:r>
    </w:p>
    <w:p w14:paraId="6226D124" w14:textId="1B15B4E0" w:rsidR="003575F7" w:rsidRPr="005D519F" w:rsidDel="005D519F" w:rsidRDefault="003575F7" w:rsidP="003575F7">
      <w:pPr>
        <w:pStyle w:val="CommentText"/>
        <w:numPr>
          <w:ilvl w:val="0"/>
          <w:numId w:val="8"/>
        </w:numPr>
        <w:rPr>
          <w:del w:id="5161" w:author="Admin" w:date="2017-09-18T15:11:00Z"/>
          <w:i/>
          <w:sz w:val="24"/>
          <w:szCs w:val="24"/>
          <w:rPrChange w:id="5162" w:author="Admin" w:date="2017-09-18T15:12:00Z">
            <w:rPr>
              <w:del w:id="5163" w:author="Admin" w:date="2017-09-18T15:11:00Z"/>
              <w:sz w:val="24"/>
              <w:szCs w:val="24"/>
            </w:rPr>
          </w:rPrChange>
        </w:rPr>
      </w:pPr>
      <w:del w:id="5164" w:author="Admin" w:date="2017-09-18T15:11:00Z">
        <w:r w:rsidRPr="005D519F" w:rsidDel="005D519F">
          <w:rPr>
            <w:i/>
            <w:sz w:val="24"/>
            <w:szCs w:val="24"/>
            <w:rPrChange w:id="5165" w:author="Admin" w:date="2017-09-18T15:12:00Z">
              <w:rPr>
                <w:sz w:val="24"/>
                <w:szCs w:val="24"/>
              </w:rPr>
            </w:rPrChange>
          </w:rPr>
          <w:delText>Định biên lương tách thành định biên theo ngày công và định biên làm thêm.</w:delText>
        </w:r>
      </w:del>
    </w:p>
    <w:p w14:paraId="3CA7D35D" w14:textId="11C94C3F" w:rsidR="000A4AD1" w:rsidRPr="005D519F" w:rsidRDefault="00775C0C" w:rsidP="003575F7">
      <w:pPr>
        <w:pStyle w:val="CommentText"/>
        <w:numPr>
          <w:ilvl w:val="0"/>
          <w:numId w:val="8"/>
        </w:numPr>
        <w:rPr>
          <w:i/>
          <w:sz w:val="24"/>
          <w:szCs w:val="24"/>
          <w:rPrChange w:id="5166" w:author="Admin" w:date="2017-09-18T15:12:00Z">
            <w:rPr>
              <w:sz w:val="24"/>
              <w:szCs w:val="24"/>
            </w:rPr>
          </w:rPrChange>
        </w:rPr>
      </w:pPr>
      <w:del w:id="5167" w:author="Admin" w:date="2017-09-18T15:11:00Z">
        <w:r w:rsidRPr="005D519F" w:rsidDel="005D519F">
          <w:rPr>
            <w:i/>
            <w:sz w:val="24"/>
            <w:szCs w:val="24"/>
            <w:rPrChange w:id="5168" w:author="Admin" w:date="2017-09-18T15:12:00Z">
              <w:rPr>
                <w:sz w:val="24"/>
                <w:szCs w:val="24"/>
              </w:rPr>
            </w:rPrChange>
          </w:rPr>
          <w:delText>Th</w:delText>
        </w:r>
        <w:r w:rsidR="003575F7" w:rsidRPr="005D519F" w:rsidDel="005D519F">
          <w:rPr>
            <w:i/>
            <w:sz w:val="24"/>
            <w:szCs w:val="24"/>
            <w:rPrChange w:id="5169" w:author="Admin" w:date="2017-09-18T15:12:00Z">
              <w:rPr>
                <w:sz w:val="24"/>
                <w:szCs w:val="24"/>
              </w:rPr>
            </w:rPrChange>
          </w:rPr>
          <w:delText>êm “BHXH, Chi phí công đoàn”</w:delText>
        </w:r>
      </w:del>
      <w:ins w:id="5170" w:author="Admin" w:date="2017-09-18T15:11:00Z">
        <w:r w:rsidR="005D519F" w:rsidRPr="005D519F">
          <w:rPr>
            <w:i/>
            <w:sz w:val="24"/>
            <w:szCs w:val="24"/>
            <w:rPrChange w:id="5171" w:author="Admin" w:date="2017-09-18T15:12:00Z">
              <w:rPr>
                <w:sz w:val="24"/>
                <w:szCs w:val="24"/>
              </w:rPr>
            </w:rPrChange>
          </w:rPr>
          <w:t>Hệ thống lưu và hiển thị được dữ liệu các lần nhập thay đổi</w:t>
        </w:r>
      </w:ins>
    </w:p>
    <w:p w14:paraId="43EFA515" w14:textId="77777777" w:rsidR="00F532CB" w:rsidRPr="00540359" w:rsidRDefault="00F532CB" w:rsidP="00714D4C">
      <w:pPr>
        <w:pStyle w:val="Heading3"/>
      </w:pPr>
      <w:bookmarkStart w:id="5172" w:name="_Toc494461486"/>
      <w:r>
        <w:t>Mô tả các trường thông tin trên giao diện</w:t>
      </w:r>
      <w:bookmarkEnd w:id="5172"/>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1730"/>
        <w:gridCol w:w="2599"/>
        <w:gridCol w:w="1080"/>
        <w:gridCol w:w="900"/>
        <w:gridCol w:w="1061"/>
        <w:gridCol w:w="1277"/>
        <w:tblGridChange w:id="5173">
          <w:tblGrid>
            <w:gridCol w:w="822"/>
            <w:gridCol w:w="1730"/>
            <w:gridCol w:w="2599"/>
            <w:gridCol w:w="1080"/>
            <w:gridCol w:w="900"/>
            <w:gridCol w:w="1061"/>
            <w:gridCol w:w="1277"/>
          </w:tblGrid>
        </w:tblGridChange>
      </w:tblGrid>
      <w:tr w:rsidR="00F532CB" w:rsidRPr="00835288" w14:paraId="36920EBA" w14:textId="77777777" w:rsidTr="00A17273">
        <w:trPr>
          <w:trHeight w:val="364"/>
          <w:tblHeader/>
        </w:trPr>
        <w:tc>
          <w:tcPr>
            <w:tcW w:w="82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B9CFB7B" w14:textId="77777777" w:rsidR="00F532CB" w:rsidRPr="00835288" w:rsidRDefault="00F532CB" w:rsidP="00A17273">
            <w:pPr>
              <w:spacing w:before="240"/>
              <w:jc w:val="center"/>
              <w:rPr>
                <w:rFonts w:cs="Times New Roman"/>
                <w:b/>
                <w:sz w:val="24"/>
                <w:szCs w:val="24"/>
              </w:rPr>
            </w:pPr>
            <w:r>
              <w:rPr>
                <w:rFonts w:cs="Times New Roman"/>
                <w:b/>
                <w:sz w:val="24"/>
                <w:szCs w:val="24"/>
              </w:rPr>
              <w:t>STT</w:t>
            </w:r>
          </w:p>
        </w:tc>
        <w:tc>
          <w:tcPr>
            <w:tcW w:w="173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0688A42"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Tên trường dữ liệu</w:t>
            </w:r>
          </w:p>
        </w:tc>
        <w:tc>
          <w:tcPr>
            <w:tcW w:w="259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58CC105"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Mô tả</w:t>
            </w:r>
          </w:p>
        </w:tc>
        <w:tc>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3D5BBBF"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Kiểu dữ liệu</w:t>
            </w:r>
          </w:p>
        </w:tc>
        <w:tc>
          <w:tcPr>
            <w:tcW w:w="90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99093E8" w14:textId="77777777" w:rsidR="00F532CB" w:rsidRPr="00835288" w:rsidRDefault="00F532CB" w:rsidP="00A17273">
            <w:pPr>
              <w:spacing w:before="240"/>
              <w:jc w:val="center"/>
              <w:rPr>
                <w:rFonts w:cs="Times New Roman"/>
                <w:b/>
                <w:sz w:val="24"/>
                <w:szCs w:val="24"/>
              </w:rPr>
            </w:pPr>
            <w:r>
              <w:rPr>
                <w:rFonts w:cs="Times New Roman"/>
                <w:b/>
                <w:sz w:val="24"/>
                <w:szCs w:val="24"/>
              </w:rPr>
              <w:t>Độ dài</w:t>
            </w:r>
          </w:p>
        </w:tc>
        <w:tc>
          <w:tcPr>
            <w:tcW w:w="106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A871F7E"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Bắt buộc</w:t>
            </w:r>
          </w:p>
        </w:tc>
        <w:tc>
          <w:tcPr>
            <w:tcW w:w="127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CD01A69"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Ghi chú</w:t>
            </w:r>
          </w:p>
        </w:tc>
      </w:tr>
      <w:tr w:rsidR="00F532CB" w:rsidRPr="00835288" w14:paraId="51E61395"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1C4BD495" w14:textId="77777777" w:rsidR="00F532CB" w:rsidRPr="00AC3A44" w:rsidRDefault="00F532CB" w:rsidP="00742467">
            <w:pPr>
              <w:pStyle w:val="ListParagraph"/>
              <w:numPr>
                <w:ilvl w:val="0"/>
                <w:numId w:val="65"/>
              </w:numPr>
              <w:spacing w:after="0" w:line="240" w:lineRule="auto"/>
              <w:jc w:val="center"/>
              <w:rPr>
                <w:rFonts w:cs="Times New Roman"/>
                <w:color w:val="000000"/>
                <w:sz w:val="24"/>
                <w:szCs w:val="24"/>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242717E5" w14:textId="067F7135" w:rsidR="00F532CB" w:rsidRPr="00835288" w:rsidRDefault="00F532CB" w:rsidP="00F42AFE">
            <w:pPr>
              <w:spacing w:after="0" w:line="240" w:lineRule="auto"/>
              <w:jc w:val="left"/>
              <w:rPr>
                <w:rFonts w:cs="Times New Roman"/>
                <w:color w:val="000000"/>
                <w:sz w:val="24"/>
                <w:szCs w:val="24"/>
              </w:rPr>
            </w:pPr>
            <w:r>
              <w:rPr>
                <w:rFonts w:cs="Times New Roman"/>
                <w:color w:val="000000"/>
                <w:sz w:val="24"/>
                <w:szCs w:val="24"/>
              </w:rPr>
              <w:t xml:space="preserve">Năm </w:t>
            </w:r>
          </w:p>
        </w:tc>
        <w:tc>
          <w:tcPr>
            <w:tcW w:w="2599" w:type="dxa"/>
            <w:tcBorders>
              <w:top w:val="single" w:sz="4" w:space="0" w:color="000000"/>
              <w:left w:val="single" w:sz="4" w:space="0" w:color="000000"/>
              <w:bottom w:val="single" w:sz="4" w:space="0" w:color="000000"/>
              <w:right w:val="single" w:sz="4" w:space="0" w:color="000000"/>
            </w:tcBorders>
            <w:vAlign w:val="center"/>
          </w:tcPr>
          <w:p w14:paraId="0ACC75C6" w14:textId="77777777" w:rsidR="00F532CB" w:rsidRPr="00835288" w:rsidRDefault="00F532CB" w:rsidP="00A17273">
            <w:pPr>
              <w:spacing w:after="0" w:line="240" w:lineRule="auto"/>
              <w:jc w:val="left"/>
              <w:rPr>
                <w:rFonts w:cs="Times New Roman"/>
                <w:color w:val="000000"/>
                <w:sz w:val="24"/>
                <w:szCs w:val="24"/>
              </w:rPr>
            </w:pPr>
            <w:r>
              <w:rPr>
                <w:rFonts w:cs="Times New Roman"/>
                <w:color w:val="000000"/>
                <w:sz w:val="24"/>
                <w:szCs w:val="24"/>
              </w:rPr>
              <w:t>Năm định biên</w:t>
            </w:r>
          </w:p>
        </w:tc>
        <w:tc>
          <w:tcPr>
            <w:tcW w:w="1080" w:type="dxa"/>
            <w:tcBorders>
              <w:top w:val="single" w:sz="4" w:space="0" w:color="000000"/>
              <w:left w:val="single" w:sz="4" w:space="0" w:color="000000"/>
              <w:bottom w:val="single" w:sz="4" w:space="0" w:color="000000"/>
              <w:right w:val="single" w:sz="4" w:space="0" w:color="000000"/>
            </w:tcBorders>
            <w:vAlign w:val="center"/>
          </w:tcPr>
          <w:p w14:paraId="60CEEEA4" w14:textId="77777777" w:rsidR="00F532CB" w:rsidRPr="00835288" w:rsidRDefault="00F532CB" w:rsidP="00A17273">
            <w:pPr>
              <w:spacing w:before="240"/>
              <w:jc w:val="center"/>
              <w:rPr>
                <w:rFonts w:cs="Times New Roman"/>
                <w:sz w:val="24"/>
                <w:szCs w:val="24"/>
              </w:rPr>
            </w:pPr>
            <w:r>
              <w:rPr>
                <w:rFonts w:cs="Times New Roman"/>
                <w:sz w:val="24"/>
                <w:szCs w:val="24"/>
              </w:rPr>
              <w:t>yyyy</w:t>
            </w:r>
          </w:p>
        </w:tc>
        <w:tc>
          <w:tcPr>
            <w:tcW w:w="900" w:type="dxa"/>
            <w:tcBorders>
              <w:top w:val="single" w:sz="4" w:space="0" w:color="000000"/>
              <w:left w:val="single" w:sz="4" w:space="0" w:color="000000"/>
              <w:bottom w:val="single" w:sz="4" w:space="0" w:color="000000"/>
              <w:right w:val="single" w:sz="4" w:space="0" w:color="000000"/>
            </w:tcBorders>
          </w:tcPr>
          <w:p w14:paraId="7DA5EEE1" w14:textId="59D035C5" w:rsidR="00F532CB" w:rsidRPr="00835288" w:rsidRDefault="00F532CB" w:rsidP="00A17273">
            <w:pPr>
              <w:spacing w:before="240"/>
              <w:jc w:val="center"/>
              <w:rPr>
                <w:rFonts w:cs="Times New Roman"/>
                <w:sz w:val="24"/>
                <w:szCs w:val="24"/>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61CA1DC1" w14:textId="77777777" w:rsidR="00F532CB" w:rsidRPr="00835288" w:rsidRDefault="00F532CB" w:rsidP="00A17273">
            <w:pPr>
              <w:spacing w:before="240"/>
              <w:jc w:val="center"/>
              <w:rPr>
                <w:rFonts w:cs="Times New Roman"/>
                <w:sz w:val="24"/>
                <w:szCs w:val="24"/>
              </w:rPr>
            </w:pPr>
            <w:r w:rsidRPr="00835288">
              <w:rPr>
                <w:rFonts w:cs="Times New Roman"/>
                <w:sz w:val="24"/>
                <w:szCs w:val="24"/>
              </w:rPr>
              <w:t>Có</w:t>
            </w:r>
          </w:p>
        </w:tc>
        <w:tc>
          <w:tcPr>
            <w:tcW w:w="1277" w:type="dxa"/>
            <w:tcBorders>
              <w:top w:val="single" w:sz="4" w:space="0" w:color="000000"/>
              <w:left w:val="single" w:sz="4" w:space="0" w:color="000000"/>
              <w:right w:val="single" w:sz="4" w:space="0" w:color="000000"/>
            </w:tcBorders>
            <w:vAlign w:val="center"/>
          </w:tcPr>
          <w:p w14:paraId="21E4643C" w14:textId="582715B8" w:rsidR="00F532CB" w:rsidRPr="00835288" w:rsidRDefault="00F532CB" w:rsidP="00A17273">
            <w:pPr>
              <w:spacing w:before="240"/>
              <w:rPr>
                <w:rFonts w:cs="Times New Roman"/>
                <w:sz w:val="24"/>
                <w:szCs w:val="24"/>
              </w:rPr>
            </w:pPr>
          </w:p>
        </w:tc>
      </w:tr>
      <w:tr w:rsidR="00F532CB" w:rsidRPr="00835288" w14:paraId="429428AB"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396F93B3"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174"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08821D3C" w14:textId="77777777" w:rsidR="00F532CB" w:rsidRPr="00BB41B8" w:rsidRDefault="00F532CB" w:rsidP="00A17273">
            <w:pPr>
              <w:spacing w:after="0" w:line="240" w:lineRule="auto"/>
              <w:jc w:val="left"/>
              <w:rPr>
                <w:rFonts w:cs="Times New Roman"/>
                <w:color w:val="000000" w:themeColor="text1"/>
                <w:sz w:val="24"/>
                <w:szCs w:val="24"/>
                <w:rPrChange w:id="5175" w:author="Admin" w:date="2017-09-18T15:11:00Z">
                  <w:rPr>
                    <w:rFonts w:cs="Times New Roman"/>
                    <w:color w:val="000000"/>
                    <w:sz w:val="24"/>
                    <w:szCs w:val="24"/>
                  </w:rPr>
                </w:rPrChange>
              </w:rPr>
            </w:pPr>
            <w:r w:rsidRPr="00BB41B8">
              <w:rPr>
                <w:rFonts w:cs="Times New Roman"/>
                <w:color w:val="000000" w:themeColor="text1"/>
                <w:sz w:val="24"/>
                <w:szCs w:val="24"/>
                <w:rPrChange w:id="5176" w:author="Admin" w:date="2017-09-18T15:11:00Z">
                  <w:rPr>
                    <w:rFonts w:cs="Times New Roman"/>
                    <w:color w:val="000000"/>
                    <w:sz w:val="24"/>
                    <w:szCs w:val="24"/>
                  </w:rPr>
                </w:rPrChange>
              </w:rPr>
              <w:t>Đơn vị/Bộ phận</w:t>
            </w:r>
          </w:p>
        </w:tc>
        <w:tc>
          <w:tcPr>
            <w:tcW w:w="2599" w:type="dxa"/>
            <w:tcBorders>
              <w:top w:val="single" w:sz="4" w:space="0" w:color="000000"/>
              <w:left w:val="single" w:sz="4" w:space="0" w:color="000000"/>
              <w:bottom w:val="single" w:sz="4" w:space="0" w:color="000000"/>
              <w:right w:val="single" w:sz="4" w:space="0" w:color="000000"/>
            </w:tcBorders>
            <w:vAlign w:val="center"/>
          </w:tcPr>
          <w:p w14:paraId="02A84D29" w14:textId="77777777" w:rsidR="00F532CB" w:rsidRPr="00BB41B8" w:rsidRDefault="00F532CB" w:rsidP="00A17273">
            <w:pPr>
              <w:spacing w:after="0" w:line="240" w:lineRule="auto"/>
              <w:jc w:val="left"/>
              <w:rPr>
                <w:rFonts w:cs="Times New Roman"/>
                <w:color w:val="000000" w:themeColor="text1"/>
                <w:sz w:val="24"/>
                <w:szCs w:val="24"/>
                <w:rPrChange w:id="5177" w:author="Admin" w:date="2017-09-18T15:11:00Z">
                  <w:rPr>
                    <w:rFonts w:cs="Times New Roman"/>
                    <w:color w:val="000000"/>
                    <w:sz w:val="24"/>
                    <w:szCs w:val="24"/>
                  </w:rPr>
                </w:rPrChange>
              </w:rPr>
            </w:pPr>
            <w:r w:rsidRPr="00BB41B8">
              <w:rPr>
                <w:rFonts w:cs="Times New Roman"/>
                <w:color w:val="000000" w:themeColor="text1"/>
                <w:sz w:val="24"/>
                <w:szCs w:val="24"/>
                <w:rPrChange w:id="5178" w:author="Admin" w:date="2017-09-18T15:11:00Z">
                  <w:rPr>
                    <w:rFonts w:cs="Times New Roman"/>
                    <w:color w:val="000000"/>
                    <w:sz w:val="24"/>
                    <w:szCs w:val="24"/>
                  </w:rPr>
                </w:rPrChange>
              </w:rPr>
              <w:t>Bộ phận cần định biên. Tham chiếu từ Sơ đồ tổ chức</w:t>
            </w:r>
          </w:p>
        </w:tc>
        <w:tc>
          <w:tcPr>
            <w:tcW w:w="1080" w:type="dxa"/>
            <w:tcBorders>
              <w:top w:val="single" w:sz="4" w:space="0" w:color="000000"/>
              <w:left w:val="single" w:sz="4" w:space="0" w:color="000000"/>
              <w:bottom w:val="single" w:sz="4" w:space="0" w:color="000000"/>
              <w:right w:val="single" w:sz="4" w:space="0" w:color="000000"/>
            </w:tcBorders>
            <w:vAlign w:val="center"/>
          </w:tcPr>
          <w:p w14:paraId="0DA4C084" w14:textId="77777777" w:rsidR="00F532CB" w:rsidRPr="00BB41B8" w:rsidRDefault="00F532CB" w:rsidP="00A17273">
            <w:pPr>
              <w:spacing w:before="240"/>
              <w:jc w:val="center"/>
              <w:rPr>
                <w:rFonts w:cs="Times New Roman"/>
                <w:color w:val="000000" w:themeColor="text1"/>
                <w:sz w:val="24"/>
                <w:szCs w:val="24"/>
                <w:rPrChange w:id="5179" w:author="Admin" w:date="2017-09-18T15:11:00Z">
                  <w:rPr>
                    <w:rFonts w:cs="Times New Roman"/>
                    <w:sz w:val="24"/>
                    <w:szCs w:val="24"/>
                  </w:rPr>
                </w:rPrChange>
              </w:rPr>
            </w:pPr>
            <w:r w:rsidRPr="00BB41B8">
              <w:rPr>
                <w:rFonts w:cs="Times New Roman"/>
                <w:color w:val="000000" w:themeColor="text1"/>
                <w:sz w:val="24"/>
                <w:szCs w:val="24"/>
                <w:rPrChange w:id="5180" w:author="Admin" w:date="2017-09-18T15:11:00Z">
                  <w:rPr>
                    <w:rFonts w:cs="Times New Roman"/>
                    <w:sz w:val="24"/>
                    <w:szCs w:val="24"/>
                  </w:rPr>
                </w:rPrChange>
              </w:rPr>
              <w:t>Tích chọn</w:t>
            </w:r>
          </w:p>
        </w:tc>
        <w:tc>
          <w:tcPr>
            <w:tcW w:w="900" w:type="dxa"/>
            <w:tcBorders>
              <w:top w:val="single" w:sz="4" w:space="0" w:color="000000"/>
              <w:left w:val="single" w:sz="4" w:space="0" w:color="000000"/>
              <w:bottom w:val="single" w:sz="4" w:space="0" w:color="000000"/>
              <w:right w:val="single" w:sz="4" w:space="0" w:color="000000"/>
            </w:tcBorders>
          </w:tcPr>
          <w:p w14:paraId="047A384A" w14:textId="77777777" w:rsidR="00F532CB" w:rsidRPr="00BB41B8" w:rsidRDefault="00F532CB" w:rsidP="00A17273">
            <w:pPr>
              <w:spacing w:before="240"/>
              <w:jc w:val="center"/>
              <w:rPr>
                <w:rFonts w:cs="Times New Roman"/>
                <w:color w:val="000000" w:themeColor="text1"/>
                <w:sz w:val="24"/>
                <w:szCs w:val="24"/>
                <w:rPrChange w:id="5181"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5FCE1911" w14:textId="77777777" w:rsidR="00F532CB" w:rsidRPr="00BB41B8" w:rsidRDefault="00F532CB" w:rsidP="00A17273">
            <w:pPr>
              <w:spacing w:before="240"/>
              <w:jc w:val="center"/>
              <w:rPr>
                <w:rFonts w:cs="Times New Roman"/>
                <w:color w:val="000000" w:themeColor="text1"/>
                <w:sz w:val="24"/>
                <w:szCs w:val="24"/>
                <w:rPrChange w:id="5182" w:author="Admin" w:date="2017-09-18T15:11:00Z">
                  <w:rPr>
                    <w:rFonts w:cs="Times New Roman"/>
                    <w:sz w:val="24"/>
                    <w:szCs w:val="24"/>
                  </w:rPr>
                </w:rPrChange>
              </w:rPr>
            </w:pPr>
            <w:r w:rsidRPr="00BB41B8">
              <w:rPr>
                <w:rFonts w:cs="Times New Roman"/>
                <w:color w:val="000000" w:themeColor="text1"/>
                <w:sz w:val="24"/>
                <w:szCs w:val="24"/>
                <w:rPrChange w:id="5183" w:author="Admin" w:date="2017-09-18T15:11:00Z">
                  <w:rPr>
                    <w:rFonts w:cs="Times New Roman"/>
                    <w:sz w:val="24"/>
                    <w:szCs w:val="24"/>
                  </w:rPr>
                </w:rPrChange>
              </w:rPr>
              <w:t>Có</w:t>
            </w:r>
          </w:p>
        </w:tc>
        <w:tc>
          <w:tcPr>
            <w:tcW w:w="1277" w:type="dxa"/>
            <w:tcBorders>
              <w:top w:val="single" w:sz="4" w:space="0" w:color="000000"/>
              <w:left w:val="single" w:sz="4" w:space="0" w:color="000000"/>
              <w:bottom w:val="single" w:sz="4" w:space="0" w:color="000000"/>
              <w:right w:val="single" w:sz="4" w:space="0" w:color="000000"/>
            </w:tcBorders>
            <w:vAlign w:val="center"/>
          </w:tcPr>
          <w:p w14:paraId="00A48522" w14:textId="213635F6" w:rsidR="00394191" w:rsidRPr="00BB41B8" w:rsidRDefault="00394191" w:rsidP="00A17273">
            <w:pPr>
              <w:spacing w:before="240"/>
              <w:rPr>
                <w:rFonts w:cs="Times New Roman"/>
                <w:color w:val="000000" w:themeColor="text1"/>
                <w:sz w:val="24"/>
                <w:szCs w:val="24"/>
                <w:rPrChange w:id="5184" w:author="Admin" w:date="2017-09-18T15:11:00Z">
                  <w:rPr>
                    <w:rFonts w:cs="Times New Roman"/>
                    <w:sz w:val="24"/>
                    <w:szCs w:val="24"/>
                  </w:rPr>
                </w:rPrChange>
              </w:rPr>
            </w:pPr>
          </w:p>
          <w:p w14:paraId="467A308F" w14:textId="77777777" w:rsidR="00394191" w:rsidRPr="00BB41B8" w:rsidRDefault="00394191" w:rsidP="00394191">
            <w:pPr>
              <w:rPr>
                <w:rFonts w:cs="Times New Roman"/>
                <w:color w:val="000000" w:themeColor="text1"/>
                <w:sz w:val="24"/>
                <w:szCs w:val="24"/>
                <w:rPrChange w:id="5185" w:author="Admin" w:date="2017-09-18T15:11:00Z">
                  <w:rPr>
                    <w:rFonts w:cs="Times New Roman"/>
                    <w:sz w:val="24"/>
                    <w:szCs w:val="24"/>
                  </w:rPr>
                </w:rPrChange>
              </w:rPr>
            </w:pPr>
          </w:p>
          <w:p w14:paraId="37C0EF37" w14:textId="32C4E461" w:rsidR="00F532CB" w:rsidRPr="00BB41B8" w:rsidRDefault="00F532CB" w:rsidP="00394191">
            <w:pPr>
              <w:rPr>
                <w:rFonts w:cs="Times New Roman"/>
                <w:color w:val="000000" w:themeColor="text1"/>
                <w:sz w:val="24"/>
                <w:szCs w:val="24"/>
                <w:rPrChange w:id="5186" w:author="Admin" w:date="2017-09-18T15:11:00Z">
                  <w:rPr>
                    <w:rFonts w:cs="Times New Roman"/>
                    <w:sz w:val="24"/>
                    <w:szCs w:val="24"/>
                  </w:rPr>
                </w:rPrChange>
              </w:rPr>
            </w:pPr>
          </w:p>
        </w:tc>
      </w:tr>
      <w:tr w:rsidR="00F532CB" w:rsidRPr="00835288" w14:paraId="7E3ADB54"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48E8EE41"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187"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2B091984" w14:textId="75BBE680" w:rsidR="00F532CB" w:rsidRPr="00BB41B8" w:rsidRDefault="00AA7529" w:rsidP="00A17273">
            <w:pPr>
              <w:spacing w:after="0" w:line="240" w:lineRule="auto"/>
              <w:jc w:val="left"/>
              <w:rPr>
                <w:rFonts w:cs="Times New Roman"/>
                <w:color w:val="000000" w:themeColor="text1"/>
                <w:sz w:val="24"/>
                <w:szCs w:val="24"/>
                <w:rPrChange w:id="5188" w:author="Admin" w:date="2017-09-18T15:11:00Z">
                  <w:rPr>
                    <w:rFonts w:cs="Times New Roman"/>
                    <w:color w:val="000000"/>
                    <w:sz w:val="24"/>
                    <w:szCs w:val="24"/>
                  </w:rPr>
                </w:rPrChange>
              </w:rPr>
            </w:pPr>
            <w:r w:rsidRPr="00BB41B8">
              <w:rPr>
                <w:rFonts w:cs="Times New Roman"/>
                <w:color w:val="000000" w:themeColor="text1"/>
                <w:sz w:val="24"/>
                <w:szCs w:val="24"/>
                <w:rPrChange w:id="5189" w:author="Admin" w:date="2017-09-18T15:11:00Z">
                  <w:rPr>
                    <w:rFonts w:cs="Times New Roman"/>
                    <w:color w:val="000000"/>
                    <w:sz w:val="24"/>
                    <w:szCs w:val="24"/>
                  </w:rPr>
                </w:rPrChange>
              </w:rPr>
              <w:t>Vị trí chức danh</w:t>
            </w:r>
            <w:r w:rsidR="00F532CB" w:rsidRPr="00BB41B8">
              <w:rPr>
                <w:rFonts w:cs="Times New Roman"/>
                <w:color w:val="000000" w:themeColor="text1"/>
                <w:sz w:val="24"/>
                <w:szCs w:val="24"/>
                <w:rPrChange w:id="5190" w:author="Admin" w:date="2017-09-18T15:11:00Z">
                  <w:rPr>
                    <w:rFonts w:cs="Times New Roman"/>
                    <w:color w:val="000000"/>
                    <w:sz w:val="24"/>
                    <w:szCs w:val="24"/>
                  </w:rPr>
                </w:rPrChange>
              </w:rPr>
              <w:t xml:space="preserve"> </w:t>
            </w:r>
          </w:p>
        </w:tc>
        <w:tc>
          <w:tcPr>
            <w:tcW w:w="2599" w:type="dxa"/>
            <w:tcBorders>
              <w:top w:val="single" w:sz="4" w:space="0" w:color="000000"/>
              <w:left w:val="single" w:sz="4" w:space="0" w:color="000000"/>
              <w:bottom w:val="single" w:sz="4" w:space="0" w:color="000000"/>
              <w:right w:val="single" w:sz="4" w:space="0" w:color="000000"/>
            </w:tcBorders>
            <w:vAlign w:val="center"/>
          </w:tcPr>
          <w:p w14:paraId="1724B7FE" w14:textId="7C3682D9" w:rsidR="00F532CB" w:rsidRPr="00BB41B8" w:rsidRDefault="00F532CB" w:rsidP="00E43212">
            <w:pPr>
              <w:spacing w:after="0" w:line="240" w:lineRule="auto"/>
              <w:jc w:val="left"/>
              <w:rPr>
                <w:rFonts w:cs="Times New Roman"/>
                <w:color w:val="000000" w:themeColor="text1"/>
                <w:sz w:val="24"/>
                <w:szCs w:val="24"/>
                <w:rPrChange w:id="5191" w:author="Admin" w:date="2017-09-18T15:11:00Z">
                  <w:rPr>
                    <w:rFonts w:cs="Times New Roman"/>
                    <w:color w:val="000000"/>
                    <w:sz w:val="24"/>
                    <w:szCs w:val="24"/>
                  </w:rPr>
                </w:rPrChange>
              </w:rPr>
            </w:pPr>
            <w:r w:rsidRPr="00BB41B8">
              <w:rPr>
                <w:rFonts w:cs="Times New Roman"/>
                <w:color w:val="000000" w:themeColor="text1"/>
                <w:sz w:val="24"/>
                <w:szCs w:val="24"/>
                <w:rPrChange w:id="5192" w:author="Admin" w:date="2017-09-18T15:11:00Z">
                  <w:rPr>
                    <w:rFonts w:cs="Times New Roman"/>
                    <w:color w:val="000000"/>
                    <w:sz w:val="24"/>
                    <w:szCs w:val="24"/>
                  </w:rPr>
                </w:rPrChange>
              </w:rPr>
              <w:t xml:space="preserve">Khi chọn đơn vị/bộ phận hiển thị lên các </w:t>
            </w:r>
            <w:r w:rsidR="00AA7529" w:rsidRPr="00BB41B8">
              <w:rPr>
                <w:rFonts w:cs="Times New Roman"/>
                <w:color w:val="000000" w:themeColor="text1"/>
                <w:sz w:val="24"/>
                <w:szCs w:val="24"/>
                <w:rPrChange w:id="5193" w:author="Admin" w:date="2017-09-18T15:11:00Z">
                  <w:rPr>
                    <w:rFonts w:cs="Times New Roman"/>
                    <w:color w:val="000000"/>
                    <w:sz w:val="24"/>
                    <w:szCs w:val="24"/>
                  </w:rPr>
                </w:rPrChange>
              </w:rPr>
              <w:t>vị trí chức danh</w:t>
            </w:r>
            <w:r w:rsidRPr="00BB41B8">
              <w:rPr>
                <w:rFonts w:cs="Times New Roman"/>
                <w:color w:val="000000" w:themeColor="text1"/>
                <w:sz w:val="24"/>
                <w:szCs w:val="24"/>
                <w:rPrChange w:id="5194" w:author="Admin" w:date="2017-09-18T15:11:00Z">
                  <w:rPr>
                    <w:rFonts w:cs="Times New Roman"/>
                    <w:color w:val="000000"/>
                    <w:sz w:val="24"/>
                    <w:szCs w:val="24"/>
                  </w:rPr>
                </w:rPrChange>
              </w:rPr>
              <w:t xml:space="preserve"> của bộ phận</w:t>
            </w:r>
          </w:p>
        </w:tc>
        <w:tc>
          <w:tcPr>
            <w:tcW w:w="1080" w:type="dxa"/>
            <w:tcBorders>
              <w:top w:val="single" w:sz="4" w:space="0" w:color="000000"/>
              <w:left w:val="single" w:sz="4" w:space="0" w:color="000000"/>
              <w:bottom w:val="single" w:sz="4" w:space="0" w:color="000000"/>
              <w:right w:val="single" w:sz="4" w:space="0" w:color="000000"/>
            </w:tcBorders>
            <w:vAlign w:val="center"/>
          </w:tcPr>
          <w:p w14:paraId="76B35959" w14:textId="77777777" w:rsidR="00F532CB" w:rsidRPr="00BB41B8" w:rsidRDefault="00F532CB" w:rsidP="00A17273">
            <w:pPr>
              <w:spacing w:before="240"/>
              <w:jc w:val="center"/>
              <w:rPr>
                <w:rFonts w:cs="Times New Roman"/>
                <w:color w:val="000000" w:themeColor="text1"/>
                <w:sz w:val="24"/>
                <w:szCs w:val="24"/>
                <w:rPrChange w:id="5195" w:author="Admin" w:date="2017-09-18T15:11:00Z">
                  <w:rPr>
                    <w:rFonts w:cs="Times New Roman"/>
                    <w:sz w:val="24"/>
                    <w:szCs w:val="24"/>
                  </w:rPr>
                </w:rPrChange>
              </w:rPr>
            </w:pPr>
            <w:r w:rsidRPr="00BB41B8">
              <w:rPr>
                <w:rFonts w:cs="Times New Roman"/>
                <w:color w:val="000000" w:themeColor="text1"/>
                <w:sz w:val="24"/>
                <w:szCs w:val="24"/>
                <w:rPrChange w:id="5196" w:author="Admin" w:date="2017-09-18T15:11:00Z">
                  <w:rPr>
                    <w:rFonts w:cs="Times New Roman"/>
                    <w:sz w:val="24"/>
                    <w:szCs w:val="24"/>
                  </w:rPr>
                </w:rPrChange>
              </w:rPr>
              <w:t>Ký tự</w:t>
            </w:r>
          </w:p>
        </w:tc>
        <w:tc>
          <w:tcPr>
            <w:tcW w:w="900" w:type="dxa"/>
            <w:tcBorders>
              <w:top w:val="single" w:sz="4" w:space="0" w:color="000000"/>
              <w:left w:val="single" w:sz="4" w:space="0" w:color="000000"/>
              <w:bottom w:val="single" w:sz="4" w:space="0" w:color="000000"/>
              <w:right w:val="single" w:sz="4" w:space="0" w:color="000000"/>
            </w:tcBorders>
          </w:tcPr>
          <w:p w14:paraId="59778F83" w14:textId="404FF491" w:rsidR="00F532CB" w:rsidRPr="00BB41B8" w:rsidRDefault="00F532CB" w:rsidP="00A17273">
            <w:pPr>
              <w:spacing w:before="240"/>
              <w:jc w:val="center"/>
              <w:rPr>
                <w:rFonts w:cs="Times New Roman"/>
                <w:color w:val="000000" w:themeColor="text1"/>
                <w:sz w:val="24"/>
                <w:szCs w:val="24"/>
                <w:rPrChange w:id="5197"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5AC968E2" w14:textId="77777777" w:rsidR="00F532CB" w:rsidRPr="00BB41B8" w:rsidRDefault="00F532CB" w:rsidP="00A17273">
            <w:pPr>
              <w:spacing w:before="240"/>
              <w:jc w:val="center"/>
              <w:rPr>
                <w:rFonts w:cs="Times New Roman"/>
                <w:color w:val="000000" w:themeColor="text1"/>
                <w:sz w:val="24"/>
                <w:szCs w:val="24"/>
                <w:rPrChange w:id="5198" w:author="Admin" w:date="2017-09-18T15:11:00Z">
                  <w:rPr>
                    <w:rFonts w:cs="Times New Roman"/>
                    <w:sz w:val="24"/>
                    <w:szCs w:val="24"/>
                  </w:rPr>
                </w:rPrChange>
              </w:rPr>
            </w:pPr>
            <w:r w:rsidRPr="00BB41B8">
              <w:rPr>
                <w:rFonts w:cs="Times New Roman"/>
                <w:color w:val="000000" w:themeColor="text1"/>
                <w:sz w:val="24"/>
                <w:szCs w:val="24"/>
                <w:rPrChange w:id="5199" w:author="Admin" w:date="2017-09-18T15:11:00Z">
                  <w:rPr>
                    <w:rFonts w:cs="Times New Roman"/>
                    <w:sz w:val="24"/>
                    <w:szCs w:val="24"/>
                  </w:rPr>
                </w:rPrChange>
              </w:rPr>
              <w:t>Có</w:t>
            </w:r>
          </w:p>
        </w:tc>
        <w:tc>
          <w:tcPr>
            <w:tcW w:w="1277" w:type="dxa"/>
            <w:tcBorders>
              <w:top w:val="single" w:sz="4" w:space="0" w:color="000000"/>
              <w:left w:val="single" w:sz="4" w:space="0" w:color="000000"/>
              <w:bottom w:val="single" w:sz="4" w:space="0" w:color="000000"/>
              <w:right w:val="single" w:sz="4" w:space="0" w:color="000000"/>
            </w:tcBorders>
            <w:vAlign w:val="center"/>
          </w:tcPr>
          <w:p w14:paraId="7BC98D33" w14:textId="77777777" w:rsidR="00F532CB" w:rsidRPr="00BB41B8" w:rsidRDefault="00F532CB" w:rsidP="00A17273">
            <w:pPr>
              <w:spacing w:before="240"/>
              <w:rPr>
                <w:rFonts w:cs="Times New Roman"/>
                <w:color w:val="000000" w:themeColor="text1"/>
                <w:sz w:val="24"/>
                <w:szCs w:val="24"/>
                <w:rPrChange w:id="5200" w:author="Admin" w:date="2017-09-18T15:11:00Z">
                  <w:rPr>
                    <w:rFonts w:cs="Times New Roman"/>
                    <w:sz w:val="24"/>
                    <w:szCs w:val="24"/>
                  </w:rPr>
                </w:rPrChange>
              </w:rPr>
            </w:pPr>
          </w:p>
        </w:tc>
      </w:tr>
      <w:tr w:rsidR="00F532CB" w:rsidRPr="00835288" w14:paraId="71B0B2B9"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32FD24D2"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201"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347A5725" w14:textId="77777777" w:rsidR="00F532CB" w:rsidRPr="00BB41B8" w:rsidRDefault="00F532CB" w:rsidP="00A17273">
            <w:pPr>
              <w:spacing w:after="0" w:line="240" w:lineRule="auto"/>
              <w:jc w:val="left"/>
              <w:rPr>
                <w:rFonts w:cs="Times New Roman"/>
                <w:color w:val="000000" w:themeColor="text1"/>
                <w:sz w:val="24"/>
                <w:szCs w:val="24"/>
                <w:rPrChange w:id="5202" w:author="Admin" w:date="2017-09-18T15:11:00Z">
                  <w:rPr>
                    <w:rFonts w:cs="Times New Roman"/>
                    <w:color w:val="000000"/>
                    <w:sz w:val="24"/>
                    <w:szCs w:val="24"/>
                  </w:rPr>
                </w:rPrChange>
              </w:rPr>
            </w:pPr>
            <w:r w:rsidRPr="00BB41B8">
              <w:rPr>
                <w:rFonts w:cs="Times New Roman"/>
                <w:color w:val="000000" w:themeColor="text1"/>
                <w:sz w:val="24"/>
                <w:szCs w:val="24"/>
                <w:rPrChange w:id="5203" w:author="Admin" w:date="2017-09-18T15:11:00Z">
                  <w:rPr>
                    <w:rFonts w:cs="Times New Roman"/>
                    <w:color w:val="000000"/>
                    <w:sz w:val="24"/>
                    <w:szCs w:val="24"/>
                  </w:rPr>
                </w:rPrChange>
              </w:rPr>
              <w:t>Số lượng nhân sự hiện tại</w:t>
            </w:r>
          </w:p>
        </w:tc>
        <w:tc>
          <w:tcPr>
            <w:tcW w:w="2599" w:type="dxa"/>
            <w:tcBorders>
              <w:top w:val="single" w:sz="4" w:space="0" w:color="000000"/>
              <w:left w:val="single" w:sz="4" w:space="0" w:color="000000"/>
              <w:bottom w:val="single" w:sz="4" w:space="0" w:color="000000"/>
              <w:right w:val="single" w:sz="4" w:space="0" w:color="000000"/>
            </w:tcBorders>
            <w:vAlign w:val="center"/>
          </w:tcPr>
          <w:p w14:paraId="546DEB86" w14:textId="77777777" w:rsidR="00F532CB" w:rsidRPr="00BB41B8" w:rsidRDefault="00F532CB" w:rsidP="00A17273">
            <w:pPr>
              <w:spacing w:after="0" w:line="240" w:lineRule="auto"/>
              <w:jc w:val="left"/>
              <w:rPr>
                <w:rFonts w:cs="Times New Roman"/>
                <w:color w:val="000000" w:themeColor="text1"/>
                <w:sz w:val="24"/>
                <w:szCs w:val="24"/>
                <w:rPrChange w:id="5204" w:author="Admin" w:date="2017-09-18T15:11:00Z">
                  <w:rPr>
                    <w:rFonts w:cs="Times New Roman"/>
                    <w:color w:val="000000"/>
                    <w:sz w:val="24"/>
                    <w:szCs w:val="24"/>
                  </w:rPr>
                </w:rPrChange>
              </w:rPr>
            </w:pPr>
            <w:r w:rsidRPr="00BB41B8">
              <w:rPr>
                <w:rFonts w:cs="Times New Roman"/>
                <w:color w:val="000000" w:themeColor="text1"/>
                <w:sz w:val="24"/>
                <w:szCs w:val="24"/>
                <w:rPrChange w:id="5205" w:author="Admin" w:date="2017-09-18T15:11:00Z">
                  <w:rPr>
                    <w:rFonts w:cs="Times New Roman"/>
                    <w:color w:val="000000"/>
                    <w:sz w:val="24"/>
                    <w:szCs w:val="24"/>
                  </w:rPr>
                </w:rPrChange>
              </w:rPr>
              <w:t>Hệ thống tự động load từ phân hệ hồ sơ</w:t>
            </w:r>
          </w:p>
        </w:tc>
        <w:tc>
          <w:tcPr>
            <w:tcW w:w="1080" w:type="dxa"/>
            <w:tcBorders>
              <w:top w:val="single" w:sz="4" w:space="0" w:color="000000"/>
              <w:left w:val="single" w:sz="4" w:space="0" w:color="000000"/>
              <w:bottom w:val="single" w:sz="4" w:space="0" w:color="000000"/>
              <w:right w:val="single" w:sz="4" w:space="0" w:color="000000"/>
            </w:tcBorders>
            <w:vAlign w:val="center"/>
          </w:tcPr>
          <w:p w14:paraId="17F15FA7" w14:textId="06E20FDA" w:rsidR="00F532CB" w:rsidRPr="00BB41B8" w:rsidRDefault="00775C0C" w:rsidP="00A17273">
            <w:pPr>
              <w:spacing w:before="240"/>
              <w:jc w:val="center"/>
              <w:rPr>
                <w:rFonts w:cs="Times New Roman"/>
                <w:color w:val="000000" w:themeColor="text1"/>
                <w:sz w:val="24"/>
                <w:szCs w:val="24"/>
                <w:rPrChange w:id="5206" w:author="Admin" w:date="2017-09-18T15:11:00Z">
                  <w:rPr>
                    <w:rFonts w:cs="Times New Roman"/>
                    <w:sz w:val="24"/>
                    <w:szCs w:val="24"/>
                  </w:rPr>
                </w:rPrChange>
              </w:rPr>
            </w:pPr>
            <w:r w:rsidRPr="00BB41B8">
              <w:rPr>
                <w:rFonts w:cs="Times New Roman"/>
                <w:color w:val="000000" w:themeColor="text1"/>
                <w:sz w:val="24"/>
                <w:szCs w:val="24"/>
                <w:rPrChange w:id="5207" w:author="Admin" w:date="2017-09-18T15:11:00Z">
                  <w:rPr>
                    <w:rFonts w:cs="Times New Roman"/>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21EF59B2" w14:textId="77777777" w:rsidR="00F532CB" w:rsidRPr="00BB41B8" w:rsidRDefault="00F532CB" w:rsidP="00A17273">
            <w:pPr>
              <w:spacing w:before="240"/>
              <w:jc w:val="center"/>
              <w:rPr>
                <w:rFonts w:cs="Times New Roman"/>
                <w:color w:val="000000" w:themeColor="text1"/>
                <w:sz w:val="24"/>
                <w:szCs w:val="24"/>
                <w:rPrChange w:id="5208"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7650B4D6" w14:textId="75E30149" w:rsidR="00F532CB" w:rsidRPr="00BB41B8" w:rsidRDefault="00775C0C" w:rsidP="00A17273">
            <w:pPr>
              <w:spacing w:before="240"/>
              <w:jc w:val="center"/>
              <w:rPr>
                <w:rFonts w:cs="Times New Roman"/>
                <w:color w:val="000000" w:themeColor="text1"/>
                <w:sz w:val="24"/>
                <w:szCs w:val="24"/>
                <w:rPrChange w:id="5209" w:author="Admin" w:date="2017-09-18T15:11:00Z">
                  <w:rPr>
                    <w:rFonts w:cs="Times New Roman"/>
                    <w:sz w:val="24"/>
                    <w:szCs w:val="24"/>
                  </w:rPr>
                </w:rPrChange>
              </w:rPr>
            </w:pPr>
            <w:r w:rsidRPr="00BB41B8">
              <w:rPr>
                <w:rFonts w:cs="Times New Roman"/>
                <w:color w:val="000000" w:themeColor="text1"/>
                <w:sz w:val="24"/>
                <w:szCs w:val="24"/>
                <w:rPrChange w:id="5210" w:author="Admin" w:date="2017-09-18T15:11:00Z">
                  <w:rPr>
                    <w:rFonts w:cs="Times New Roman"/>
                    <w:sz w:val="24"/>
                    <w:szCs w:val="24"/>
                  </w:rPr>
                </w:rPrChange>
              </w:rPr>
              <w:t>Có</w:t>
            </w:r>
          </w:p>
        </w:tc>
        <w:tc>
          <w:tcPr>
            <w:tcW w:w="1277" w:type="dxa"/>
            <w:tcBorders>
              <w:top w:val="single" w:sz="4" w:space="0" w:color="000000"/>
              <w:left w:val="single" w:sz="4" w:space="0" w:color="000000"/>
              <w:bottom w:val="single" w:sz="4" w:space="0" w:color="000000"/>
              <w:right w:val="single" w:sz="4" w:space="0" w:color="000000"/>
            </w:tcBorders>
            <w:vAlign w:val="center"/>
          </w:tcPr>
          <w:p w14:paraId="11367845" w14:textId="77777777" w:rsidR="00F532CB" w:rsidRPr="00BB41B8" w:rsidRDefault="00F532CB" w:rsidP="00A17273">
            <w:pPr>
              <w:spacing w:before="240"/>
              <w:rPr>
                <w:rFonts w:cs="Times New Roman"/>
                <w:color w:val="000000" w:themeColor="text1"/>
                <w:sz w:val="24"/>
                <w:szCs w:val="24"/>
                <w:rPrChange w:id="5211" w:author="Admin" w:date="2017-09-18T15:11:00Z">
                  <w:rPr>
                    <w:rFonts w:cs="Times New Roman"/>
                    <w:sz w:val="24"/>
                    <w:szCs w:val="24"/>
                  </w:rPr>
                </w:rPrChange>
              </w:rPr>
            </w:pPr>
          </w:p>
        </w:tc>
      </w:tr>
      <w:tr w:rsidR="00F532CB" w:rsidRPr="00835288" w14:paraId="5324AA7B"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22C5643C"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212"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09A3238C" w14:textId="757D5E57" w:rsidR="00F532CB" w:rsidRPr="00BB41B8" w:rsidRDefault="00F532CB" w:rsidP="00955B86">
            <w:pPr>
              <w:spacing w:after="0" w:line="240" w:lineRule="auto"/>
              <w:jc w:val="left"/>
              <w:rPr>
                <w:rFonts w:cs="Times New Roman"/>
                <w:color w:val="000000" w:themeColor="text1"/>
                <w:sz w:val="24"/>
                <w:szCs w:val="24"/>
                <w:rPrChange w:id="5213" w:author="Admin" w:date="2017-09-18T15:11:00Z">
                  <w:rPr>
                    <w:rFonts w:cs="Times New Roman"/>
                    <w:color w:val="000000"/>
                    <w:sz w:val="24"/>
                    <w:szCs w:val="24"/>
                  </w:rPr>
                </w:rPrChange>
              </w:rPr>
              <w:pPrChange w:id="5214" w:author="Admin" w:date="2017-09-29T15:08:00Z">
                <w:pPr>
                  <w:spacing w:after="0" w:line="240" w:lineRule="auto"/>
                  <w:jc w:val="left"/>
                </w:pPr>
              </w:pPrChange>
            </w:pPr>
            <w:r w:rsidRPr="00BB41B8">
              <w:rPr>
                <w:rFonts w:cs="Times New Roman"/>
                <w:color w:val="000000" w:themeColor="text1"/>
                <w:sz w:val="24"/>
                <w:szCs w:val="24"/>
                <w:rPrChange w:id="5215" w:author="Admin" w:date="2017-09-18T15:11:00Z">
                  <w:rPr>
                    <w:rFonts w:cs="Times New Roman"/>
                    <w:color w:val="000000"/>
                    <w:sz w:val="24"/>
                    <w:szCs w:val="24"/>
                  </w:rPr>
                </w:rPrChange>
              </w:rPr>
              <w:t xml:space="preserve">Số lượng định biên </w:t>
            </w:r>
            <w:del w:id="5216" w:author="Admin" w:date="2017-09-29T15:08:00Z">
              <w:r w:rsidRPr="00BB41B8" w:rsidDel="00955B86">
                <w:rPr>
                  <w:rFonts w:cs="Times New Roman"/>
                  <w:color w:val="000000" w:themeColor="text1"/>
                  <w:sz w:val="24"/>
                  <w:szCs w:val="24"/>
                  <w:rPrChange w:id="5217" w:author="Admin" w:date="2017-09-18T15:11:00Z">
                    <w:rPr>
                      <w:rFonts w:cs="Times New Roman"/>
                      <w:color w:val="000000"/>
                      <w:sz w:val="24"/>
                      <w:szCs w:val="24"/>
                    </w:rPr>
                  </w:rPrChange>
                </w:rPr>
                <w:delText>nhân sự</w:delText>
              </w:r>
            </w:del>
            <w:ins w:id="5218" w:author="Admin" w:date="2017-09-29T15:08:00Z">
              <w:r w:rsidR="00955B86">
                <w:rPr>
                  <w:rFonts w:cs="Times New Roman"/>
                  <w:color w:val="000000" w:themeColor="text1"/>
                  <w:sz w:val="24"/>
                  <w:szCs w:val="24"/>
                </w:rPr>
                <w:t>trung bình</w:t>
              </w:r>
            </w:ins>
          </w:p>
        </w:tc>
        <w:tc>
          <w:tcPr>
            <w:tcW w:w="2599" w:type="dxa"/>
            <w:tcBorders>
              <w:top w:val="single" w:sz="4" w:space="0" w:color="000000"/>
              <w:left w:val="single" w:sz="4" w:space="0" w:color="000000"/>
              <w:bottom w:val="single" w:sz="4" w:space="0" w:color="000000"/>
              <w:right w:val="single" w:sz="4" w:space="0" w:color="000000"/>
            </w:tcBorders>
          </w:tcPr>
          <w:p w14:paraId="52976BDA" w14:textId="08071A5C" w:rsidR="00F532CB" w:rsidRPr="00BB41B8" w:rsidRDefault="00F532CB" w:rsidP="00A17273">
            <w:pPr>
              <w:spacing w:after="0" w:line="240" w:lineRule="auto"/>
              <w:jc w:val="left"/>
              <w:rPr>
                <w:rFonts w:cs="Times New Roman"/>
                <w:color w:val="000000" w:themeColor="text1"/>
                <w:sz w:val="24"/>
                <w:szCs w:val="24"/>
                <w:rPrChange w:id="5219" w:author="Admin" w:date="2017-09-18T15:11:00Z">
                  <w:rPr>
                    <w:rFonts w:cs="Times New Roman"/>
                    <w:color w:val="000000"/>
                    <w:sz w:val="24"/>
                    <w:szCs w:val="24"/>
                  </w:rPr>
                </w:rPrChange>
              </w:rPr>
            </w:pPr>
            <w:del w:id="5220" w:author="Admin" w:date="2017-09-29T15:09:00Z">
              <w:r w:rsidRPr="00BB41B8" w:rsidDel="00955B86">
                <w:rPr>
                  <w:rFonts w:cs="Times New Roman"/>
                  <w:color w:val="000000" w:themeColor="text1"/>
                  <w:sz w:val="24"/>
                  <w:szCs w:val="24"/>
                  <w:rPrChange w:id="5221" w:author="Admin" w:date="2017-09-18T15:11:00Z">
                    <w:rPr>
                      <w:rFonts w:cs="Times New Roman"/>
                      <w:color w:val="000000"/>
                      <w:sz w:val="24"/>
                      <w:szCs w:val="24"/>
                    </w:rPr>
                  </w:rPrChange>
                </w:rPr>
                <w:delText>Số lương nhân sự định biên theo chức danh của bộ phận</w:delText>
              </w:r>
            </w:del>
            <w:ins w:id="5222" w:author="Admin" w:date="2017-09-29T15:09:00Z">
              <w:r w:rsidR="00955B86">
                <w:rPr>
                  <w:rFonts w:cs="Times New Roman"/>
                  <w:color w:val="000000" w:themeColor="text1"/>
                  <w:sz w:val="24"/>
                  <w:szCs w:val="24"/>
                </w:rPr>
                <w:t>Hiển thị số lượng định biên trung bình theo chức danh</w:t>
              </w:r>
            </w:ins>
          </w:p>
        </w:tc>
        <w:tc>
          <w:tcPr>
            <w:tcW w:w="1080" w:type="dxa"/>
            <w:tcBorders>
              <w:top w:val="single" w:sz="4" w:space="0" w:color="000000"/>
              <w:left w:val="single" w:sz="4" w:space="0" w:color="000000"/>
              <w:bottom w:val="single" w:sz="4" w:space="0" w:color="000000"/>
              <w:right w:val="single" w:sz="4" w:space="0" w:color="000000"/>
            </w:tcBorders>
            <w:vAlign w:val="center"/>
          </w:tcPr>
          <w:p w14:paraId="16117AAA" w14:textId="77777777" w:rsidR="00F532CB" w:rsidRPr="00BB41B8" w:rsidRDefault="00F532CB" w:rsidP="00A17273">
            <w:pPr>
              <w:spacing w:before="240"/>
              <w:jc w:val="center"/>
              <w:rPr>
                <w:rFonts w:cs="Times New Roman"/>
                <w:color w:val="000000" w:themeColor="text1"/>
                <w:sz w:val="24"/>
                <w:szCs w:val="24"/>
                <w:rPrChange w:id="5223" w:author="Admin" w:date="2017-09-18T15:11:00Z">
                  <w:rPr>
                    <w:rFonts w:cs="Times New Roman"/>
                    <w:sz w:val="24"/>
                    <w:szCs w:val="24"/>
                  </w:rPr>
                </w:rPrChange>
              </w:rPr>
            </w:pPr>
            <w:r w:rsidRPr="00BB41B8">
              <w:rPr>
                <w:rFonts w:cs="Times New Roman"/>
                <w:color w:val="000000" w:themeColor="text1"/>
                <w:sz w:val="24"/>
                <w:szCs w:val="24"/>
                <w:rPrChange w:id="5224" w:author="Admin" w:date="2017-09-18T15:11:00Z">
                  <w:rPr>
                    <w:rFonts w:cs="Times New Roman"/>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379B97E3" w14:textId="56662508" w:rsidR="00F532CB" w:rsidRPr="00BB41B8" w:rsidRDefault="00F532CB" w:rsidP="00A17273">
            <w:pPr>
              <w:spacing w:before="240"/>
              <w:jc w:val="center"/>
              <w:rPr>
                <w:rFonts w:cs="Times New Roman"/>
                <w:color w:val="000000" w:themeColor="text1"/>
                <w:sz w:val="24"/>
                <w:szCs w:val="24"/>
                <w:rPrChange w:id="5225"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671EA7EB" w14:textId="77777777" w:rsidR="00F532CB" w:rsidRPr="00BB41B8" w:rsidRDefault="00F532CB" w:rsidP="00A17273">
            <w:pPr>
              <w:spacing w:before="240"/>
              <w:jc w:val="center"/>
              <w:rPr>
                <w:rFonts w:cs="Times New Roman"/>
                <w:color w:val="000000" w:themeColor="text1"/>
                <w:sz w:val="24"/>
                <w:szCs w:val="24"/>
                <w:rPrChange w:id="5226" w:author="Admin" w:date="2017-09-18T15:11:00Z">
                  <w:rPr>
                    <w:rFonts w:cs="Times New Roman"/>
                    <w:sz w:val="24"/>
                    <w:szCs w:val="24"/>
                  </w:rPr>
                </w:rPrChange>
              </w:rPr>
            </w:pPr>
            <w:r w:rsidRPr="00BB41B8">
              <w:rPr>
                <w:rFonts w:cs="Times New Roman"/>
                <w:color w:val="000000" w:themeColor="text1"/>
                <w:sz w:val="24"/>
                <w:szCs w:val="24"/>
                <w:rPrChange w:id="5227" w:author="Admin" w:date="2017-09-18T15:11:00Z">
                  <w:rPr>
                    <w:rFonts w:cs="Times New Roman"/>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1E1CD504" w14:textId="77777777" w:rsidR="00F532CB" w:rsidRPr="00BB41B8" w:rsidRDefault="00F532CB" w:rsidP="00A17273">
            <w:pPr>
              <w:spacing w:before="240"/>
              <w:rPr>
                <w:rFonts w:cs="Times New Roman"/>
                <w:color w:val="000000" w:themeColor="text1"/>
                <w:sz w:val="24"/>
                <w:szCs w:val="24"/>
                <w:rPrChange w:id="5228" w:author="Admin" w:date="2017-09-18T15:11:00Z">
                  <w:rPr>
                    <w:rFonts w:cs="Times New Roman"/>
                    <w:sz w:val="24"/>
                    <w:szCs w:val="24"/>
                  </w:rPr>
                </w:rPrChange>
              </w:rPr>
            </w:pPr>
          </w:p>
        </w:tc>
      </w:tr>
      <w:tr w:rsidR="00F532CB" w:rsidRPr="00835288" w14:paraId="72DB7972"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068D93C3"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229" w:author="Admin" w:date="2017-09-18T15:11:00Z">
                  <w:rPr>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006A60F5" w14:textId="2E47E639" w:rsidR="00F532CB" w:rsidRPr="00BB41B8" w:rsidRDefault="00775C0C" w:rsidP="00A17273">
            <w:pPr>
              <w:spacing w:after="0" w:line="240" w:lineRule="auto"/>
              <w:jc w:val="left"/>
              <w:rPr>
                <w:rFonts w:cs="Times New Roman"/>
                <w:color w:val="000000" w:themeColor="text1"/>
                <w:sz w:val="24"/>
                <w:szCs w:val="24"/>
                <w:rPrChange w:id="5230" w:author="Admin" w:date="2017-09-18T15:11:00Z">
                  <w:rPr>
                    <w:rFonts w:cs="Times New Roman"/>
                    <w:color w:val="FF0000"/>
                    <w:sz w:val="24"/>
                    <w:szCs w:val="24"/>
                  </w:rPr>
                </w:rPrChange>
              </w:rPr>
            </w:pPr>
            <w:r w:rsidRPr="00BB41B8">
              <w:rPr>
                <w:rFonts w:cs="Times New Roman"/>
                <w:color w:val="000000" w:themeColor="text1"/>
                <w:sz w:val="24"/>
                <w:szCs w:val="24"/>
                <w:rPrChange w:id="5231" w:author="Admin" w:date="2017-09-18T15:11:00Z">
                  <w:rPr>
                    <w:rFonts w:cs="Times New Roman"/>
                    <w:color w:val="FF0000"/>
                    <w:sz w:val="24"/>
                    <w:szCs w:val="24"/>
                  </w:rPr>
                </w:rPrChange>
              </w:rPr>
              <w:t>Quỹ lương định biên theo ngày công</w:t>
            </w:r>
          </w:p>
        </w:tc>
        <w:tc>
          <w:tcPr>
            <w:tcW w:w="2599" w:type="dxa"/>
            <w:tcBorders>
              <w:top w:val="single" w:sz="4" w:space="0" w:color="000000"/>
              <w:left w:val="single" w:sz="4" w:space="0" w:color="000000"/>
              <w:bottom w:val="single" w:sz="4" w:space="0" w:color="000000"/>
              <w:right w:val="single" w:sz="4" w:space="0" w:color="000000"/>
            </w:tcBorders>
            <w:vAlign w:val="center"/>
          </w:tcPr>
          <w:p w14:paraId="0C164490" w14:textId="77777777" w:rsidR="00F532CB" w:rsidRPr="00BB41B8" w:rsidRDefault="00F532CB" w:rsidP="00A17273">
            <w:pPr>
              <w:spacing w:after="0" w:line="240" w:lineRule="auto"/>
              <w:jc w:val="left"/>
              <w:rPr>
                <w:rFonts w:cs="Times New Roman"/>
                <w:color w:val="000000" w:themeColor="text1"/>
                <w:sz w:val="24"/>
                <w:szCs w:val="24"/>
                <w:rPrChange w:id="5232" w:author="Admin" w:date="2017-09-18T15:11:00Z">
                  <w:rPr>
                    <w:rFonts w:cs="Times New Roman"/>
                    <w:color w:val="FF0000"/>
                    <w:sz w:val="24"/>
                    <w:szCs w:val="24"/>
                  </w:rPr>
                </w:rPrChange>
              </w:rPr>
            </w:pPr>
            <w:r w:rsidRPr="00BB41B8">
              <w:rPr>
                <w:rFonts w:cs="Times New Roman"/>
                <w:color w:val="000000" w:themeColor="text1"/>
                <w:sz w:val="24"/>
                <w:szCs w:val="24"/>
                <w:rPrChange w:id="5233" w:author="Admin" w:date="2017-09-18T15:11:00Z">
                  <w:rPr>
                    <w:rFonts w:cs="Times New Roman"/>
                    <w:color w:val="FF0000"/>
                    <w:sz w:val="24"/>
                    <w:szCs w:val="24"/>
                  </w:rPr>
                </w:rPrChange>
              </w:rPr>
              <w:t xml:space="preserve">Quỹ lương định biên theo chức danh lương cơ bản </w:t>
            </w:r>
          </w:p>
        </w:tc>
        <w:tc>
          <w:tcPr>
            <w:tcW w:w="1080" w:type="dxa"/>
            <w:tcBorders>
              <w:top w:val="single" w:sz="4" w:space="0" w:color="000000"/>
              <w:left w:val="single" w:sz="4" w:space="0" w:color="000000"/>
              <w:bottom w:val="single" w:sz="4" w:space="0" w:color="000000"/>
              <w:right w:val="single" w:sz="4" w:space="0" w:color="000000"/>
            </w:tcBorders>
            <w:vAlign w:val="center"/>
          </w:tcPr>
          <w:p w14:paraId="4D510C93" w14:textId="77777777" w:rsidR="00F532CB" w:rsidRPr="00BB41B8" w:rsidRDefault="00F532CB" w:rsidP="00A17273">
            <w:pPr>
              <w:spacing w:before="240"/>
              <w:jc w:val="center"/>
              <w:rPr>
                <w:rFonts w:cs="Times New Roman"/>
                <w:color w:val="000000" w:themeColor="text1"/>
                <w:sz w:val="24"/>
                <w:szCs w:val="24"/>
                <w:rPrChange w:id="5234" w:author="Admin" w:date="2017-09-18T15:11:00Z">
                  <w:rPr>
                    <w:rFonts w:cs="Times New Roman"/>
                    <w:color w:val="FF0000"/>
                    <w:sz w:val="24"/>
                    <w:szCs w:val="24"/>
                  </w:rPr>
                </w:rPrChange>
              </w:rPr>
            </w:pPr>
            <w:r w:rsidRPr="00BB41B8">
              <w:rPr>
                <w:rFonts w:cs="Times New Roman"/>
                <w:color w:val="000000" w:themeColor="text1"/>
                <w:sz w:val="24"/>
                <w:szCs w:val="24"/>
                <w:rPrChange w:id="5235" w:author="Admin" w:date="2017-09-18T15:11:00Z">
                  <w:rPr>
                    <w:rFonts w:cs="Times New Roman"/>
                    <w:color w:val="FF0000"/>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395C3496" w14:textId="62C8D4F1" w:rsidR="00F532CB" w:rsidRPr="00BB41B8" w:rsidRDefault="00F532CB" w:rsidP="00A17273">
            <w:pPr>
              <w:spacing w:before="240"/>
              <w:jc w:val="center"/>
              <w:rPr>
                <w:rFonts w:cs="Times New Roman"/>
                <w:color w:val="000000" w:themeColor="text1"/>
                <w:sz w:val="24"/>
                <w:szCs w:val="24"/>
                <w:rPrChange w:id="5236" w:author="Admin" w:date="2017-09-18T15:11:00Z">
                  <w:rPr>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215A4419" w14:textId="77777777" w:rsidR="00F532CB" w:rsidRPr="00BB41B8" w:rsidRDefault="00F532CB" w:rsidP="00A17273">
            <w:pPr>
              <w:spacing w:before="240"/>
              <w:jc w:val="center"/>
              <w:rPr>
                <w:rFonts w:cs="Times New Roman"/>
                <w:color w:val="000000" w:themeColor="text1"/>
                <w:sz w:val="24"/>
                <w:szCs w:val="24"/>
                <w:rPrChange w:id="5237" w:author="Admin" w:date="2017-09-18T15:11:00Z">
                  <w:rPr>
                    <w:rFonts w:cs="Times New Roman"/>
                    <w:color w:val="FF0000"/>
                    <w:sz w:val="24"/>
                    <w:szCs w:val="24"/>
                  </w:rPr>
                </w:rPrChange>
              </w:rPr>
            </w:pPr>
            <w:r w:rsidRPr="00BB41B8">
              <w:rPr>
                <w:rFonts w:cs="Times New Roman"/>
                <w:color w:val="000000" w:themeColor="text1"/>
                <w:sz w:val="24"/>
                <w:szCs w:val="24"/>
                <w:rPrChange w:id="5238" w:author="Admin" w:date="2017-09-18T15:11:00Z">
                  <w:rPr>
                    <w:rFonts w:cs="Times New Roman"/>
                    <w:color w:val="FF0000"/>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1EF33240" w14:textId="77777777" w:rsidR="00F532CB" w:rsidRPr="00BB41B8" w:rsidRDefault="00F532CB" w:rsidP="00A17273">
            <w:pPr>
              <w:spacing w:before="240"/>
              <w:rPr>
                <w:rFonts w:cs="Times New Roman"/>
                <w:color w:val="000000" w:themeColor="text1"/>
                <w:sz w:val="24"/>
                <w:szCs w:val="24"/>
                <w:rPrChange w:id="5239" w:author="Admin" w:date="2017-09-18T15:11:00Z">
                  <w:rPr>
                    <w:rFonts w:cs="Times New Roman"/>
                    <w:color w:val="FF0000"/>
                    <w:sz w:val="24"/>
                    <w:szCs w:val="24"/>
                  </w:rPr>
                </w:rPrChange>
              </w:rPr>
            </w:pPr>
          </w:p>
        </w:tc>
      </w:tr>
      <w:tr w:rsidR="00BB41B8" w:rsidRPr="00835288" w14:paraId="7AB89EAF"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240" w:author="Admin" w:date="2017-09-18T15:10: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241" w:author="Admin" w:date="2017-09-18T15:00:00Z"/>
          <w:trPrChange w:id="5242" w:author="Admin" w:date="2017-09-18T15:10: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243" w:author="Admin" w:date="2017-09-18T15:10: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23EBD57E" w14:textId="77777777" w:rsidR="00BB41B8" w:rsidRPr="00BB41B8" w:rsidRDefault="00BB41B8" w:rsidP="00BB41B8">
            <w:pPr>
              <w:pStyle w:val="ListParagraph"/>
              <w:numPr>
                <w:ilvl w:val="0"/>
                <w:numId w:val="65"/>
              </w:numPr>
              <w:spacing w:after="0" w:line="240" w:lineRule="auto"/>
              <w:jc w:val="center"/>
              <w:rPr>
                <w:ins w:id="5244" w:author="Admin" w:date="2017-09-18T15:00:00Z"/>
                <w:rFonts w:cs="Times New Roman"/>
                <w:color w:val="000000" w:themeColor="text1"/>
                <w:sz w:val="24"/>
                <w:szCs w:val="24"/>
                <w:rPrChange w:id="5245" w:author="Admin" w:date="2017-09-18T15:11:00Z">
                  <w:rPr>
                    <w:ins w:id="5246" w:author="Admin" w:date="2017-09-18T15:00: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247" w:author="Admin" w:date="2017-09-18T15:10: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296A0AC8" w14:textId="4EE7C53E" w:rsidR="00BB41B8" w:rsidRPr="00BB41B8" w:rsidRDefault="00BB41B8" w:rsidP="00BB41B8">
            <w:pPr>
              <w:spacing w:after="0" w:line="240" w:lineRule="auto"/>
              <w:jc w:val="left"/>
              <w:rPr>
                <w:ins w:id="5248" w:author="Admin" w:date="2017-09-18T15:00:00Z"/>
                <w:rFonts w:cs="Times New Roman"/>
                <w:color w:val="000000" w:themeColor="text1"/>
                <w:sz w:val="24"/>
                <w:szCs w:val="24"/>
                <w:rPrChange w:id="5249" w:author="Admin" w:date="2017-09-18T15:11:00Z">
                  <w:rPr>
                    <w:ins w:id="5250" w:author="Admin" w:date="2017-09-18T15:00:00Z"/>
                    <w:rFonts w:cs="Times New Roman"/>
                    <w:color w:val="FF0000"/>
                    <w:sz w:val="24"/>
                    <w:szCs w:val="24"/>
                  </w:rPr>
                </w:rPrChange>
              </w:rPr>
            </w:pPr>
            <w:ins w:id="5251" w:author="Admin" w:date="2017-09-18T15:00:00Z">
              <w:r w:rsidRPr="00BB41B8">
                <w:rPr>
                  <w:rFonts w:cs="Times New Roman"/>
                  <w:color w:val="000000" w:themeColor="text1"/>
                  <w:sz w:val="24"/>
                  <w:szCs w:val="24"/>
                  <w:rPrChange w:id="5252" w:author="Admin" w:date="2017-09-18T15:11:00Z">
                    <w:rPr>
                      <w:rFonts w:cs="Times New Roman"/>
                      <w:color w:val="FF0000"/>
                      <w:sz w:val="24"/>
                      <w:szCs w:val="24"/>
                    </w:rPr>
                  </w:rPrChange>
                </w:rPr>
                <w:t>Quỹ lương định biên theo ngày công thay đổi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253" w:author="Admin" w:date="2017-09-18T15:10: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642C637C" w14:textId="02087890" w:rsidR="00BB41B8" w:rsidRPr="00BB41B8" w:rsidRDefault="00BB41B8" w:rsidP="00BB41B8">
            <w:pPr>
              <w:spacing w:after="0" w:line="240" w:lineRule="auto"/>
              <w:jc w:val="left"/>
              <w:rPr>
                <w:ins w:id="5254" w:author="Admin" w:date="2017-09-18T15:00:00Z"/>
                <w:rFonts w:cs="Times New Roman"/>
                <w:color w:val="000000" w:themeColor="text1"/>
                <w:sz w:val="24"/>
                <w:szCs w:val="24"/>
                <w:rPrChange w:id="5255" w:author="Admin" w:date="2017-09-18T15:11:00Z">
                  <w:rPr>
                    <w:ins w:id="5256" w:author="Admin" w:date="2017-09-18T15:00:00Z"/>
                    <w:rFonts w:cs="Times New Roman"/>
                    <w:color w:val="FF0000"/>
                    <w:sz w:val="24"/>
                    <w:szCs w:val="24"/>
                  </w:rPr>
                </w:rPrChange>
              </w:rPr>
            </w:pPr>
            <w:ins w:id="5257" w:author="Admin" w:date="2017-09-18T15:10:00Z">
              <w:r w:rsidRPr="00BB41B8">
                <w:rPr>
                  <w:rFonts w:cs="Times New Roman"/>
                  <w:color w:val="000000" w:themeColor="text1"/>
                  <w:sz w:val="24"/>
                  <w:szCs w:val="24"/>
                  <w:rPrChange w:id="5258" w:author="Admin" w:date="2017-09-18T15:11:00Z">
                    <w:rPr>
                      <w:rFonts w:cs="Times New Roman"/>
                      <w:color w:val="FF0000"/>
                      <w:sz w:val="24"/>
                      <w:szCs w:val="24"/>
                    </w:rPr>
                  </w:rPrChange>
                </w:rPr>
                <w:t>Quỹ lương định biên theo ngày công thay đổi</w:t>
              </w:r>
            </w:ins>
          </w:p>
        </w:tc>
        <w:tc>
          <w:tcPr>
            <w:tcW w:w="1080" w:type="dxa"/>
            <w:tcBorders>
              <w:top w:val="single" w:sz="4" w:space="0" w:color="000000"/>
              <w:left w:val="single" w:sz="4" w:space="0" w:color="000000"/>
              <w:bottom w:val="single" w:sz="4" w:space="0" w:color="000000"/>
              <w:right w:val="single" w:sz="4" w:space="0" w:color="000000"/>
            </w:tcBorders>
            <w:tcPrChange w:id="5259" w:author="Admin" w:date="2017-09-18T15:1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15F17B2B" w14:textId="6259122C" w:rsidR="00BB41B8" w:rsidRPr="00BB41B8" w:rsidRDefault="00BB41B8" w:rsidP="00BB41B8">
            <w:pPr>
              <w:spacing w:before="240"/>
              <w:jc w:val="center"/>
              <w:rPr>
                <w:ins w:id="5260" w:author="Admin" w:date="2017-09-18T15:00:00Z"/>
                <w:rFonts w:cs="Times New Roman"/>
                <w:color w:val="000000" w:themeColor="text1"/>
                <w:sz w:val="24"/>
                <w:szCs w:val="24"/>
                <w:rPrChange w:id="5261" w:author="Admin" w:date="2017-09-18T15:11:00Z">
                  <w:rPr>
                    <w:ins w:id="5262" w:author="Admin" w:date="2017-09-18T15:00:00Z"/>
                    <w:rFonts w:cs="Times New Roman"/>
                    <w:color w:val="FF0000"/>
                    <w:sz w:val="24"/>
                    <w:szCs w:val="24"/>
                  </w:rPr>
                </w:rPrChange>
              </w:rPr>
            </w:pPr>
            <w:ins w:id="5263" w:author="Admin" w:date="2017-09-18T15:10:00Z">
              <w:r w:rsidRPr="00BB41B8">
                <w:rPr>
                  <w:rFonts w:cs="Times New Roman"/>
                  <w:color w:val="000000" w:themeColor="text1"/>
                  <w:sz w:val="24"/>
                  <w:szCs w:val="24"/>
                  <w:rPrChange w:id="5264" w:author="Admin" w:date="2017-09-18T15:11:00Z">
                    <w:rPr>
                      <w:rFonts w:cs="Times New Roman"/>
                      <w:color w:val="FF0000"/>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265" w:author="Admin" w:date="2017-09-18T15:10:00Z">
              <w:tcPr>
                <w:tcW w:w="900" w:type="dxa"/>
                <w:tcBorders>
                  <w:top w:val="single" w:sz="4" w:space="0" w:color="000000"/>
                  <w:left w:val="single" w:sz="4" w:space="0" w:color="000000"/>
                  <w:bottom w:val="single" w:sz="4" w:space="0" w:color="000000"/>
                  <w:right w:val="single" w:sz="4" w:space="0" w:color="000000"/>
                </w:tcBorders>
              </w:tcPr>
            </w:tcPrChange>
          </w:tcPr>
          <w:p w14:paraId="6C0EE268" w14:textId="77777777" w:rsidR="00BB41B8" w:rsidRPr="00BB41B8" w:rsidRDefault="00BB41B8" w:rsidP="00BB41B8">
            <w:pPr>
              <w:spacing w:before="240"/>
              <w:jc w:val="center"/>
              <w:rPr>
                <w:ins w:id="5266" w:author="Admin" w:date="2017-09-18T15:00:00Z"/>
                <w:rFonts w:cs="Times New Roman"/>
                <w:color w:val="000000" w:themeColor="text1"/>
                <w:sz w:val="24"/>
                <w:szCs w:val="24"/>
                <w:rPrChange w:id="5267" w:author="Admin" w:date="2017-09-18T15:11:00Z">
                  <w:rPr>
                    <w:ins w:id="5268" w:author="Admin" w:date="2017-09-18T15:00: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269" w:author="Admin" w:date="2017-09-18T15:10: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12109C0E" w14:textId="539C3488" w:rsidR="00BB41B8" w:rsidRPr="00BB41B8" w:rsidRDefault="00BB41B8" w:rsidP="00BB41B8">
            <w:pPr>
              <w:spacing w:before="240"/>
              <w:jc w:val="center"/>
              <w:rPr>
                <w:ins w:id="5270" w:author="Admin" w:date="2017-09-18T15:00:00Z"/>
                <w:rFonts w:cs="Times New Roman"/>
                <w:color w:val="000000" w:themeColor="text1"/>
                <w:sz w:val="24"/>
                <w:szCs w:val="24"/>
                <w:rPrChange w:id="5271" w:author="Admin" w:date="2017-09-18T15:11:00Z">
                  <w:rPr>
                    <w:ins w:id="5272" w:author="Admin" w:date="2017-09-18T15:00:00Z"/>
                    <w:rFonts w:cs="Times New Roman"/>
                    <w:color w:val="FF0000"/>
                    <w:sz w:val="24"/>
                    <w:szCs w:val="24"/>
                  </w:rPr>
                </w:rPrChange>
              </w:rPr>
            </w:pPr>
            <w:ins w:id="5273" w:author="Admin" w:date="2017-09-18T15:10:00Z">
              <w:r w:rsidRPr="00BB41B8">
                <w:rPr>
                  <w:rFonts w:cs="Times New Roman"/>
                  <w:color w:val="000000" w:themeColor="text1"/>
                  <w:sz w:val="24"/>
                  <w:szCs w:val="24"/>
                  <w:rPrChange w:id="5274" w:author="Admin" w:date="2017-09-18T15:11:00Z">
                    <w:rPr>
                      <w:rFonts w:cs="Times New Roman"/>
                      <w:color w:val="FF0000"/>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275" w:author="Admin" w:date="2017-09-18T15:10: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223F8AB2" w14:textId="77777777" w:rsidR="00BB41B8" w:rsidRPr="00BB41B8" w:rsidRDefault="00BB41B8" w:rsidP="00BB41B8">
            <w:pPr>
              <w:spacing w:before="240"/>
              <w:rPr>
                <w:ins w:id="5276" w:author="Admin" w:date="2017-09-18T15:00:00Z"/>
                <w:rFonts w:cs="Times New Roman"/>
                <w:color w:val="000000" w:themeColor="text1"/>
                <w:sz w:val="24"/>
                <w:szCs w:val="24"/>
                <w:rPrChange w:id="5277" w:author="Admin" w:date="2017-09-18T15:11:00Z">
                  <w:rPr>
                    <w:ins w:id="5278" w:author="Admin" w:date="2017-09-18T15:00:00Z"/>
                    <w:rFonts w:cs="Times New Roman"/>
                    <w:color w:val="FF0000"/>
                    <w:sz w:val="24"/>
                    <w:szCs w:val="24"/>
                  </w:rPr>
                </w:rPrChange>
              </w:rPr>
            </w:pPr>
          </w:p>
        </w:tc>
      </w:tr>
      <w:tr w:rsidR="00BB41B8" w:rsidRPr="00835288" w14:paraId="619CF3B2"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279" w:author="Admin" w:date="2017-09-18T15:10: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280" w:author="Admin" w:date="2017-09-18T15:00:00Z"/>
          <w:trPrChange w:id="5281" w:author="Admin" w:date="2017-09-18T15:10: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282" w:author="Admin" w:date="2017-09-18T15:10: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6E7C19A8" w14:textId="77777777" w:rsidR="00BB41B8" w:rsidRPr="00BB41B8" w:rsidRDefault="00BB41B8" w:rsidP="00BB41B8">
            <w:pPr>
              <w:pStyle w:val="ListParagraph"/>
              <w:numPr>
                <w:ilvl w:val="0"/>
                <w:numId w:val="65"/>
              </w:numPr>
              <w:spacing w:after="0" w:line="240" w:lineRule="auto"/>
              <w:jc w:val="center"/>
              <w:rPr>
                <w:ins w:id="5283" w:author="Admin" w:date="2017-09-18T15:00:00Z"/>
                <w:rFonts w:cs="Times New Roman"/>
                <w:color w:val="000000" w:themeColor="text1"/>
                <w:sz w:val="24"/>
                <w:szCs w:val="24"/>
                <w:rPrChange w:id="5284" w:author="Admin" w:date="2017-09-18T15:11:00Z">
                  <w:rPr>
                    <w:ins w:id="5285" w:author="Admin" w:date="2017-09-18T15:00: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286" w:author="Admin" w:date="2017-09-18T15:10: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29F14588" w14:textId="57D079CD" w:rsidR="00BB41B8" w:rsidRPr="00BB41B8" w:rsidRDefault="00BB41B8" w:rsidP="00BB41B8">
            <w:pPr>
              <w:spacing w:after="0" w:line="240" w:lineRule="auto"/>
              <w:jc w:val="left"/>
              <w:rPr>
                <w:ins w:id="5287" w:author="Admin" w:date="2017-09-18T15:00:00Z"/>
                <w:rFonts w:cs="Times New Roman"/>
                <w:color w:val="000000" w:themeColor="text1"/>
                <w:sz w:val="24"/>
                <w:szCs w:val="24"/>
                <w:rPrChange w:id="5288" w:author="Admin" w:date="2017-09-18T15:11:00Z">
                  <w:rPr>
                    <w:ins w:id="5289" w:author="Admin" w:date="2017-09-18T15:00:00Z"/>
                    <w:rFonts w:cs="Times New Roman"/>
                    <w:color w:val="FF0000"/>
                    <w:sz w:val="24"/>
                    <w:szCs w:val="24"/>
                  </w:rPr>
                </w:rPrChange>
              </w:rPr>
            </w:pPr>
            <w:ins w:id="5290" w:author="Admin" w:date="2017-09-18T15:00:00Z">
              <w:r w:rsidRPr="00BB41B8">
                <w:rPr>
                  <w:rFonts w:cs="Times New Roman"/>
                  <w:color w:val="000000" w:themeColor="text1"/>
                  <w:sz w:val="24"/>
                  <w:szCs w:val="24"/>
                  <w:rPrChange w:id="5291" w:author="Admin" w:date="2017-09-18T15:11:00Z">
                    <w:rPr>
                      <w:rFonts w:cs="Times New Roman"/>
                      <w:color w:val="FF0000"/>
                      <w:sz w:val="24"/>
                      <w:szCs w:val="24"/>
                    </w:rPr>
                  </w:rPrChange>
                </w:rPr>
                <w:t>Tổng quỹ lương định biên theo ngày công</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292" w:author="Admin" w:date="2017-09-18T15:10: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280543DB" w14:textId="4CB67E7C" w:rsidR="00BB41B8" w:rsidRPr="00BB41B8" w:rsidRDefault="00BB41B8" w:rsidP="00BB41B8">
            <w:pPr>
              <w:spacing w:after="0" w:line="240" w:lineRule="auto"/>
              <w:jc w:val="left"/>
              <w:rPr>
                <w:ins w:id="5293" w:author="Admin" w:date="2017-09-18T15:00:00Z"/>
                <w:rFonts w:cs="Times New Roman"/>
                <w:color w:val="000000" w:themeColor="text1"/>
                <w:sz w:val="24"/>
                <w:szCs w:val="24"/>
                <w:rPrChange w:id="5294" w:author="Admin" w:date="2017-09-18T15:11:00Z">
                  <w:rPr>
                    <w:ins w:id="5295" w:author="Admin" w:date="2017-09-18T15:00:00Z"/>
                    <w:rFonts w:cs="Times New Roman"/>
                    <w:color w:val="FF0000"/>
                    <w:sz w:val="24"/>
                    <w:szCs w:val="24"/>
                  </w:rPr>
                </w:rPrChange>
              </w:rPr>
            </w:pPr>
            <w:ins w:id="5296" w:author="Admin" w:date="2017-09-18T15:09:00Z">
              <w:r w:rsidRPr="00BB41B8">
                <w:rPr>
                  <w:rFonts w:cs="Times New Roman"/>
                  <w:color w:val="000000" w:themeColor="text1"/>
                  <w:sz w:val="24"/>
                  <w:szCs w:val="24"/>
                  <w:rPrChange w:id="5297" w:author="Admin" w:date="2017-09-18T15:11:00Z">
                    <w:rPr>
                      <w:rFonts w:cs="Times New Roman"/>
                      <w:color w:val="FF0000"/>
                      <w:sz w:val="24"/>
                      <w:szCs w:val="24"/>
                    </w:rPr>
                  </w:rPrChange>
                </w:rPr>
                <w:t xml:space="preserve">= </w:t>
              </w:r>
            </w:ins>
            <w:ins w:id="5298" w:author="Admin" w:date="2017-09-18T15:10:00Z">
              <w:r w:rsidRPr="00BB41B8">
                <w:rPr>
                  <w:rFonts w:cs="Times New Roman"/>
                  <w:color w:val="000000" w:themeColor="text1"/>
                  <w:sz w:val="24"/>
                  <w:szCs w:val="24"/>
                  <w:rPrChange w:id="5299" w:author="Admin" w:date="2017-09-18T15:11:00Z">
                    <w:rPr>
                      <w:rFonts w:cs="Times New Roman"/>
                      <w:color w:val="FF0000"/>
                      <w:sz w:val="24"/>
                      <w:szCs w:val="24"/>
                    </w:rPr>
                  </w:rPrChange>
                </w:rPr>
                <w:t>Quỹ lương định biên theo ngày công + Quỹ lương định biên theo ngày công thay đổi</w:t>
              </w:r>
            </w:ins>
          </w:p>
        </w:tc>
        <w:tc>
          <w:tcPr>
            <w:tcW w:w="1080" w:type="dxa"/>
            <w:tcBorders>
              <w:top w:val="single" w:sz="4" w:space="0" w:color="000000"/>
              <w:left w:val="single" w:sz="4" w:space="0" w:color="000000"/>
              <w:bottom w:val="single" w:sz="4" w:space="0" w:color="000000"/>
              <w:right w:val="single" w:sz="4" w:space="0" w:color="000000"/>
            </w:tcBorders>
            <w:tcPrChange w:id="5300" w:author="Admin" w:date="2017-09-18T15:1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6D08ED0A" w14:textId="0E1AFAC7" w:rsidR="00BB41B8" w:rsidRPr="00BB41B8" w:rsidRDefault="00BB41B8" w:rsidP="00BB41B8">
            <w:pPr>
              <w:spacing w:before="240"/>
              <w:jc w:val="center"/>
              <w:rPr>
                <w:ins w:id="5301" w:author="Admin" w:date="2017-09-18T15:00:00Z"/>
                <w:rFonts w:cs="Times New Roman"/>
                <w:color w:val="000000" w:themeColor="text1"/>
                <w:sz w:val="24"/>
                <w:szCs w:val="24"/>
                <w:rPrChange w:id="5302" w:author="Admin" w:date="2017-09-18T15:11:00Z">
                  <w:rPr>
                    <w:ins w:id="5303" w:author="Admin" w:date="2017-09-18T15:00:00Z"/>
                    <w:rFonts w:cs="Times New Roman"/>
                    <w:color w:val="FF0000"/>
                    <w:sz w:val="24"/>
                    <w:szCs w:val="24"/>
                  </w:rPr>
                </w:rPrChange>
              </w:rPr>
            </w:pPr>
            <w:ins w:id="5304" w:author="Admin" w:date="2017-09-18T15:10:00Z">
              <w:r w:rsidRPr="00BB41B8">
                <w:rPr>
                  <w:rFonts w:cs="Times New Roman"/>
                  <w:color w:val="000000" w:themeColor="text1"/>
                  <w:sz w:val="24"/>
                  <w:szCs w:val="24"/>
                  <w:rPrChange w:id="5305" w:author="Admin" w:date="2017-09-18T15:11:00Z">
                    <w:rPr>
                      <w:rFonts w:cs="Times New Roman"/>
                      <w:color w:val="FF0000"/>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306" w:author="Admin" w:date="2017-09-18T15:10:00Z">
              <w:tcPr>
                <w:tcW w:w="900" w:type="dxa"/>
                <w:tcBorders>
                  <w:top w:val="single" w:sz="4" w:space="0" w:color="000000"/>
                  <w:left w:val="single" w:sz="4" w:space="0" w:color="000000"/>
                  <w:bottom w:val="single" w:sz="4" w:space="0" w:color="000000"/>
                  <w:right w:val="single" w:sz="4" w:space="0" w:color="000000"/>
                </w:tcBorders>
              </w:tcPr>
            </w:tcPrChange>
          </w:tcPr>
          <w:p w14:paraId="0A7A9997" w14:textId="77777777" w:rsidR="00BB41B8" w:rsidRPr="00BB41B8" w:rsidRDefault="00BB41B8" w:rsidP="00BB41B8">
            <w:pPr>
              <w:spacing w:before="240"/>
              <w:jc w:val="center"/>
              <w:rPr>
                <w:ins w:id="5307" w:author="Admin" w:date="2017-09-18T15:00:00Z"/>
                <w:rFonts w:cs="Times New Roman"/>
                <w:color w:val="000000" w:themeColor="text1"/>
                <w:sz w:val="24"/>
                <w:szCs w:val="24"/>
                <w:rPrChange w:id="5308" w:author="Admin" w:date="2017-09-18T15:11:00Z">
                  <w:rPr>
                    <w:ins w:id="5309" w:author="Admin" w:date="2017-09-18T15:00: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310" w:author="Admin" w:date="2017-09-18T15:10: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1C62DA33" w14:textId="2A981B93" w:rsidR="00BB41B8" w:rsidRPr="00BB41B8" w:rsidRDefault="00BB41B8" w:rsidP="00BB41B8">
            <w:pPr>
              <w:spacing w:before="240"/>
              <w:jc w:val="center"/>
              <w:rPr>
                <w:ins w:id="5311" w:author="Admin" w:date="2017-09-18T15:00:00Z"/>
                <w:rFonts w:cs="Times New Roman"/>
                <w:color w:val="000000" w:themeColor="text1"/>
                <w:sz w:val="24"/>
                <w:szCs w:val="24"/>
                <w:rPrChange w:id="5312" w:author="Admin" w:date="2017-09-18T15:11:00Z">
                  <w:rPr>
                    <w:ins w:id="5313" w:author="Admin" w:date="2017-09-18T15:00:00Z"/>
                    <w:rFonts w:cs="Times New Roman"/>
                    <w:color w:val="FF0000"/>
                    <w:sz w:val="24"/>
                    <w:szCs w:val="24"/>
                  </w:rPr>
                </w:rPrChange>
              </w:rPr>
            </w:pPr>
            <w:ins w:id="5314" w:author="Admin" w:date="2017-09-18T15:10:00Z">
              <w:r w:rsidRPr="00BB41B8">
                <w:rPr>
                  <w:rFonts w:cs="Times New Roman"/>
                  <w:color w:val="000000" w:themeColor="text1"/>
                  <w:sz w:val="24"/>
                  <w:szCs w:val="24"/>
                  <w:rPrChange w:id="5315" w:author="Admin" w:date="2017-09-18T15:11:00Z">
                    <w:rPr>
                      <w:rFonts w:cs="Times New Roman"/>
                      <w:color w:val="FF0000"/>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316" w:author="Admin" w:date="2017-09-18T15:10: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17598DAD" w14:textId="77777777" w:rsidR="00BB41B8" w:rsidRPr="00BB41B8" w:rsidRDefault="00BB41B8" w:rsidP="00BB41B8">
            <w:pPr>
              <w:spacing w:before="240"/>
              <w:rPr>
                <w:ins w:id="5317" w:author="Admin" w:date="2017-09-18T15:00:00Z"/>
                <w:rFonts w:cs="Times New Roman"/>
                <w:color w:val="000000" w:themeColor="text1"/>
                <w:sz w:val="24"/>
                <w:szCs w:val="24"/>
                <w:rPrChange w:id="5318" w:author="Admin" w:date="2017-09-18T15:11:00Z">
                  <w:rPr>
                    <w:ins w:id="5319" w:author="Admin" w:date="2017-09-18T15:00:00Z"/>
                    <w:rFonts w:cs="Times New Roman"/>
                    <w:color w:val="FF0000"/>
                    <w:sz w:val="24"/>
                    <w:szCs w:val="24"/>
                  </w:rPr>
                </w:rPrChange>
              </w:rPr>
            </w:pPr>
          </w:p>
        </w:tc>
      </w:tr>
      <w:tr w:rsidR="00F532CB" w:rsidRPr="00835288" w14:paraId="69276AD1"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68CEED18"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320" w:author="Admin" w:date="2017-09-18T15:11:00Z">
                  <w:rPr>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656A9419" w14:textId="6C60EB3D" w:rsidR="00F532CB" w:rsidRPr="00BB41B8" w:rsidRDefault="00775C0C" w:rsidP="00E43212">
            <w:pPr>
              <w:spacing w:after="0" w:line="240" w:lineRule="auto"/>
              <w:jc w:val="left"/>
              <w:rPr>
                <w:rFonts w:cs="Times New Roman"/>
                <w:color w:val="000000" w:themeColor="text1"/>
                <w:sz w:val="24"/>
                <w:szCs w:val="24"/>
                <w:rPrChange w:id="5321" w:author="Admin" w:date="2017-09-18T15:11:00Z">
                  <w:rPr>
                    <w:rFonts w:cs="Times New Roman"/>
                    <w:color w:val="FF0000"/>
                    <w:sz w:val="24"/>
                    <w:szCs w:val="24"/>
                  </w:rPr>
                </w:rPrChange>
              </w:rPr>
            </w:pPr>
            <w:r w:rsidRPr="00BB41B8">
              <w:rPr>
                <w:rFonts w:cs="Times New Roman"/>
                <w:color w:val="000000" w:themeColor="text1"/>
                <w:sz w:val="24"/>
                <w:szCs w:val="24"/>
                <w:rPrChange w:id="5322" w:author="Admin" w:date="2017-09-18T15:11:00Z">
                  <w:rPr>
                    <w:rFonts w:cs="Times New Roman"/>
                    <w:color w:val="FF0000"/>
                    <w:sz w:val="24"/>
                    <w:szCs w:val="24"/>
                  </w:rPr>
                </w:rPrChange>
              </w:rPr>
              <w:t>Quỹ lương làm thêm giờ</w:t>
            </w:r>
          </w:p>
        </w:tc>
        <w:tc>
          <w:tcPr>
            <w:tcW w:w="2599" w:type="dxa"/>
            <w:tcBorders>
              <w:top w:val="single" w:sz="4" w:space="0" w:color="000000"/>
              <w:left w:val="single" w:sz="4" w:space="0" w:color="000000"/>
              <w:bottom w:val="single" w:sz="4" w:space="0" w:color="000000"/>
              <w:right w:val="single" w:sz="4" w:space="0" w:color="000000"/>
            </w:tcBorders>
          </w:tcPr>
          <w:p w14:paraId="44C06FE1" w14:textId="7C1C1078" w:rsidR="00F532CB" w:rsidRPr="00BB41B8" w:rsidRDefault="00F532CB" w:rsidP="00E43212">
            <w:pPr>
              <w:spacing w:after="0" w:line="240" w:lineRule="auto"/>
              <w:jc w:val="left"/>
              <w:rPr>
                <w:rFonts w:cs="Times New Roman"/>
                <w:color w:val="000000" w:themeColor="text1"/>
                <w:sz w:val="24"/>
                <w:szCs w:val="24"/>
                <w:rPrChange w:id="5323" w:author="Admin" w:date="2017-09-18T15:11:00Z">
                  <w:rPr>
                    <w:rFonts w:cs="Times New Roman"/>
                    <w:color w:val="FF0000"/>
                    <w:sz w:val="24"/>
                    <w:szCs w:val="24"/>
                  </w:rPr>
                </w:rPrChange>
              </w:rPr>
            </w:pPr>
            <w:r w:rsidRPr="00BB41B8">
              <w:rPr>
                <w:rFonts w:cs="Times New Roman"/>
                <w:color w:val="000000" w:themeColor="text1"/>
                <w:sz w:val="24"/>
                <w:szCs w:val="24"/>
                <w:rPrChange w:id="5324" w:author="Admin" w:date="2017-09-18T15:11:00Z">
                  <w:rPr>
                    <w:rFonts w:cs="Times New Roman"/>
                    <w:color w:val="FF0000"/>
                    <w:sz w:val="24"/>
                    <w:szCs w:val="24"/>
                  </w:rPr>
                </w:rPrChange>
              </w:rPr>
              <w:t xml:space="preserve">Quỹ </w:t>
            </w:r>
            <w:r w:rsidR="00E43212" w:rsidRPr="00BB41B8">
              <w:rPr>
                <w:rFonts w:cs="Times New Roman"/>
                <w:color w:val="000000" w:themeColor="text1"/>
                <w:sz w:val="24"/>
                <w:szCs w:val="24"/>
                <w:rPrChange w:id="5325" w:author="Admin" w:date="2017-09-18T15:11:00Z">
                  <w:rPr>
                    <w:rFonts w:cs="Times New Roman"/>
                    <w:color w:val="FF0000"/>
                    <w:sz w:val="24"/>
                    <w:szCs w:val="24"/>
                  </w:rPr>
                </w:rPrChange>
              </w:rPr>
              <w:t xml:space="preserve">thưởng đánh giá tháng theo </w:t>
            </w:r>
            <w:r w:rsidR="00AA7529" w:rsidRPr="00BB41B8">
              <w:rPr>
                <w:rFonts w:cs="Times New Roman"/>
                <w:color w:val="000000" w:themeColor="text1"/>
                <w:sz w:val="24"/>
                <w:szCs w:val="24"/>
                <w:rPrChange w:id="5326" w:author="Admin" w:date="2017-09-18T15:11:00Z">
                  <w:rPr>
                    <w:rFonts w:cs="Times New Roman"/>
                    <w:color w:val="FF0000"/>
                    <w:sz w:val="24"/>
                    <w:szCs w:val="24"/>
                  </w:rPr>
                </w:rPrChange>
              </w:rPr>
              <w:t>vị trí chức danh</w:t>
            </w:r>
          </w:p>
        </w:tc>
        <w:tc>
          <w:tcPr>
            <w:tcW w:w="1080" w:type="dxa"/>
            <w:tcBorders>
              <w:top w:val="single" w:sz="4" w:space="0" w:color="000000"/>
              <w:left w:val="single" w:sz="4" w:space="0" w:color="000000"/>
              <w:bottom w:val="single" w:sz="4" w:space="0" w:color="000000"/>
              <w:right w:val="single" w:sz="4" w:space="0" w:color="000000"/>
            </w:tcBorders>
            <w:vAlign w:val="center"/>
          </w:tcPr>
          <w:p w14:paraId="2590DAB0" w14:textId="77777777" w:rsidR="00F532CB" w:rsidRPr="00BB41B8" w:rsidRDefault="00F532CB" w:rsidP="00A17273">
            <w:pPr>
              <w:spacing w:before="240"/>
              <w:jc w:val="center"/>
              <w:rPr>
                <w:rFonts w:cs="Times New Roman"/>
                <w:color w:val="000000" w:themeColor="text1"/>
                <w:sz w:val="24"/>
                <w:szCs w:val="24"/>
                <w:rPrChange w:id="5327" w:author="Admin" w:date="2017-09-18T15:11:00Z">
                  <w:rPr>
                    <w:rFonts w:cs="Times New Roman"/>
                    <w:color w:val="FF0000"/>
                    <w:sz w:val="24"/>
                    <w:szCs w:val="24"/>
                  </w:rPr>
                </w:rPrChange>
              </w:rPr>
            </w:pPr>
            <w:r w:rsidRPr="00BB41B8">
              <w:rPr>
                <w:rFonts w:cs="Times New Roman"/>
                <w:color w:val="000000" w:themeColor="text1"/>
                <w:sz w:val="24"/>
                <w:szCs w:val="24"/>
                <w:rPrChange w:id="5328" w:author="Admin" w:date="2017-09-18T15:11:00Z">
                  <w:rPr>
                    <w:rFonts w:cs="Times New Roman"/>
                    <w:color w:val="FF0000"/>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41226482" w14:textId="4D9E0175" w:rsidR="00F532CB" w:rsidRPr="00BB41B8" w:rsidRDefault="00F532CB" w:rsidP="00A17273">
            <w:pPr>
              <w:spacing w:before="240"/>
              <w:jc w:val="center"/>
              <w:rPr>
                <w:rFonts w:cs="Times New Roman"/>
                <w:color w:val="000000" w:themeColor="text1"/>
                <w:sz w:val="24"/>
                <w:szCs w:val="24"/>
                <w:rPrChange w:id="5329" w:author="Admin" w:date="2017-09-18T15:11:00Z">
                  <w:rPr>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5F76AF82" w14:textId="77777777" w:rsidR="00F532CB" w:rsidRPr="00BB41B8" w:rsidRDefault="00F532CB" w:rsidP="00A17273">
            <w:pPr>
              <w:spacing w:before="240"/>
              <w:jc w:val="center"/>
              <w:rPr>
                <w:rFonts w:cs="Times New Roman"/>
                <w:color w:val="000000" w:themeColor="text1"/>
                <w:sz w:val="24"/>
                <w:szCs w:val="24"/>
                <w:rPrChange w:id="5330" w:author="Admin" w:date="2017-09-18T15:11:00Z">
                  <w:rPr>
                    <w:rFonts w:cs="Times New Roman"/>
                    <w:color w:val="FF0000"/>
                    <w:sz w:val="24"/>
                    <w:szCs w:val="24"/>
                  </w:rPr>
                </w:rPrChange>
              </w:rPr>
            </w:pPr>
            <w:r w:rsidRPr="00BB41B8">
              <w:rPr>
                <w:rFonts w:cs="Times New Roman"/>
                <w:color w:val="000000" w:themeColor="text1"/>
                <w:sz w:val="24"/>
                <w:szCs w:val="24"/>
                <w:rPrChange w:id="5331" w:author="Admin" w:date="2017-09-18T15:11:00Z">
                  <w:rPr>
                    <w:rFonts w:cs="Times New Roman"/>
                    <w:color w:val="FF0000"/>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6737F7B9" w14:textId="77777777" w:rsidR="00F532CB" w:rsidRPr="00BB41B8" w:rsidRDefault="00F532CB" w:rsidP="00A17273">
            <w:pPr>
              <w:spacing w:before="240"/>
              <w:rPr>
                <w:rFonts w:cs="Times New Roman"/>
                <w:color w:val="000000" w:themeColor="text1"/>
                <w:sz w:val="24"/>
                <w:szCs w:val="24"/>
                <w:rPrChange w:id="5332" w:author="Admin" w:date="2017-09-18T15:11:00Z">
                  <w:rPr>
                    <w:rFonts w:cs="Times New Roman"/>
                    <w:color w:val="FF0000"/>
                    <w:sz w:val="24"/>
                    <w:szCs w:val="24"/>
                  </w:rPr>
                </w:rPrChange>
              </w:rPr>
            </w:pPr>
          </w:p>
        </w:tc>
      </w:tr>
      <w:tr w:rsidR="00BB41B8" w:rsidRPr="00835288" w14:paraId="2DDB174C"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333" w:author="Admin" w:date="2017-09-18T15:10: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334" w:author="Admin" w:date="2017-09-18T15:00:00Z"/>
          <w:trPrChange w:id="5335" w:author="Admin" w:date="2017-09-18T15:10: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336" w:author="Admin" w:date="2017-09-18T15:10: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709531F2" w14:textId="77777777" w:rsidR="00BB41B8" w:rsidRPr="00BB41B8" w:rsidRDefault="00BB41B8" w:rsidP="00BB41B8">
            <w:pPr>
              <w:pStyle w:val="ListParagraph"/>
              <w:numPr>
                <w:ilvl w:val="0"/>
                <w:numId w:val="65"/>
              </w:numPr>
              <w:spacing w:after="0" w:line="240" w:lineRule="auto"/>
              <w:jc w:val="center"/>
              <w:rPr>
                <w:ins w:id="5337" w:author="Admin" w:date="2017-09-18T15:00:00Z"/>
                <w:rFonts w:cs="Times New Roman"/>
                <w:color w:val="000000" w:themeColor="text1"/>
                <w:sz w:val="24"/>
                <w:szCs w:val="24"/>
                <w:rPrChange w:id="5338" w:author="Admin" w:date="2017-09-18T15:11:00Z">
                  <w:rPr>
                    <w:ins w:id="5339" w:author="Admin" w:date="2017-09-18T15:00: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340" w:author="Admin" w:date="2017-09-18T15:10: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26A9FE50" w14:textId="033FAAEA" w:rsidR="00BB41B8" w:rsidRPr="00BB41B8" w:rsidRDefault="00BB41B8" w:rsidP="00BB41B8">
            <w:pPr>
              <w:spacing w:after="0" w:line="240" w:lineRule="auto"/>
              <w:jc w:val="left"/>
              <w:rPr>
                <w:ins w:id="5341" w:author="Admin" w:date="2017-09-18T15:00:00Z"/>
                <w:rFonts w:cs="Times New Roman"/>
                <w:color w:val="000000" w:themeColor="text1"/>
                <w:sz w:val="24"/>
                <w:szCs w:val="24"/>
                <w:rPrChange w:id="5342" w:author="Admin" w:date="2017-09-18T15:11:00Z">
                  <w:rPr>
                    <w:ins w:id="5343" w:author="Admin" w:date="2017-09-18T15:00:00Z"/>
                    <w:rFonts w:cs="Times New Roman"/>
                    <w:color w:val="FF0000"/>
                    <w:sz w:val="24"/>
                    <w:szCs w:val="24"/>
                  </w:rPr>
                </w:rPrChange>
              </w:rPr>
            </w:pPr>
            <w:ins w:id="5344" w:author="Admin" w:date="2017-09-18T15:00:00Z">
              <w:r w:rsidRPr="00BB41B8">
                <w:rPr>
                  <w:rFonts w:cs="Times New Roman"/>
                  <w:color w:val="000000" w:themeColor="text1"/>
                  <w:sz w:val="24"/>
                  <w:szCs w:val="24"/>
                  <w:rPrChange w:id="5345" w:author="Admin" w:date="2017-09-18T15:11:00Z">
                    <w:rPr>
                      <w:rFonts w:cs="Times New Roman"/>
                      <w:color w:val="FF0000"/>
                      <w:sz w:val="24"/>
                      <w:szCs w:val="24"/>
                    </w:rPr>
                  </w:rPrChange>
                </w:rPr>
                <w:t>Quỹ lương làm thêm giờ thay đổi</w:t>
              </w:r>
            </w:ins>
          </w:p>
        </w:tc>
        <w:tc>
          <w:tcPr>
            <w:tcW w:w="2599" w:type="dxa"/>
            <w:tcBorders>
              <w:top w:val="single" w:sz="4" w:space="0" w:color="000000"/>
              <w:left w:val="single" w:sz="4" w:space="0" w:color="000000"/>
              <w:bottom w:val="single" w:sz="4" w:space="0" w:color="000000"/>
              <w:right w:val="single" w:sz="4" w:space="0" w:color="000000"/>
            </w:tcBorders>
            <w:tcPrChange w:id="5346" w:author="Admin" w:date="2017-09-18T15:10:00Z">
              <w:tcPr>
                <w:tcW w:w="2599" w:type="dxa"/>
                <w:tcBorders>
                  <w:top w:val="single" w:sz="4" w:space="0" w:color="000000"/>
                  <w:left w:val="single" w:sz="4" w:space="0" w:color="000000"/>
                  <w:bottom w:val="single" w:sz="4" w:space="0" w:color="000000"/>
                  <w:right w:val="single" w:sz="4" w:space="0" w:color="000000"/>
                </w:tcBorders>
              </w:tcPr>
            </w:tcPrChange>
          </w:tcPr>
          <w:p w14:paraId="628DFE07" w14:textId="68E257C8" w:rsidR="00BB41B8" w:rsidRPr="00BB41B8" w:rsidRDefault="00BB41B8" w:rsidP="00BB41B8">
            <w:pPr>
              <w:spacing w:after="0" w:line="240" w:lineRule="auto"/>
              <w:jc w:val="left"/>
              <w:rPr>
                <w:ins w:id="5347" w:author="Admin" w:date="2017-09-18T15:00:00Z"/>
                <w:rFonts w:cs="Times New Roman"/>
                <w:color w:val="000000" w:themeColor="text1"/>
                <w:sz w:val="24"/>
                <w:szCs w:val="24"/>
                <w:rPrChange w:id="5348" w:author="Admin" w:date="2017-09-18T15:11:00Z">
                  <w:rPr>
                    <w:ins w:id="5349" w:author="Admin" w:date="2017-09-18T15:00:00Z"/>
                    <w:rFonts w:cs="Times New Roman"/>
                    <w:color w:val="FF0000"/>
                    <w:sz w:val="24"/>
                    <w:szCs w:val="24"/>
                  </w:rPr>
                </w:rPrChange>
              </w:rPr>
            </w:pPr>
            <w:ins w:id="5350" w:author="Admin" w:date="2017-09-18T15:10:00Z">
              <w:r w:rsidRPr="00BB41B8">
                <w:rPr>
                  <w:rFonts w:cs="Times New Roman"/>
                  <w:color w:val="000000" w:themeColor="text1"/>
                  <w:sz w:val="24"/>
                  <w:szCs w:val="24"/>
                  <w:rPrChange w:id="5351" w:author="Admin" w:date="2017-09-18T15:11:00Z">
                    <w:rPr>
                      <w:rFonts w:cs="Times New Roman"/>
                      <w:color w:val="FF0000"/>
                      <w:sz w:val="24"/>
                      <w:szCs w:val="24"/>
                    </w:rPr>
                  </w:rPrChange>
                </w:rPr>
                <w:t>Quỹ lương làm thêm giờ thay đổi</w:t>
              </w:r>
            </w:ins>
          </w:p>
        </w:tc>
        <w:tc>
          <w:tcPr>
            <w:tcW w:w="1080" w:type="dxa"/>
            <w:tcBorders>
              <w:top w:val="single" w:sz="4" w:space="0" w:color="000000"/>
              <w:left w:val="single" w:sz="4" w:space="0" w:color="000000"/>
              <w:bottom w:val="single" w:sz="4" w:space="0" w:color="000000"/>
              <w:right w:val="single" w:sz="4" w:space="0" w:color="000000"/>
            </w:tcBorders>
            <w:tcPrChange w:id="5352" w:author="Admin" w:date="2017-09-18T15:1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7C5750DE" w14:textId="5580675B" w:rsidR="00BB41B8" w:rsidRPr="00BB41B8" w:rsidRDefault="00BB41B8" w:rsidP="00BB41B8">
            <w:pPr>
              <w:spacing w:before="240"/>
              <w:jc w:val="center"/>
              <w:rPr>
                <w:ins w:id="5353" w:author="Admin" w:date="2017-09-18T15:00:00Z"/>
                <w:rFonts w:cs="Times New Roman"/>
                <w:color w:val="000000" w:themeColor="text1"/>
                <w:sz w:val="24"/>
                <w:szCs w:val="24"/>
                <w:rPrChange w:id="5354" w:author="Admin" w:date="2017-09-18T15:11:00Z">
                  <w:rPr>
                    <w:ins w:id="5355" w:author="Admin" w:date="2017-09-18T15:00:00Z"/>
                    <w:rFonts w:cs="Times New Roman"/>
                    <w:color w:val="FF0000"/>
                    <w:sz w:val="24"/>
                    <w:szCs w:val="24"/>
                  </w:rPr>
                </w:rPrChange>
              </w:rPr>
            </w:pPr>
            <w:ins w:id="5356" w:author="Admin" w:date="2017-09-18T15:10:00Z">
              <w:r w:rsidRPr="00BB41B8">
                <w:rPr>
                  <w:rFonts w:cs="Times New Roman"/>
                  <w:color w:val="000000" w:themeColor="text1"/>
                  <w:sz w:val="24"/>
                  <w:szCs w:val="24"/>
                  <w:rPrChange w:id="5357" w:author="Admin" w:date="2017-09-18T15:11:00Z">
                    <w:rPr>
                      <w:rFonts w:cs="Times New Roman"/>
                      <w:color w:val="FF0000"/>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358" w:author="Admin" w:date="2017-09-18T15:10:00Z">
              <w:tcPr>
                <w:tcW w:w="900" w:type="dxa"/>
                <w:tcBorders>
                  <w:top w:val="single" w:sz="4" w:space="0" w:color="000000"/>
                  <w:left w:val="single" w:sz="4" w:space="0" w:color="000000"/>
                  <w:bottom w:val="single" w:sz="4" w:space="0" w:color="000000"/>
                  <w:right w:val="single" w:sz="4" w:space="0" w:color="000000"/>
                </w:tcBorders>
              </w:tcPr>
            </w:tcPrChange>
          </w:tcPr>
          <w:p w14:paraId="3CC65E4B" w14:textId="77777777" w:rsidR="00BB41B8" w:rsidRPr="00BB41B8" w:rsidRDefault="00BB41B8" w:rsidP="00BB41B8">
            <w:pPr>
              <w:spacing w:before="240"/>
              <w:jc w:val="center"/>
              <w:rPr>
                <w:ins w:id="5359" w:author="Admin" w:date="2017-09-18T15:00:00Z"/>
                <w:rFonts w:cs="Times New Roman"/>
                <w:color w:val="000000" w:themeColor="text1"/>
                <w:sz w:val="24"/>
                <w:szCs w:val="24"/>
                <w:rPrChange w:id="5360" w:author="Admin" w:date="2017-09-18T15:11:00Z">
                  <w:rPr>
                    <w:ins w:id="5361" w:author="Admin" w:date="2017-09-18T15:00: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362" w:author="Admin" w:date="2017-09-18T15:10: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211C30A6" w14:textId="7D9358B7" w:rsidR="00BB41B8" w:rsidRPr="00BB41B8" w:rsidRDefault="00BB41B8" w:rsidP="00BB41B8">
            <w:pPr>
              <w:spacing w:before="240"/>
              <w:jc w:val="center"/>
              <w:rPr>
                <w:ins w:id="5363" w:author="Admin" w:date="2017-09-18T15:00:00Z"/>
                <w:rFonts w:cs="Times New Roman"/>
                <w:color w:val="000000" w:themeColor="text1"/>
                <w:sz w:val="24"/>
                <w:szCs w:val="24"/>
                <w:rPrChange w:id="5364" w:author="Admin" w:date="2017-09-18T15:11:00Z">
                  <w:rPr>
                    <w:ins w:id="5365" w:author="Admin" w:date="2017-09-18T15:00:00Z"/>
                    <w:rFonts w:cs="Times New Roman"/>
                    <w:color w:val="FF0000"/>
                    <w:sz w:val="24"/>
                    <w:szCs w:val="24"/>
                  </w:rPr>
                </w:rPrChange>
              </w:rPr>
            </w:pPr>
            <w:ins w:id="5366" w:author="Admin" w:date="2017-09-18T15:10:00Z">
              <w:r w:rsidRPr="00BB41B8">
                <w:rPr>
                  <w:rFonts w:cs="Times New Roman"/>
                  <w:color w:val="000000" w:themeColor="text1"/>
                  <w:sz w:val="24"/>
                  <w:szCs w:val="24"/>
                  <w:rPrChange w:id="5367" w:author="Admin" w:date="2017-09-18T15:11:00Z">
                    <w:rPr>
                      <w:rFonts w:cs="Times New Roman"/>
                      <w:color w:val="FF0000"/>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368" w:author="Admin" w:date="2017-09-18T15:10: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51831C22" w14:textId="77777777" w:rsidR="00BB41B8" w:rsidRPr="00BB41B8" w:rsidRDefault="00BB41B8" w:rsidP="00BB41B8">
            <w:pPr>
              <w:spacing w:before="240"/>
              <w:rPr>
                <w:ins w:id="5369" w:author="Admin" w:date="2017-09-18T15:00:00Z"/>
                <w:rFonts w:cs="Times New Roman"/>
                <w:color w:val="000000" w:themeColor="text1"/>
                <w:sz w:val="24"/>
                <w:szCs w:val="24"/>
                <w:rPrChange w:id="5370" w:author="Admin" w:date="2017-09-18T15:11:00Z">
                  <w:rPr>
                    <w:ins w:id="5371" w:author="Admin" w:date="2017-09-18T15:00:00Z"/>
                    <w:rFonts w:cs="Times New Roman"/>
                    <w:color w:val="FF0000"/>
                    <w:sz w:val="24"/>
                    <w:szCs w:val="24"/>
                  </w:rPr>
                </w:rPrChange>
              </w:rPr>
            </w:pPr>
          </w:p>
        </w:tc>
      </w:tr>
      <w:tr w:rsidR="00BB41B8" w:rsidRPr="00835288" w14:paraId="08597F41"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372" w:author="Admin" w:date="2017-09-18T15:10: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373" w:author="Admin" w:date="2017-09-18T15:00:00Z"/>
          <w:trPrChange w:id="5374" w:author="Admin" w:date="2017-09-18T15:10: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375" w:author="Admin" w:date="2017-09-18T15:10: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5C9AB440" w14:textId="77777777" w:rsidR="00BB41B8" w:rsidRPr="00BB41B8" w:rsidRDefault="00BB41B8" w:rsidP="00BB41B8">
            <w:pPr>
              <w:pStyle w:val="ListParagraph"/>
              <w:numPr>
                <w:ilvl w:val="0"/>
                <w:numId w:val="65"/>
              </w:numPr>
              <w:spacing w:after="0" w:line="240" w:lineRule="auto"/>
              <w:jc w:val="center"/>
              <w:rPr>
                <w:ins w:id="5376" w:author="Admin" w:date="2017-09-18T15:00:00Z"/>
                <w:rFonts w:cs="Times New Roman"/>
                <w:color w:val="000000" w:themeColor="text1"/>
                <w:sz w:val="24"/>
                <w:szCs w:val="24"/>
                <w:rPrChange w:id="5377" w:author="Admin" w:date="2017-09-18T15:11:00Z">
                  <w:rPr>
                    <w:ins w:id="5378" w:author="Admin" w:date="2017-09-18T15:00: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379" w:author="Admin" w:date="2017-09-18T15:10: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3601F024" w14:textId="6F5CA401" w:rsidR="00BB41B8" w:rsidRPr="00BB41B8" w:rsidRDefault="00BB41B8" w:rsidP="00BB41B8">
            <w:pPr>
              <w:spacing w:after="0" w:line="240" w:lineRule="auto"/>
              <w:jc w:val="left"/>
              <w:rPr>
                <w:ins w:id="5380" w:author="Admin" w:date="2017-09-18T15:00:00Z"/>
                <w:rFonts w:cs="Times New Roman"/>
                <w:color w:val="000000" w:themeColor="text1"/>
                <w:sz w:val="24"/>
                <w:szCs w:val="24"/>
                <w:rPrChange w:id="5381" w:author="Admin" w:date="2017-09-18T15:11:00Z">
                  <w:rPr>
                    <w:ins w:id="5382" w:author="Admin" w:date="2017-09-18T15:00:00Z"/>
                    <w:rFonts w:cs="Times New Roman"/>
                    <w:color w:val="FF0000"/>
                    <w:sz w:val="24"/>
                    <w:szCs w:val="24"/>
                  </w:rPr>
                </w:rPrChange>
              </w:rPr>
            </w:pPr>
            <w:ins w:id="5383" w:author="Admin" w:date="2017-09-18T15:01:00Z">
              <w:r w:rsidRPr="00BB41B8">
                <w:rPr>
                  <w:rFonts w:cs="Times New Roman"/>
                  <w:color w:val="000000" w:themeColor="text1"/>
                  <w:sz w:val="24"/>
                  <w:szCs w:val="24"/>
                  <w:rPrChange w:id="5384" w:author="Admin" w:date="2017-09-18T15:11:00Z">
                    <w:rPr>
                      <w:rFonts w:cs="Times New Roman"/>
                      <w:color w:val="FF0000"/>
                      <w:sz w:val="24"/>
                      <w:szCs w:val="24"/>
                    </w:rPr>
                  </w:rPrChange>
                </w:rPr>
                <w:t xml:space="preserve">Tổng quỹ lương làm thêm giờ </w:t>
              </w:r>
            </w:ins>
          </w:p>
        </w:tc>
        <w:tc>
          <w:tcPr>
            <w:tcW w:w="2599" w:type="dxa"/>
            <w:tcBorders>
              <w:top w:val="single" w:sz="4" w:space="0" w:color="000000"/>
              <w:left w:val="single" w:sz="4" w:space="0" w:color="000000"/>
              <w:bottom w:val="single" w:sz="4" w:space="0" w:color="000000"/>
              <w:right w:val="single" w:sz="4" w:space="0" w:color="000000"/>
            </w:tcBorders>
            <w:tcPrChange w:id="5385" w:author="Admin" w:date="2017-09-18T15:10:00Z">
              <w:tcPr>
                <w:tcW w:w="2599" w:type="dxa"/>
                <w:tcBorders>
                  <w:top w:val="single" w:sz="4" w:space="0" w:color="000000"/>
                  <w:left w:val="single" w:sz="4" w:space="0" w:color="000000"/>
                  <w:bottom w:val="single" w:sz="4" w:space="0" w:color="000000"/>
                  <w:right w:val="single" w:sz="4" w:space="0" w:color="000000"/>
                </w:tcBorders>
              </w:tcPr>
            </w:tcPrChange>
          </w:tcPr>
          <w:p w14:paraId="03665658" w14:textId="6D88D4F9" w:rsidR="00BB41B8" w:rsidRPr="00BB41B8" w:rsidRDefault="00BB41B8" w:rsidP="00BB41B8">
            <w:pPr>
              <w:spacing w:after="0" w:line="240" w:lineRule="auto"/>
              <w:jc w:val="left"/>
              <w:rPr>
                <w:ins w:id="5386" w:author="Admin" w:date="2017-09-18T15:00:00Z"/>
                <w:rFonts w:cs="Times New Roman"/>
                <w:color w:val="000000" w:themeColor="text1"/>
                <w:sz w:val="24"/>
                <w:szCs w:val="24"/>
                <w:rPrChange w:id="5387" w:author="Admin" w:date="2017-09-18T15:11:00Z">
                  <w:rPr>
                    <w:ins w:id="5388" w:author="Admin" w:date="2017-09-18T15:00:00Z"/>
                    <w:rFonts w:cs="Times New Roman"/>
                    <w:color w:val="FF0000"/>
                    <w:sz w:val="24"/>
                    <w:szCs w:val="24"/>
                  </w:rPr>
                </w:rPrChange>
              </w:rPr>
            </w:pPr>
            <w:ins w:id="5389" w:author="Admin" w:date="2017-09-18T15:10:00Z">
              <w:r w:rsidRPr="00BB41B8">
                <w:rPr>
                  <w:rFonts w:cs="Times New Roman"/>
                  <w:color w:val="000000" w:themeColor="text1"/>
                  <w:sz w:val="24"/>
                  <w:szCs w:val="24"/>
                  <w:rPrChange w:id="5390" w:author="Admin" w:date="2017-09-18T15:11:00Z">
                    <w:rPr>
                      <w:rFonts w:cs="Times New Roman"/>
                      <w:color w:val="FF0000"/>
                      <w:sz w:val="24"/>
                      <w:szCs w:val="24"/>
                    </w:rPr>
                  </w:rPrChange>
                </w:rPr>
                <w:t>= Quỹ lương làm thêm giờ + Quỹ lương làm thêm giờ thay đổi</w:t>
              </w:r>
            </w:ins>
          </w:p>
        </w:tc>
        <w:tc>
          <w:tcPr>
            <w:tcW w:w="1080" w:type="dxa"/>
            <w:tcBorders>
              <w:top w:val="single" w:sz="4" w:space="0" w:color="000000"/>
              <w:left w:val="single" w:sz="4" w:space="0" w:color="000000"/>
              <w:bottom w:val="single" w:sz="4" w:space="0" w:color="000000"/>
              <w:right w:val="single" w:sz="4" w:space="0" w:color="000000"/>
            </w:tcBorders>
            <w:tcPrChange w:id="5391" w:author="Admin" w:date="2017-09-18T15:10: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080B2977" w14:textId="3A09F190" w:rsidR="00BB41B8" w:rsidRPr="00BB41B8" w:rsidRDefault="00BB41B8" w:rsidP="00BB41B8">
            <w:pPr>
              <w:spacing w:before="240"/>
              <w:jc w:val="center"/>
              <w:rPr>
                <w:ins w:id="5392" w:author="Admin" w:date="2017-09-18T15:00:00Z"/>
                <w:rFonts w:cs="Times New Roman"/>
                <w:color w:val="000000" w:themeColor="text1"/>
                <w:sz w:val="24"/>
                <w:szCs w:val="24"/>
                <w:rPrChange w:id="5393" w:author="Admin" w:date="2017-09-18T15:11:00Z">
                  <w:rPr>
                    <w:ins w:id="5394" w:author="Admin" w:date="2017-09-18T15:00:00Z"/>
                    <w:rFonts w:cs="Times New Roman"/>
                    <w:color w:val="FF0000"/>
                    <w:sz w:val="24"/>
                    <w:szCs w:val="24"/>
                  </w:rPr>
                </w:rPrChange>
              </w:rPr>
            </w:pPr>
            <w:ins w:id="5395" w:author="Admin" w:date="2017-09-18T15:10:00Z">
              <w:r w:rsidRPr="00BB41B8">
                <w:rPr>
                  <w:rFonts w:cs="Times New Roman"/>
                  <w:color w:val="000000" w:themeColor="text1"/>
                  <w:sz w:val="24"/>
                  <w:szCs w:val="24"/>
                  <w:rPrChange w:id="5396" w:author="Admin" w:date="2017-09-18T15:11:00Z">
                    <w:rPr>
                      <w:rFonts w:cs="Times New Roman"/>
                      <w:color w:val="FF0000"/>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397" w:author="Admin" w:date="2017-09-18T15:10:00Z">
              <w:tcPr>
                <w:tcW w:w="900" w:type="dxa"/>
                <w:tcBorders>
                  <w:top w:val="single" w:sz="4" w:space="0" w:color="000000"/>
                  <w:left w:val="single" w:sz="4" w:space="0" w:color="000000"/>
                  <w:bottom w:val="single" w:sz="4" w:space="0" w:color="000000"/>
                  <w:right w:val="single" w:sz="4" w:space="0" w:color="000000"/>
                </w:tcBorders>
              </w:tcPr>
            </w:tcPrChange>
          </w:tcPr>
          <w:p w14:paraId="2F427640" w14:textId="77777777" w:rsidR="00BB41B8" w:rsidRPr="00BB41B8" w:rsidRDefault="00BB41B8" w:rsidP="00BB41B8">
            <w:pPr>
              <w:spacing w:before="240"/>
              <w:jc w:val="center"/>
              <w:rPr>
                <w:ins w:id="5398" w:author="Admin" w:date="2017-09-18T15:00:00Z"/>
                <w:rFonts w:cs="Times New Roman"/>
                <w:color w:val="000000" w:themeColor="text1"/>
                <w:sz w:val="24"/>
                <w:szCs w:val="24"/>
                <w:rPrChange w:id="5399" w:author="Admin" w:date="2017-09-18T15:11:00Z">
                  <w:rPr>
                    <w:ins w:id="5400" w:author="Admin" w:date="2017-09-18T15:00: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401" w:author="Admin" w:date="2017-09-18T15:10: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23BF3BAF" w14:textId="18BF618A" w:rsidR="00BB41B8" w:rsidRPr="00BB41B8" w:rsidRDefault="00BB41B8" w:rsidP="00BB41B8">
            <w:pPr>
              <w:spacing w:before="240"/>
              <w:jc w:val="center"/>
              <w:rPr>
                <w:ins w:id="5402" w:author="Admin" w:date="2017-09-18T15:00:00Z"/>
                <w:rFonts w:cs="Times New Roman"/>
                <w:color w:val="000000" w:themeColor="text1"/>
                <w:sz w:val="24"/>
                <w:szCs w:val="24"/>
                <w:rPrChange w:id="5403" w:author="Admin" w:date="2017-09-18T15:11:00Z">
                  <w:rPr>
                    <w:ins w:id="5404" w:author="Admin" w:date="2017-09-18T15:00:00Z"/>
                    <w:rFonts w:cs="Times New Roman"/>
                    <w:color w:val="FF0000"/>
                    <w:sz w:val="24"/>
                    <w:szCs w:val="24"/>
                  </w:rPr>
                </w:rPrChange>
              </w:rPr>
            </w:pPr>
            <w:ins w:id="5405" w:author="Admin" w:date="2017-09-18T15:10:00Z">
              <w:r w:rsidRPr="00BB41B8">
                <w:rPr>
                  <w:rFonts w:cs="Times New Roman"/>
                  <w:color w:val="000000" w:themeColor="text1"/>
                  <w:sz w:val="24"/>
                  <w:szCs w:val="24"/>
                  <w:rPrChange w:id="5406" w:author="Admin" w:date="2017-09-18T15:11:00Z">
                    <w:rPr>
                      <w:rFonts w:cs="Times New Roman"/>
                      <w:color w:val="FF0000"/>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407" w:author="Admin" w:date="2017-09-18T15:10: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7A617885" w14:textId="77777777" w:rsidR="00BB41B8" w:rsidRPr="00BB41B8" w:rsidRDefault="00BB41B8" w:rsidP="00BB41B8">
            <w:pPr>
              <w:spacing w:before="240"/>
              <w:rPr>
                <w:ins w:id="5408" w:author="Admin" w:date="2017-09-18T15:00:00Z"/>
                <w:rFonts w:cs="Times New Roman"/>
                <w:color w:val="000000" w:themeColor="text1"/>
                <w:sz w:val="24"/>
                <w:szCs w:val="24"/>
                <w:rPrChange w:id="5409" w:author="Admin" w:date="2017-09-18T15:11:00Z">
                  <w:rPr>
                    <w:ins w:id="5410" w:author="Admin" w:date="2017-09-18T15:00:00Z"/>
                    <w:rFonts w:cs="Times New Roman"/>
                    <w:color w:val="FF0000"/>
                    <w:sz w:val="24"/>
                    <w:szCs w:val="24"/>
                  </w:rPr>
                </w:rPrChange>
              </w:rPr>
            </w:pPr>
          </w:p>
        </w:tc>
      </w:tr>
      <w:tr w:rsidR="00F532CB" w:rsidRPr="00835288" w14:paraId="5E6DFC8A" w14:textId="77777777" w:rsidTr="00E43212">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2839C25F"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411"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4AE2864F" w14:textId="02048120" w:rsidR="00F532CB" w:rsidRPr="00BB41B8" w:rsidRDefault="00F532CB" w:rsidP="00A17273">
            <w:pPr>
              <w:spacing w:after="0" w:line="240" w:lineRule="auto"/>
              <w:jc w:val="left"/>
              <w:rPr>
                <w:rFonts w:cs="Times New Roman"/>
                <w:color w:val="000000" w:themeColor="text1"/>
                <w:sz w:val="24"/>
                <w:szCs w:val="24"/>
                <w:rPrChange w:id="5412" w:author="Admin" w:date="2017-09-18T15:11:00Z">
                  <w:rPr>
                    <w:rFonts w:cs="Times New Roman"/>
                    <w:color w:val="000000"/>
                    <w:sz w:val="24"/>
                    <w:szCs w:val="24"/>
                  </w:rPr>
                </w:rPrChange>
              </w:rPr>
            </w:pPr>
            <w:r w:rsidRPr="00BB41B8">
              <w:rPr>
                <w:rFonts w:cs="Times New Roman"/>
                <w:color w:val="000000" w:themeColor="text1"/>
                <w:sz w:val="24"/>
                <w:szCs w:val="24"/>
                <w:rPrChange w:id="5413" w:author="Admin" w:date="2017-09-18T15:11:00Z">
                  <w:rPr>
                    <w:rFonts w:cs="Times New Roman"/>
                    <w:color w:val="000000"/>
                    <w:sz w:val="24"/>
                    <w:szCs w:val="24"/>
                  </w:rPr>
                </w:rPrChange>
              </w:rPr>
              <w:t>Quỹ thưởng</w:t>
            </w:r>
            <w:ins w:id="5414" w:author="Admin" w:date="2017-09-18T15:08:00Z">
              <w:r w:rsidR="00BB41B8" w:rsidRPr="00BB41B8">
                <w:rPr>
                  <w:rFonts w:cs="Times New Roman"/>
                  <w:color w:val="000000" w:themeColor="text1"/>
                  <w:sz w:val="24"/>
                  <w:szCs w:val="24"/>
                  <w:rPrChange w:id="5415" w:author="Admin" w:date="2017-09-18T15:11:00Z">
                    <w:rPr>
                      <w:rFonts w:cs="Times New Roman"/>
                      <w:color w:val="000000"/>
                      <w:sz w:val="24"/>
                      <w:szCs w:val="24"/>
                    </w:rPr>
                  </w:rPrChange>
                </w:rPr>
                <w:t xml:space="preserve"> đầu năm</w:t>
              </w:r>
            </w:ins>
          </w:p>
        </w:tc>
        <w:tc>
          <w:tcPr>
            <w:tcW w:w="2599" w:type="dxa"/>
            <w:tcBorders>
              <w:top w:val="single" w:sz="4" w:space="0" w:color="000000"/>
              <w:left w:val="single" w:sz="4" w:space="0" w:color="000000"/>
              <w:bottom w:val="single" w:sz="4" w:space="0" w:color="000000"/>
              <w:right w:val="single" w:sz="4" w:space="0" w:color="000000"/>
            </w:tcBorders>
            <w:vAlign w:val="center"/>
          </w:tcPr>
          <w:p w14:paraId="6F476FB2" w14:textId="77777777" w:rsidR="00F532CB" w:rsidRPr="00BB41B8" w:rsidRDefault="00F532CB" w:rsidP="00A17273">
            <w:pPr>
              <w:spacing w:after="0" w:line="240" w:lineRule="auto"/>
              <w:jc w:val="left"/>
              <w:rPr>
                <w:rFonts w:cs="Times New Roman"/>
                <w:color w:val="000000" w:themeColor="text1"/>
                <w:sz w:val="24"/>
                <w:szCs w:val="24"/>
                <w:rPrChange w:id="5416" w:author="Admin" w:date="2017-09-18T15:11:00Z">
                  <w:rPr>
                    <w:rFonts w:cs="Times New Roman"/>
                    <w:color w:val="000000"/>
                    <w:sz w:val="24"/>
                    <w:szCs w:val="24"/>
                  </w:rPr>
                </w:rPrChange>
              </w:rPr>
            </w:pPr>
            <w:r w:rsidRPr="00BB41B8">
              <w:rPr>
                <w:rFonts w:cs="Times New Roman"/>
                <w:color w:val="000000" w:themeColor="text1"/>
                <w:sz w:val="24"/>
                <w:szCs w:val="24"/>
                <w:rPrChange w:id="5417" w:author="Admin" w:date="2017-09-18T15:11:00Z">
                  <w:rPr>
                    <w:rFonts w:cs="Times New Roman"/>
                    <w:color w:val="000000"/>
                    <w:sz w:val="24"/>
                    <w:szCs w:val="24"/>
                  </w:rPr>
                </w:rPrChange>
              </w:rPr>
              <w:t xml:space="preserve">Quỹ thưởng </w:t>
            </w:r>
          </w:p>
        </w:tc>
        <w:tc>
          <w:tcPr>
            <w:tcW w:w="1080" w:type="dxa"/>
            <w:tcBorders>
              <w:top w:val="single" w:sz="4" w:space="0" w:color="000000"/>
              <w:left w:val="single" w:sz="4" w:space="0" w:color="000000"/>
              <w:bottom w:val="single" w:sz="4" w:space="0" w:color="000000"/>
              <w:right w:val="single" w:sz="4" w:space="0" w:color="000000"/>
            </w:tcBorders>
            <w:vAlign w:val="center"/>
          </w:tcPr>
          <w:p w14:paraId="2294E831" w14:textId="77777777" w:rsidR="00F532CB" w:rsidRPr="00BB41B8" w:rsidRDefault="00F532CB" w:rsidP="00A17273">
            <w:pPr>
              <w:spacing w:before="240"/>
              <w:jc w:val="center"/>
              <w:rPr>
                <w:rFonts w:cs="Times New Roman"/>
                <w:color w:val="000000" w:themeColor="text1"/>
                <w:sz w:val="24"/>
                <w:szCs w:val="24"/>
                <w:rPrChange w:id="5418" w:author="Admin" w:date="2017-09-18T15:11:00Z">
                  <w:rPr>
                    <w:rFonts w:cs="Times New Roman"/>
                    <w:sz w:val="24"/>
                    <w:szCs w:val="24"/>
                  </w:rPr>
                </w:rPrChange>
              </w:rPr>
            </w:pPr>
            <w:r w:rsidRPr="00BB41B8">
              <w:rPr>
                <w:rFonts w:cs="Times New Roman"/>
                <w:color w:val="000000" w:themeColor="text1"/>
                <w:sz w:val="24"/>
                <w:szCs w:val="24"/>
                <w:rPrChange w:id="5419" w:author="Admin" w:date="2017-09-18T15:11:00Z">
                  <w:rPr>
                    <w:rFonts w:cs="Times New Roman"/>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459C6243" w14:textId="41AAD286" w:rsidR="00F532CB" w:rsidRPr="00BB41B8" w:rsidRDefault="00F532CB" w:rsidP="00A17273">
            <w:pPr>
              <w:spacing w:before="240"/>
              <w:jc w:val="center"/>
              <w:rPr>
                <w:rFonts w:cs="Times New Roman"/>
                <w:color w:val="000000" w:themeColor="text1"/>
                <w:sz w:val="24"/>
                <w:szCs w:val="24"/>
                <w:rPrChange w:id="5420"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1B72829A" w14:textId="77777777" w:rsidR="00F532CB" w:rsidRPr="00BB41B8" w:rsidRDefault="00F532CB" w:rsidP="00A17273">
            <w:pPr>
              <w:spacing w:before="240"/>
              <w:jc w:val="center"/>
              <w:rPr>
                <w:rFonts w:cs="Times New Roman"/>
                <w:color w:val="000000" w:themeColor="text1"/>
                <w:sz w:val="24"/>
                <w:szCs w:val="24"/>
                <w:rPrChange w:id="5421" w:author="Admin" w:date="2017-09-18T15:11:00Z">
                  <w:rPr>
                    <w:rFonts w:cs="Times New Roman"/>
                    <w:sz w:val="24"/>
                    <w:szCs w:val="24"/>
                  </w:rPr>
                </w:rPrChange>
              </w:rPr>
            </w:pPr>
            <w:r w:rsidRPr="00BB41B8">
              <w:rPr>
                <w:rFonts w:cs="Times New Roman"/>
                <w:color w:val="000000" w:themeColor="text1"/>
                <w:sz w:val="24"/>
                <w:szCs w:val="24"/>
                <w:rPrChange w:id="5422" w:author="Admin" w:date="2017-09-18T15:11:00Z">
                  <w:rPr>
                    <w:rFonts w:cs="Times New Roman"/>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130914C1" w14:textId="77777777" w:rsidR="00F532CB" w:rsidRPr="00BB41B8" w:rsidRDefault="00F532CB" w:rsidP="00A17273">
            <w:pPr>
              <w:spacing w:before="240"/>
              <w:rPr>
                <w:rFonts w:cs="Times New Roman"/>
                <w:color w:val="000000" w:themeColor="text1"/>
                <w:sz w:val="24"/>
                <w:szCs w:val="24"/>
                <w:rPrChange w:id="5423" w:author="Admin" w:date="2017-09-18T15:11:00Z">
                  <w:rPr>
                    <w:rFonts w:cs="Times New Roman"/>
                    <w:sz w:val="24"/>
                    <w:szCs w:val="24"/>
                  </w:rPr>
                </w:rPrChange>
              </w:rPr>
            </w:pPr>
          </w:p>
        </w:tc>
      </w:tr>
      <w:tr w:rsidR="00BB41B8" w:rsidRPr="00835288" w14:paraId="67339EA3"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424" w:author="Admin" w:date="2017-09-18T15:09: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425" w:author="Admin" w:date="2017-09-18T15:01:00Z"/>
          <w:trPrChange w:id="5426" w:author="Admin" w:date="2017-09-18T15:09: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427" w:author="Admin" w:date="2017-09-18T15:09: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4F8FCEC9" w14:textId="77777777" w:rsidR="00BB41B8" w:rsidRPr="00BB41B8" w:rsidRDefault="00BB41B8" w:rsidP="00BB41B8">
            <w:pPr>
              <w:pStyle w:val="ListParagraph"/>
              <w:numPr>
                <w:ilvl w:val="0"/>
                <w:numId w:val="65"/>
              </w:numPr>
              <w:spacing w:after="0" w:line="240" w:lineRule="auto"/>
              <w:jc w:val="center"/>
              <w:rPr>
                <w:ins w:id="5428" w:author="Admin" w:date="2017-09-18T15:01:00Z"/>
                <w:rFonts w:cs="Times New Roman"/>
                <w:color w:val="000000" w:themeColor="text1"/>
                <w:sz w:val="24"/>
                <w:szCs w:val="24"/>
                <w:rPrChange w:id="5429" w:author="Admin" w:date="2017-09-18T15:11:00Z">
                  <w:rPr>
                    <w:ins w:id="5430" w:author="Admin" w:date="2017-09-18T15:01:00Z"/>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431" w:author="Admin" w:date="2017-09-18T15:09: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5AFCDFCB" w14:textId="716F252E" w:rsidR="00BB41B8" w:rsidRPr="00BB41B8" w:rsidRDefault="00BB41B8" w:rsidP="00BB41B8">
            <w:pPr>
              <w:spacing w:after="0" w:line="240" w:lineRule="auto"/>
              <w:jc w:val="left"/>
              <w:rPr>
                <w:ins w:id="5432" w:author="Admin" w:date="2017-09-18T15:01:00Z"/>
                <w:rFonts w:cs="Times New Roman"/>
                <w:color w:val="000000" w:themeColor="text1"/>
                <w:sz w:val="24"/>
                <w:szCs w:val="24"/>
                <w:rPrChange w:id="5433" w:author="Admin" w:date="2017-09-18T15:11:00Z">
                  <w:rPr>
                    <w:ins w:id="5434" w:author="Admin" w:date="2017-09-18T15:01:00Z"/>
                    <w:rFonts w:cs="Times New Roman"/>
                    <w:color w:val="000000"/>
                    <w:sz w:val="24"/>
                    <w:szCs w:val="24"/>
                  </w:rPr>
                </w:rPrChange>
              </w:rPr>
            </w:pPr>
            <w:ins w:id="5435" w:author="Admin" w:date="2017-09-18T15:01:00Z">
              <w:r w:rsidRPr="00BB41B8">
                <w:rPr>
                  <w:rFonts w:cs="Times New Roman"/>
                  <w:color w:val="000000" w:themeColor="text1"/>
                  <w:sz w:val="24"/>
                  <w:szCs w:val="24"/>
                  <w:rPrChange w:id="5436" w:author="Admin" w:date="2017-09-18T15:11:00Z">
                    <w:rPr>
                      <w:rFonts w:cs="Times New Roman"/>
                      <w:color w:val="000000"/>
                      <w:sz w:val="24"/>
                      <w:szCs w:val="24"/>
                    </w:rPr>
                  </w:rPrChange>
                </w:rPr>
                <w:t>Quỹ thưởng thay đổi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437" w:author="Admin" w:date="2017-09-18T15:09: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3222425E" w14:textId="3BA4792D" w:rsidR="00BB41B8" w:rsidRPr="00BB41B8" w:rsidRDefault="00BB41B8" w:rsidP="00BB41B8">
            <w:pPr>
              <w:spacing w:after="0" w:line="240" w:lineRule="auto"/>
              <w:jc w:val="left"/>
              <w:rPr>
                <w:ins w:id="5438" w:author="Admin" w:date="2017-09-18T15:01:00Z"/>
                <w:rFonts w:cs="Times New Roman"/>
                <w:color w:val="000000" w:themeColor="text1"/>
                <w:sz w:val="24"/>
                <w:szCs w:val="24"/>
                <w:rPrChange w:id="5439" w:author="Admin" w:date="2017-09-18T15:11:00Z">
                  <w:rPr>
                    <w:ins w:id="5440" w:author="Admin" w:date="2017-09-18T15:01:00Z"/>
                    <w:rFonts w:cs="Times New Roman"/>
                    <w:color w:val="000000"/>
                    <w:sz w:val="24"/>
                    <w:szCs w:val="24"/>
                  </w:rPr>
                </w:rPrChange>
              </w:rPr>
            </w:pPr>
            <w:ins w:id="5441" w:author="Admin" w:date="2017-09-18T15:09:00Z">
              <w:r w:rsidRPr="00BB41B8">
                <w:rPr>
                  <w:rFonts w:cs="Times New Roman"/>
                  <w:color w:val="000000" w:themeColor="text1"/>
                  <w:sz w:val="24"/>
                  <w:szCs w:val="24"/>
                  <w:rPrChange w:id="5442" w:author="Admin" w:date="2017-09-18T15:11:00Z">
                    <w:rPr>
                      <w:rFonts w:cs="Times New Roman"/>
                      <w:color w:val="000000"/>
                      <w:sz w:val="24"/>
                      <w:szCs w:val="24"/>
                    </w:rPr>
                  </w:rPrChange>
                </w:rPr>
                <w:t>Quỹ thưởng thay đổi</w:t>
              </w:r>
            </w:ins>
          </w:p>
        </w:tc>
        <w:tc>
          <w:tcPr>
            <w:tcW w:w="1080" w:type="dxa"/>
            <w:tcBorders>
              <w:top w:val="single" w:sz="4" w:space="0" w:color="000000"/>
              <w:left w:val="single" w:sz="4" w:space="0" w:color="000000"/>
              <w:bottom w:val="single" w:sz="4" w:space="0" w:color="000000"/>
              <w:right w:val="single" w:sz="4" w:space="0" w:color="000000"/>
            </w:tcBorders>
            <w:tcPrChange w:id="5443" w:author="Admin" w:date="2017-09-18T15:09: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6758DEE5" w14:textId="6A9BCAD4" w:rsidR="00BB41B8" w:rsidRPr="00BB41B8" w:rsidRDefault="00BB41B8" w:rsidP="00BB41B8">
            <w:pPr>
              <w:spacing w:before="240"/>
              <w:jc w:val="center"/>
              <w:rPr>
                <w:ins w:id="5444" w:author="Admin" w:date="2017-09-18T15:01:00Z"/>
                <w:rFonts w:cs="Times New Roman"/>
                <w:color w:val="000000" w:themeColor="text1"/>
                <w:sz w:val="24"/>
                <w:szCs w:val="24"/>
                <w:rPrChange w:id="5445" w:author="Admin" w:date="2017-09-18T15:11:00Z">
                  <w:rPr>
                    <w:ins w:id="5446" w:author="Admin" w:date="2017-09-18T15:01:00Z"/>
                    <w:rFonts w:cs="Times New Roman"/>
                    <w:sz w:val="24"/>
                    <w:szCs w:val="24"/>
                  </w:rPr>
                </w:rPrChange>
              </w:rPr>
            </w:pPr>
            <w:ins w:id="5447" w:author="Admin" w:date="2017-09-18T15:09:00Z">
              <w:r w:rsidRPr="00BB41B8">
                <w:rPr>
                  <w:rFonts w:cs="Times New Roman"/>
                  <w:color w:val="000000" w:themeColor="text1"/>
                  <w:sz w:val="24"/>
                  <w:szCs w:val="24"/>
                  <w:rPrChange w:id="5448"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449" w:author="Admin" w:date="2017-09-18T15:09:00Z">
              <w:tcPr>
                <w:tcW w:w="900" w:type="dxa"/>
                <w:tcBorders>
                  <w:top w:val="single" w:sz="4" w:space="0" w:color="000000"/>
                  <w:left w:val="single" w:sz="4" w:space="0" w:color="000000"/>
                  <w:bottom w:val="single" w:sz="4" w:space="0" w:color="000000"/>
                  <w:right w:val="single" w:sz="4" w:space="0" w:color="000000"/>
                </w:tcBorders>
              </w:tcPr>
            </w:tcPrChange>
          </w:tcPr>
          <w:p w14:paraId="576BF3B9" w14:textId="77777777" w:rsidR="00BB41B8" w:rsidRPr="00BB41B8" w:rsidRDefault="00BB41B8" w:rsidP="00BB41B8">
            <w:pPr>
              <w:spacing w:before="240"/>
              <w:jc w:val="center"/>
              <w:rPr>
                <w:ins w:id="5450" w:author="Admin" w:date="2017-09-18T15:01:00Z"/>
                <w:rFonts w:cs="Times New Roman"/>
                <w:color w:val="000000" w:themeColor="text1"/>
                <w:sz w:val="24"/>
                <w:szCs w:val="24"/>
                <w:rPrChange w:id="5451" w:author="Admin" w:date="2017-09-18T15:11:00Z">
                  <w:rPr>
                    <w:ins w:id="5452" w:author="Admin" w:date="2017-09-18T15:01:00Z"/>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453" w:author="Admin" w:date="2017-09-18T15:09: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6371D5B3" w14:textId="3806EDA9" w:rsidR="00BB41B8" w:rsidRPr="00BB41B8" w:rsidRDefault="00BB41B8" w:rsidP="00BB41B8">
            <w:pPr>
              <w:spacing w:before="240"/>
              <w:jc w:val="center"/>
              <w:rPr>
                <w:ins w:id="5454" w:author="Admin" w:date="2017-09-18T15:01:00Z"/>
                <w:rFonts w:cs="Times New Roman"/>
                <w:color w:val="000000" w:themeColor="text1"/>
                <w:sz w:val="24"/>
                <w:szCs w:val="24"/>
                <w:rPrChange w:id="5455" w:author="Admin" w:date="2017-09-18T15:11:00Z">
                  <w:rPr>
                    <w:ins w:id="5456" w:author="Admin" w:date="2017-09-18T15:01:00Z"/>
                    <w:rFonts w:cs="Times New Roman"/>
                    <w:sz w:val="24"/>
                    <w:szCs w:val="24"/>
                  </w:rPr>
                </w:rPrChange>
              </w:rPr>
            </w:pPr>
            <w:ins w:id="5457" w:author="Admin" w:date="2017-09-18T15:09:00Z">
              <w:r w:rsidRPr="00BB41B8">
                <w:rPr>
                  <w:rFonts w:cs="Times New Roman"/>
                  <w:color w:val="000000" w:themeColor="text1"/>
                  <w:sz w:val="24"/>
                  <w:szCs w:val="24"/>
                  <w:rPrChange w:id="5458"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459" w:author="Admin" w:date="2017-09-18T15:09: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21201789" w14:textId="77777777" w:rsidR="00BB41B8" w:rsidRPr="00BB41B8" w:rsidRDefault="00BB41B8" w:rsidP="00BB41B8">
            <w:pPr>
              <w:spacing w:before="240"/>
              <w:rPr>
                <w:ins w:id="5460" w:author="Admin" w:date="2017-09-18T15:01:00Z"/>
                <w:rFonts w:cs="Times New Roman"/>
                <w:color w:val="000000" w:themeColor="text1"/>
                <w:sz w:val="24"/>
                <w:szCs w:val="24"/>
                <w:rPrChange w:id="5461" w:author="Admin" w:date="2017-09-18T15:11:00Z">
                  <w:rPr>
                    <w:ins w:id="5462" w:author="Admin" w:date="2017-09-18T15:01:00Z"/>
                    <w:rFonts w:cs="Times New Roman"/>
                    <w:sz w:val="24"/>
                    <w:szCs w:val="24"/>
                  </w:rPr>
                </w:rPrChange>
              </w:rPr>
            </w:pPr>
          </w:p>
        </w:tc>
      </w:tr>
      <w:tr w:rsidR="00BB41B8" w:rsidRPr="00835288" w14:paraId="21FACAEA"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463" w:author="Admin" w:date="2017-09-18T15:09: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464" w:author="Admin" w:date="2017-09-18T15:01:00Z"/>
          <w:trPrChange w:id="5465" w:author="Admin" w:date="2017-09-18T15:09: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466" w:author="Admin" w:date="2017-09-18T15:09: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37C930F9" w14:textId="77777777" w:rsidR="00BB41B8" w:rsidRPr="00BB41B8" w:rsidRDefault="00BB41B8" w:rsidP="00BB41B8">
            <w:pPr>
              <w:pStyle w:val="ListParagraph"/>
              <w:numPr>
                <w:ilvl w:val="0"/>
                <w:numId w:val="65"/>
              </w:numPr>
              <w:spacing w:after="0" w:line="240" w:lineRule="auto"/>
              <w:jc w:val="center"/>
              <w:rPr>
                <w:ins w:id="5467" w:author="Admin" w:date="2017-09-18T15:01:00Z"/>
                <w:rFonts w:cs="Times New Roman"/>
                <w:color w:val="000000" w:themeColor="text1"/>
                <w:sz w:val="24"/>
                <w:szCs w:val="24"/>
                <w:rPrChange w:id="5468" w:author="Admin" w:date="2017-09-18T15:11:00Z">
                  <w:rPr>
                    <w:ins w:id="5469" w:author="Admin" w:date="2017-09-18T15:01:00Z"/>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470" w:author="Admin" w:date="2017-09-18T15:09: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3C68A2B0" w14:textId="5221E117" w:rsidR="00BB41B8" w:rsidRPr="00BB41B8" w:rsidRDefault="00BB41B8" w:rsidP="00BB41B8">
            <w:pPr>
              <w:spacing w:after="0" w:line="240" w:lineRule="auto"/>
              <w:jc w:val="left"/>
              <w:rPr>
                <w:ins w:id="5471" w:author="Admin" w:date="2017-09-18T15:01:00Z"/>
                <w:rFonts w:cs="Times New Roman"/>
                <w:color w:val="000000" w:themeColor="text1"/>
                <w:sz w:val="24"/>
                <w:szCs w:val="24"/>
                <w:rPrChange w:id="5472" w:author="Admin" w:date="2017-09-18T15:11:00Z">
                  <w:rPr>
                    <w:ins w:id="5473" w:author="Admin" w:date="2017-09-18T15:01:00Z"/>
                    <w:rFonts w:cs="Times New Roman"/>
                    <w:color w:val="000000"/>
                    <w:sz w:val="24"/>
                    <w:szCs w:val="24"/>
                  </w:rPr>
                </w:rPrChange>
              </w:rPr>
            </w:pPr>
            <w:ins w:id="5474" w:author="Admin" w:date="2017-09-18T15:01:00Z">
              <w:r w:rsidRPr="00BB41B8">
                <w:rPr>
                  <w:rFonts w:cs="Times New Roman"/>
                  <w:color w:val="000000" w:themeColor="text1"/>
                  <w:sz w:val="24"/>
                  <w:szCs w:val="24"/>
                  <w:rPrChange w:id="5475" w:author="Admin" w:date="2017-09-18T15:11:00Z">
                    <w:rPr>
                      <w:rFonts w:cs="Times New Roman"/>
                      <w:color w:val="000000"/>
                      <w:sz w:val="24"/>
                      <w:szCs w:val="24"/>
                    </w:rPr>
                  </w:rPrChange>
                </w:rPr>
                <w:t xml:space="preserve">Tổng quỹ thưởng </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476" w:author="Admin" w:date="2017-09-18T15:09: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153618CD" w14:textId="39DC2C5F" w:rsidR="00BB41B8" w:rsidRPr="00BB41B8" w:rsidRDefault="00BB41B8" w:rsidP="00BB41B8">
            <w:pPr>
              <w:spacing w:after="0" w:line="240" w:lineRule="auto"/>
              <w:jc w:val="left"/>
              <w:rPr>
                <w:ins w:id="5477" w:author="Admin" w:date="2017-09-18T15:01:00Z"/>
                <w:rFonts w:cs="Times New Roman"/>
                <w:color w:val="000000" w:themeColor="text1"/>
                <w:sz w:val="24"/>
                <w:szCs w:val="24"/>
                <w:rPrChange w:id="5478" w:author="Admin" w:date="2017-09-18T15:11:00Z">
                  <w:rPr>
                    <w:ins w:id="5479" w:author="Admin" w:date="2017-09-18T15:01:00Z"/>
                    <w:rFonts w:cs="Times New Roman"/>
                    <w:color w:val="000000"/>
                    <w:sz w:val="24"/>
                    <w:szCs w:val="24"/>
                  </w:rPr>
                </w:rPrChange>
              </w:rPr>
            </w:pPr>
            <w:ins w:id="5480" w:author="Admin" w:date="2017-09-18T15:08:00Z">
              <w:r w:rsidRPr="00BB41B8">
                <w:rPr>
                  <w:rFonts w:cs="Times New Roman"/>
                  <w:color w:val="000000" w:themeColor="text1"/>
                  <w:sz w:val="24"/>
                  <w:szCs w:val="24"/>
                  <w:rPrChange w:id="5481" w:author="Admin" w:date="2017-09-18T15:11:00Z">
                    <w:rPr>
                      <w:rFonts w:cs="Times New Roman"/>
                      <w:color w:val="000000"/>
                      <w:sz w:val="24"/>
                      <w:szCs w:val="24"/>
                    </w:rPr>
                  </w:rPrChange>
                </w:rPr>
                <w:t xml:space="preserve">= Quỹ thưởng đầu năm + </w:t>
              </w:r>
            </w:ins>
            <w:ins w:id="5482" w:author="Admin" w:date="2017-09-18T15:09:00Z">
              <w:r w:rsidRPr="00BB41B8">
                <w:rPr>
                  <w:rFonts w:cs="Times New Roman"/>
                  <w:color w:val="000000" w:themeColor="text1"/>
                  <w:sz w:val="24"/>
                  <w:szCs w:val="24"/>
                  <w:rPrChange w:id="5483" w:author="Admin" w:date="2017-09-18T15:11:00Z">
                    <w:rPr>
                      <w:rFonts w:cs="Times New Roman"/>
                      <w:color w:val="000000"/>
                      <w:sz w:val="24"/>
                      <w:szCs w:val="24"/>
                    </w:rPr>
                  </w:rPrChange>
                </w:rPr>
                <w:t>Quỹ thưởng thay đổi</w:t>
              </w:r>
            </w:ins>
          </w:p>
        </w:tc>
        <w:tc>
          <w:tcPr>
            <w:tcW w:w="1080" w:type="dxa"/>
            <w:tcBorders>
              <w:top w:val="single" w:sz="4" w:space="0" w:color="000000"/>
              <w:left w:val="single" w:sz="4" w:space="0" w:color="000000"/>
              <w:bottom w:val="single" w:sz="4" w:space="0" w:color="000000"/>
              <w:right w:val="single" w:sz="4" w:space="0" w:color="000000"/>
            </w:tcBorders>
            <w:tcPrChange w:id="5484" w:author="Admin" w:date="2017-09-18T15:09: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5762224D" w14:textId="75C120B2" w:rsidR="00BB41B8" w:rsidRPr="00BB41B8" w:rsidRDefault="00BB41B8" w:rsidP="00BB41B8">
            <w:pPr>
              <w:spacing w:before="240"/>
              <w:jc w:val="center"/>
              <w:rPr>
                <w:ins w:id="5485" w:author="Admin" w:date="2017-09-18T15:01:00Z"/>
                <w:rFonts w:cs="Times New Roman"/>
                <w:color w:val="000000" w:themeColor="text1"/>
                <w:sz w:val="24"/>
                <w:szCs w:val="24"/>
                <w:rPrChange w:id="5486" w:author="Admin" w:date="2017-09-18T15:11:00Z">
                  <w:rPr>
                    <w:ins w:id="5487" w:author="Admin" w:date="2017-09-18T15:01:00Z"/>
                    <w:rFonts w:cs="Times New Roman"/>
                    <w:sz w:val="24"/>
                    <w:szCs w:val="24"/>
                  </w:rPr>
                </w:rPrChange>
              </w:rPr>
            </w:pPr>
            <w:ins w:id="5488" w:author="Admin" w:date="2017-09-18T15:09:00Z">
              <w:r w:rsidRPr="00BB41B8">
                <w:rPr>
                  <w:rFonts w:cs="Times New Roman"/>
                  <w:color w:val="000000" w:themeColor="text1"/>
                  <w:sz w:val="24"/>
                  <w:szCs w:val="24"/>
                  <w:rPrChange w:id="5489"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490" w:author="Admin" w:date="2017-09-18T15:09:00Z">
              <w:tcPr>
                <w:tcW w:w="900" w:type="dxa"/>
                <w:tcBorders>
                  <w:top w:val="single" w:sz="4" w:space="0" w:color="000000"/>
                  <w:left w:val="single" w:sz="4" w:space="0" w:color="000000"/>
                  <w:bottom w:val="single" w:sz="4" w:space="0" w:color="000000"/>
                  <w:right w:val="single" w:sz="4" w:space="0" w:color="000000"/>
                </w:tcBorders>
              </w:tcPr>
            </w:tcPrChange>
          </w:tcPr>
          <w:p w14:paraId="6ACAB5CB" w14:textId="77777777" w:rsidR="00BB41B8" w:rsidRPr="00BB41B8" w:rsidRDefault="00BB41B8" w:rsidP="00BB41B8">
            <w:pPr>
              <w:spacing w:before="240"/>
              <w:jc w:val="center"/>
              <w:rPr>
                <w:ins w:id="5491" w:author="Admin" w:date="2017-09-18T15:01:00Z"/>
                <w:rFonts w:cs="Times New Roman"/>
                <w:color w:val="000000" w:themeColor="text1"/>
                <w:sz w:val="24"/>
                <w:szCs w:val="24"/>
                <w:rPrChange w:id="5492" w:author="Admin" w:date="2017-09-18T15:11:00Z">
                  <w:rPr>
                    <w:ins w:id="5493" w:author="Admin" w:date="2017-09-18T15:01:00Z"/>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494" w:author="Admin" w:date="2017-09-18T15:09: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7DAD1412" w14:textId="7CD84691" w:rsidR="00BB41B8" w:rsidRPr="00BB41B8" w:rsidRDefault="00BB41B8" w:rsidP="00BB41B8">
            <w:pPr>
              <w:spacing w:before="240"/>
              <w:jc w:val="center"/>
              <w:rPr>
                <w:ins w:id="5495" w:author="Admin" w:date="2017-09-18T15:01:00Z"/>
                <w:rFonts w:cs="Times New Roman"/>
                <w:color w:val="000000" w:themeColor="text1"/>
                <w:sz w:val="24"/>
                <w:szCs w:val="24"/>
                <w:rPrChange w:id="5496" w:author="Admin" w:date="2017-09-18T15:11:00Z">
                  <w:rPr>
                    <w:ins w:id="5497" w:author="Admin" w:date="2017-09-18T15:01:00Z"/>
                    <w:rFonts w:cs="Times New Roman"/>
                    <w:sz w:val="24"/>
                    <w:szCs w:val="24"/>
                  </w:rPr>
                </w:rPrChange>
              </w:rPr>
            </w:pPr>
            <w:ins w:id="5498" w:author="Admin" w:date="2017-09-18T15:09:00Z">
              <w:r w:rsidRPr="00BB41B8">
                <w:rPr>
                  <w:rFonts w:cs="Times New Roman"/>
                  <w:color w:val="000000" w:themeColor="text1"/>
                  <w:sz w:val="24"/>
                  <w:szCs w:val="24"/>
                  <w:rPrChange w:id="5499"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500" w:author="Admin" w:date="2017-09-18T15:09: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73E7E2F5" w14:textId="77777777" w:rsidR="00BB41B8" w:rsidRPr="00BB41B8" w:rsidRDefault="00BB41B8" w:rsidP="00BB41B8">
            <w:pPr>
              <w:spacing w:before="240"/>
              <w:rPr>
                <w:ins w:id="5501" w:author="Admin" w:date="2017-09-18T15:01:00Z"/>
                <w:rFonts w:cs="Times New Roman"/>
                <w:color w:val="000000" w:themeColor="text1"/>
                <w:sz w:val="24"/>
                <w:szCs w:val="24"/>
                <w:rPrChange w:id="5502" w:author="Admin" w:date="2017-09-18T15:11:00Z">
                  <w:rPr>
                    <w:ins w:id="5503" w:author="Admin" w:date="2017-09-18T15:01:00Z"/>
                    <w:rFonts w:cs="Times New Roman"/>
                    <w:sz w:val="24"/>
                    <w:szCs w:val="24"/>
                  </w:rPr>
                </w:rPrChange>
              </w:rPr>
            </w:pPr>
          </w:p>
        </w:tc>
      </w:tr>
      <w:tr w:rsidR="00F532CB" w:rsidRPr="00835288" w14:paraId="10CAA2F6"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3C7E1E76"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504"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4D637706" w14:textId="7406BD07" w:rsidR="00F532CB" w:rsidRPr="00BB41B8" w:rsidRDefault="00F532CB">
            <w:pPr>
              <w:spacing w:after="0" w:line="240" w:lineRule="auto"/>
              <w:jc w:val="left"/>
              <w:rPr>
                <w:rFonts w:cs="Times New Roman"/>
                <w:color w:val="000000" w:themeColor="text1"/>
                <w:sz w:val="24"/>
                <w:szCs w:val="24"/>
                <w:rPrChange w:id="5505" w:author="Admin" w:date="2017-09-18T15:11:00Z">
                  <w:rPr>
                    <w:rFonts w:cs="Times New Roman"/>
                    <w:color w:val="000000"/>
                    <w:sz w:val="24"/>
                    <w:szCs w:val="24"/>
                  </w:rPr>
                </w:rPrChange>
              </w:rPr>
            </w:pPr>
            <w:r w:rsidRPr="00BB41B8">
              <w:rPr>
                <w:rFonts w:cs="Times New Roman"/>
                <w:color w:val="000000" w:themeColor="text1"/>
                <w:sz w:val="24"/>
                <w:szCs w:val="24"/>
                <w:rPrChange w:id="5506" w:author="Admin" w:date="2017-09-18T15:11:00Z">
                  <w:rPr>
                    <w:rFonts w:cs="Times New Roman"/>
                    <w:color w:val="000000"/>
                    <w:sz w:val="24"/>
                    <w:szCs w:val="24"/>
                  </w:rPr>
                </w:rPrChange>
              </w:rPr>
              <w:t xml:space="preserve">Định biên </w:t>
            </w:r>
            <w:del w:id="5507" w:author="Admin" w:date="2017-09-18T15:03:00Z">
              <w:r w:rsidRPr="00BB41B8" w:rsidDel="009563E5">
                <w:rPr>
                  <w:rFonts w:cs="Times New Roman"/>
                  <w:color w:val="000000" w:themeColor="text1"/>
                  <w:sz w:val="24"/>
                  <w:szCs w:val="24"/>
                  <w:rPrChange w:id="5508" w:author="Admin" w:date="2017-09-18T15:11:00Z">
                    <w:rPr>
                      <w:rFonts w:cs="Times New Roman"/>
                      <w:color w:val="000000"/>
                      <w:sz w:val="24"/>
                      <w:szCs w:val="24"/>
                    </w:rPr>
                  </w:rPrChange>
                </w:rPr>
                <w:delText>phụ cấp</w:delText>
              </w:r>
            </w:del>
            <w:ins w:id="5509" w:author="Admin" w:date="2017-09-18T15:03:00Z">
              <w:r w:rsidR="009563E5" w:rsidRPr="00BB41B8">
                <w:rPr>
                  <w:rFonts w:cs="Times New Roman"/>
                  <w:color w:val="000000" w:themeColor="text1"/>
                  <w:sz w:val="24"/>
                  <w:szCs w:val="24"/>
                  <w:rPrChange w:id="5510" w:author="Admin" w:date="2017-09-18T15:11:00Z">
                    <w:rPr>
                      <w:rFonts w:cs="Times New Roman"/>
                      <w:color w:val="000000"/>
                      <w:sz w:val="24"/>
                      <w:szCs w:val="24"/>
                    </w:rPr>
                  </w:rPrChange>
                </w:rPr>
                <w:t>hỗ trợ</w:t>
              </w:r>
            </w:ins>
            <w:ins w:id="5511" w:author="Admin" w:date="2017-09-18T15:08:00Z">
              <w:r w:rsidR="009563E5" w:rsidRPr="00BB41B8">
                <w:rPr>
                  <w:rFonts w:cs="Times New Roman"/>
                  <w:color w:val="000000" w:themeColor="text1"/>
                  <w:sz w:val="24"/>
                  <w:szCs w:val="24"/>
                  <w:rPrChange w:id="5512" w:author="Admin" w:date="2017-09-18T15:11:00Z">
                    <w:rPr>
                      <w:rFonts w:cs="Times New Roman"/>
                      <w:color w:val="000000"/>
                      <w:sz w:val="24"/>
                      <w:szCs w:val="24"/>
                    </w:rPr>
                  </w:rPrChange>
                </w:rPr>
                <w:t xml:space="preserve"> đầu năm</w:t>
              </w:r>
            </w:ins>
          </w:p>
        </w:tc>
        <w:tc>
          <w:tcPr>
            <w:tcW w:w="2599" w:type="dxa"/>
            <w:tcBorders>
              <w:top w:val="single" w:sz="4" w:space="0" w:color="000000"/>
              <w:left w:val="single" w:sz="4" w:space="0" w:color="000000"/>
              <w:bottom w:val="single" w:sz="4" w:space="0" w:color="000000"/>
              <w:right w:val="single" w:sz="4" w:space="0" w:color="000000"/>
            </w:tcBorders>
            <w:vAlign w:val="center"/>
          </w:tcPr>
          <w:p w14:paraId="7BD9F911" w14:textId="77777777" w:rsidR="00F532CB" w:rsidRPr="00BB41B8" w:rsidRDefault="00F532CB" w:rsidP="00A17273">
            <w:pPr>
              <w:spacing w:after="0" w:line="240" w:lineRule="auto"/>
              <w:jc w:val="left"/>
              <w:rPr>
                <w:rFonts w:cs="Times New Roman"/>
                <w:color w:val="000000" w:themeColor="text1"/>
                <w:sz w:val="24"/>
                <w:szCs w:val="24"/>
                <w:rPrChange w:id="5513" w:author="Admin" w:date="2017-09-18T15:11:00Z">
                  <w:rPr>
                    <w:rFonts w:cs="Times New Roman"/>
                    <w:color w:val="000000"/>
                    <w:sz w:val="24"/>
                    <w:szCs w:val="24"/>
                  </w:rPr>
                </w:rPrChange>
              </w:rPr>
            </w:pPr>
            <w:r w:rsidRPr="00BB41B8">
              <w:rPr>
                <w:rFonts w:cs="Times New Roman"/>
                <w:color w:val="000000" w:themeColor="text1"/>
                <w:sz w:val="24"/>
                <w:szCs w:val="24"/>
                <w:rPrChange w:id="5514" w:author="Admin" w:date="2017-09-18T15:11:00Z">
                  <w:rPr>
                    <w:rFonts w:cs="Times New Roman"/>
                    <w:color w:val="000000"/>
                    <w:sz w:val="24"/>
                    <w:szCs w:val="24"/>
                  </w:rPr>
                </w:rPrChange>
              </w:rPr>
              <w:t>Định biên phụ cấp theo chức danh</w:t>
            </w:r>
          </w:p>
        </w:tc>
        <w:tc>
          <w:tcPr>
            <w:tcW w:w="1080" w:type="dxa"/>
            <w:tcBorders>
              <w:top w:val="single" w:sz="4" w:space="0" w:color="000000"/>
              <w:left w:val="single" w:sz="4" w:space="0" w:color="000000"/>
              <w:bottom w:val="single" w:sz="4" w:space="0" w:color="000000"/>
              <w:right w:val="single" w:sz="4" w:space="0" w:color="000000"/>
            </w:tcBorders>
            <w:vAlign w:val="center"/>
          </w:tcPr>
          <w:p w14:paraId="743503D9" w14:textId="77777777" w:rsidR="00F532CB" w:rsidRPr="00BB41B8" w:rsidRDefault="00F532CB" w:rsidP="00A17273">
            <w:pPr>
              <w:spacing w:before="240"/>
              <w:jc w:val="center"/>
              <w:rPr>
                <w:rFonts w:cs="Times New Roman"/>
                <w:color w:val="000000" w:themeColor="text1"/>
                <w:sz w:val="24"/>
                <w:szCs w:val="24"/>
                <w:rPrChange w:id="5515" w:author="Admin" w:date="2017-09-18T15:11:00Z">
                  <w:rPr>
                    <w:rFonts w:cs="Times New Roman"/>
                    <w:sz w:val="24"/>
                    <w:szCs w:val="24"/>
                  </w:rPr>
                </w:rPrChange>
              </w:rPr>
            </w:pPr>
            <w:r w:rsidRPr="00BB41B8">
              <w:rPr>
                <w:rFonts w:cs="Times New Roman"/>
                <w:color w:val="000000" w:themeColor="text1"/>
                <w:sz w:val="24"/>
                <w:szCs w:val="24"/>
                <w:rPrChange w:id="5516" w:author="Admin" w:date="2017-09-18T15:11:00Z">
                  <w:rPr>
                    <w:rFonts w:cs="Times New Roman"/>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30E193A5" w14:textId="515B4388" w:rsidR="00F532CB" w:rsidRPr="00BB41B8" w:rsidRDefault="00F532CB" w:rsidP="00A17273">
            <w:pPr>
              <w:spacing w:before="240"/>
              <w:jc w:val="center"/>
              <w:rPr>
                <w:rFonts w:cs="Times New Roman"/>
                <w:color w:val="000000" w:themeColor="text1"/>
                <w:sz w:val="24"/>
                <w:szCs w:val="24"/>
                <w:rPrChange w:id="5517"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
          <w:p w14:paraId="58E9E580" w14:textId="77777777" w:rsidR="00F532CB" w:rsidRPr="00BB41B8" w:rsidRDefault="00F532CB" w:rsidP="00A17273">
            <w:pPr>
              <w:spacing w:before="240"/>
              <w:jc w:val="center"/>
              <w:rPr>
                <w:rFonts w:cs="Times New Roman"/>
                <w:color w:val="000000" w:themeColor="text1"/>
                <w:sz w:val="24"/>
                <w:szCs w:val="24"/>
                <w:rPrChange w:id="5518" w:author="Admin" w:date="2017-09-18T15:11:00Z">
                  <w:rPr>
                    <w:rFonts w:cs="Times New Roman"/>
                    <w:sz w:val="24"/>
                    <w:szCs w:val="24"/>
                  </w:rPr>
                </w:rPrChange>
              </w:rPr>
            </w:pPr>
            <w:r w:rsidRPr="00BB41B8">
              <w:rPr>
                <w:rFonts w:cs="Times New Roman"/>
                <w:color w:val="000000" w:themeColor="text1"/>
                <w:sz w:val="24"/>
                <w:szCs w:val="24"/>
                <w:rPrChange w:id="5519" w:author="Admin" w:date="2017-09-18T15:11:00Z">
                  <w:rPr>
                    <w:rFonts w:cs="Times New Roman"/>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2016410F" w14:textId="77777777" w:rsidR="00F532CB" w:rsidRPr="00BB41B8" w:rsidRDefault="00F532CB" w:rsidP="00A17273">
            <w:pPr>
              <w:spacing w:before="240"/>
              <w:rPr>
                <w:rFonts w:cs="Times New Roman"/>
                <w:color w:val="000000" w:themeColor="text1"/>
                <w:sz w:val="24"/>
                <w:szCs w:val="24"/>
                <w:rPrChange w:id="5520" w:author="Admin" w:date="2017-09-18T15:11:00Z">
                  <w:rPr>
                    <w:rFonts w:cs="Times New Roman"/>
                    <w:sz w:val="24"/>
                    <w:szCs w:val="24"/>
                  </w:rPr>
                </w:rPrChange>
              </w:rPr>
            </w:pPr>
          </w:p>
        </w:tc>
      </w:tr>
      <w:tr w:rsidR="00BB41B8" w:rsidRPr="00835288" w14:paraId="19430074"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521" w:author="Admin" w:date="2017-09-18T15:07: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522" w:author="Admin" w:date="2017-09-18T15:02:00Z"/>
          <w:trPrChange w:id="5523" w:author="Admin" w:date="2017-09-18T15:07: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524" w:author="Admin" w:date="2017-09-18T15:07: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57756689" w14:textId="77777777" w:rsidR="00BB41B8" w:rsidRPr="00BB41B8" w:rsidRDefault="00BB41B8" w:rsidP="00BB41B8">
            <w:pPr>
              <w:pStyle w:val="ListParagraph"/>
              <w:numPr>
                <w:ilvl w:val="0"/>
                <w:numId w:val="65"/>
              </w:numPr>
              <w:spacing w:after="0" w:line="240" w:lineRule="auto"/>
              <w:jc w:val="center"/>
              <w:rPr>
                <w:ins w:id="5525" w:author="Admin" w:date="2017-09-18T15:02:00Z"/>
                <w:rFonts w:cs="Times New Roman"/>
                <w:color w:val="000000" w:themeColor="text1"/>
                <w:sz w:val="24"/>
                <w:szCs w:val="24"/>
                <w:rPrChange w:id="5526" w:author="Admin" w:date="2017-09-18T15:11:00Z">
                  <w:rPr>
                    <w:ins w:id="5527" w:author="Admin" w:date="2017-09-18T15:02:00Z"/>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528" w:author="Admin" w:date="2017-09-18T15:07: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4DEB68DD" w14:textId="6F1C5565" w:rsidR="00BB41B8" w:rsidRPr="00BB41B8" w:rsidRDefault="00BB41B8">
            <w:pPr>
              <w:spacing w:after="0" w:line="240" w:lineRule="auto"/>
              <w:jc w:val="left"/>
              <w:rPr>
                <w:ins w:id="5529" w:author="Admin" w:date="2017-09-18T15:02:00Z"/>
                <w:rFonts w:cs="Times New Roman"/>
                <w:color w:val="000000" w:themeColor="text1"/>
                <w:sz w:val="24"/>
                <w:szCs w:val="24"/>
                <w:rPrChange w:id="5530" w:author="Admin" w:date="2017-09-18T15:11:00Z">
                  <w:rPr>
                    <w:ins w:id="5531" w:author="Admin" w:date="2017-09-18T15:02:00Z"/>
                    <w:rFonts w:cs="Times New Roman"/>
                    <w:color w:val="000000"/>
                    <w:sz w:val="24"/>
                    <w:szCs w:val="24"/>
                  </w:rPr>
                </w:rPrChange>
              </w:rPr>
            </w:pPr>
            <w:ins w:id="5532" w:author="Admin" w:date="2017-09-18T15:02:00Z">
              <w:r w:rsidRPr="00BB41B8">
                <w:rPr>
                  <w:rFonts w:cs="Times New Roman"/>
                  <w:color w:val="000000" w:themeColor="text1"/>
                  <w:sz w:val="24"/>
                  <w:szCs w:val="24"/>
                  <w:rPrChange w:id="5533" w:author="Admin" w:date="2017-09-18T15:11:00Z">
                    <w:rPr>
                      <w:rFonts w:cs="Times New Roman"/>
                      <w:color w:val="000000"/>
                      <w:sz w:val="24"/>
                      <w:szCs w:val="24"/>
                    </w:rPr>
                  </w:rPrChange>
                </w:rPr>
                <w:t>Định biên khoản hỗ trợ thay đổi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534" w:author="Admin" w:date="2017-09-18T15:07: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5B22D0FB" w14:textId="581F2F6F" w:rsidR="00BB41B8" w:rsidRPr="00BB41B8" w:rsidRDefault="00BB41B8" w:rsidP="00BB41B8">
            <w:pPr>
              <w:spacing w:after="0" w:line="240" w:lineRule="auto"/>
              <w:jc w:val="left"/>
              <w:rPr>
                <w:ins w:id="5535" w:author="Admin" w:date="2017-09-18T15:02:00Z"/>
                <w:rFonts w:cs="Times New Roman"/>
                <w:color w:val="000000" w:themeColor="text1"/>
                <w:sz w:val="24"/>
                <w:szCs w:val="24"/>
                <w:rPrChange w:id="5536" w:author="Admin" w:date="2017-09-18T15:11:00Z">
                  <w:rPr>
                    <w:ins w:id="5537" w:author="Admin" w:date="2017-09-18T15:02:00Z"/>
                    <w:rFonts w:cs="Times New Roman"/>
                    <w:color w:val="000000"/>
                    <w:sz w:val="24"/>
                    <w:szCs w:val="24"/>
                  </w:rPr>
                </w:rPrChange>
              </w:rPr>
            </w:pPr>
            <w:ins w:id="5538" w:author="Admin" w:date="2017-09-18T15:08:00Z">
              <w:r w:rsidRPr="00BB41B8">
                <w:rPr>
                  <w:rFonts w:cs="Times New Roman"/>
                  <w:color w:val="000000" w:themeColor="text1"/>
                  <w:sz w:val="24"/>
                  <w:szCs w:val="24"/>
                  <w:rPrChange w:id="5539" w:author="Admin" w:date="2017-09-18T15:11:00Z">
                    <w:rPr>
                      <w:rFonts w:cs="Times New Roman"/>
                      <w:color w:val="000000"/>
                      <w:sz w:val="24"/>
                      <w:szCs w:val="24"/>
                    </w:rPr>
                  </w:rPrChange>
                </w:rPr>
                <w:t>Định biên khoản hỗ trợ thay đổi</w:t>
              </w:r>
            </w:ins>
          </w:p>
        </w:tc>
        <w:tc>
          <w:tcPr>
            <w:tcW w:w="1080" w:type="dxa"/>
            <w:tcBorders>
              <w:top w:val="single" w:sz="4" w:space="0" w:color="000000"/>
              <w:left w:val="single" w:sz="4" w:space="0" w:color="000000"/>
              <w:bottom w:val="single" w:sz="4" w:space="0" w:color="000000"/>
              <w:right w:val="single" w:sz="4" w:space="0" w:color="000000"/>
            </w:tcBorders>
            <w:tcPrChange w:id="5540" w:author="Admin" w:date="2017-09-18T15:07: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61B82032" w14:textId="4C668749" w:rsidR="00BB41B8" w:rsidRPr="00BB41B8" w:rsidRDefault="00BB41B8" w:rsidP="00BB41B8">
            <w:pPr>
              <w:spacing w:before="240"/>
              <w:jc w:val="center"/>
              <w:rPr>
                <w:ins w:id="5541" w:author="Admin" w:date="2017-09-18T15:02:00Z"/>
                <w:rFonts w:cs="Times New Roman"/>
                <w:color w:val="000000" w:themeColor="text1"/>
                <w:sz w:val="24"/>
                <w:szCs w:val="24"/>
                <w:rPrChange w:id="5542" w:author="Admin" w:date="2017-09-18T15:11:00Z">
                  <w:rPr>
                    <w:ins w:id="5543" w:author="Admin" w:date="2017-09-18T15:02:00Z"/>
                    <w:rFonts w:cs="Times New Roman"/>
                    <w:sz w:val="24"/>
                    <w:szCs w:val="24"/>
                  </w:rPr>
                </w:rPrChange>
              </w:rPr>
            </w:pPr>
            <w:ins w:id="5544" w:author="Admin" w:date="2017-09-18T15:07:00Z">
              <w:r w:rsidRPr="00BB41B8">
                <w:rPr>
                  <w:rFonts w:cs="Times New Roman"/>
                  <w:color w:val="000000" w:themeColor="text1"/>
                  <w:sz w:val="24"/>
                  <w:szCs w:val="24"/>
                  <w:rPrChange w:id="5545"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546" w:author="Admin" w:date="2017-09-18T15:07:00Z">
              <w:tcPr>
                <w:tcW w:w="900" w:type="dxa"/>
                <w:tcBorders>
                  <w:top w:val="single" w:sz="4" w:space="0" w:color="000000"/>
                  <w:left w:val="single" w:sz="4" w:space="0" w:color="000000"/>
                  <w:bottom w:val="single" w:sz="4" w:space="0" w:color="000000"/>
                  <w:right w:val="single" w:sz="4" w:space="0" w:color="000000"/>
                </w:tcBorders>
              </w:tcPr>
            </w:tcPrChange>
          </w:tcPr>
          <w:p w14:paraId="6FB81765" w14:textId="77777777" w:rsidR="00BB41B8" w:rsidRPr="00BB41B8" w:rsidRDefault="00BB41B8" w:rsidP="00BB41B8">
            <w:pPr>
              <w:spacing w:before="240"/>
              <w:jc w:val="center"/>
              <w:rPr>
                <w:ins w:id="5547" w:author="Admin" w:date="2017-09-18T15:02:00Z"/>
                <w:rFonts w:cs="Times New Roman"/>
                <w:color w:val="000000" w:themeColor="text1"/>
                <w:sz w:val="24"/>
                <w:szCs w:val="24"/>
                <w:rPrChange w:id="5548" w:author="Admin" w:date="2017-09-18T15:11:00Z">
                  <w:rPr>
                    <w:ins w:id="5549" w:author="Admin" w:date="2017-09-18T15:02:00Z"/>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550" w:author="Admin" w:date="2017-09-18T15:07:00Z">
              <w:tcPr>
                <w:tcW w:w="1061" w:type="dxa"/>
                <w:tcBorders>
                  <w:top w:val="single" w:sz="4" w:space="0" w:color="000000"/>
                  <w:left w:val="single" w:sz="4" w:space="0" w:color="000000"/>
                  <w:bottom w:val="single" w:sz="4" w:space="0" w:color="000000"/>
                  <w:right w:val="single" w:sz="4" w:space="0" w:color="000000"/>
                </w:tcBorders>
              </w:tcPr>
            </w:tcPrChange>
          </w:tcPr>
          <w:p w14:paraId="046679DA" w14:textId="29D2D137" w:rsidR="00BB41B8" w:rsidRPr="00BB41B8" w:rsidRDefault="00BB41B8" w:rsidP="00BB41B8">
            <w:pPr>
              <w:spacing w:before="240"/>
              <w:jc w:val="center"/>
              <w:rPr>
                <w:ins w:id="5551" w:author="Admin" w:date="2017-09-18T15:02:00Z"/>
                <w:rFonts w:cs="Times New Roman"/>
                <w:color w:val="000000" w:themeColor="text1"/>
                <w:sz w:val="24"/>
                <w:szCs w:val="24"/>
                <w:rPrChange w:id="5552" w:author="Admin" w:date="2017-09-18T15:11:00Z">
                  <w:rPr>
                    <w:ins w:id="5553" w:author="Admin" w:date="2017-09-18T15:02:00Z"/>
                    <w:rFonts w:cs="Times New Roman"/>
                    <w:sz w:val="24"/>
                    <w:szCs w:val="24"/>
                  </w:rPr>
                </w:rPrChange>
              </w:rPr>
            </w:pPr>
            <w:ins w:id="5554" w:author="Admin" w:date="2017-09-18T15:09:00Z">
              <w:r w:rsidRPr="00BB41B8">
                <w:rPr>
                  <w:rFonts w:cs="Times New Roman"/>
                  <w:color w:val="000000" w:themeColor="text1"/>
                  <w:sz w:val="24"/>
                  <w:szCs w:val="24"/>
                  <w:rPrChange w:id="5555"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556" w:author="Admin" w:date="2017-09-18T15:07: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6A5D52EB" w14:textId="77777777" w:rsidR="00BB41B8" w:rsidRPr="00BB41B8" w:rsidRDefault="00BB41B8" w:rsidP="00BB41B8">
            <w:pPr>
              <w:spacing w:before="240"/>
              <w:rPr>
                <w:ins w:id="5557" w:author="Admin" w:date="2017-09-18T15:02:00Z"/>
                <w:rFonts w:cs="Times New Roman"/>
                <w:color w:val="000000" w:themeColor="text1"/>
                <w:sz w:val="24"/>
                <w:szCs w:val="24"/>
                <w:rPrChange w:id="5558" w:author="Admin" w:date="2017-09-18T15:11:00Z">
                  <w:rPr>
                    <w:ins w:id="5559" w:author="Admin" w:date="2017-09-18T15:02:00Z"/>
                    <w:rFonts w:cs="Times New Roman"/>
                    <w:sz w:val="24"/>
                    <w:szCs w:val="24"/>
                  </w:rPr>
                </w:rPrChange>
              </w:rPr>
            </w:pPr>
          </w:p>
        </w:tc>
      </w:tr>
      <w:tr w:rsidR="00BB41B8" w:rsidRPr="00835288" w14:paraId="048EE056"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560" w:author="Admin" w:date="2017-09-18T15:07: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561" w:author="Admin" w:date="2017-09-18T15:02:00Z"/>
          <w:trPrChange w:id="5562" w:author="Admin" w:date="2017-09-18T15:07: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563" w:author="Admin" w:date="2017-09-18T15:07: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5DC461F5" w14:textId="77777777" w:rsidR="00BB41B8" w:rsidRPr="00BB41B8" w:rsidRDefault="00BB41B8" w:rsidP="00BB41B8">
            <w:pPr>
              <w:pStyle w:val="ListParagraph"/>
              <w:numPr>
                <w:ilvl w:val="0"/>
                <w:numId w:val="65"/>
              </w:numPr>
              <w:spacing w:after="0" w:line="240" w:lineRule="auto"/>
              <w:jc w:val="center"/>
              <w:rPr>
                <w:ins w:id="5564" w:author="Admin" w:date="2017-09-18T15:02:00Z"/>
                <w:rFonts w:cs="Times New Roman"/>
                <w:color w:val="000000" w:themeColor="text1"/>
                <w:sz w:val="24"/>
                <w:szCs w:val="24"/>
                <w:rPrChange w:id="5565" w:author="Admin" w:date="2017-09-18T15:11:00Z">
                  <w:rPr>
                    <w:ins w:id="5566" w:author="Admin" w:date="2017-09-18T15:02:00Z"/>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567" w:author="Admin" w:date="2017-09-18T15:07: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51EECCDE" w14:textId="05079212" w:rsidR="00BB41B8" w:rsidRPr="00BB41B8" w:rsidRDefault="00BB41B8" w:rsidP="00BB41B8">
            <w:pPr>
              <w:spacing w:after="0" w:line="240" w:lineRule="auto"/>
              <w:jc w:val="left"/>
              <w:rPr>
                <w:ins w:id="5568" w:author="Admin" w:date="2017-09-18T15:02:00Z"/>
                <w:rFonts w:cs="Times New Roman"/>
                <w:color w:val="000000" w:themeColor="text1"/>
                <w:sz w:val="24"/>
                <w:szCs w:val="24"/>
                <w:rPrChange w:id="5569" w:author="Admin" w:date="2017-09-18T15:11:00Z">
                  <w:rPr>
                    <w:ins w:id="5570" w:author="Admin" w:date="2017-09-18T15:02:00Z"/>
                    <w:rFonts w:cs="Times New Roman"/>
                    <w:color w:val="000000"/>
                    <w:sz w:val="24"/>
                    <w:szCs w:val="24"/>
                  </w:rPr>
                </w:rPrChange>
              </w:rPr>
            </w:pPr>
            <w:ins w:id="5571" w:author="Admin" w:date="2017-09-18T15:02:00Z">
              <w:r w:rsidRPr="00BB41B8">
                <w:rPr>
                  <w:rFonts w:cs="Times New Roman"/>
                  <w:color w:val="000000" w:themeColor="text1"/>
                  <w:sz w:val="24"/>
                  <w:szCs w:val="24"/>
                  <w:rPrChange w:id="5572" w:author="Admin" w:date="2017-09-18T15:11:00Z">
                    <w:rPr>
                      <w:rFonts w:cs="Times New Roman"/>
                      <w:color w:val="000000"/>
                      <w:sz w:val="24"/>
                      <w:szCs w:val="24"/>
                    </w:rPr>
                  </w:rPrChange>
                </w:rPr>
                <w:t>Tổng định biên các khoản hỗ trợ</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573" w:author="Admin" w:date="2017-09-18T15:07: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51364AD2" w14:textId="6D670131" w:rsidR="00BB41B8" w:rsidRPr="00BB41B8" w:rsidRDefault="00BB41B8" w:rsidP="00BB41B8">
            <w:pPr>
              <w:spacing w:after="0" w:line="240" w:lineRule="auto"/>
              <w:jc w:val="left"/>
              <w:rPr>
                <w:ins w:id="5574" w:author="Admin" w:date="2017-09-18T15:02:00Z"/>
                <w:rFonts w:cs="Times New Roman"/>
                <w:color w:val="000000" w:themeColor="text1"/>
                <w:sz w:val="24"/>
                <w:szCs w:val="24"/>
                <w:rPrChange w:id="5575" w:author="Admin" w:date="2017-09-18T15:11:00Z">
                  <w:rPr>
                    <w:ins w:id="5576" w:author="Admin" w:date="2017-09-18T15:02:00Z"/>
                    <w:rFonts w:cs="Times New Roman"/>
                    <w:color w:val="000000"/>
                    <w:sz w:val="24"/>
                    <w:szCs w:val="24"/>
                  </w:rPr>
                </w:rPrChange>
              </w:rPr>
            </w:pPr>
            <w:ins w:id="5577" w:author="Admin" w:date="2017-09-18T15:08:00Z">
              <w:r w:rsidRPr="00BB41B8">
                <w:rPr>
                  <w:rFonts w:cs="Times New Roman"/>
                  <w:color w:val="000000" w:themeColor="text1"/>
                  <w:sz w:val="24"/>
                  <w:szCs w:val="24"/>
                  <w:rPrChange w:id="5578" w:author="Admin" w:date="2017-09-18T15:11:00Z">
                    <w:rPr>
                      <w:rFonts w:cs="Times New Roman"/>
                      <w:color w:val="000000"/>
                      <w:sz w:val="24"/>
                      <w:szCs w:val="24"/>
                    </w:rPr>
                  </w:rPrChange>
                </w:rPr>
                <w:t>= Định biên hỗ trợ + Định biên khoản hỗ trợ thay đổi</w:t>
              </w:r>
            </w:ins>
          </w:p>
        </w:tc>
        <w:tc>
          <w:tcPr>
            <w:tcW w:w="1080" w:type="dxa"/>
            <w:tcBorders>
              <w:top w:val="single" w:sz="4" w:space="0" w:color="000000"/>
              <w:left w:val="single" w:sz="4" w:space="0" w:color="000000"/>
              <w:bottom w:val="single" w:sz="4" w:space="0" w:color="000000"/>
              <w:right w:val="single" w:sz="4" w:space="0" w:color="000000"/>
            </w:tcBorders>
            <w:tcPrChange w:id="5579" w:author="Admin" w:date="2017-09-18T15:07: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2AE142E4" w14:textId="1460DC8E" w:rsidR="00BB41B8" w:rsidRPr="00BB41B8" w:rsidRDefault="00BB41B8" w:rsidP="00BB41B8">
            <w:pPr>
              <w:spacing w:before="240"/>
              <w:jc w:val="center"/>
              <w:rPr>
                <w:ins w:id="5580" w:author="Admin" w:date="2017-09-18T15:02:00Z"/>
                <w:rFonts w:cs="Times New Roman"/>
                <w:color w:val="000000" w:themeColor="text1"/>
                <w:sz w:val="24"/>
                <w:szCs w:val="24"/>
                <w:rPrChange w:id="5581" w:author="Admin" w:date="2017-09-18T15:11:00Z">
                  <w:rPr>
                    <w:ins w:id="5582" w:author="Admin" w:date="2017-09-18T15:02:00Z"/>
                    <w:rFonts w:cs="Times New Roman"/>
                    <w:sz w:val="24"/>
                    <w:szCs w:val="24"/>
                  </w:rPr>
                </w:rPrChange>
              </w:rPr>
            </w:pPr>
            <w:ins w:id="5583" w:author="Admin" w:date="2017-09-18T15:07:00Z">
              <w:r w:rsidRPr="00BB41B8">
                <w:rPr>
                  <w:rFonts w:cs="Times New Roman"/>
                  <w:color w:val="000000" w:themeColor="text1"/>
                  <w:sz w:val="24"/>
                  <w:szCs w:val="24"/>
                  <w:rPrChange w:id="5584"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585" w:author="Admin" w:date="2017-09-18T15:07:00Z">
              <w:tcPr>
                <w:tcW w:w="900" w:type="dxa"/>
                <w:tcBorders>
                  <w:top w:val="single" w:sz="4" w:space="0" w:color="000000"/>
                  <w:left w:val="single" w:sz="4" w:space="0" w:color="000000"/>
                  <w:bottom w:val="single" w:sz="4" w:space="0" w:color="000000"/>
                  <w:right w:val="single" w:sz="4" w:space="0" w:color="000000"/>
                </w:tcBorders>
              </w:tcPr>
            </w:tcPrChange>
          </w:tcPr>
          <w:p w14:paraId="1ECFEE2F" w14:textId="77777777" w:rsidR="00BB41B8" w:rsidRPr="00BB41B8" w:rsidRDefault="00BB41B8" w:rsidP="00BB41B8">
            <w:pPr>
              <w:spacing w:before="240"/>
              <w:jc w:val="center"/>
              <w:rPr>
                <w:ins w:id="5586" w:author="Admin" w:date="2017-09-18T15:02:00Z"/>
                <w:rFonts w:cs="Times New Roman"/>
                <w:color w:val="000000" w:themeColor="text1"/>
                <w:sz w:val="24"/>
                <w:szCs w:val="24"/>
                <w:rPrChange w:id="5587" w:author="Admin" w:date="2017-09-18T15:11:00Z">
                  <w:rPr>
                    <w:ins w:id="5588" w:author="Admin" w:date="2017-09-18T15:02:00Z"/>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589" w:author="Admin" w:date="2017-09-18T15:07:00Z">
              <w:tcPr>
                <w:tcW w:w="1061" w:type="dxa"/>
                <w:tcBorders>
                  <w:top w:val="single" w:sz="4" w:space="0" w:color="000000"/>
                  <w:left w:val="single" w:sz="4" w:space="0" w:color="000000"/>
                  <w:bottom w:val="single" w:sz="4" w:space="0" w:color="000000"/>
                  <w:right w:val="single" w:sz="4" w:space="0" w:color="000000"/>
                </w:tcBorders>
              </w:tcPr>
            </w:tcPrChange>
          </w:tcPr>
          <w:p w14:paraId="29F1543F" w14:textId="17B0F5FD" w:rsidR="00BB41B8" w:rsidRPr="00BB41B8" w:rsidRDefault="00BB41B8" w:rsidP="00BB41B8">
            <w:pPr>
              <w:spacing w:before="240"/>
              <w:jc w:val="center"/>
              <w:rPr>
                <w:ins w:id="5590" w:author="Admin" w:date="2017-09-18T15:02:00Z"/>
                <w:rFonts w:cs="Times New Roman"/>
                <w:color w:val="000000" w:themeColor="text1"/>
                <w:sz w:val="24"/>
                <w:szCs w:val="24"/>
                <w:rPrChange w:id="5591" w:author="Admin" w:date="2017-09-18T15:11:00Z">
                  <w:rPr>
                    <w:ins w:id="5592" w:author="Admin" w:date="2017-09-18T15:02:00Z"/>
                    <w:rFonts w:cs="Times New Roman"/>
                    <w:sz w:val="24"/>
                    <w:szCs w:val="24"/>
                  </w:rPr>
                </w:rPrChange>
              </w:rPr>
            </w:pPr>
            <w:ins w:id="5593" w:author="Admin" w:date="2017-09-18T15:09:00Z">
              <w:r w:rsidRPr="00BB41B8">
                <w:rPr>
                  <w:rFonts w:cs="Times New Roman"/>
                  <w:color w:val="000000" w:themeColor="text1"/>
                  <w:sz w:val="24"/>
                  <w:szCs w:val="24"/>
                  <w:rPrChange w:id="5594"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595" w:author="Admin" w:date="2017-09-18T15:07: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2A39C031" w14:textId="77777777" w:rsidR="00BB41B8" w:rsidRPr="00BB41B8" w:rsidRDefault="00BB41B8" w:rsidP="00BB41B8">
            <w:pPr>
              <w:spacing w:before="240"/>
              <w:rPr>
                <w:ins w:id="5596" w:author="Admin" w:date="2017-09-18T15:02:00Z"/>
                <w:rFonts w:cs="Times New Roman"/>
                <w:color w:val="000000" w:themeColor="text1"/>
                <w:sz w:val="24"/>
                <w:szCs w:val="24"/>
                <w:rPrChange w:id="5597" w:author="Admin" w:date="2017-09-18T15:11:00Z">
                  <w:rPr>
                    <w:ins w:id="5598" w:author="Admin" w:date="2017-09-18T15:02:00Z"/>
                    <w:rFonts w:cs="Times New Roman"/>
                    <w:sz w:val="24"/>
                    <w:szCs w:val="24"/>
                  </w:rPr>
                </w:rPrChange>
              </w:rPr>
            </w:pPr>
          </w:p>
        </w:tc>
      </w:tr>
      <w:tr w:rsidR="00F532CB" w:rsidRPr="00835288" w14:paraId="5FFE4E70"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48DA67EC"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599"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7DD1972E" w14:textId="743E2D90" w:rsidR="00F532CB" w:rsidRPr="00BB41B8" w:rsidRDefault="00F532CB" w:rsidP="00A17273">
            <w:pPr>
              <w:spacing w:after="0" w:line="240" w:lineRule="auto"/>
              <w:jc w:val="left"/>
              <w:rPr>
                <w:rFonts w:cs="Times New Roman"/>
                <w:color w:val="000000" w:themeColor="text1"/>
                <w:sz w:val="24"/>
                <w:szCs w:val="24"/>
                <w:rPrChange w:id="5600" w:author="Admin" w:date="2017-09-18T15:11:00Z">
                  <w:rPr>
                    <w:rFonts w:cs="Times New Roman"/>
                    <w:color w:val="000000"/>
                    <w:sz w:val="24"/>
                    <w:szCs w:val="24"/>
                  </w:rPr>
                </w:rPrChange>
              </w:rPr>
            </w:pPr>
            <w:r w:rsidRPr="00BB41B8">
              <w:rPr>
                <w:rFonts w:cs="Times New Roman"/>
                <w:color w:val="000000" w:themeColor="text1"/>
                <w:sz w:val="24"/>
                <w:szCs w:val="24"/>
                <w:rPrChange w:id="5601" w:author="Admin" w:date="2017-09-18T15:11:00Z">
                  <w:rPr>
                    <w:rFonts w:cs="Times New Roman"/>
                    <w:color w:val="000000"/>
                    <w:sz w:val="24"/>
                    <w:szCs w:val="24"/>
                  </w:rPr>
                </w:rPrChange>
              </w:rPr>
              <w:t>Định biên phúc lợi</w:t>
            </w:r>
            <w:ins w:id="5602" w:author="Admin" w:date="2017-09-18T15:07:00Z">
              <w:r w:rsidR="009563E5" w:rsidRPr="00BB41B8">
                <w:rPr>
                  <w:rFonts w:cs="Times New Roman"/>
                  <w:color w:val="000000" w:themeColor="text1"/>
                  <w:sz w:val="24"/>
                  <w:szCs w:val="24"/>
                  <w:rPrChange w:id="5603" w:author="Admin" w:date="2017-09-18T15:11:00Z">
                    <w:rPr>
                      <w:rFonts w:cs="Times New Roman"/>
                      <w:color w:val="000000"/>
                      <w:sz w:val="24"/>
                      <w:szCs w:val="24"/>
                    </w:rPr>
                  </w:rPrChange>
                </w:rPr>
                <w:t xml:space="preserve"> đầu năm</w:t>
              </w:r>
            </w:ins>
          </w:p>
        </w:tc>
        <w:tc>
          <w:tcPr>
            <w:tcW w:w="2599" w:type="dxa"/>
            <w:tcBorders>
              <w:top w:val="single" w:sz="4" w:space="0" w:color="000000"/>
              <w:left w:val="single" w:sz="4" w:space="0" w:color="000000"/>
              <w:bottom w:val="single" w:sz="4" w:space="0" w:color="000000"/>
              <w:right w:val="single" w:sz="4" w:space="0" w:color="000000"/>
            </w:tcBorders>
            <w:vAlign w:val="center"/>
          </w:tcPr>
          <w:p w14:paraId="6CA1C6BB" w14:textId="77777777" w:rsidR="00F532CB" w:rsidRPr="00BB41B8" w:rsidRDefault="00F532CB" w:rsidP="00A17273">
            <w:pPr>
              <w:spacing w:after="0" w:line="240" w:lineRule="auto"/>
              <w:jc w:val="left"/>
              <w:rPr>
                <w:rFonts w:cs="Times New Roman"/>
                <w:color w:val="000000" w:themeColor="text1"/>
                <w:sz w:val="24"/>
                <w:szCs w:val="24"/>
                <w:rPrChange w:id="5604" w:author="Admin" w:date="2017-09-18T15:11:00Z">
                  <w:rPr>
                    <w:rFonts w:cs="Times New Roman"/>
                    <w:color w:val="000000"/>
                    <w:sz w:val="24"/>
                    <w:szCs w:val="24"/>
                  </w:rPr>
                </w:rPrChange>
              </w:rPr>
            </w:pPr>
            <w:r w:rsidRPr="00BB41B8">
              <w:rPr>
                <w:rFonts w:cs="Times New Roman"/>
                <w:color w:val="000000" w:themeColor="text1"/>
                <w:sz w:val="24"/>
                <w:szCs w:val="24"/>
                <w:rPrChange w:id="5605" w:author="Admin" w:date="2017-09-18T15:11:00Z">
                  <w:rPr>
                    <w:rFonts w:cs="Times New Roman"/>
                    <w:color w:val="000000"/>
                    <w:sz w:val="24"/>
                    <w:szCs w:val="24"/>
                  </w:rPr>
                </w:rPrChange>
              </w:rPr>
              <w:t xml:space="preserve">Định biên phúc lợi theo chức danh </w:t>
            </w:r>
          </w:p>
        </w:tc>
        <w:tc>
          <w:tcPr>
            <w:tcW w:w="1080" w:type="dxa"/>
            <w:tcBorders>
              <w:top w:val="single" w:sz="4" w:space="0" w:color="000000"/>
              <w:left w:val="single" w:sz="4" w:space="0" w:color="000000"/>
              <w:bottom w:val="single" w:sz="4" w:space="0" w:color="000000"/>
              <w:right w:val="single" w:sz="4" w:space="0" w:color="000000"/>
            </w:tcBorders>
            <w:vAlign w:val="center"/>
          </w:tcPr>
          <w:p w14:paraId="1551DA10" w14:textId="77777777" w:rsidR="00F532CB" w:rsidRPr="00BB41B8" w:rsidRDefault="00F532CB" w:rsidP="00A17273">
            <w:pPr>
              <w:spacing w:before="240"/>
              <w:jc w:val="center"/>
              <w:rPr>
                <w:rFonts w:cs="Times New Roman"/>
                <w:color w:val="000000" w:themeColor="text1"/>
                <w:sz w:val="24"/>
                <w:szCs w:val="24"/>
                <w:rPrChange w:id="5606" w:author="Admin" w:date="2017-09-18T15:11:00Z">
                  <w:rPr>
                    <w:rFonts w:cs="Times New Roman"/>
                    <w:sz w:val="24"/>
                    <w:szCs w:val="24"/>
                  </w:rPr>
                </w:rPrChange>
              </w:rPr>
            </w:pPr>
            <w:r w:rsidRPr="00BB41B8">
              <w:rPr>
                <w:rFonts w:cs="Times New Roman"/>
                <w:color w:val="000000" w:themeColor="text1"/>
                <w:sz w:val="24"/>
                <w:szCs w:val="24"/>
                <w:rPrChange w:id="5607" w:author="Admin" w:date="2017-09-18T15:11:00Z">
                  <w:rPr>
                    <w:rFonts w:cs="Times New Roman"/>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00276179" w14:textId="353AA4FA" w:rsidR="00F532CB" w:rsidRPr="00BB41B8" w:rsidRDefault="00F532CB" w:rsidP="00A17273">
            <w:pPr>
              <w:spacing w:before="240"/>
              <w:jc w:val="center"/>
              <w:rPr>
                <w:rFonts w:cs="Times New Roman"/>
                <w:color w:val="000000" w:themeColor="text1"/>
                <w:sz w:val="24"/>
                <w:szCs w:val="24"/>
                <w:rPrChange w:id="5608"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01D30147" w14:textId="7B678F84" w:rsidR="00F532CB" w:rsidRPr="00BB41B8" w:rsidRDefault="00F532CB">
            <w:pPr>
              <w:spacing w:before="240"/>
              <w:jc w:val="center"/>
              <w:rPr>
                <w:rFonts w:cs="Times New Roman"/>
                <w:color w:val="000000" w:themeColor="text1"/>
                <w:sz w:val="24"/>
                <w:szCs w:val="24"/>
                <w:rPrChange w:id="5609" w:author="Admin" w:date="2017-09-18T15:11:00Z">
                  <w:rPr>
                    <w:rFonts w:cs="Times New Roman"/>
                    <w:sz w:val="24"/>
                    <w:szCs w:val="24"/>
                  </w:rPr>
                </w:rPrChange>
              </w:rPr>
              <w:pPrChange w:id="5610" w:author="Admin" w:date="2017-09-18T15:09:00Z">
                <w:pPr>
                  <w:spacing w:before="240"/>
                </w:pPr>
              </w:pPrChange>
            </w:pPr>
            <w:r w:rsidRPr="00BB41B8">
              <w:rPr>
                <w:rFonts w:cs="Times New Roman"/>
                <w:color w:val="000000" w:themeColor="text1"/>
                <w:sz w:val="24"/>
                <w:szCs w:val="24"/>
                <w:rPrChange w:id="5611" w:author="Admin" w:date="2017-09-18T15:11:00Z">
                  <w:rPr>
                    <w:rFonts w:cs="Times New Roman"/>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16E4BB9E" w14:textId="77777777" w:rsidR="00F532CB" w:rsidRPr="00BB41B8" w:rsidRDefault="00F532CB" w:rsidP="00A17273">
            <w:pPr>
              <w:spacing w:before="240"/>
              <w:rPr>
                <w:rFonts w:cs="Times New Roman"/>
                <w:color w:val="000000" w:themeColor="text1"/>
                <w:sz w:val="24"/>
                <w:szCs w:val="24"/>
                <w:rPrChange w:id="5612" w:author="Admin" w:date="2017-09-18T15:11:00Z">
                  <w:rPr>
                    <w:rFonts w:cs="Times New Roman"/>
                    <w:sz w:val="24"/>
                    <w:szCs w:val="24"/>
                  </w:rPr>
                </w:rPrChange>
              </w:rPr>
            </w:pPr>
          </w:p>
        </w:tc>
      </w:tr>
      <w:tr w:rsidR="00BB41B8" w:rsidRPr="00835288" w14:paraId="5841A898"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613" w:author="Admin" w:date="2017-09-18T15:09: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614" w:author="Admin" w:date="2017-09-18T15:03:00Z"/>
          <w:trPrChange w:id="5615" w:author="Admin" w:date="2017-09-18T15:09: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616" w:author="Admin" w:date="2017-09-18T15:09: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700037C0" w14:textId="77777777" w:rsidR="00BB41B8" w:rsidRPr="00BB41B8" w:rsidRDefault="00BB41B8" w:rsidP="00BB41B8">
            <w:pPr>
              <w:pStyle w:val="ListParagraph"/>
              <w:numPr>
                <w:ilvl w:val="0"/>
                <w:numId w:val="65"/>
              </w:numPr>
              <w:spacing w:after="0" w:line="240" w:lineRule="auto"/>
              <w:jc w:val="center"/>
              <w:rPr>
                <w:ins w:id="5617" w:author="Admin" w:date="2017-09-18T15:03:00Z"/>
                <w:rFonts w:cs="Times New Roman"/>
                <w:color w:val="000000" w:themeColor="text1"/>
                <w:sz w:val="24"/>
                <w:szCs w:val="24"/>
                <w:rPrChange w:id="5618" w:author="Admin" w:date="2017-09-18T15:11:00Z">
                  <w:rPr>
                    <w:ins w:id="5619" w:author="Admin" w:date="2017-09-18T15:03:00Z"/>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620" w:author="Admin" w:date="2017-09-18T15:09: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5367A4A1" w14:textId="3BF888DB" w:rsidR="00BB41B8" w:rsidRPr="00BB41B8" w:rsidRDefault="00BB41B8" w:rsidP="00BB41B8">
            <w:pPr>
              <w:spacing w:after="0" w:line="240" w:lineRule="auto"/>
              <w:jc w:val="left"/>
              <w:rPr>
                <w:ins w:id="5621" w:author="Admin" w:date="2017-09-18T15:03:00Z"/>
                <w:rFonts w:cs="Times New Roman"/>
                <w:color w:val="000000" w:themeColor="text1"/>
                <w:sz w:val="24"/>
                <w:szCs w:val="24"/>
                <w:rPrChange w:id="5622" w:author="Admin" w:date="2017-09-18T15:11:00Z">
                  <w:rPr>
                    <w:ins w:id="5623" w:author="Admin" w:date="2017-09-18T15:03:00Z"/>
                    <w:rFonts w:cs="Times New Roman"/>
                    <w:color w:val="000000"/>
                    <w:sz w:val="24"/>
                    <w:szCs w:val="24"/>
                  </w:rPr>
                </w:rPrChange>
              </w:rPr>
            </w:pPr>
            <w:ins w:id="5624" w:author="Admin" w:date="2017-09-18T15:03:00Z">
              <w:r w:rsidRPr="00BB41B8">
                <w:rPr>
                  <w:rFonts w:cs="Times New Roman"/>
                  <w:color w:val="000000" w:themeColor="text1"/>
                  <w:sz w:val="24"/>
                  <w:szCs w:val="24"/>
                  <w:rPrChange w:id="5625" w:author="Admin" w:date="2017-09-18T15:11:00Z">
                    <w:rPr>
                      <w:rFonts w:cs="Times New Roman"/>
                      <w:color w:val="000000"/>
                      <w:sz w:val="24"/>
                      <w:szCs w:val="24"/>
                    </w:rPr>
                  </w:rPrChange>
                </w:rPr>
                <w:t>Định biên phúc lợi thay đổi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626" w:author="Admin" w:date="2017-09-18T15:09: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4A239346" w14:textId="3FCAE389" w:rsidR="00BB41B8" w:rsidRPr="00BB41B8" w:rsidRDefault="00BB41B8" w:rsidP="00BB41B8">
            <w:pPr>
              <w:spacing w:after="0" w:line="240" w:lineRule="auto"/>
              <w:jc w:val="left"/>
              <w:rPr>
                <w:ins w:id="5627" w:author="Admin" w:date="2017-09-18T15:03:00Z"/>
                <w:rFonts w:cs="Times New Roman"/>
                <w:color w:val="000000" w:themeColor="text1"/>
                <w:sz w:val="24"/>
                <w:szCs w:val="24"/>
                <w:rPrChange w:id="5628" w:author="Admin" w:date="2017-09-18T15:11:00Z">
                  <w:rPr>
                    <w:ins w:id="5629" w:author="Admin" w:date="2017-09-18T15:03:00Z"/>
                    <w:rFonts w:cs="Times New Roman"/>
                    <w:color w:val="000000"/>
                    <w:sz w:val="24"/>
                    <w:szCs w:val="24"/>
                  </w:rPr>
                </w:rPrChange>
              </w:rPr>
            </w:pPr>
            <w:ins w:id="5630" w:author="Admin" w:date="2017-09-18T15:08:00Z">
              <w:r w:rsidRPr="00BB41B8">
                <w:rPr>
                  <w:rFonts w:cs="Times New Roman"/>
                  <w:color w:val="000000" w:themeColor="text1"/>
                  <w:sz w:val="24"/>
                  <w:szCs w:val="24"/>
                  <w:rPrChange w:id="5631" w:author="Admin" w:date="2017-09-18T15:11:00Z">
                    <w:rPr>
                      <w:rFonts w:cs="Times New Roman"/>
                      <w:color w:val="000000"/>
                      <w:sz w:val="24"/>
                      <w:szCs w:val="24"/>
                    </w:rPr>
                  </w:rPrChange>
                </w:rPr>
                <w:t>Định biên phúc lợi thay đổi</w:t>
              </w:r>
            </w:ins>
          </w:p>
        </w:tc>
        <w:tc>
          <w:tcPr>
            <w:tcW w:w="1080" w:type="dxa"/>
            <w:tcBorders>
              <w:top w:val="single" w:sz="4" w:space="0" w:color="000000"/>
              <w:left w:val="single" w:sz="4" w:space="0" w:color="000000"/>
              <w:bottom w:val="single" w:sz="4" w:space="0" w:color="000000"/>
              <w:right w:val="single" w:sz="4" w:space="0" w:color="000000"/>
            </w:tcBorders>
            <w:tcPrChange w:id="5632" w:author="Admin" w:date="2017-09-18T15:09: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51D5B5A7" w14:textId="6E89B747" w:rsidR="00BB41B8" w:rsidRPr="00BB41B8" w:rsidRDefault="00BB41B8" w:rsidP="00BB41B8">
            <w:pPr>
              <w:spacing w:before="240"/>
              <w:jc w:val="center"/>
              <w:rPr>
                <w:ins w:id="5633" w:author="Admin" w:date="2017-09-18T15:03:00Z"/>
                <w:rFonts w:cs="Times New Roman"/>
                <w:color w:val="000000" w:themeColor="text1"/>
                <w:sz w:val="24"/>
                <w:szCs w:val="24"/>
                <w:rPrChange w:id="5634" w:author="Admin" w:date="2017-09-18T15:11:00Z">
                  <w:rPr>
                    <w:ins w:id="5635" w:author="Admin" w:date="2017-09-18T15:03:00Z"/>
                    <w:rFonts w:cs="Times New Roman"/>
                    <w:sz w:val="24"/>
                    <w:szCs w:val="24"/>
                  </w:rPr>
                </w:rPrChange>
              </w:rPr>
            </w:pPr>
            <w:ins w:id="5636" w:author="Admin" w:date="2017-09-18T15:07:00Z">
              <w:r w:rsidRPr="00BB41B8">
                <w:rPr>
                  <w:rFonts w:cs="Times New Roman"/>
                  <w:color w:val="000000" w:themeColor="text1"/>
                  <w:sz w:val="24"/>
                  <w:szCs w:val="24"/>
                  <w:rPrChange w:id="5637"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638" w:author="Admin" w:date="2017-09-18T15:09:00Z">
              <w:tcPr>
                <w:tcW w:w="900" w:type="dxa"/>
                <w:tcBorders>
                  <w:top w:val="single" w:sz="4" w:space="0" w:color="000000"/>
                  <w:left w:val="single" w:sz="4" w:space="0" w:color="000000"/>
                  <w:bottom w:val="single" w:sz="4" w:space="0" w:color="000000"/>
                  <w:right w:val="single" w:sz="4" w:space="0" w:color="000000"/>
                </w:tcBorders>
              </w:tcPr>
            </w:tcPrChange>
          </w:tcPr>
          <w:p w14:paraId="0EA69D9D" w14:textId="77777777" w:rsidR="00BB41B8" w:rsidRPr="00BB41B8" w:rsidRDefault="00BB41B8" w:rsidP="00BB41B8">
            <w:pPr>
              <w:spacing w:before="240"/>
              <w:jc w:val="center"/>
              <w:rPr>
                <w:ins w:id="5639" w:author="Admin" w:date="2017-09-18T15:03:00Z"/>
                <w:rFonts w:cs="Times New Roman"/>
                <w:color w:val="000000" w:themeColor="text1"/>
                <w:sz w:val="24"/>
                <w:szCs w:val="24"/>
                <w:rPrChange w:id="5640" w:author="Admin" w:date="2017-09-18T15:11:00Z">
                  <w:rPr>
                    <w:ins w:id="5641" w:author="Admin" w:date="2017-09-18T15:03:00Z"/>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642" w:author="Admin" w:date="2017-09-18T15:09: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28F950A0" w14:textId="2B150DF3" w:rsidR="00BB41B8" w:rsidRPr="00BB41B8" w:rsidRDefault="00BB41B8">
            <w:pPr>
              <w:spacing w:before="240"/>
              <w:jc w:val="center"/>
              <w:rPr>
                <w:ins w:id="5643" w:author="Admin" w:date="2017-09-18T15:03:00Z"/>
                <w:rFonts w:cs="Times New Roman"/>
                <w:color w:val="000000" w:themeColor="text1"/>
                <w:sz w:val="24"/>
                <w:szCs w:val="24"/>
                <w:rPrChange w:id="5644" w:author="Admin" w:date="2017-09-18T15:11:00Z">
                  <w:rPr>
                    <w:ins w:id="5645" w:author="Admin" w:date="2017-09-18T15:03:00Z"/>
                    <w:rFonts w:cs="Times New Roman"/>
                    <w:sz w:val="24"/>
                    <w:szCs w:val="24"/>
                  </w:rPr>
                </w:rPrChange>
              </w:rPr>
              <w:pPrChange w:id="5646" w:author="Admin" w:date="2017-09-18T15:09:00Z">
                <w:pPr>
                  <w:spacing w:before="240"/>
                </w:pPr>
              </w:pPrChange>
            </w:pPr>
            <w:ins w:id="5647" w:author="Admin" w:date="2017-09-18T15:09:00Z">
              <w:r w:rsidRPr="00BB41B8">
                <w:rPr>
                  <w:rFonts w:cs="Times New Roman"/>
                  <w:color w:val="000000" w:themeColor="text1"/>
                  <w:sz w:val="24"/>
                  <w:szCs w:val="24"/>
                  <w:rPrChange w:id="5648"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649" w:author="Admin" w:date="2017-09-18T15:09: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7F96D3A0" w14:textId="77777777" w:rsidR="00BB41B8" w:rsidRPr="00BB41B8" w:rsidRDefault="00BB41B8" w:rsidP="00BB41B8">
            <w:pPr>
              <w:spacing w:before="240"/>
              <w:rPr>
                <w:ins w:id="5650" w:author="Admin" w:date="2017-09-18T15:03:00Z"/>
                <w:rFonts w:cs="Times New Roman"/>
                <w:color w:val="000000" w:themeColor="text1"/>
                <w:sz w:val="24"/>
                <w:szCs w:val="24"/>
                <w:rPrChange w:id="5651" w:author="Admin" w:date="2017-09-18T15:11:00Z">
                  <w:rPr>
                    <w:ins w:id="5652" w:author="Admin" w:date="2017-09-18T15:03:00Z"/>
                    <w:rFonts w:cs="Times New Roman"/>
                    <w:sz w:val="24"/>
                    <w:szCs w:val="24"/>
                  </w:rPr>
                </w:rPrChange>
              </w:rPr>
            </w:pPr>
          </w:p>
        </w:tc>
      </w:tr>
      <w:tr w:rsidR="00BB41B8" w:rsidRPr="00835288" w14:paraId="690707EA"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653" w:author="Admin" w:date="2017-09-18T15:09: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654" w:author="Admin" w:date="2017-09-18T15:03:00Z"/>
          <w:trPrChange w:id="5655" w:author="Admin" w:date="2017-09-18T15:09: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656" w:author="Admin" w:date="2017-09-18T15:09: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5A195B6F" w14:textId="77777777" w:rsidR="00BB41B8" w:rsidRPr="00BB41B8" w:rsidRDefault="00BB41B8" w:rsidP="00BB41B8">
            <w:pPr>
              <w:pStyle w:val="ListParagraph"/>
              <w:numPr>
                <w:ilvl w:val="0"/>
                <w:numId w:val="65"/>
              </w:numPr>
              <w:spacing w:after="0" w:line="240" w:lineRule="auto"/>
              <w:jc w:val="center"/>
              <w:rPr>
                <w:ins w:id="5657" w:author="Admin" w:date="2017-09-18T15:03:00Z"/>
                <w:rFonts w:cs="Times New Roman"/>
                <w:color w:val="000000" w:themeColor="text1"/>
                <w:sz w:val="24"/>
                <w:szCs w:val="24"/>
                <w:rPrChange w:id="5658" w:author="Admin" w:date="2017-09-18T15:11:00Z">
                  <w:rPr>
                    <w:ins w:id="5659" w:author="Admin" w:date="2017-09-18T15:03:00Z"/>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660" w:author="Admin" w:date="2017-09-18T15:09: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19D58F49" w14:textId="2E0C9C17" w:rsidR="00BB41B8" w:rsidRPr="00BB41B8" w:rsidRDefault="00BB41B8" w:rsidP="00BB41B8">
            <w:pPr>
              <w:spacing w:after="0" w:line="240" w:lineRule="auto"/>
              <w:jc w:val="left"/>
              <w:rPr>
                <w:ins w:id="5661" w:author="Admin" w:date="2017-09-18T15:03:00Z"/>
                <w:rFonts w:cs="Times New Roman"/>
                <w:color w:val="000000" w:themeColor="text1"/>
                <w:sz w:val="24"/>
                <w:szCs w:val="24"/>
                <w:rPrChange w:id="5662" w:author="Admin" w:date="2017-09-18T15:11:00Z">
                  <w:rPr>
                    <w:ins w:id="5663" w:author="Admin" w:date="2017-09-18T15:03:00Z"/>
                    <w:rFonts w:cs="Times New Roman"/>
                    <w:color w:val="000000"/>
                    <w:sz w:val="24"/>
                    <w:szCs w:val="24"/>
                  </w:rPr>
                </w:rPrChange>
              </w:rPr>
            </w:pPr>
            <w:ins w:id="5664" w:author="Admin" w:date="2017-09-18T15:03:00Z">
              <w:r w:rsidRPr="00BB41B8">
                <w:rPr>
                  <w:rFonts w:cs="Times New Roman"/>
                  <w:color w:val="000000" w:themeColor="text1"/>
                  <w:sz w:val="24"/>
                  <w:szCs w:val="24"/>
                  <w:rPrChange w:id="5665" w:author="Admin" w:date="2017-09-18T15:11:00Z">
                    <w:rPr>
                      <w:rFonts w:cs="Times New Roman"/>
                      <w:color w:val="000000"/>
                      <w:sz w:val="24"/>
                      <w:szCs w:val="24"/>
                    </w:rPr>
                  </w:rPrChange>
                </w:rPr>
                <w:t>Tổng định biên phúc lợi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666" w:author="Admin" w:date="2017-09-18T15:09: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30E6B4D1" w14:textId="5A3792B0" w:rsidR="00BB41B8" w:rsidRPr="00BB41B8" w:rsidRDefault="00BB41B8" w:rsidP="00BB41B8">
            <w:pPr>
              <w:spacing w:after="0" w:line="240" w:lineRule="auto"/>
              <w:jc w:val="left"/>
              <w:rPr>
                <w:ins w:id="5667" w:author="Admin" w:date="2017-09-18T15:03:00Z"/>
                <w:rFonts w:cs="Times New Roman"/>
                <w:color w:val="000000" w:themeColor="text1"/>
                <w:sz w:val="24"/>
                <w:szCs w:val="24"/>
                <w:rPrChange w:id="5668" w:author="Admin" w:date="2017-09-18T15:11:00Z">
                  <w:rPr>
                    <w:ins w:id="5669" w:author="Admin" w:date="2017-09-18T15:03:00Z"/>
                    <w:rFonts w:cs="Times New Roman"/>
                    <w:color w:val="000000"/>
                    <w:sz w:val="24"/>
                    <w:szCs w:val="24"/>
                  </w:rPr>
                </w:rPrChange>
              </w:rPr>
            </w:pPr>
            <w:ins w:id="5670" w:author="Admin" w:date="2017-09-18T15:07:00Z">
              <w:r w:rsidRPr="00BB41B8">
                <w:rPr>
                  <w:rFonts w:cs="Times New Roman"/>
                  <w:color w:val="000000" w:themeColor="text1"/>
                  <w:sz w:val="24"/>
                  <w:szCs w:val="24"/>
                  <w:rPrChange w:id="5671" w:author="Admin" w:date="2017-09-18T15:11:00Z">
                    <w:rPr>
                      <w:rFonts w:cs="Times New Roman"/>
                      <w:color w:val="000000"/>
                      <w:sz w:val="24"/>
                      <w:szCs w:val="24"/>
                    </w:rPr>
                  </w:rPrChange>
                </w:rPr>
                <w:t>= Định biên phúc lợi thay đổi + Định biên phúc lợi thay đổi</w:t>
              </w:r>
            </w:ins>
          </w:p>
        </w:tc>
        <w:tc>
          <w:tcPr>
            <w:tcW w:w="1080" w:type="dxa"/>
            <w:tcBorders>
              <w:top w:val="single" w:sz="4" w:space="0" w:color="000000"/>
              <w:left w:val="single" w:sz="4" w:space="0" w:color="000000"/>
              <w:bottom w:val="single" w:sz="4" w:space="0" w:color="000000"/>
              <w:right w:val="single" w:sz="4" w:space="0" w:color="000000"/>
            </w:tcBorders>
            <w:tcPrChange w:id="5672" w:author="Admin" w:date="2017-09-18T15:09: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1DB392D7" w14:textId="344914BB" w:rsidR="00BB41B8" w:rsidRPr="00BB41B8" w:rsidRDefault="00BB41B8" w:rsidP="00BB41B8">
            <w:pPr>
              <w:spacing w:before="240"/>
              <w:jc w:val="center"/>
              <w:rPr>
                <w:ins w:id="5673" w:author="Admin" w:date="2017-09-18T15:03:00Z"/>
                <w:rFonts w:cs="Times New Roman"/>
                <w:color w:val="000000" w:themeColor="text1"/>
                <w:sz w:val="24"/>
                <w:szCs w:val="24"/>
                <w:rPrChange w:id="5674" w:author="Admin" w:date="2017-09-18T15:11:00Z">
                  <w:rPr>
                    <w:ins w:id="5675" w:author="Admin" w:date="2017-09-18T15:03:00Z"/>
                    <w:rFonts w:cs="Times New Roman"/>
                    <w:sz w:val="24"/>
                    <w:szCs w:val="24"/>
                  </w:rPr>
                </w:rPrChange>
              </w:rPr>
            </w:pPr>
            <w:ins w:id="5676" w:author="Admin" w:date="2017-09-18T15:07:00Z">
              <w:r w:rsidRPr="00BB41B8">
                <w:rPr>
                  <w:rFonts w:cs="Times New Roman"/>
                  <w:color w:val="000000" w:themeColor="text1"/>
                  <w:sz w:val="24"/>
                  <w:szCs w:val="24"/>
                  <w:rPrChange w:id="5677"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678" w:author="Admin" w:date="2017-09-18T15:09:00Z">
              <w:tcPr>
                <w:tcW w:w="900" w:type="dxa"/>
                <w:tcBorders>
                  <w:top w:val="single" w:sz="4" w:space="0" w:color="000000"/>
                  <w:left w:val="single" w:sz="4" w:space="0" w:color="000000"/>
                  <w:bottom w:val="single" w:sz="4" w:space="0" w:color="000000"/>
                  <w:right w:val="single" w:sz="4" w:space="0" w:color="000000"/>
                </w:tcBorders>
              </w:tcPr>
            </w:tcPrChange>
          </w:tcPr>
          <w:p w14:paraId="0D14FE93" w14:textId="77777777" w:rsidR="00BB41B8" w:rsidRPr="00BB41B8" w:rsidRDefault="00BB41B8" w:rsidP="00BB41B8">
            <w:pPr>
              <w:spacing w:before="240"/>
              <w:jc w:val="center"/>
              <w:rPr>
                <w:ins w:id="5679" w:author="Admin" w:date="2017-09-18T15:03:00Z"/>
                <w:rFonts w:cs="Times New Roman"/>
                <w:color w:val="000000" w:themeColor="text1"/>
                <w:sz w:val="24"/>
                <w:szCs w:val="24"/>
                <w:rPrChange w:id="5680" w:author="Admin" w:date="2017-09-18T15:11:00Z">
                  <w:rPr>
                    <w:ins w:id="5681" w:author="Admin" w:date="2017-09-18T15:03:00Z"/>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682" w:author="Admin" w:date="2017-09-18T15:09: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79771747" w14:textId="61C4DEB2" w:rsidR="00BB41B8" w:rsidRPr="00BB41B8" w:rsidRDefault="00BB41B8">
            <w:pPr>
              <w:spacing w:before="240"/>
              <w:jc w:val="center"/>
              <w:rPr>
                <w:ins w:id="5683" w:author="Admin" w:date="2017-09-18T15:03:00Z"/>
                <w:rFonts w:cs="Times New Roman"/>
                <w:color w:val="000000" w:themeColor="text1"/>
                <w:sz w:val="24"/>
                <w:szCs w:val="24"/>
                <w:rPrChange w:id="5684" w:author="Admin" w:date="2017-09-18T15:11:00Z">
                  <w:rPr>
                    <w:ins w:id="5685" w:author="Admin" w:date="2017-09-18T15:03:00Z"/>
                    <w:rFonts w:cs="Times New Roman"/>
                    <w:sz w:val="24"/>
                    <w:szCs w:val="24"/>
                  </w:rPr>
                </w:rPrChange>
              </w:rPr>
              <w:pPrChange w:id="5686" w:author="Admin" w:date="2017-09-18T15:09:00Z">
                <w:pPr>
                  <w:spacing w:before="240"/>
                </w:pPr>
              </w:pPrChange>
            </w:pPr>
            <w:ins w:id="5687" w:author="Admin" w:date="2017-09-18T15:09:00Z">
              <w:r w:rsidRPr="00BB41B8">
                <w:rPr>
                  <w:rFonts w:cs="Times New Roman"/>
                  <w:color w:val="000000" w:themeColor="text1"/>
                  <w:sz w:val="24"/>
                  <w:szCs w:val="24"/>
                  <w:rPrChange w:id="5688"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689" w:author="Admin" w:date="2017-09-18T15:09: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68C502BD" w14:textId="77777777" w:rsidR="00BB41B8" w:rsidRPr="00BB41B8" w:rsidRDefault="00BB41B8" w:rsidP="00BB41B8">
            <w:pPr>
              <w:spacing w:before="240"/>
              <w:rPr>
                <w:ins w:id="5690" w:author="Admin" w:date="2017-09-18T15:03:00Z"/>
                <w:rFonts w:cs="Times New Roman"/>
                <w:color w:val="000000" w:themeColor="text1"/>
                <w:sz w:val="24"/>
                <w:szCs w:val="24"/>
                <w:rPrChange w:id="5691" w:author="Admin" w:date="2017-09-18T15:11:00Z">
                  <w:rPr>
                    <w:ins w:id="5692" w:author="Admin" w:date="2017-09-18T15:03:00Z"/>
                    <w:rFonts w:cs="Times New Roman"/>
                    <w:sz w:val="24"/>
                    <w:szCs w:val="24"/>
                  </w:rPr>
                </w:rPrChange>
              </w:rPr>
            </w:pPr>
          </w:p>
        </w:tc>
      </w:tr>
      <w:tr w:rsidR="00775C0C" w:rsidRPr="00835288" w14:paraId="3768E86D"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2681AF8D" w14:textId="77777777" w:rsidR="00775C0C" w:rsidRPr="00BB41B8" w:rsidRDefault="00775C0C" w:rsidP="00742467">
            <w:pPr>
              <w:pStyle w:val="ListParagraph"/>
              <w:numPr>
                <w:ilvl w:val="0"/>
                <w:numId w:val="65"/>
              </w:numPr>
              <w:spacing w:after="0" w:line="240" w:lineRule="auto"/>
              <w:jc w:val="center"/>
              <w:rPr>
                <w:rFonts w:cs="Times New Roman"/>
                <w:color w:val="000000" w:themeColor="text1"/>
                <w:sz w:val="24"/>
                <w:szCs w:val="24"/>
                <w:rPrChange w:id="5693" w:author="Admin" w:date="2017-09-18T15:11:00Z">
                  <w:rPr>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58388E5C" w14:textId="74DCFBDA" w:rsidR="00775C0C" w:rsidRPr="00BB41B8" w:rsidRDefault="00775C0C" w:rsidP="00A17273">
            <w:pPr>
              <w:spacing w:after="0" w:line="240" w:lineRule="auto"/>
              <w:jc w:val="left"/>
              <w:rPr>
                <w:rFonts w:cs="Times New Roman"/>
                <w:color w:val="000000" w:themeColor="text1"/>
                <w:sz w:val="24"/>
                <w:szCs w:val="24"/>
                <w:rPrChange w:id="5694" w:author="Admin" w:date="2017-09-18T15:11:00Z">
                  <w:rPr>
                    <w:rFonts w:cs="Times New Roman"/>
                    <w:color w:val="FF0000"/>
                    <w:sz w:val="24"/>
                    <w:szCs w:val="24"/>
                  </w:rPr>
                </w:rPrChange>
              </w:rPr>
            </w:pPr>
            <w:r w:rsidRPr="00BB41B8">
              <w:rPr>
                <w:rFonts w:cs="Times New Roman"/>
                <w:color w:val="000000" w:themeColor="text1"/>
                <w:sz w:val="24"/>
                <w:szCs w:val="24"/>
                <w:rPrChange w:id="5695" w:author="Admin" w:date="2017-09-18T15:11:00Z">
                  <w:rPr>
                    <w:rFonts w:cs="Times New Roman"/>
                    <w:color w:val="FF0000"/>
                    <w:sz w:val="24"/>
                    <w:szCs w:val="24"/>
                  </w:rPr>
                </w:rPrChange>
              </w:rPr>
              <w:t>Quỹ BHXH</w:t>
            </w:r>
            <w:ins w:id="5696" w:author="Admin" w:date="2017-09-18T15:06:00Z">
              <w:r w:rsidR="009563E5" w:rsidRPr="00BB41B8">
                <w:rPr>
                  <w:rFonts w:cs="Times New Roman"/>
                  <w:color w:val="000000" w:themeColor="text1"/>
                  <w:sz w:val="24"/>
                  <w:szCs w:val="24"/>
                  <w:rPrChange w:id="5697" w:author="Admin" w:date="2017-09-18T15:11:00Z">
                    <w:rPr>
                      <w:rFonts w:cs="Times New Roman"/>
                      <w:color w:val="FF0000"/>
                      <w:sz w:val="24"/>
                      <w:szCs w:val="24"/>
                    </w:rPr>
                  </w:rPrChange>
                </w:rPr>
                <w:t xml:space="preserve"> đầu năm</w:t>
              </w:r>
            </w:ins>
          </w:p>
        </w:tc>
        <w:tc>
          <w:tcPr>
            <w:tcW w:w="2599" w:type="dxa"/>
            <w:tcBorders>
              <w:top w:val="single" w:sz="4" w:space="0" w:color="000000"/>
              <w:left w:val="single" w:sz="4" w:space="0" w:color="000000"/>
              <w:bottom w:val="single" w:sz="4" w:space="0" w:color="000000"/>
              <w:right w:val="single" w:sz="4" w:space="0" w:color="000000"/>
            </w:tcBorders>
            <w:vAlign w:val="center"/>
          </w:tcPr>
          <w:p w14:paraId="0CBA4CF8" w14:textId="5E870BA2" w:rsidR="00775C0C" w:rsidRPr="00BB41B8" w:rsidRDefault="00FF0EEE" w:rsidP="00A17273">
            <w:pPr>
              <w:spacing w:after="0" w:line="240" w:lineRule="auto"/>
              <w:jc w:val="left"/>
              <w:rPr>
                <w:rFonts w:cs="Times New Roman"/>
                <w:color w:val="000000" w:themeColor="text1"/>
                <w:sz w:val="24"/>
                <w:szCs w:val="24"/>
                <w:rPrChange w:id="5698" w:author="Admin" w:date="2017-09-18T15:11:00Z">
                  <w:rPr>
                    <w:rFonts w:cs="Times New Roman"/>
                    <w:color w:val="FF0000"/>
                    <w:sz w:val="24"/>
                    <w:szCs w:val="24"/>
                  </w:rPr>
                </w:rPrChange>
              </w:rPr>
            </w:pPr>
            <w:r w:rsidRPr="00BB41B8">
              <w:rPr>
                <w:rFonts w:cs="Times New Roman"/>
                <w:color w:val="000000" w:themeColor="text1"/>
                <w:sz w:val="24"/>
                <w:szCs w:val="24"/>
                <w:rPrChange w:id="5699" w:author="Admin" w:date="2017-09-18T15:11:00Z">
                  <w:rPr>
                    <w:rFonts w:cs="Times New Roman"/>
                    <w:color w:val="FF0000"/>
                    <w:sz w:val="24"/>
                    <w:szCs w:val="24"/>
                  </w:rPr>
                </w:rPrChange>
              </w:rPr>
              <w:t>Định biên quỹ BHXH</w:t>
            </w:r>
          </w:p>
        </w:tc>
        <w:tc>
          <w:tcPr>
            <w:tcW w:w="1080" w:type="dxa"/>
            <w:tcBorders>
              <w:top w:val="single" w:sz="4" w:space="0" w:color="000000"/>
              <w:left w:val="single" w:sz="4" w:space="0" w:color="000000"/>
              <w:bottom w:val="single" w:sz="4" w:space="0" w:color="000000"/>
              <w:right w:val="single" w:sz="4" w:space="0" w:color="000000"/>
            </w:tcBorders>
            <w:vAlign w:val="center"/>
          </w:tcPr>
          <w:p w14:paraId="62278EFF" w14:textId="6180729C" w:rsidR="00775C0C" w:rsidRPr="00BB41B8" w:rsidRDefault="00FF0EEE" w:rsidP="00A17273">
            <w:pPr>
              <w:spacing w:before="240"/>
              <w:jc w:val="center"/>
              <w:rPr>
                <w:rFonts w:cs="Times New Roman"/>
                <w:color w:val="000000" w:themeColor="text1"/>
                <w:sz w:val="24"/>
                <w:szCs w:val="24"/>
                <w:rPrChange w:id="5700" w:author="Admin" w:date="2017-09-18T15:11:00Z">
                  <w:rPr>
                    <w:rFonts w:cs="Times New Roman"/>
                    <w:color w:val="FF0000"/>
                    <w:sz w:val="24"/>
                    <w:szCs w:val="24"/>
                  </w:rPr>
                </w:rPrChange>
              </w:rPr>
            </w:pPr>
            <w:r w:rsidRPr="00BB41B8">
              <w:rPr>
                <w:rFonts w:cs="Times New Roman"/>
                <w:color w:val="000000" w:themeColor="text1"/>
                <w:sz w:val="24"/>
                <w:szCs w:val="24"/>
                <w:rPrChange w:id="5701" w:author="Admin" w:date="2017-09-18T15:11:00Z">
                  <w:rPr>
                    <w:rFonts w:cs="Times New Roman"/>
                    <w:color w:val="FF0000"/>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22A5C2BA" w14:textId="77777777" w:rsidR="00775C0C" w:rsidRPr="00BB41B8" w:rsidRDefault="00775C0C" w:rsidP="00A17273">
            <w:pPr>
              <w:spacing w:before="240"/>
              <w:jc w:val="center"/>
              <w:rPr>
                <w:rFonts w:cs="Times New Roman"/>
                <w:color w:val="000000" w:themeColor="text1"/>
                <w:sz w:val="24"/>
                <w:szCs w:val="24"/>
                <w:rPrChange w:id="5702" w:author="Admin" w:date="2017-09-18T15:11:00Z">
                  <w:rPr>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4C2C173C" w14:textId="4EF9C053" w:rsidR="00775C0C" w:rsidRPr="00BB41B8" w:rsidRDefault="00FF0EEE">
            <w:pPr>
              <w:spacing w:before="240"/>
              <w:jc w:val="center"/>
              <w:rPr>
                <w:rFonts w:cs="Times New Roman"/>
                <w:color w:val="000000" w:themeColor="text1"/>
                <w:sz w:val="24"/>
                <w:szCs w:val="24"/>
                <w:rPrChange w:id="5703" w:author="Admin" w:date="2017-09-18T15:11:00Z">
                  <w:rPr>
                    <w:rFonts w:cs="Times New Roman"/>
                    <w:color w:val="FF0000"/>
                    <w:sz w:val="24"/>
                    <w:szCs w:val="24"/>
                  </w:rPr>
                </w:rPrChange>
              </w:rPr>
              <w:pPrChange w:id="5704" w:author="Admin" w:date="2017-09-18T15:09:00Z">
                <w:pPr>
                  <w:spacing w:before="240"/>
                </w:pPr>
              </w:pPrChange>
            </w:pPr>
            <w:r w:rsidRPr="00BB41B8">
              <w:rPr>
                <w:rFonts w:cs="Times New Roman"/>
                <w:color w:val="000000" w:themeColor="text1"/>
                <w:sz w:val="24"/>
                <w:szCs w:val="24"/>
                <w:rPrChange w:id="5705" w:author="Admin" w:date="2017-09-18T15:11:00Z">
                  <w:rPr>
                    <w:rFonts w:cs="Times New Roman"/>
                    <w:color w:val="FF0000"/>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52844571" w14:textId="77777777" w:rsidR="00775C0C" w:rsidRPr="00BB41B8" w:rsidRDefault="00775C0C" w:rsidP="00A17273">
            <w:pPr>
              <w:spacing w:before="240"/>
              <w:rPr>
                <w:rFonts w:cs="Times New Roman"/>
                <w:color w:val="000000" w:themeColor="text1"/>
                <w:sz w:val="24"/>
                <w:szCs w:val="24"/>
                <w:rPrChange w:id="5706" w:author="Admin" w:date="2017-09-18T15:11:00Z">
                  <w:rPr>
                    <w:rFonts w:cs="Times New Roman"/>
                    <w:color w:val="FF0000"/>
                    <w:sz w:val="24"/>
                    <w:szCs w:val="24"/>
                  </w:rPr>
                </w:rPrChange>
              </w:rPr>
            </w:pPr>
          </w:p>
        </w:tc>
      </w:tr>
      <w:tr w:rsidR="00BB41B8" w:rsidRPr="00835288" w14:paraId="3CD35D0D"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707" w:author="Admin" w:date="2017-09-18T15:09: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708" w:author="Admin" w:date="2017-09-18T15:03:00Z"/>
          <w:trPrChange w:id="5709" w:author="Admin" w:date="2017-09-18T15:09: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710" w:author="Admin" w:date="2017-09-18T15:09: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2080A4E3" w14:textId="77777777" w:rsidR="00BB41B8" w:rsidRPr="00BB41B8" w:rsidRDefault="00BB41B8" w:rsidP="00BB41B8">
            <w:pPr>
              <w:pStyle w:val="ListParagraph"/>
              <w:numPr>
                <w:ilvl w:val="0"/>
                <w:numId w:val="65"/>
              </w:numPr>
              <w:spacing w:after="0" w:line="240" w:lineRule="auto"/>
              <w:jc w:val="center"/>
              <w:rPr>
                <w:ins w:id="5711" w:author="Admin" w:date="2017-09-18T15:03:00Z"/>
                <w:rFonts w:cs="Times New Roman"/>
                <w:color w:val="000000" w:themeColor="text1"/>
                <w:sz w:val="24"/>
                <w:szCs w:val="24"/>
                <w:rPrChange w:id="5712" w:author="Admin" w:date="2017-09-18T15:11:00Z">
                  <w:rPr>
                    <w:ins w:id="5713" w:author="Admin" w:date="2017-09-18T15:03: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714" w:author="Admin" w:date="2017-09-18T15:09: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0242614D" w14:textId="6128BF72" w:rsidR="00BB41B8" w:rsidRPr="00BB41B8" w:rsidRDefault="00BB41B8" w:rsidP="00BB41B8">
            <w:pPr>
              <w:spacing w:after="0" w:line="240" w:lineRule="auto"/>
              <w:jc w:val="left"/>
              <w:rPr>
                <w:ins w:id="5715" w:author="Admin" w:date="2017-09-18T15:03:00Z"/>
                <w:rFonts w:cs="Times New Roman"/>
                <w:color w:val="000000" w:themeColor="text1"/>
                <w:sz w:val="24"/>
                <w:szCs w:val="24"/>
                <w:rPrChange w:id="5716" w:author="Admin" w:date="2017-09-18T15:11:00Z">
                  <w:rPr>
                    <w:ins w:id="5717" w:author="Admin" w:date="2017-09-18T15:03:00Z"/>
                    <w:rFonts w:cs="Times New Roman"/>
                    <w:color w:val="FF0000"/>
                    <w:sz w:val="24"/>
                    <w:szCs w:val="24"/>
                  </w:rPr>
                </w:rPrChange>
              </w:rPr>
            </w:pPr>
            <w:ins w:id="5718" w:author="Admin" w:date="2017-09-18T15:03:00Z">
              <w:r w:rsidRPr="00BB41B8">
                <w:rPr>
                  <w:rFonts w:cs="Times New Roman"/>
                  <w:color w:val="000000" w:themeColor="text1"/>
                  <w:sz w:val="24"/>
                  <w:szCs w:val="24"/>
                  <w:rPrChange w:id="5719" w:author="Admin" w:date="2017-09-18T15:11:00Z">
                    <w:rPr>
                      <w:rFonts w:cs="Times New Roman"/>
                      <w:color w:val="FF0000"/>
                      <w:sz w:val="24"/>
                      <w:szCs w:val="24"/>
                    </w:rPr>
                  </w:rPrChange>
                </w:rPr>
                <w:t>Quỹ BHXH thay đổi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720" w:author="Admin" w:date="2017-09-18T15:09: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479B695D" w14:textId="4A83C451" w:rsidR="00BB41B8" w:rsidRPr="00BB41B8" w:rsidRDefault="00BB41B8" w:rsidP="00BB41B8">
            <w:pPr>
              <w:spacing w:after="0" w:line="240" w:lineRule="auto"/>
              <w:jc w:val="left"/>
              <w:rPr>
                <w:ins w:id="5721" w:author="Admin" w:date="2017-09-18T15:03:00Z"/>
                <w:rFonts w:cs="Times New Roman"/>
                <w:color w:val="000000" w:themeColor="text1"/>
                <w:sz w:val="24"/>
                <w:szCs w:val="24"/>
                <w:rPrChange w:id="5722" w:author="Admin" w:date="2017-09-18T15:11:00Z">
                  <w:rPr>
                    <w:ins w:id="5723" w:author="Admin" w:date="2017-09-18T15:03:00Z"/>
                    <w:rFonts w:cs="Times New Roman"/>
                    <w:color w:val="FF0000"/>
                    <w:sz w:val="24"/>
                    <w:szCs w:val="24"/>
                  </w:rPr>
                </w:rPrChange>
              </w:rPr>
            </w:pPr>
            <w:ins w:id="5724" w:author="Admin" w:date="2017-09-18T15:07:00Z">
              <w:r w:rsidRPr="00BB41B8">
                <w:rPr>
                  <w:rFonts w:cs="Times New Roman"/>
                  <w:color w:val="000000" w:themeColor="text1"/>
                  <w:sz w:val="24"/>
                  <w:szCs w:val="24"/>
                  <w:rPrChange w:id="5725" w:author="Admin" w:date="2017-09-18T15:11:00Z">
                    <w:rPr>
                      <w:rFonts w:cs="Times New Roman"/>
                      <w:color w:val="FF0000"/>
                      <w:sz w:val="24"/>
                      <w:szCs w:val="24"/>
                    </w:rPr>
                  </w:rPrChange>
                </w:rPr>
                <w:t>Quỹ BHXH thay đổi</w:t>
              </w:r>
            </w:ins>
          </w:p>
        </w:tc>
        <w:tc>
          <w:tcPr>
            <w:tcW w:w="1080" w:type="dxa"/>
            <w:tcBorders>
              <w:top w:val="single" w:sz="4" w:space="0" w:color="000000"/>
              <w:left w:val="single" w:sz="4" w:space="0" w:color="000000"/>
              <w:bottom w:val="single" w:sz="4" w:space="0" w:color="000000"/>
              <w:right w:val="single" w:sz="4" w:space="0" w:color="000000"/>
            </w:tcBorders>
            <w:tcPrChange w:id="5726" w:author="Admin" w:date="2017-09-18T15:09: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3025FCF0" w14:textId="2519753C" w:rsidR="00BB41B8" w:rsidRPr="00BB41B8" w:rsidRDefault="00BB41B8" w:rsidP="00BB41B8">
            <w:pPr>
              <w:spacing w:before="240"/>
              <w:jc w:val="center"/>
              <w:rPr>
                <w:ins w:id="5727" w:author="Admin" w:date="2017-09-18T15:03:00Z"/>
                <w:rFonts w:cs="Times New Roman"/>
                <w:color w:val="000000" w:themeColor="text1"/>
                <w:sz w:val="24"/>
                <w:szCs w:val="24"/>
                <w:rPrChange w:id="5728" w:author="Admin" w:date="2017-09-18T15:11:00Z">
                  <w:rPr>
                    <w:ins w:id="5729" w:author="Admin" w:date="2017-09-18T15:03:00Z"/>
                    <w:rFonts w:cs="Times New Roman"/>
                    <w:color w:val="FF0000"/>
                    <w:sz w:val="24"/>
                    <w:szCs w:val="24"/>
                  </w:rPr>
                </w:rPrChange>
              </w:rPr>
            </w:pPr>
            <w:ins w:id="5730" w:author="Admin" w:date="2017-09-18T15:07:00Z">
              <w:r w:rsidRPr="00BB41B8">
                <w:rPr>
                  <w:rFonts w:cs="Times New Roman"/>
                  <w:color w:val="000000" w:themeColor="text1"/>
                  <w:sz w:val="24"/>
                  <w:szCs w:val="24"/>
                  <w:rPrChange w:id="5731"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732" w:author="Admin" w:date="2017-09-18T15:09:00Z">
              <w:tcPr>
                <w:tcW w:w="900" w:type="dxa"/>
                <w:tcBorders>
                  <w:top w:val="single" w:sz="4" w:space="0" w:color="000000"/>
                  <w:left w:val="single" w:sz="4" w:space="0" w:color="000000"/>
                  <w:bottom w:val="single" w:sz="4" w:space="0" w:color="000000"/>
                  <w:right w:val="single" w:sz="4" w:space="0" w:color="000000"/>
                </w:tcBorders>
              </w:tcPr>
            </w:tcPrChange>
          </w:tcPr>
          <w:p w14:paraId="3C656019" w14:textId="77777777" w:rsidR="00BB41B8" w:rsidRPr="00BB41B8" w:rsidRDefault="00BB41B8" w:rsidP="00BB41B8">
            <w:pPr>
              <w:spacing w:before="240"/>
              <w:jc w:val="center"/>
              <w:rPr>
                <w:ins w:id="5733" w:author="Admin" w:date="2017-09-18T15:03:00Z"/>
                <w:rFonts w:cs="Times New Roman"/>
                <w:color w:val="000000" w:themeColor="text1"/>
                <w:sz w:val="24"/>
                <w:szCs w:val="24"/>
                <w:rPrChange w:id="5734" w:author="Admin" w:date="2017-09-18T15:11:00Z">
                  <w:rPr>
                    <w:ins w:id="5735" w:author="Admin" w:date="2017-09-18T15:03: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736" w:author="Admin" w:date="2017-09-18T15:09: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182481EA" w14:textId="62B39A3B" w:rsidR="00BB41B8" w:rsidRPr="00BB41B8" w:rsidRDefault="00BB41B8">
            <w:pPr>
              <w:spacing w:before="240"/>
              <w:jc w:val="center"/>
              <w:rPr>
                <w:ins w:id="5737" w:author="Admin" w:date="2017-09-18T15:03:00Z"/>
                <w:rFonts w:cs="Times New Roman"/>
                <w:color w:val="000000" w:themeColor="text1"/>
                <w:sz w:val="24"/>
                <w:szCs w:val="24"/>
                <w:rPrChange w:id="5738" w:author="Admin" w:date="2017-09-18T15:11:00Z">
                  <w:rPr>
                    <w:ins w:id="5739" w:author="Admin" w:date="2017-09-18T15:03:00Z"/>
                    <w:rFonts w:cs="Times New Roman"/>
                    <w:color w:val="FF0000"/>
                    <w:sz w:val="24"/>
                    <w:szCs w:val="24"/>
                  </w:rPr>
                </w:rPrChange>
              </w:rPr>
              <w:pPrChange w:id="5740" w:author="Admin" w:date="2017-09-18T15:09:00Z">
                <w:pPr>
                  <w:spacing w:before="240"/>
                </w:pPr>
              </w:pPrChange>
            </w:pPr>
            <w:ins w:id="5741" w:author="Admin" w:date="2017-09-18T15:09:00Z">
              <w:r w:rsidRPr="00BB41B8">
                <w:rPr>
                  <w:rFonts w:cs="Times New Roman"/>
                  <w:color w:val="000000" w:themeColor="text1"/>
                  <w:sz w:val="24"/>
                  <w:szCs w:val="24"/>
                  <w:rPrChange w:id="5742"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743" w:author="Admin" w:date="2017-09-18T15:09: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4B98B7E3" w14:textId="77777777" w:rsidR="00BB41B8" w:rsidRPr="00BB41B8" w:rsidRDefault="00BB41B8" w:rsidP="00BB41B8">
            <w:pPr>
              <w:spacing w:before="240"/>
              <w:rPr>
                <w:ins w:id="5744" w:author="Admin" w:date="2017-09-18T15:03:00Z"/>
                <w:rFonts w:cs="Times New Roman"/>
                <w:color w:val="000000" w:themeColor="text1"/>
                <w:sz w:val="24"/>
                <w:szCs w:val="24"/>
                <w:rPrChange w:id="5745" w:author="Admin" w:date="2017-09-18T15:11:00Z">
                  <w:rPr>
                    <w:ins w:id="5746" w:author="Admin" w:date="2017-09-18T15:03:00Z"/>
                    <w:rFonts w:cs="Times New Roman"/>
                    <w:color w:val="FF0000"/>
                    <w:sz w:val="24"/>
                    <w:szCs w:val="24"/>
                  </w:rPr>
                </w:rPrChange>
              </w:rPr>
            </w:pPr>
          </w:p>
        </w:tc>
      </w:tr>
      <w:tr w:rsidR="00BB41B8" w:rsidRPr="00835288" w14:paraId="2D3601CA"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747" w:author="Admin" w:date="2017-09-18T15:09: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748" w:author="Admin" w:date="2017-09-18T15:03:00Z"/>
          <w:trPrChange w:id="5749" w:author="Admin" w:date="2017-09-18T15:09: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750" w:author="Admin" w:date="2017-09-18T15:09: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169ED3AC" w14:textId="77777777" w:rsidR="00BB41B8" w:rsidRPr="00BB41B8" w:rsidRDefault="00BB41B8" w:rsidP="00BB41B8">
            <w:pPr>
              <w:pStyle w:val="ListParagraph"/>
              <w:numPr>
                <w:ilvl w:val="0"/>
                <w:numId w:val="65"/>
              </w:numPr>
              <w:spacing w:after="0" w:line="240" w:lineRule="auto"/>
              <w:jc w:val="center"/>
              <w:rPr>
                <w:ins w:id="5751" w:author="Admin" w:date="2017-09-18T15:03:00Z"/>
                <w:rFonts w:cs="Times New Roman"/>
                <w:color w:val="000000" w:themeColor="text1"/>
                <w:sz w:val="24"/>
                <w:szCs w:val="24"/>
                <w:rPrChange w:id="5752" w:author="Admin" w:date="2017-09-18T15:11:00Z">
                  <w:rPr>
                    <w:ins w:id="5753" w:author="Admin" w:date="2017-09-18T15:03: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754" w:author="Admin" w:date="2017-09-18T15:09: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662B3138" w14:textId="7B52DFA6" w:rsidR="00BB41B8" w:rsidRPr="00BB41B8" w:rsidRDefault="00BB41B8" w:rsidP="00BB41B8">
            <w:pPr>
              <w:spacing w:after="0" w:line="240" w:lineRule="auto"/>
              <w:jc w:val="left"/>
              <w:rPr>
                <w:ins w:id="5755" w:author="Admin" w:date="2017-09-18T15:03:00Z"/>
                <w:rFonts w:cs="Times New Roman"/>
                <w:color w:val="000000" w:themeColor="text1"/>
                <w:sz w:val="24"/>
                <w:szCs w:val="24"/>
                <w:rPrChange w:id="5756" w:author="Admin" w:date="2017-09-18T15:11:00Z">
                  <w:rPr>
                    <w:ins w:id="5757" w:author="Admin" w:date="2017-09-18T15:03:00Z"/>
                    <w:rFonts w:cs="Times New Roman"/>
                    <w:color w:val="FF0000"/>
                    <w:sz w:val="24"/>
                    <w:szCs w:val="24"/>
                  </w:rPr>
                </w:rPrChange>
              </w:rPr>
            </w:pPr>
            <w:ins w:id="5758" w:author="Admin" w:date="2017-09-18T15:03:00Z">
              <w:r w:rsidRPr="00BB41B8">
                <w:rPr>
                  <w:rFonts w:cs="Times New Roman"/>
                  <w:color w:val="000000" w:themeColor="text1"/>
                  <w:sz w:val="24"/>
                  <w:szCs w:val="24"/>
                  <w:rPrChange w:id="5759" w:author="Admin" w:date="2017-09-18T15:11:00Z">
                    <w:rPr>
                      <w:rFonts w:cs="Times New Roman"/>
                      <w:color w:val="FF0000"/>
                      <w:sz w:val="24"/>
                      <w:szCs w:val="24"/>
                    </w:rPr>
                  </w:rPrChange>
                </w:rPr>
                <w:t>Tổng quỹ BHXH</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760" w:author="Admin" w:date="2017-09-18T15:09: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220C12FA" w14:textId="5E61A997" w:rsidR="00BB41B8" w:rsidRPr="00BB41B8" w:rsidRDefault="00BB41B8" w:rsidP="00BB41B8">
            <w:pPr>
              <w:spacing w:after="0" w:line="240" w:lineRule="auto"/>
              <w:jc w:val="left"/>
              <w:rPr>
                <w:ins w:id="5761" w:author="Admin" w:date="2017-09-18T15:03:00Z"/>
                <w:rFonts w:cs="Times New Roman"/>
                <w:color w:val="000000" w:themeColor="text1"/>
                <w:sz w:val="24"/>
                <w:szCs w:val="24"/>
                <w:rPrChange w:id="5762" w:author="Admin" w:date="2017-09-18T15:11:00Z">
                  <w:rPr>
                    <w:ins w:id="5763" w:author="Admin" w:date="2017-09-18T15:03:00Z"/>
                    <w:rFonts w:cs="Times New Roman"/>
                    <w:color w:val="FF0000"/>
                    <w:sz w:val="24"/>
                    <w:szCs w:val="24"/>
                  </w:rPr>
                </w:rPrChange>
              </w:rPr>
            </w:pPr>
            <w:ins w:id="5764" w:author="Admin" w:date="2017-09-18T15:06:00Z">
              <w:r w:rsidRPr="00BB41B8">
                <w:rPr>
                  <w:rFonts w:cs="Times New Roman"/>
                  <w:color w:val="000000" w:themeColor="text1"/>
                  <w:sz w:val="24"/>
                  <w:szCs w:val="24"/>
                  <w:rPrChange w:id="5765" w:author="Admin" w:date="2017-09-18T15:11:00Z">
                    <w:rPr>
                      <w:rFonts w:cs="Times New Roman"/>
                      <w:color w:val="FF0000"/>
                      <w:sz w:val="24"/>
                      <w:szCs w:val="24"/>
                    </w:rPr>
                  </w:rPrChange>
                </w:rPr>
                <w:t xml:space="preserve">= Quỹ BHXH đầu năm + </w:t>
              </w:r>
            </w:ins>
            <w:ins w:id="5766" w:author="Admin" w:date="2017-09-18T15:07:00Z">
              <w:r w:rsidRPr="00BB41B8">
                <w:rPr>
                  <w:rFonts w:cs="Times New Roman"/>
                  <w:color w:val="000000" w:themeColor="text1"/>
                  <w:sz w:val="24"/>
                  <w:szCs w:val="24"/>
                  <w:rPrChange w:id="5767" w:author="Admin" w:date="2017-09-18T15:11:00Z">
                    <w:rPr>
                      <w:rFonts w:cs="Times New Roman"/>
                      <w:color w:val="FF0000"/>
                      <w:sz w:val="24"/>
                      <w:szCs w:val="24"/>
                    </w:rPr>
                  </w:rPrChange>
                </w:rPr>
                <w:t>Quỹ BHXH thay đổi</w:t>
              </w:r>
            </w:ins>
          </w:p>
        </w:tc>
        <w:tc>
          <w:tcPr>
            <w:tcW w:w="1080" w:type="dxa"/>
            <w:tcBorders>
              <w:top w:val="single" w:sz="4" w:space="0" w:color="000000"/>
              <w:left w:val="single" w:sz="4" w:space="0" w:color="000000"/>
              <w:bottom w:val="single" w:sz="4" w:space="0" w:color="000000"/>
              <w:right w:val="single" w:sz="4" w:space="0" w:color="000000"/>
            </w:tcBorders>
            <w:tcPrChange w:id="5768" w:author="Admin" w:date="2017-09-18T15:09: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4440CE4C" w14:textId="5CB33E1C" w:rsidR="00BB41B8" w:rsidRPr="00BB41B8" w:rsidRDefault="00BB41B8" w:rsidP="00BB41B8">
            <w:pPr>
              <w:spacing w:before="240"/>
              <w:jc w:val="center"/>
              <w:rPr>
                <w:ins w:id="5769" w:author="Admin" w:date="2017-09-18T15:03:00Z"/>
                <w:rFonts w:cs="Times New Roman"/>
                <w:color w:val="000000" w:themeColor="text1"/>
                <w:sz w:val="24"/>
                <w:szCs w:val="24"/>
                <w:rPrChange w:id="5770" w:author="Admin" w:date="2017-09-18T15:11:00Z">
                  <w:rPr>
                    <w:ins w:id="5771" w:author="Admin" w:date="2017-09-18T15:03:00Z"/>
                    <w:rFonts w:cs="Times New Roman"/>
                    <w:color w:val="FF0000"/>
                    <w:sz w:val="24"/>
                    <w:szCs w:val="24"/>
                  </w:rPr>
                </w:rPrChange>
              </w:rPr>
            </w:pPr>
            <w:ins w:id="5772" w:author="Admin" w:date="2017-09-18T15:07:00Z">
              <w:r w:rsidRPr="00BB41B8">
                <w:rPr>
                  <w:rFonts w:cs="Times New Roman"/>
                  <w:color w:val="000000" w:themeColor="text1"/>
                  <w:sz w:val="24"/>
                  <w:szCs w:val="24"/>
                  <w:rPrChange w:id="5773"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774" w:author="Admin" w:date="2017-09-18T15:09:00Z">
              <w:tcPr>
                <w:tcW w:w="900" w:type="dxa"/>
                <w:tcBorders>
                  <w:top w:val="single" w:sz="4" w:space="0" w:color="000000"/>
                  <w:left w:val="single" w:sz="4" w:space="0" w:color="000000"/>
                  <w:bottom w:val="single" w:sz="4" w:space="0" w:color="000000"/>
                  <w:right w:val="single" w:sz="4" w:space="0" w:color="000000"/>
                </w:tcBorders>
              </w:tcPr>
            </w:tcPrChange>
          </w:tcPr>
          <w:p w14:paraId="05370C69" w14:textId="77777777" w:rsidR="00BB41B8" w:rsidRPr="00BB41B8" w:rsidRDefault="00BB41B8" w:rsidP="00BB41B8">
            <w:pPr>
              <w:spacing w:before="240"/>
              <w:jc w:val="center"/>
              <w:rPr>
                <w:ins w:id="5775" w:author="Admin" w:date="2017-09-18T15:03:00Z"/>
                <w:rFonts w:cs="Times New Roman"/>
                <w:color w:val="000000" w:themeColor="text1"/>
                <w:sz w:val="24"/>
                <w:szCs w:val="24"/>
                <w:rPrChange w:id="5776" w:author="Admin" w:date="2017-09-18T15:11:00Z">
                  <w:rPr>
                    <w:ins w:id="5777" w:author="Admin" w:date="2017-09-18T15:03: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tcPrChange w:id="5778" w:author="Admin" w:date="2017-09-18T15:09: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2BE3C09B" w14:textId="1F30B9C1" w:rsidR="00BB41B8" w:rsidRPr="00BB41B8" w:rsidRDefault="00BB41B8">
            <w:pPr>
              <w:spacing w:before="240"/>
              <w:jc w:val="center"/>
              <w:rPr>
                <w:ins w:id="5779" w:author="Admin" w:date="2017-09-18T15:03:00Z"/>
                <w:rFonts w:cs="Times New Roman"/>
                <w:color w:val="000000" w:themeColor="text1"/>
                <w:sz w:val="24"/>
                <w:szCs w:val="24"/>
                <w:rPrChange w:id="5780" w:author="Admin" w:date="2017-09-18T15:11:00Z">
                  <w:rPr>
                    <w:ins w:id="5781" w:author="Admin" w:date="2017-09-18T15:03:00Z"/>
                    <w:rFonts w:cs="Times New Roman"/>
                    <w:color w:val="FF0000"/>
                    <w:sz w:val="24"/>
                    <w:szCs w:val="24"/>
                  </w:rPr>
                </w:rPrChange>
              </w:rPr>
              <w:pPrChange w:id="5782" w:author="Admin" w:date="2017-09-18T15:09:00Z">
                <w:pPr>
                  <w:spacing w:before="240"/>
                </w:pPr>
              </w:pPrChange>
            </w:pPr>
            <w:ins w:id="5783" w:author="Admin" w:date="2017-09-18T15:09:00Z">
              <w:r w:rsidRPr="00BB41B8">
                <w:rPr>
                  <w:rFonts w:cs="Times New Roman"/>
                  <w:color w:val="000000" w:themeColor="text1"/>
                  <w:sz w:val="24"/>
                  <w:szCs w:val="24"/>
                  <w:rPrChange w:id="5784"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785" w:author="Admin" w:date="2017-09-18T15:09: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5B60D771" w14:textId="77777777" w:rsidR="00BB41B8" w:rsidRPr="00BB41B8" w:rsidRDefault="00BB41B8" w:rsidP="00BB41B8">
            <w:pPr>
              <w:spacing w:before="240"/>
              <w:rPr>
                <w:ins w:id="5786" w:author="Admin" w:date="2017-09-18T15:03:00Z"/>
                <w:rFonts w:cs="Times New Roman"/>
                <w:color w:val="000000" w:themeColor="text1"/>
                <w:sz w:val="24"/>
                <w:szCs w:val="24"/>
                <w:rPrChange w:id="5787" w:author="Admin" w:date="2017-09-18T15:11:00Z">
                  <w:rPr>
                    <w:ins w:id="5788" w:author="Admin" w:date="2017-09-18T15:03:00Z"/>
                    <w:rFonts w:cs="Times New Roman"/>
                    <w:color w:val="FF0000"/>
                    <w:sz w:val="24"/>
                    <w:szCs w:val="24"/>
                  </w:rPr>
                </w:rPrChange>
              </w:rPr>
            </w:pPr>
          </w:p>
        </w:tc>
      </w:tr>
      <w:tr w:rsidR="00775C0C" w:rsidRPr="00835288" w14:paraId="5742561C"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1386D19A" w14:textId="01002AAA" w:rsidR="00775C0C" w:rsidRPr="00BB41B8" w:rsidRDefault="009563E5" w:rsidP="00742467">
            <w:pPr>
              <w:pStyle w:val="ListParagraph"/>
              <w:numPr>
                <w:ilvl w:val="0"/>
                <w:numId w:val="65"/>
              </w:numPr>
              <w:spacing w:after="0" w:line="240" w:lineRule="auto"/>
              <w:jc w:val="center"/>
              <w:rPr>
                <w:rFonts w:cs="Times New Roman"/>
                <w:color w:val="000000" w:themeColor="text1"/>
                <w:sz w:val="24"/>
                <w:szCs w:val="24"/>
                <w:rPrChange w:id="5789" w:author="Admin" w:date="2017-09-18T15:11:00Z">
                  <w:rPr>
                    <w:rFonts w:cs="Times New Roman"/>
                    <w:color w:val="FF0000"/>
                    <w:sz w:val="24"/>
                    <w:szCs w:val="24"/>
                  </w:rPr>
                </w:rPrChange>
              </w:rPr>
            </w:pPr>
            <w:ins w:id="5790" w:author="Admin" w:date="2017-09-18T15:03:00Z">
              <w:r w:rsidRPr="00BB41B8">
                <w:rPr>
                  <w:rFonts w:cs="Times New Roman"/>
                  <w:color w:val="000000" w:themeColor="text1"/>
                  <w:sz w:val="24"/>
                  <w:szCs w:val="24"/>
                  <w:rPrChange w:id="5791" w:author="Admin" w:date="2017-09-18T15:11:00Z">
                    <w:rPr>
                      <w:rFonts w:cs="Times New Roman"/>
                      <w:color w:val="FF0000"/>
                      <w:sz w:val="24"/>
                      <w:szCs w:val="24"/>
                    </w:rPr>
                  </w:rPrChange>
                </w:rPr>
                <w:t>\\</w:t>
              </w:r>
            </w:ins>
          </w:p>
        </w:tc>
        <w:tc>
          <w:tcPr>
            <w:tcW w:w="1730" w:type="dxa"/>
            <w:tcBorders>
              <w:top w:val="single" w:sz="4" w:space="0" w:color="000000"/>
              <w:left w:val="single" w:sz="4" w:space="0" w:color="000000"/>
              <w:bottom w:val="single" w:sz="4" w:space="0" w:color="000000"/>
              <w:right w:val="single" w:sz="4" w:space="0" w:color="000000"/>
            </w:tcBorders>
            <w:vAlign w:val="center"/>
          </w:tcPr>
          <w:p w14:paraId="3623AC54" w14:textId="4D72485A" w:rsidR="00775C0C" w:rsidRPr="00BB41B8" w:rsidRDefault="00FF0EEE" w:rsidP="00A17273">
            <w:pPr>
              <w:spacing w:after="0" w:line="240" w:lineRule="auto"/>
              <w:jc w:val="left"/>
              <w:rPr>
                <w:rFonts w:cs="Times New Roman"/>
                <w:color w:val="000000" w:themeColor="text1"/>
                <w:sz w:val="24"/>
                <w:szCs w:val="24"/>
                <w:rPrChange w:id="5792" w:author="Admin" w:date="2017-09-18T15:11:00Z">
                  <w:rPr>
                    <w:rFonts w:cs="Times New Roman"/>
                    <w:color w:val="FF0000"/>
                    <w:sz w:val="24"/>
                    <w:szCs w:val="24"/>
                  </w:rPr>
                </w:rPrChange>
              </w:rPr>
            </w:pPr>
            <w:r w:rsidRPr="00BB41B8">
              <w:rPr>
                <w:rFonts w:cs="Times New Roman"/>
                <w:color w:val="000000" w:themeColor="text1"/>
                <w:sz w:val="24"/>
                <w:szCs w:val="24"/>
                <w:rPrChange w:id="5793" w:author="Admin" w:date="2017-09-18T15:11:00Z">
                  <w:rPr>
                    <w:rFonts w:cs="Times New Roman"/>
                    <w:color w:val="FF0000"/>
                    <w:sz w:val="24"/>
                    <w:szCs w:val="24"/>
                  </w:rPr>
                </w:rPrChange>
              </w:rPr>
              <w:t>Quỹ kinh phí công đoàn</w:t>
            </w:r>
            <w:ins w:id="5794" w:author="Admin" w:date="2017-09-18T15:06:00Z">
              <w:r w:rsidR="009563E5" w:rsidRPr="00BB41B8">
                <w:rPr>
                  <w:rFonts w:cs="Times New Roman"/>
                  <w:color w:val="000000" w:themeColor="text1"/>
                  <w:sz w:val="24"/>
                  <w:szCs w:val="24"/>
                  <w:rPrChange w:id="5795" w:author="Admin" w:date="2017-09-18T15:11:00Z">
                    <w:rPr>
                      <w:rFonts w:cs="Times New Roman"/>
                      <w:color w:val="FF0000"/>
                      <w:sz w:val="24"/>
                      <w:szCs w:val="24"/>
                    </w:rPr>
                  </w:rPrChange>
                </w:rPr>
                <w:t xml:space="preserve"> đầu năm</w:t>
              </w:r>
            </w:ins>
          </w:p>
        </w:tc>
        <w:tc>
          <w:tcPr>
            <w:tcW w:w="2599" w:type="dxa"/>
            <w:tcBorders>
              <w:top w:val="single" w:sz="4" w:space="0" w:color="000000"/>
              <w:left w:val="single" w:sz="4" w:space="0" w:color="000000"/>
              <w:bottom w:val="single" w:sz="4" w:space="0" w:color="000000"/>
              <w:right w:val="single" w:sz="4" w:space="0" w:color="000000"/>
            </w:tcBorders>
            <w:vAlign w:val="center"/>
          </w:tcPr>
          <w:p w14:paraId="1196F2E0" w14:textId="3ED5DCB0" w:rsidR="00775C0C" w:rsidRPr="00BB41B8" w:rsidRDefault="00FF0EEE" w:rsidP="00A17273">
            <w:pPr>
              <w:spacing w:after="0" w:line="240" w:lineRule="auto"/>
              <w:jc w:val="left"/>
              <w:rPr>
                <w:rFonts w:cs="Times New Roman"/>
                <w:color w:val="000000" w:themeColor="text1"/>
                <w:sz w:val="24"/>
                <w:szCs w:val="24"/>
                <w:rPrChange w:id="5796" w:author="Admin" w:date="2017-09-18T15:11:00Z">
                  <w:rPr>
                    <w:rFonts w:cs="Times New Roman"/>
                    <w:color w:val="FF0000"/>
                    <w:sz w:val="24"/>
                    <w:szCs w:val="24"/>
                  </w:rPr>
                </w:rPrChange>
              </w:rPr>
            </w:pPr>
            <w:r w:rsidRPr="00BB41B8">
              <w:rPr>
                <w:rFonts w:cs="Times New Roman"/>
                <w:color w:val="000000" w:themeColor="text1"/>
                <w:sz w:val="24"/>
                <w:szCs w:val="24"/>
                <w:rPrChange w:id="5797" w:author="Admin" w:date="2017-09-18T15:11:00Z">
                  <w:rPr>
                    <w:rFonts w:cs="Times New Roman"/>
                    <w:color w:val="FF0000"/>
                    <w:sz w:val="24"/>
                    <w:szCs w:val="24"/>
                  </w:rPr>
                </w:rPrChange>
              </w:rPr>
              <w:t>Định biên kinh phí công đoàn</w:t>
            </w:r>
          </w:p>
        </w:tc>
        <w:tc>
          <w:tcPr>
            <w:tcW w:w="1080" w:type="dxa"/>
            <w:tcBorders>
              <w:top w:val="single" w:sz="4" w:space="0" w:color="000000"/>
              <w:left w:val="single" w:sz="4" w:space="0" w:color="000000"/>
              <w:bottom w:val="single" w:sz="4" w:space="0" w:color="000000"/>
              <w:right w:val="single" w:sz="4" w:space="0" w:color="000000"/>
            </w:tcBorders>
            <w:vAlign w:val="center"/>
          </w:tcPr>
          <w:p w14:paraId="66F0457A" w14:textId="79E826A4" w:rsidR="00775C0C" w:rsidRPr="00BB41B8" w:rsidRDefault="00FF0EEE" w:rsidP="00A17273">
            <w:pPr>
              <w:spacing w:before="240"/>
              <w:jc w:val="center"/>
              <w:rPr>
                <w:rFonts w:cs="Times New Roman"/>
                <w:color w:val="000000" w:themeColor="text1"/>
                <w:sz w:val="24"/>
                <w:szCs w:val="24"/>
                <w:rPrChange w:id="5798" w:author="Admin" w:date="2017-09-18T15:11:00Z">
                  <w:rPr>
                    <w:rFonts w:cs="Times New Roman"/>
                    <w:color w:val="FF0000"/>
                    <w:sz w:val="24"/>
                    <w:szCs w:val="24"/>
                  </w:rPr>
                </w:rPrChange>
              </w:rPr>
            </w:pPr>
            <w:r w:rsidRPr="00BB41B8">
              <w:rPr>
                <w:rFonts w:cs="Times New Roman"/>
                <w:color w:val="000000" w:themeColor="text1"/>
                <w:sz w:val="24"/>
                <w:szCs w:val="24"/>
                <w:rPrChange w:id="5799" w:author="Admin" w:date="2017-09-18T15:11:00Z">
                  <w:rPr>
                    <w:rFonts w:cs="Times New Roman"/>
                    <w:color w:val="FF0000"/>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2AA64BD0" w14:textId="77777777" w:rsidR="00775C0C" w:rsidRPr="00BB41B8" w:rsidRDefault="00775C0C" w:rsidP="00A17273">
            <w:pPr>
              <w:spacing w:before="240"/>
              <w:jc w:val="center"/>
              <w:rPr>
                <w:rFonts w:cs="Times New Roman"/>
                <w:color w:val="000000" w:themeColor="text1"/>
                <w:sz w:val="24"/>
                <w:szCs w:val="24"/>
                <w:rPrChange w:id="5800" w:author="Admin" w:date="2017-09-18T15:11:00Z">
                  <w:rPr>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48B73305" w14:textId="6BA851B3" w:rsidR="00775C0C" w:rsidRPr="00BB41B8" w:rsidRDefault="00FF0EEE" w:rsidP="00A17273">
            <w:pPr>
              <w:spacing w:before="240"/>
              <w:rPr>
                <w:rFonts w:cs="Times New Roman"/>
                <w:color w:val="000000" w:themeColor="text1"/>
                <w:sz w:val="24"/>
                <w:szCs w:val="24"/>
                <w:rPrChange w:id="5801" w:author="Admin" w:date="2017-09-18T15:11:00Z">
                  <w:rPr>
                    <w:rFonts w:cs="Times New Roman"/>
                    <w:color w:val="FF0000"/>
                    <w:sz w:val="24"/>
                    <w:szCs w:val="24"/>
                  </w:rPr>
                </w:rPrChange>
              </w:rPr>
            </w:pPr>
            <w:r w:rsidRPr="00BB41B8">
              <w:rPr>
                <w:rFonts w:cs="Times New Roman"/>
                <w:color w:val="000000" w:themeColor="text1"/>
                <w:sz w:val="24"/>
                <w:szCs w:val="24"/>
                <w:rPrChange w:id="5802" w:author="Admin" w:date="2017-09-18T15:11:00Z">
                  <w:rPr>
                    <w:rFonts w:cs="Times New Roman"/>
                    <w:color w:val="FF0000"/>
                    <w:sz w:val="24"/>
                    <w:szCs w:val="24"/>
                  </w:rPr>
                </w:rPrChange>
              </w:rPr>
              <w:t xml:space="preserve">  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372D1318" w14:textId="77777777" w:rsidR="00775C0C" w:rsidRPr="00BB41B8" w:rsidRDefault="00775C0C" w:rsidP="00A17273">
            <w:pPr>
              <w:spacing w:before="240"/>
              <w:rPr>
                <w:rFonts w:cs="Times New Roman"/>
                <w:color w:val="000000" w:themeColor="text1"/>
                <w:sz w:val="24"/>
                <w:szCs w:val="24"/>
                <w:rPrChange w:id="5803" w:author="Admin" w:date="2017-09-18T15:11:00Z">
                  <w:rPr>
                    <w:rFonts w:cs="Times New Roman"/>
                    <w:color w:val="FF0000"/>
                    <w:sz w:val="24"/>
                    <w:szCs w:val="24"/>
                  </w:rPr>
                </w:rPrChange>
              </w:rPr>
            </w:pPr>
          </w:p>
        </w:tc>
      </w:tr>
      <w:tr w:rsidR="009563E5" w:rsidRPr="00835288" w14:paraId="22F63B2F"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804" w:author="Admin" w:date="2017-09-18T15:07: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805" w:author="Admin" w:date="2017-09-18T15:04:00Z"/>
          <w:trPrChange w:id="5806" w:author="Admin" w:date="2017-09-18T15:07: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807" w:author="Admin" w:date="2017-09-18T15:07: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6A937A87" w14:textId="77777777" w:rsidR="009563E5" w:rsidRPr="00BB41B8" w:rsidRDefault="009563E5" w:rsidP="009563E5">
            <w:pPr>
              <w:pStyle w:val="ListParagraph"/>
              <w:numPr>
                <w:ilvl w:val="0"/>
                <w:numId w:val="65"/>
              </w:numPr>
              <w:spacing w:after="0" w:line="240" w:lineRule="auto"/>
              <w:jc w:val="center"/>
              <w:rPr>
                <w:ins w:id="5808" w:author="Admin" w:date="2017-09-18T15:04:00Z"/>
                <w:rFonts w:cs="Times New Roman"/>
                <w:color w:val="000000" w:themeColor="text1"/>
                <w:sz w:val="24"/>
                <w:szCs w:val="24"/>
                <w:rPrChange w:id="5809" w:author="Admin" w:date="2017-09-18T15:11:00Z">
                  <w:rPr>
                    <w:ins w:id="5810" w:author="Admin" w:date="2017-09-18T15:04: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811" w:author="Admin" w:date="2017-09-18T15:07: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36D0798A" w14:textId="0CC6D533" w:rsidR="009563E5" w:rsidRPr="00BB41B8" w:rsidRDefault="009563E5" w:rsidP="009563E5">
            <w:pPr>
              <w:spacing w:after="0" w:line="240" w:lineRule="auto"/>
              <w:jc w:val="left"/>
              <w:rPr>
                <w:ins w:id="5812" w:author="Admin" w:date="2017-09-18T15:04:00Z"/>
                <w:rFonts w:cs="Times New Roman"/>
                <w:color w:val="000000" w:themeColor="text1"/>
                <w:sz w:val="24"/>
                <w:szCs w:val="24"/>
                <w:rPrChange w:id="5813" w:author="Admin" w:date="2017-09-18T15:11:00Z">
                  <w:rPr>
                    <w:ins w:id="5814" w:author="Admin" w:date="2017-09-18T15:04:00Z"/>
                    <w:rFonts w:cs="Times New Roman"/>
                    <w:color w:val="FF0000"/>
                    <w:sz w:val="24"/>
                    <w:szCs w:val="24"/>
                  </w:rPr>
                </w:rPrChange>
              </w:rPr>
            </w:pPr>
            <w:ins w:id="5815" w:author="Admin" w:date="2017-09-18T15:04:00Z">
              <w:r w:rsidRPr="00BB41B8">
                <w:rPr>
                  <w:rFonts w:cs="Times New Roman"/>
                  <w:color w:val="000000" w:themeColor="text1"/>
                  <w:sz w:val="24"/>
                  <w:szCs w:val="24"/>
                  <w:rPrChange w:id="5816" w:author="Admin" w:date="2017-09-18T15:11:00Z">
                    <w:rPr>
                      <w:rFonts w:cs="Times New Roman"/>
                      <w:color w:val="FF0000"/>
                      <w:sz w:val="24"/>
                      <w:szCs w:val="24"/>
                    </w:rPr>
                  </w:rPrChange>
                </w:rPr>
                <w:t>Quỹ kinh phí công đoàn thay đổi</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817" w:author="Admin" w:date="2017-09-18T15:07: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76D37D91" w14:textId="68F85ECF" w:rsidR="009563E5" w:rsidRPr="00BB41B8" w:rsidRDefault="009563E5" w:rsidP="009563E5">
            <w:pPr>
              <w:spacing w:after="0" w:line="240" w:lineRule="auto"/>
              <w:jc w:val="left"/>
              <w:rPr>
                <w:ins w:id="5818" w:author="Admin" w:date="2017-09-18T15:04:00Z"/>
                <w:rFonts w:cs="Times New Roman"/>
                <w:color w:val="000000" w:themeColor="text1"/>
                <w:sz w:val="24"/>
                <w:szCs w:val="24"/>
                <w:rPrChange w:id="5819" w:author="Admin" w:date="2017-09-18T15:11:00Z">
                  <w:rPr>
                    <w:ins w:id="5820" w:author="Admin" w:date="2017-09-18T15:04:00Z"/>
                    <w:rFonts w:cs="Times New Roman"/>
                    <w:color w:val="FF0000"/>
                    <w:sz w:val="24"/>
                    <w:szCs w:val="24"/>
                  </w:rPr>
                </w:rPrChange>
              </w:rPr>
            </w:pPr>
            <w:ins w:id="5821" w:author="Admin" w:date="2017-09-18T15:06:00Z">
              <w:r w:rsidRPr="00BB41B8">
                <w:rPr>
                  <w:rFonts w:cs="Times New Roman"/>
                  <w:color w:val="000000" w:themeColor="text1"/>
                  <w:sz w:val="24"/>
                  <w:szCs w:val="24"/>
                  <w:rPrChange w:id="5822" w:author="Admin" w:date="2017-09-18T15:11:00Z">
                    <w:rPr>
                      <w:rFonts w:cs="Times New Roman"/>
                      <w:color w:val="FF0000"/>
                      <w:sz w:val="24"/>
                      <w:szCs w:val="24"/>
                    </w:rPr>
                  </w:rPrChange>
                </w:rPr>
                <w:t>Quỹ kinh phí công đoàn thay đổi</w:t>
              </w:r>
            </w:ins>
          </w:p>
        </w:tc>
        <w:tc>
          <w:tcPr>
            <w:tcW w:w="1080" w:type="dxa"/>
            <w:tcBorders>
              <w:top w:val="single" w:sz="4" w:space="0" w:color="000000"/>
              <w:left w:val="single" w:sz="4" w:space="0" w:color="000000"/>
              <w:bottom w:val="single" w:sz="4" w:space="0" w:color="000000"/>
              <w:right w:val="single" w:sz="4" w:space="0" w:color="000000"/>
            </w:tcBorders>
            <w:tcPrChange w:id="5823" w:author="Admin" w:date="2017-09-18T15:07: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2A852D19" w14:textId="077AE2F8" w:rsidR="009563E5" w:rsidRPr="00BB41B8" w:rsidRDefault="009563E5" w:rsidP="009563E5">
            <w:pPr>
              <w:spacing w:before="240"/>
              <w:jc w:val="center"/>
              <w:rPr>
                <w:ins w:id="5824" w:author="Admin" w:date="2017-09-18T15:04:00Z"/>
                <w:rFonts w:cs="Times New Roman"/>
                <w:color w:val="000000" w:themeColor="text1"/>
                <w:sz w:val="24"/>
                <w:szCs w:val="24"/>
                <w:rPrChange w:id="5825" w:author="Admin" w:date="2017-09-18T15:11:00Z">
                  <w:rPr>
                    <w:ins w:id="5826" w:author="Admin" w:date="2017-09-18T15:04:00Z"/>
                    <w:rFonts w:cs="Times New Roman"/>
                    <w:color w:val="FF0000"/>
                    <w:sz w:val="24"/>
                    <w:szCs w:val="24"/>
                  </w:rPr>
                </w:rPrChange>
              </w:rPr>
            </w:pPr>
            <w:ins w:id="5827" w:author="Admin" w:date="2017-09-18T15:07:00Z">
              <w:r w:rsidRPr="00BB41B8">
                <w:rPr>
                  <w:rFonts w:cs="Times New Roman"/>
                  <w:color w:val="000000" w:themeColor="text1"/>
                  <w:sz w:val="24"/>
                  <w:szCs w:val="24"/>
                  <w:rPrChange w:id="5828"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829" w:author="Admin" w:date="2017-09-18T15:07:00Z">
              <w:tcPr>
                <w:tcW w:w="900" w:type="dxa"/>
                <w:tcBorders>
                  <w:top w:val="single" w:sz="4" w:space="0" w:color="000000"/>
                  <w:left w:val="single" w:sz="4" w:space="0" w:color="000000"/>
                  <w:bottom w:val="single" w:sz="4" w:space="0" w:color="000000"/>
                  <w:right w:val="single" w:sz="4" w:space="0" w:color="000000"/>
                </w:tcBorders>
              </w:tcPr>
            </w:tcPrChange>
          </w:tcPr>
          <w:p w14:paraId="521FD0A7" w14:textId="77777777" w:rsidR="009563E5" w:rsidRPr="00BB41B8" w:rsidRDefault="009563E5" w:rsidP="009563E5">
            <w:pPr>
              <w:spacing w:before="240"/>
              <w:jc w:val="center"/>
              <w:rPr>
                <w:ins w:id="5830" w:author="Admin" w:date="2017-09-18T15:04:00Z"/>
                <w:rFonts w:cs="Times New Roman"/>
                <w:color w:val="000000" w:themeColor="text1"/>
                <w:sz w:val="24"/>
                <w:szCs w:val="24"/>
                <w:rPrChange w:id="5831" w:author="Admin" w:date="2017-09-18T15:11:00Z">
                  <w:rPr>
                    <w:ins w:id="5832" w:author="Admin" w:date="2017-09-18T15:04: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Change w:id="5833" w:author="Admin" w:date="2017-09-18T15:07: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299475D4" w14:textId="5466E6FB" w:rsidR="009563E5" w:rsidRPr="00BB41B8" w:rsidRDefault="00BB41B8" w:rsidP="009563E5">
            <w:pPr>
              <w:spacing w:before="240"/>
              <w:rPr>
                <w:ins w:id="5834" w:author="Admin" w:date="2017-09-18T15:04:00Z"/>
                <w:rFonts w:cs="Times New Roman"/>
                <w:color w:val="000000" w:themeColor="text1"/>
                <w:sz w:val="24"/>
                <w:szCs w:val="24"/>
                <w:rPrChange w:id="5835" w:author="Admin" w:date="2017-09-18T15:11:00Z">
                  <w:rPr>
                    <w:ins w:id="5836" w:author="Admin" w:date="2017-09-18T15:04:00Z"/>
                    <w:rFonts w:cs="Times New Roman"/>
                    <w:color w:val="FF0000"/>
                    <w:sz w:val="24"/>
                    <w:szCs w:val="24"/>
                  </w:rPr>
                </w:rPrChange>
              </w:rPr>
            </w:pPr>
            <w:ins w:id="5837" w:author="Admin" w:date="2017-09-18T15:09:00Z">
              <w:r w:rsidRPr="00BB41B8">
                <w:rPr>
                  <w:rFonts w:cs="Times New Roman"/>
                  <w:color w:val="000000" w:themeColor="text1"/>
                  <w:sz w:val="24"/>
                  <w:szCs w:val="24"/>
                  <w:rPrChange w:id="5838" w:author="Admin" w:date="2017-09-18T15:11:00Z">
                    <w:rPr>
                      <w:rFonts w:cs="Times New Roman"/>
                      <w:color w:val="FF0000"/>
                      <w:sz w:val="24"/>
                      <w:szCs w:val="24"/>
                    </w:rPr>
                  </w:rPrChange>
                </w:rPr>
                <w:t xml:space="preserve">  </w:t>
              </w:r>
              <w:r w:rsidRPr="00BB41B8">
                <w:rPr>
                  <w:rFonts w:cs="Times New Roman"/>
                  <w:color w:val="000000" w:themeColor="text1"/>
                  <w:sz w:val="24"/>
                  <w:szCs w:val="24"/>
                  <w:rPrChange w:id="5839" w:author="Admin" w:date="2017-09-18T15:11:00Z">
                    <w:rPr>
                      <w:rFonts w:cs="Times New Roman"/>
                      <w:sz w:val="24"/>
                      <w:szCs w:val="24"/>
                    </w:rPr>
                  </w:rPrChange>
                </w:rPr>
                <w:t>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840" w:author="Admin" w:date="2017-09-18T15:07: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3F7913B7" w14:textId="77777777" w:rsidR="009563E5" w:rsidRPr="00BB41B8" w:rsidRDefault="009563E5" w:rsidP="009563E5">
            <w:pPr>
              <w:spacing w:before="240"/>
              <w:rPr>
                <w:ins w:id="5841" w:author="Admin" w:date="2017-09-18T15:04:00Z"/>
                <w:rFonts w:cs="Times New Roman"/>
                <w:color w:val="000000" w:themeColor="text1"/>
                <w:sz w:val="24"/>
                <w:szCs w:val="24"/>
                <w:rPrChange w:id="5842" w:author="Admin" w:date="2017-09-18T15:11:00Z">
                  <w:rPr>
                    <w:ins w:id="5843" w:author="Admin" w:date="2017-09-18T15:04:00Z"/>
                    <w:rFonts w:cs="Times New Roman"/>
                    <w:color w:val="FF0000"/>
                    <w:sz w:val="24"/>
                    <w:szCs w:val="24"/>
                  </w:rPr>
                </w:rPrChange>
              </w:rPr>
            </w:pPr>
          </w:p>
        </w:tc>
      </w:tr>
      <w:tr w:rsidR="009563E5" w:rsidRPr="00835288" w14:paraId="43255AC2" w14:textId="77777777" w:rsidTr="00B8633F">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5844" w:author="Admin" w:date="2017-09-18T15:07:00Z">
            <w:tblPrEx>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286"/>
          <w:ins w:id="5845" w:author="Admin" w:date="2017-09-18T15:04:00Z"/>
          <w:trPrChange w:id="5846" w:author="Admin" w:date="2017-09-18T15:07:00Z">
            <w:trPr>
              <w:trHeight w:val="286"/>
            </w:trPr>
          </w:trPrChange>
        </w:trPr>
        <w:tc>
          <w:tcPr>
            <w:tcW w:w="822" w:type="dxa"/>
            <w:tcBorders>
              <w:top w:val="single" w:sz="4" w:space="0" w:color="000000"/>
              <w:left w:val="single" w:sz="4" w:space="0" w:color="000000"/>
              <w:bottom w:val="single" w:sz="4" w:space="0" w:color="000000"/>
              <w:right w:val="single" w:sz="4" w:space="0" w:color="000000"/>
            </w:tcBorders>
            <w:vAlign w:val="center"/>
            <w:tcPrChange w:id="5847" w:author="Admin" w:date="2017-09-18T15:07:00Z">
              <w:tcPr>
                <w:tcW w:w="822" w:type="dxa"/>
                <w:tcBorders>
                  <w:top w:val="single" w:sz="4" w:space="0" w:color="000000"/>
                  <w:left w:val="single" w:sz="4" w:space="0" w:color="000000"/>
                  <w:bottom w:val="single" w:sz="4" w:space="0" w:color="000000"/>
                  <w:right w:val="single" w:sz="4" w:space="0" w:color="000000"/>
                </w:tcBorders>
                <w:vAlign w:val="center"/>
              </w:tcPr>
            </w:tcPrChange>
          </w:tcPr>
          <w:p w14:paraId="4BAC8F59" w14:textId="77777777" w:rsidR="009563E5" w:rsidRPr="00BB41B8" w:rsidRDefault="009563E5" w:rsidP="009563E5">
            <w:pPr>
              <w:pStyle w:val="ListParagraph"/>
              <w:numPr>
                <w:ilvl w:val="0"/>
                <w:numId w:val="65"/>
              </w:numPr>
              <w:spacing w:after="0" w:line="240" w:lineRule="auto"/>
              <w:jc w:val="center"/>
              <w:rPr>
                <w:ins w:id="5848" w:author="Admin" w:date="2017-09-18T15:04:00Z"/>
                <w:rFonts w:cs="Times New Roman"/>
                <w:color w:val="000000" w:themeColor="text1"/>
                <w:sz w:val="24"/>
                <w:szCs w:val="24"/>
                <w:rPrChange w:id="5849" w:author="Admin" w:date="2017-09-18T15:11:00Z">
                  <w:rPr>
                    <w:ins w:id="5850" w:author="Admin" w:date="2017-09-18T15:04:00Z"/>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Change w:id="5851" w:author="Admin" w:date="2017-09-18T15:07:00Z">
              <w:tcPr>
                <w:tcW w:w="1730" w:type="dxa"/>
                <w:tcBorders>
                  <w:top w:val="single" w:sz="4" w:space="0" w:color="000000"/>
                  <w:left w:val="single" w:sz="4" w:space="0" w:color="000000"/>
                  <w:bottom w:val="single" w:sz="4" w:space="0" w:color="000000"/>
                  <w:right w:val="single" w:sz="4" w:space="0" w:color="000000"/>
                </w:tcBorders>
                <w:vAlign w:val="center"/>
              </w:tcPr>
            </w:tcPrChange>
          </w:tcPr>
          <w:p w14:paraId="36043441" w14:textId="7058E50C" w:rsidR="009563E5" w:rsidRPr="00BB41B8" w:rsidRDefault="009563E5" w:rsidP="009563E5">
            <w:pPr>
              <w:spacing w:after="0" w:line="240" w:lineRule="auto"/>
              <w:jc w:val="left"/>
              <w:rPr>
                <w:ins w:id="5852" w:author="Admin" w:date="2017-09-18T15:04:00Z"/>
                <w:rFonts w:cs="Times New Roman"/>
                <w:color w:val="000000" w:themeColor="text1"/>
                <w:sz w:val="24"/>
                <w:szCs w:val="24"/>
                <w:rPrChange w:id="5853" w:author="Admin" w:date="2017-09-18T15:11:00Z">
                  <w:rPr>
                    <w:ins w:id="5854" w:author="Admin" w:date="2017-09-18T15:04:00Z"/>
                    <w:rFonts w:cs="Times New Roman"/>
                    <w:color w:val="FF0000"/>
                    <w:sz w:val="24"/>
                    <w:szCs w:val="24"/>
                  </w:rPr>
                </w:rPrChange>
              </w:rPr>
            </w:pPr>
            <w:ins w:id="5855" w:author="Admin" w:date="2017-09-18T15:04:00Z">
              <w:r w:rsidRPr="00BB41B8">
                <w:rPr>
                  <w:rFonts w:cs="Times New Roman"/>
                  <w:color w:val="000000" w:themeColor="text1"/>
                  <w:sz w:val="24"/>
                  <w:szCs w:val="24"/>
                  <w:rPrChange w:id="5856" w:author="Admin" w:date="2017-09-18T15:11:00Z">
                    <w:rPr>
                      <w:rFonts w:cs="Times New Roman"/>
                      <w:color w:val="FF0000"/>
                      <w:sz w:val="24"/>
                      <w:szCs w:val="24"/>
                    </w:rPr>
                  </w:rPrChange>
                </w:rPr>
                <w:t>Tổng quỹ kinh phí công đoàn</w:t>
              </w:r>
            </w:ins>
          </w:p>
        </w:tc>
        <w:tc>
          <w:tcPr>
            <w:tcW w:w="2599" w:type="dxa"/>
            <w:tcBorders>
              <w:top w:val="single" w:sz="4" w:space="0" w:color="000000"/>
              <w:left w:val="single" w:sz="4" w:space="0" w:color="000000"/>
              <w:bottom w:val="single" w:sz="4" w:space="0" w:color="000000"/>
              <w:right w:val="single" w:sz="4" w:space="0" w:color="000000"/>
            </w:tcBorders>
            <w:vAlign w:val="center"/>
            <w:tcPrChange w:id="5857" w:author="Admin" w:date="2017-09-18T15:07:00Z">
              <w:tcPr>
                <w:tcW w:w="2599" w:type="dxa"/>
                <w:tcBorders>
                  <w:top w:val="single" w:sz="4" w:space="0" w:color="000000"/>
                  <w:left w:val="single" w:sz="4" w:space="0" w:color="000000"/>
                  <w:bottom w:val="single" w:sz="4" w:space="0" w:color="000000"/>
                  <w:right w:val="single" w:sz="4" w:space="0" w:color="000000"/>
                </w:tcBorders>
                <w:vAlign w:val="center"/>
              </w:tcPr>
            </w:tcPrChange>
          </w:tcPr>
          <w:p w14:paraId="5A55832B" w14:textId="40543EC7" w:rsidR="009563E5" w:rsidRPr="00BB41B8" w:rsidRDefault="009563E5" w:rsidP="009563E5">
            <w:pPr>
              <w:spacing w:after="0" w:line="240" w:lineRule="auto"/>
              <w:jc w:val="left"/>
              <w:rPr>
                <w:ins w:id="5858" w:author="Admin" w:date="2017-09-18T15:04:00Z"/>
                <w:rFonts w:cs="Times New Roman"/>
                <w:color w:val="000000" w:themeColor="text1"/>
                <w:sz w:val="24"/>
                <w:szCs w:val="24"/>
                <w:rPrChange w:id="5859" w:author="Admin" w:date="2017-09-18T15:11:00Z">
                  <w:rPr>
                    <w:ins w:id="5860" w:author="Admin" w:date="2017-09-18T15:04:00Z"/>
                    <w:rFonts w:cs="Times New Roman"/>
                    <w:color w:val="FF0000"/>
                    <w:sz w:val="24"/>
                    <w:szCs w:val="24"/>
                  </w:rPr>
                </w:rPrChange>
              </w:rPr>
            </w:pPr>
            <w:ins w:id="5861" w:author="Admin" w:date="2017-09-18T15:05:00Z">
              <w:r w:rsidRPr="00BB41B8">
                <w:rPr>
                  <w:rFonts w:cs="Times New Roman"/>
                  <w:color w:val="000000" w:themeColor="text1"/>
                  <w:sz w:val="24"/>
                  <w:szCs w:val="24"/>
                  <w:rPrChange w:id="5862" w:author="Admin" w:date="2017-09-18T15:11:00Z">
                    <w:rPr>
                      <w:rFonts w:cs="Times New Roman"/>
                      <w:color w:val="FF0000"/>
                      <w:sz w:val="24"/>
                      <w:szCs w:val="24"/>
                    </w:rPr>
                  </w:rPrChange>
                </w:rPr>
                <w:t xml:space="preserve">= </w:t>
              </w:r>
            </w:ins>
            <w:ins w:id="5863" w:author="Admin" w:date="2017-09-18T15:06:00Z">
              <w:r w:rsidRPr="00BB41B8">
                <w:rPr>
                  <w:rFonts w:cs="Times New Roman"/>
                  <w:color w:val="000000" w:themeColor="text1"/>
                  <w:sz w:val="24"/>
                  <w:szCs w:val="24"/>
                  <w:rPrChange w:id="5864" w:author="Admin" w:date="2017-09-18T15:11:00Z">
                    <w:rPr>
                      <w:rFonts w:cs="Times New Roman"/>
                      <w:color w:val="FF0000"/>
                      <w:sz w:val="24"/>
                      <w:szCs w:val="24"/>
                    </w:rPr>
                  </w:rPrChange>
                </w:rPr>
                <w:t>Quỹ kinh phí công đoàn đầu năm + Quỹ kinh phí công đoàn thay đổi</w:t>
              </w:r>
            </w:ins>
          </w:p>
        </w:tc>
        <w:tc>
          <w:tcPr>
            <w:tcW w:w="1080" w:type="dxa"/>
            <w:tcBorders>
              <w:top w:val="single" w:sz="4" w:space="0" w:color="000000"/>
              <w:left w:val="single" w:sz="4" w:space="0" w:color="000000"/>
              <w:bottom w:val="single" w:sz="4" w:space="0" w:color="000000"/>
              <w:right w:val="single" w:sz="4" w:space="0" w:color="000000"/>
            </w:tcBorders>
            <w:tcPrChange w:id="5865" w:author="Admin" w:date="2017-09-18T15:07:00Z">
              <w:tcPr>
                <w:tcW w:w="1080" w:type="dxa"/>
                <w:tcBorders>
                  <w:top w:val="single" w:sz="4" w:space="0" w:color="000000"/>
                  <w:left w:val="single" w:sz="4" w:space="0" w:color="000000"/>
                  <w:bottom w:val="single" w:sz="4" w:space="0" w:color="000000"/>
                  <w:right w:val="single" w:sz="4" w:space="0" w:color="000000"/>
                </w:tcBorders>
                <w:vAlign w:val="center"/>
              </w:tcPr>
            </w:tcPrChange>
          </w:tcPr>
          <w:p w14:paraId="1D95F57F" w14:textId="1061F746" w:rsidR="009563E5" w:rsidRPr="00BB41B8" w:rsidRDefault="009563E5" w:rsidP="009563E5">
            <w:pPr>
              <w:spacing w:before="240"/>
              <w:jc w:val="center"/>
              <w:rPr>
                <w:ins w:id="5866" w:author="Admin" w:date="2017-09-18T15:04:00Z"/>
                <w:rFonts w:cs="Times New Roman"/>
                <w:color w:val="000000" w:themeColor="text1"/>
                <w:sz w:val="24"/>
                <w:szCs w:val="24"/>
                <w:rPrChange w:id="5867" w:author="Admin" w:date="2017-09-18T15:11:00Z">
                  <w:rPr>
                    <w:ins w:id="5868" w:author="Admin" w:date="2017-09-18T15:04:00Z"/>
                    <w:rFonts w:cs="Times New Roman"/>
                    <w:color w:val="FF0000"/>
                    <w:sz w:val="24"/>
                    <w:szCs w:val="24"/>
                  </w:rPr>
                </w:rPrChange>
              </w:rPr>
            </w:pPr>
            <w:ins w:id="5869" w:author="Admin" w:date="2017-09-18T15:07:00Z">
              <w:r w:rsidRPr="00BB41B8">
                <w:rPr>
                  <w:rFonts w:cs="Times New Roman"/>
                  <w:color w:val="000000" w:themeColor="text1"/>
                  <w:sz w:val="24"/>
                  <w:szCs w:val="24"/>
                  <w:rPrChange w:id="5870" w:author="Admin" w:date="2017-09-18T15:11:00Z">
                    <w:rPr>
                      <w:rFonts w:cs="Times New Roman"/>
                      <w:sz w:val="24"/>
                      <w:szCs w:val="24"/>
                    </w:rPr>
                  </w:rPrChange>
                </w:rPr>
                <w:t>Số</w:t>
              </w:r>
            </w:ins>
          </w:p>
        </w:tc>
        <w:tc>
          <w:tcPr>
            <w:tcW w:w="900" w:type="dxa"/>
            <w:tcBorders>
              <w:top w:val="single" w:sz="4" w:space="0" w:color="000000"/>
              <w:left w:val="single" w:sz="4" w:space="0" w:color="000000"/>
              <w:bottom w:val="single" w:sz="4" w:space="0" w:color="000000"/>
              <w:right w:val="single" w:sz="4" w:space="0" w:color="000000"/>
            </w:tcBorders>
            <w:tcPrChange w:id="5871" w:author="Admin" w:date="2017-09-18T15:07:00Z">
              <w:tcPr>
                <w:tcW w:w="900" w:type="dxa"/>
                <w:tcBorders>
                  <w:top w:val="single" w:sz="4" w:space="0" w:color="000000"/>
                  <w:left w:val="single" w:sz="4" w:space="0" w:color="000000"/>
                  <w:bottom w:val="single" w:sz="4" w:space="0" w:color="000000"/>
                  <w:right w:val="single" w:sz="4" w:space="0" w:color="000000"/>
                </w:tcBorders>
              </w:tcPr>
            </w:tcPrChange>
          </w:tcPr>
          <w:p w14:paraId="1CF7B9B1" w14:textId="77777777" w:rsidR="009563E5" w:rsidRPr="00BB41B8" w:rsidRDefault="009563E5" w:rsidP="009563E5">
            <w:pPr>
              <w:spacing w:before="240"/>
              <w:jc w:val="center"/>
              <w:rPr>
                <w:ins w:id="5872" w:author="Admin" w:date="2017-09-18T15:04:00Z"/>
                <w:rFonts w:cs="Times New Roman"/>
                <w:color w:val="000000" w:themeColor="text1"/>
                <w:sz w:val="24"/>
                <w:szCs w:val="24"/>
                <w:rPrChange w:id="5873" w:author="Admin" w:date="2017-09-18T15:11:00Z">
                  <w:rPr>
                    <w:ins w:id="5874" w:author="Admin" w:date="2017-09-18T15:04:00Z"/>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Change w:id="5875" w:author="Admin" w:date="2017-09-18T15:07:00Z">
              <w:tcPr>
                <w:tcW w:w="1061" w:type="dxa"/>
                <w:tcBorders>
                  <w:top w:val="single" w:sz="4" w:space="0" w:color="000000"/>
                  <w:left w:val="single" w:sz="4" w:space="0" w:color="000000"/>
                  <w:bottom w:val="single" w:sz="4" w:space="0" w:color="000000"/>
                  <w:right w:val="single" w:sz="4" w:space="0" w:color="000000"/>
                </w:tcBorders>
                <w:vAlign w:val="center"/>
              </w:tcPr>
            </w:tcPrChange>
          </w:tcPr>
          <w:p w14:paraId="669B89C0" w14:textId="0F2DC679" w:rsidR="009563E5" w:rsidRPr="00BB41B8" w:rsidRDefault="00BB41B8" w:rsidP="009563E5">
            <w:pPr>
              <w:spacing w:before="240"/>
              <w:rPr>
                <w:ins w:id="5876" w:author="Admin" w:date="2017-09-18T15:04:00Z"/>
                <w:rFonts w:cs="Times New Roman"/>
                <w:color w:val="000000" w:themeColor="text1"/>
                <w:sz w:val="24"/>
                <w:szCs w:val="24"/>
                <w:rPrChange w:id="5877" w:author="Admin" w:date="2017-09-18T15:11:00Z">
                  <w:rPr>
                    <w:ins w:id="5878" w:author="Admin" w:date="2017-09-18T15:04:00Z"/>
                    <w:rFonts w:cs="Times New Roman"/>
                    <w:color w:val="FF0000"/>
                    <w:sz w:val="24"/>
                    <w:szCs w:val="24"/>
                  </w:rPr>
                </w:rPrChange>
              </w:rPr>
            </w:pPr>
            <w:ins w:id="5879" w:author="Admin" w:date="2017-09-18T15:09:00Z">
              <w:r w:rsidRPr="00BB41B8">
                <w:rPr>
                  <w:rFonts w:cs="Times New Roman"/>
                  <w:color w:val="000000" w:themeColor="text1"/>
                  <w:sz w:val="24"/>
                  <w:szCs w:val="24"/>
                  <w:rPrChange w:id="5880" w:author="Admin" w:date="2017-09-18T15:11:00Z">
                    <w:rPr>
                      <w:rFonts w:cs="Times New Roman"/>
                      <w:sz w:val="24"/>
                      <w:szCs w:val="24"/>
                    </w:rPr>
                  </w:rPrChange>
                </w:rPr>
                <w:t xml:space="preserve">  Không</w:t>
              </w:r>
            </w:ins>
          </w:p>
        </w:tc>
        <w:tc>
          <w:tcPr>
            <w:tcW w:w="1277" w:type="dxa"/>
            <w:tcBorders>
              <w:top w:val="single" w:sz="4" w:space="0" w:color="000000"/>
              <w:left w:val="single" w:sz="4" w:space="0" w:color="000000"/>
              <w:bottom w:val="single" w:sz="4" w:space="0" w:color="000000"/>
              <w:right w:val="single" w:sz="4" w:space="0" w:color="000000"/>
            </w:tcBorders>
            <w:vAlign w:val="center"/>
            <w:tcPrChange w:id="5881" w:author="Admin" w:date="2017-09-18T15:07:00Z">
              <w:tcPr>
                <w:tcW w:w="1277" w:type="dxa"/>
                <w:tcBorders>
                  <w:top w:val="single" w:sz="4" w:space="0" w:color="000000"/>
                  <w:left w:val="single" w:sz="4" w:space="0" w:color="000000"/>
                  <w:bottom w:val="single" w:sz="4" w:space="0" w:color="000000"/>
                  <w:right w:val="single" w:sz="4" w:space="0" w:color="000000"/>
                </w:tcBorders>
                <w:vAlign w:val="center"/>
              </w:tcPr>
            </w:tcPrChange>
          </w:tcPr>
          <w:p w14:paraId="78006B68" w14:textId="77777777" w:rsidR="009563E5" w:rsidRPr="00BB41B8" w:rsidRDefault="009563E5" w:rsidP="009563E5">
            <w:pPr>
              <w:spacing w:before="240"/>
              <w:rPr>
                <w:ins w:id="5882" w:author="Admin" w:date="2017-09-18T15:04:00Z"/>
                <w:rFonts w:cs="Times New Roman"/>
                <w:color w:val="000000" w:themeColor="text1"/>
                <w:sz w:val="24"/>
                <w:szCs w:val="24"/>
                <w:rPrChange w:id="5883" w:author="Admin" w:date="2017-09-18T15:11:00Z">
                  <w:rPr>
                    <w:ins w:id="5884" w:author="Admin" w:date="2017-09-18T15:04:00Z"/>
                    <w:rFonts w:cs="Times New Roman"/>
                    <w:color w:val="FF0000"/>
                    <w:sz w:val="24"/>
                    <w:szCs w:val="24"/>
                  </w:rPr>
                </w:rPrChange>
              </w:rPr>
            </w:pPr>
          </w:p>
        </w:tc>
      </w:tr>
      <w:tr w:rsidR="00FF0EEE" w:rsidRPr="00835288" w14:paraId="752C884D" w14:textId="77777777" w:rsidTr="00A17273">
        <w:trPr>
          <w:trHeight w:val="286"/>
        </w:trPr>
        <w:tc>
          <w:tcPr>
            <w:tcW w:w="822" w:type="dxa"/>
            <w:tcBorders>
              <w:top w:val="single" w:sz="4" w:space="0" w:color="000000"/>
              <w:left w:val="single" w:sz="4" w:space="0" w:color="000000"/>
              <w:bottom w:val="single" w:sz="4" w:space="0" w:color="000000"/>
              <w:right w:val="single" w:sz="4" w:space="0" w:color="000000"/>
            </w:tcBorders>
            <w:vAlign w:val="center"/>
          </w:tcPr>
          <w:p w14:paraId="2487F24D" w14:textId="77777777" w:rsidR="00FF0EEE" w:rsidRPr="00BB41B8" w:rsidRDefault="00FF0EEE" w:rsidP="00742467">
            <w:pPr>
              <w:pStyle w:val="ListParagraph"/>
              <w:numPr>
                <w:ilvl w:val="0"/>
                <w:numId w:val="65"/>
              </w:numPr>
              <w:spacing w:after="0" w:line="240" w:lineRule="auto"/>
              <w:jc w:val="center"/>
              <w:rPr>
                <w:rFonts w:cs="Times New Roman"/>
                <w:color w:val="000000" w:themeColor="text1"/>
                <w:sz w:val="24"/>
                <w:szCs w:val="24"/>
                <w:rPrChange w:id="5885" w:author="Admin" w:date="2017-09-18T15:11:00Z">
                  <w:rPr>
                    <w:rFonts w:cs="Times New Roman"/>
                    <w:color w:val="FF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0E672F8B" w14:textId="55DCF56F" w:rsidR="00FF0EEE" w:rsidRPr="00BB41B8" w:rsidRDefault="00FF0EEE" w:rsidP="00A17273">
            <w:pPr>
              <w:spacing w:after="0" w:line="240" w:lineRule="auto"/>
              <w:jc w:val="left"/>
              <w:rPr>
                <w:rFonts w:cs="Times New Roman"/>
                <w:color w:val="000000" w:themeColor="text1"/>
                <w:sz w:val="24"/>
                <w:szCs w:val="24"/>
                <w:rPrChange w:id="5886" w:author="Admin" w:date="2017-09-18T15:11:00Z">
                  <w:rPr>
                    <w:rFonts w:cs="Times New Roman"/>
                    <w:color w:val="FF0000"/>
                    <w:sz w:val="24"/>
                    <w:szCs w:val="24"/>
                  </w:rPr>
                </w:rPrChange>
              </w:rPr>
            </w:pPr>
            <w:r w:rsidRPr="00BB41B8">
              <w:rPr>
                <w:rFonts w:cs="Times New Roman"/>
                <w:color w:val="000000" w:themeColor="text1"/>
                <w:sz w:val="24"/>
                <w:szCs w:val="24"/>
                <w:rPrChange w:id="5887" w:author="Admin" w:date="2017-09-18T15:11:00Z">
                  <w:rPr>
                    <w:rFonts w:cs="Times New Roman"/>
                    <w:color w:val="FF0000"/>
                    <w:sz w:val="24"/>
                    <w:szCs w:val="24"/>
                  </w:rPr>
                </w:rPrChange>
              </w:rPr>
              <w:t>Tổng định biên</w:t>
            </w:r>
            <w:ins w:id="5888" w:author="Admin" w:date="2017-09-18T15:04:00Z">
              <w:r w:rsidR="009563E5" w:rsidRPr="00BB41B8">
                <w:rPr>
                  <w:rFonts w:cs="Times New Roman"/>
                  <w:color w:val="000000" w:themeColor="text1"/>
                  <w:sz w:val="24"/>
                  <w:szCs w:val="24"/>
                  <w:rPrChange w:id="5889" w:author="Admin" w:date="2017-09-18T15:11:00Z">
                    <w:rPr>
                      <w:rFonts w:cs="Times New Roman"/>
                      <w:color w:val="FF0000"/>
                      <w:sz w:val="24"/>
                      <w:szCs w:val="24"/>
                    </w:rPr>
                  </w:rPrChange>
                </w:rPr>
                <w:t xml:space="preserve"> lương</w:t>
              </w:r>
            </w:ins>
          </w:p>
        </w:tc>
        <w:tc>
          <w:tcPr>
            <w:tcW w:w="2599" w:type="dxa"/>
            <w:tcBorders>
              <w:top w:val="single" w:sz="4" w:space="0" w:color="000000"/>
              <w:left w:val="single" w:sz="4" w:space="0" w:color="000000"/>
              <w:bottom w:val="single" w:sz="4" w:space="0" w:color="000000"/>
              <w:right w:val="single" w:sz="4" w:space="0" w:color="000000"/>
            </w:tcBorders>
            <w:vAlign w:val="center"/>
          </w:tcPr>
          <w:p w14:paraId="2797AA7C" w14:textId="2F64E744" w:rsidR="00FF0EEE" w:rsidRPr="00BB41B8" w:rsidRDefault="009563E5" w:rsidP="00A17273">
            <w:pPr>
              <w:spacing w:after="0" w:line="240" w:lineRule="auto"/>
              <w:jc w:val="left"/>
              <w:rPr>
                <w:rFonts w:cs="Times New Roman"/>
                <w:color w:val="000000" w:themeColor="text1"/>
                <w:sz w:val="24"/>
                <w:szCs w:val="24"/>
                <w:rPrChange w:id="5890" w:author="Admin" w:date="2017-09-18T15:11:00Z">
                  <w:rPr>
                    <w:rFonts w:cs="Times New Roman"/>
                    <w:color w:val="FF0000"/>
                    <w:sz w:val="24"/>
                    <w:szCs w:val="24"/>
                  </w:rPr>
                </w:rPrChange>
              </w:rPr>
            </w:pPr>
            <w:ins w:id="5891" w:author="Admin" w:date="2017-09-18T15:05:00Z">
              <w:r w:rsidRPr="00BB41B8">
                <w:rPr>
                  <w:color w:val="000000" w:themeColor="text1"/>
                  <w:sz w:val="24"/>
                  <w:szCs w:val="24"/>
                  <w:rPrChange w:id="5892" w:author="Admin" w:date="2017-09-18T15:11:00Z">
                    <w:rPr>
                      <w:color w:val="FF0000"/>
                      <w:sz w:val="24"/>
                      <w:szCs w:val="24"/>
                    </w:rPr>
                  </w:rPrChange>
                </w:rPr>
                <w:t>Công thức = tổng quỹ lương ĐB theo ngày công + tổng Quỹ lương làm thêm giờ + tổng Quỹ thưởng + tổng Định biên phụ cấp.</w:t>
              </w:r>
            </w:ins>
            <w:del w:id="5893" w:author="Admin" w:date="2017-09-18T15:05:00Z">
              <w:r w:rsidR="00FF0EEE" w:rsidRPr="00BB41B8" w:rsidDel="009563E5">
                <w:rPr>
                  <w:rFonts w:cs="Times New Roman"/>
                  <w:color w:val="000000" w:themeColor="text1"/>
                  <w:sz w:val="24"/>
                  <w:szCs w:val="24"/>
                  <w:rPrChange w:id="5894" w:author="Admin" w:date="2017-09-18T15:11:00Z">
                    <w:rPr>
                      <w:rFonts w:cs="Times New Roman"/>
                      <w:color w:val="FF0000"/>
                      <w:sz w:val="24"/>
                      <w:szCs w:val="24"/>
                    </w:rPr>
                  </w:rPrChange>
                </w:rPr>
                <w:delText xml:space="preserve">Tổng cộng </w:delText>
              </w:r>
              <w:r w:rsidR="00E80473" w:rsidRPr="00BB41B8" w:rsidDel="009563E5">
                <w:rPr>
                  <w:rFonts w:cs="Times New Roman"/>
                  <w:color w:val="000000" w:themeColor="text1"/>
                  <w:sz w:val="24"/>
                  <w:szCs w:val="24"/>
                  <w:rPrChange w:id="5895" w:author="Admin" w:date="2017-09-18T15:11:00Z">
                    <w:rPr>
                      <w:rFonts w:cs="Times New Roman"/>
                      <w:color w:val="FF0000"/>
                      <w:sz w:val="24"/>
                      <w:szCs w:val="24"/>
                    </w:rPr>
                  </w:rPrChange>
                </w:rPr>
                <w:delText>từ cột số TT 6 đến cột TT 12</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0074195D" w14:textId="47CFC466" w:rsidR="00FF0EEE" w:rsidRPr="00BB41B8" w:rsidRDefault="00E80473" w:rsidP="00A17273">
            <w:pPr>
              <w:spacing w:before="240"/>
              <w:jc w:val="center"/>
              <w:rPr>
                <w:rFonts w:cs="Times New Roman"/>
                <w:color w:val="000000" w:themeColor="text1"/>
                <w:sz w:val="24"/>
                <w:szCs w:val="24"/>
                <w:rPrChange w:id="5896" w:author="Admin" w:date="2017-09-18T15:11:00Z">
                  <w:rPr>
                    <w:rFonts w:cs="Times New Roman"/>
                    <w:color w:val="FF0000"/>
                    <w:sz w:val="24"/>
                    <w:szCs w:val="24"/>
                  </w:rPr>
                </w:rPrChange>
              </w:rPr>
            </w:pPr>
            <w:r w:rsidRPr="00BB41B8">
              <w:rPr>
                <w:rFonts w:cs="Times New Roman"/>
                <w:color w:val="000000" w:themeColor="text1"/>
                <w:sz w:val="24"/>
                <w:szCs w:val="24"/>
                <w:rPrChange w:id="5897" w:author="Admin" w:date="2017-09-18T15:11:00Z">
                  <w:rPr>
                    <w:rFonts w:cs="Times New Roman"/>
                    <w:color w:val="FF0000"/>
                    <w:sz w:val="24"/>
                    <w:szCs w:val="24"/>
                  </w:rPr>
                </w:rPrChange>
              </w:rPr>
              <w:t>Số</w:t>
            </w:r>
          </w:p>
        </w:tc>
        <w:tc>
          <w:tcPr>
            <w:tcW w:w="900" w:type="dxa"/>
            <w:tcBorders>
              <w:top w:val="single" w:sz="4" w:space="0" w:color="000000"/>
              <w:left w:val="single" w:sz="4" w:space="0" w:color="000000"/>
              <w:bottom w:val="single" w:sz="4" w:space="0" w:color="000000"/>
              <w:right w:val="single" w:sz="4" w:space="0" w:color="000000"/>
            </w:tcBorders>
          </w:tcPr>
          <w:p w14:paraId="00FDAEC0" w14:textId="77777777" w:rsidR="00FF0EEE" w:rsidRPr="00BB41B8" w:rsidRDefault="00FF0EEE" w:rsidP="00A17273">
            <w:pPr>
              <w:spacing w:before="240"/>
              <w:jc w:val="center"/>
              <w:rPr>
                <w:rFonts w:cs="Times New Roman"/>
                <w:color w:val="000000" w:themeColor="text1"/>
                <w:sz w:val="24"/>
                <w:szCs w:val="24"/>
                <w:rPrChange w:id="5898" w:author="Admin" w:date="2017-09-18T15:11:00Z">
                  <w:rPr>
                    <w:rFonts w:cs="Times New Roman"/>
                    <w:color w:val="FF0000"/>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1F25A471" w14:textId="6F24ECD0" w:rsidR="00FF0EEE" w:rsidRPr="00BB41B8" w:rsidRDefault="00E80473" w:rsidP="00A17273">
            <w:pPr>
              <w:spacing w:before="240"/>
              <w:rPr>
                <w:rFonts w:cs="Times New Roman"/>
                <w:color w:val="000000" w:themeColor="text1"/>
                <w:sz w:val="24"/>
                <w:szCs w:val="24"/>
                <w:rPrChange w:id="5899" w:author="Admin" w:date="2017-09-18T15:11:00Z">
                  <w:rPr>
                    <w:rFonts w:cs="Times New Roman"/>
                    <w:color w:val="FF0000"/>
                    <w:sz w:val="24"/>
                    <w:szCs w:val="24"/>
                  </w:rPr>
                </w:rPrChange>
              </w:rPr>
            </w:pPr>
            <w:r w:rsidRPr="00BB41B8">
              <w:rPr>
                <w:rFonts w:cs="Times New Roman"/>
                <w:color w:val="000000" w:themeColor="text1"/>
                <w:sz w:val="24"/>
                <w:szCs w:val="24"/>
                <w:rPrChange w:id="5900" w:author="Admin" w:date="2017-09-18T15:11:00Z">
                  <w:rPr>
                    <w:rFonts w:cs="Times New Roman"/>
                    <w:color w:val="FF0000"/>
                    <w:sz w:val="24"/>
                    <w:szCs w:val="24"/>
                  </w:rPr>
                </w:rPrChange>
              </w:rPr>
              <w:t xml:space="preserve">  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022233DE" w14:textId="77777777" w:rsidR="00FF0EEE" w:rsidRPr="00BB41B8" w:rsidRDefault="00FF0EEE" w:rsidP="00A17273">
            <w:pPr>
              <w:spacing w:before="240"/>
              <w:rPr>
                <w:rFonts w:cs="Times New Roman"/>
                <w:color w:val="000000" w:themeColor="text1"/>
                <w:sz w:val="24"/>
                <w:szCs w:val="24"/>
                <w:rPrChange w:id="5901" w:author="Admin" w:date="2017-09-18T15:11:00Z">
                  <w:rPr>
                    <w:rFonts w:cs="Times New Roman"/>
                    <w:color w:val="FF0000"/>
                    <w:sz w:val="24"/>
                    <w:szCs w:val="24"/>
                  </w:rPr>
                </w:rPrChange>
              </w:rPr>
            </w:pPr>
          </w:p>
        </w:tc>
      </w:tr>
      <w:tr w:rsidR="00F532CB" w:rsidRPr="00835288" w14:paraId="74B5B59A" w14:textId="77777777" w:rsidTr="00A17273">
        <w:trPr>
          <w:trHeight w:val="440"/>
        </w:trPr>
        <w:tc>
          <w:tcPr>
            <w:tcW w:w="822" w:type="dxa"/>
            <w:tcBorders>
              <w:top w:val="single" w:sz="4" w:space="0" w:color="000000"/>
              <w:left w:val="single" w:sz="4" w:space="0" w:color="000000"/>
              <w:bottom w:val="single" w:sz="4" w:space="0" w:color="000000"/>
              <w:right w:val="single" w:sz="4" w:space="0" w:color="000000"/>
            </w:tcBorders>
            <w:vAlign w:val="center"/>
          </w:tcPr>
          <w:p w14:paraId="3A140587" w14:textId="77777777" w:rsidR="00F532CB" w:rsidRPr="00BB41B8" w:rsidRDefault="00F532CB" w:rsidP="00742467">
            <w:pPr>
              <w:pStyle w:val="ListParagraph"/>
              <w:numPr>
                <w:ilvl w:val="0"/>
                <w:numId w:val="65"/>
              </w:numPr>
              <w:spacing w:after="0" w:line="240" w:lineRule="auto"/>
              <w:jc w:val="center"/>
              <w:rPr>
                <w:rFonts w:cs="Times New Roman"/>
                <w:color w:val="000000" w:themeColor="text1"/>
                <w:sz w:val="24"/>
                <w:szCs w:val="24"/>
                <w:rPrChange w:id="5902" w:author="Admin" w:date="2017-09-18T15:11:00Z">
                  <w:rPr>
                    <w:rFonts w:cs="Times New Roman"/>
                    <w:color w:val="000000"/>
                    <w:sz w:val="24"/>
                    <w:szCs w:val="24"/>
                  </w:rPr>
                </w:rPrChange>
              </w:rPr>
            </w:pPr>
          </w:p>
        </w:tc>
        <w:tc>
          <w:tcPr>
            <w:tcW w:w="1730" w:type="dxa"/>
            <w:tcBorders>
              <w:top w:val="single" w:sz="4" w:space="0" w:color="000000"/>
              <w:left w:val="single" w:sz="4" w:space="0" w:color="000000"/>
              <w:bottom w:val="single" w:sz="4" w:space="0" w:color="000000"/>
              <w:right w:val="single" w:sz="4" w:space="0" w:color="000000"/>
            </w:tcBorders>
            <w:vAlign w:val="center"/>
          </w:tcPr>
          <w:p w14:paraId="2D24DE51" w14:textId="77777777" w:rsidR="00F532CB" w:rsidRPr="00BB41B8" w:rsidRDefault="00F532CB" w:rsidP="00A17273">
            <w:pPr>
              <w:spacing w:after="0" w:line="240" w:lineRule="auto"/>
              <w:jc w:val="left"/>
              <w:rPr>
                <w:rFonts w:cs="Times New Roman"/>
                <w:color w:val="000000" w:themeColor="text1"/>
                <w:sz w:val="24"/>
                <w:szCs w:val="24"/>
                <w:rPrChange w:id="5903" w:author="Admin" w:date="2017-09-18T15:11:00Z">
                  <w:rPr>
                    <w:rFonts w:cs="Times New Roman"/>
                    <w:color w:val="000000"/>
                    <w:sz w:val="24"/>
                    <w:szCs w:val="24"/>
                  </w:rPr>
                </w:rPrChange>
              </w:rPr>
            </w:pPr>
            <w:r w:rsidRPr="00BB41B8">
              <w:rPr>
                <w:rFonts w:cs="Times New Roman"/>
                <w:color w:val="000000" w:themeColor="text1"/>
                <w:sz w:val="24"/>
                <w:szCs w:val="24"/>
                <w:rPrChange w:id="5904" w:author="Admin" w:date="2017-09-18T15:11:00Z">
                  <w:rPr>
                    <w:rFonts w:cs="Times New Roman"/>
                    <w:color w:val="000000"/>
                    <w:sz w:val="24"/>
                    <w:szCs w:val="24"/>
                  </w:rPr>
                </w:rPrChange>
              </w:rPr>
              <w:t>Ghi chú</w:t>
            </w:r>
          </w:p>
        </w:tc>
        <w:tc>
          <w:tcPr>
            <w:tcW w:w="2599" w:type="dxa"/>
            <w:tcBorders>
              <w:top w:val="single" w:sz="4" w:space="0" w:color="000000"/>
              <w:left w:val="single" w:sz="4" w:space="0" w:color="000000"/>
              <w:bottom w:val="single" w:sz="4" w:space="0" w:color="000000"/>
              <w:right w:val="single" w:sz="4" w:space="0" w:color="000000"/>
            </w:tcBorders>
            <w:vAlign w:val="center"/>
          </w:tcPr>
          <w:p w14:paraId="7A718DD5" w14:textId="77777777" w:rsidR="00F532CB" w:rsidRPr="00BB41B8" w:rsidRDefault="00F532CB" w:rsidP="00A17273">
            <w:pPr>
              <w:spacing w:after="0" w:line="240" w:lineRule="auto"/>
              <w:jc w:val="left"/>
              <w:rPr>
                <w:rFonts w:cs="Times New Roman"/>
                <w:color w:val="000000" w:themeColor="text1"/>
                <w:sz w:val="24"/>
                <w:szCs w:val="24"/>
                <w:rPrChange w:id="5905" w:author="Admin" w:date="2017-09-18T15:11:00Z">
                  <w:rPr>
                    <w:rFonts w:cs="Times New Roman"/>
                    <w:color w:val="000000"/>
                    <w:sz w:val="24"/>
                    <w:szCs w:val="24"/>
                  </w:rPr>
                </w:rPrChange>
              </w:rPr>
            </w:pPr>
            <w:r w:rsidRPr="00BB41B8">
              <w:rPr>
                <w:rFonts w:cs="Times New Roman"/>
                <w:color w:val="000000" w:themeColor="text1"/>
                <w:sz w:val="24"/>
                <w:szCs w:val="24"/>
                <w:rPrChange w:id="5906" w:author="Admin" w:date="2017-09-18T15:11:00Z">
                  <w:rPr>
                    <w:rFonts w:cs="Times New Roman"/>
                    <w:color w:val="000000"/>
                    <w:sz w:val="24"/>
                    <w:szCs w:val="24"/>
                  </w:rPr>
                </w:rPrChange>
              </w:rPr>
              <w:t>Ghi chú thêm</w:t>
            </w:r>
          </w:p>
        </w:tc>
        <w:tc>
          <w:tcPr>
            <w:tcW w:w="1080" w:type="dxa"/>
            <w:tcBorders>
              <w:top w:val="single" w:sz="4" w:space="0" w:color="000000"/>
              <w:left w:val="single" w:sz="4" w:space="0" w:color="000000"/>
              <w:bottom w:val="single" w:sz="4" w:space="0" w:color="000000"/>
              <w:right w:val="single" w:sz="4" w:space="0" w:color="000000"/>
            </w:tcBorders>
            <w:vAlign w:val="center"/>
          </w:tcPr>
          <w:p w14:paraId="715B1E5C" w14:textId="77777777" w:rsidR="00F532CB" w:rsidRPr="00BB41B8" w:rsidRDefault="00F532CB" w:rsidP="00A17273">
            <w:pPr>
              <w:spacing w:before="240"/>
              <w:jc w:val="center"/>
              <w:rPr>
                <w:rFonts w:cs="Times New Roman"/>
                <w:color w:val="000000" w:themeColor="text1"/>
                <w:sz w:val="24"/>
                <w:szCs w:val="24"/>
                <w:rPrChange w:id="5907" w:author="Admin" w:date="2017-09-18T15:11:00Z">
                  <w:rPr>
                    <w:rFonts w:cs="Times New Roman"/>
                    <w:sz w:val="24"/>
                    <w:szCs w:val="24"/>
                  </w:rPr>
                </w:rPrChange>
              </w:rPr>
            </w:pPr>
            <w:r w:rsidRPr="00BB41B8">
              <w:rPr>
                <w:rFonts w:cs="Times New Roman"/>
                <w:color w:val="000000" w:themeColor="text1"/>
                <w:sz w:val="24"/>
                <w:szCs w:val="24"/>
                <w:rPrChange w:id="5908" w:author="Admin" w:date="2017-09-18T15:11:00Z">
                  <w:rPr>
                    <w:rFonts w:cs="Times New Roman"/>
                    <w:sz w:val="24"/>
                    <w:szCs w:val="24"/>
                  </w:rPr>
                </w:rPrChange>
              </w:rPr>
              <w:t>Ký tự</w:t>
            </w:r>
          </w:p>
        </w:tc>
        <w:tc>
          <w:tcPr>
            <w:tcW w:w="900" w:type="dxa"/>
            <w:tcBorders>
              <w:top w:val="single" w:sz="4" w:space="0" w:color="000000"/>
              <w:left w:val="single" w:sz="4" w:space="0" w:color="000000"/>
              <w:bottom w:val="single" w:sz="4" w:space="0" w:color="000000"/>
              <w:right w:val="single" w:sz="4" w:space="0" w:color="000000"/>
            </w:tcBorders>
          </w:tcPr>
          <w:p w14:paraId="4FA8A489" w14:textId="25D7EC3B" w:rsidR="00F532CB" w:rsidRPr="00BB41B8" w:rsidRDefault="00F532CB" w:rsidP="00A17273">
            <w:pPr>
              <w:spacing w:before="240"/>
              <w:jc w:val="center"/>
              <w:rPr>
                <w:rFonts w:cs="Times New Roman"/>
                <w:color w:val="000000" w:themeColor="text1"/>
                <w:sz w:val="24"/>
                <w:szCs w:val="24"/>
                <w:rPrChange w:id="5909" w:author="Admin" w:date="2017-09-18T15:11:00Z">
                  <w:rPr>
                    <w:rFonts w:cs="Times New Roman"/>
                    <w:sz w:val="24"/>
                    <w:szCs w:val="24"/>
                  </w:rPr>
                </w:rPrChange>
              </w:rPr>
            </w:pPr>
          </w:p>
        </w:tc>
        <w:tc>
          <w:tcPr>
            <w:tcW w:w="1061" w:type="dxa"/>
            <w:tcBorders>
              <w:top w:val="single" w:sz="4" w:space="0" w:color="000000"/>
              <w:left w:val="single" w:sz="4" w:space="0" w:color="000000"/>
              <w:bottom w:val="single" w:sz="4" w:space="0" w:color="000000"/>
              <w:right w:val="single" w:sz="4" w:space="0" w:color="000000"/>
            </w:tcBorders>
            <w:vAlign w:val="center"/>
          </w:tcPr>
          <w:p w14:paraId="13BCF204" w14:textId="77777777" w:rsidR="00F532CB" w:rsidRPr="00BB41B8" w:rsidRDefault="00F532CB" w:rsidP="00A17273">
            <w:pPr>
              <w:spacing w:before="240"/>
              <w:jc w:val="center"/>
              <w:rPr>
                <w:rFonts w:cs="Times New Roman"/>
                <w:color w:val="000000" w:themeColor="text1"/>
                <w:sz w:val="24"/>
                <w:szCs w:val="24"/>
                <w:rPrChange w:id="5910" w:author="Admin" w:date="2017-09-18T15:11:00Z">
                  <w:rPr>
                    <w:rFonts w:cs="Times New Roman"/>
                    <w:sz w:val="24"/>
                    <w:szCs w:val="24"/>
                  </w:rPr>
                </w:rPrChange>
              </w:rPr>
            </w:pPr>
            <w:r w:rsidRPr="00BB41B8">
              <w:rPr>
                <w:rFonts w:cs="Times New Roman"/>
                <w:color w:val="000000" w:themeColor="text1"/>
                <w:sz w:val="24"/>
                <w:szCs w:val="24"/>
                <w:rPrChange w:id="5911" w:author="Admin" w:date="2017-09-18T15:11:00Z">
                  <w:rPr>
                    <w:rFonts w:cs="Times New Roman"/>
                    <w:sz w:val="24"/>
                    <w:szCs w:val="24"/>
                  </w:rPr>
                </w:rPrChange>
              </w:rPr>
              <w:t>Không</w:t>
            </w:r>
          </w:p>
        </w:tc>
        <w:tc>
          <w:tcPr>
            <w:tcW w:w="1277" w:type="dxa"/>
            <w:tcBorders>
              <w:top w:val="single" w:sz="4" w:space="0" w:color="000000"/>
              <w:left w:val="single" w:sz="4" w:space="0" w:color="000000"/>
              <w:bottom w:val="single" w:sz="4" w:space="0" w:color="000000"/>
              <w:right w:val="single" w:sz="4" w:space="0" w:color="000000"/>
            </w:tcBorders>
            <w:vAlign w:val="center"/>
          </w:tcPr>
          <w:p w14:paraId="529D398D" w14:textId="77777777" w:rsidR="00F532CB" w:rsidRPr="00BB41B8" w:rsidRDefault="00F532CB" w:rsidP="00A17273">
            <w:pPr>
              <w:spacing w:before="240"/>
              <w:rPr>
                <w:rFonts w:cs="Times New Roman"/>
                <w:color w:val="000000" w:themeColor="text1"/>
                <w:sz w:val="24"/>
                <w:szCs w:val="24"/>
                <w:rPrChange w:id="5912" w:author="Admin" w:date="2017-09-18T15:11:00Z">
                  <w:rPr>
                    <w:rFonts w:cs="Times New Roman"/>
                    <w:sz w:val="24"/>
                    <w:szCs w:val="24"/>
                  </w:rPr>
                </w:rPrChange>
              </w:rPr>
            </w:pPr>
          </w:p>
        </w:tc>
      </w:tr>
    </w:tbl>
    <w:p w14:paraId="7A04DDE9" w14:textId="77777777" w:rsidR="00F532CB" w:rsidRPr="00721C7E" w:rsidRDefault="00F532CB" w:rsidP="00F532CB">
      <w:pPr>
        <w:rPr>
          <w:rFonts w:cs="Times New Roman"/>
          <w:b/>
          <w:i/>
          <w:color w:val="FF0000"/>
          <w:sz w:val="24"/>
          <w:szCs w:val="24"/>
        </w:rPr>
      </w:pPr>
    </w:p>
    <w:p w14:paraId="77009CEF" w14:textId="77777777" w:rsidR="00F532CB" w:rsidRPr="00835288" w:rsidRDefault="00F532CB" w:rsidP="00714D4C">
      <w:pPr>
        <w:pStyle w:val="Heading3"/>
      </w:pPr>
      <w:bookmarkStart w:id="5913" w:name="_Toc494461487"/>
      <w:r>
        <w:lastRenderedPageBreak/>
        <w:t>Các bước xử lý</w:t>
      </w:r>
      <w:bookmarkEnd w:id="5913"/>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427"/>
        <w:gridCol w:w="6225"/>
      </w:tblGrid>
      <w:tr w:rsidR="00F532CB" w:rsidRPr="00835288" w14:paraId="07F5F833" w14:textId="77777777" w:rsidTr="00A17273">
        <w:trPr>
          <w:trHeight w:val="364"/>
          <w:tblHeader/>
        </w:trPr>
        <w:tc>
          <w:tcPr>
            <w:tcW w:w="7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D9174C8"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STT</w:t>
            </w:r>
          </w:p>
        </w:tc>
        <w:tc>
          <w:tcPr>
            <w:tcW w:w="242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03A1585"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Thao tác thực hiện</w:t>
            </w:r>
          </w:p>
        </w:tc>
        <w:tc>
          <w:tcPr>
            <w:tcW w:w="622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F584258" w14:textId="77777777" w:rsidR="00F532CB" w:rsidRPr="00835288" w:rsidRDefault="00F532CB" w:rsidP="00A17273">
            <w:pPr>
              <w:spacing w:before="240"/>
              <w:jc w:val="center"/>
              <w:rPr>
                <w:rFonts w:cs="Times New Roman"/>
                <w:b/>
                <w:sz w:val="24"/>
                <w:szCs w:val="24"/>
              </w:rPr>
            </w:pPr>
            <w:r w:rsidRPr="00835288">
              <w:rPr>
                <w:rFonts w:cs="Times New Roman"/>
                <w:b/>
                <w:sz w:val="24"/>
                <w:szCs w:val="24"/>
              </w:rPr>
              <w:t>Mô tả</w:t>
            </w:r>
          </w:p>
        </w:tc>
      </w:tr>
      <w:tr w:rsidR="00F532CB" w:rsidRPr="00835288" w14:paraId="5AEF8B6F" w14:textId="77777777" w:rsidTr="00A17273">
        <w:trPr>
          <w:trHeight w:val="286"/>
        </w:trPr>
        <w:tc>
          <w:tcPr>
            <w:tcW w:w="709" w:type="dxa"/>
            <w:tcBorders>
              <w:top w:val="single" w:sz="4" w:space="0" w:color="000000"/>
              <w:left w:val="single" w:sz="4" w:space="0" w:color="000000"/>
              <w:bottom w:val="single" w:sz="4" w:space="0" w:color="000000"/>
              <w:right w:val="single" w:sz="4" w:space="0" w:color="000000"/>
            </w:tcBorders>
            <w:vAlign w:val="center"/>
          </w:tcPr>
          <w:p w14:paraId="023F704F" w14:textId="5160C696" w:rsidR="00F532CB" w:rsidRPr="00835288" w:rsidRDefault="00F532CB" w:rsidP="00A17273">
            <w:pPr>
              <w:spacing w:after="0" w:line="26" w:lineRule="atLeast"/>
              <w:jc w:val="center"/>
              <w:rPr>
                <w:rFonts w:cs="Times New Roman"/>
                <w:color w:val="000000"/>
                <w:sz w:val="24"/>
                <w:szCs w:val="24"/>
              </w:rPr>
            </w:pPr>
            <w:r w:rsidRPr="00835288">
              <w:rPr>
                <w:rFonts w:cs="Times New Roman"/>
                <w:color w:val="000000"/>
                <w:sz w:val="24"/>
                <w:szCs w:val="24"/>
              </w:rPr>
              <w:t>1</w:t>
            </w:r>
          </w:p>
        </w:tc>
        <w:tc>
          <w:tcPr>
            <w:tcW w:w="2427" w:type="dxa"/>
            <w:tcBorders>
              <w:top w:val="single" w:sz="4" w:space="0" w:color="000000"/>
              <w:left w:val="single" w:sz="4" w:space="0" w:color="000000"/>
              <w:bottom w:val="single" w:sz="4" w:space="0" w:color="000000"/>
              <w:right w:val="single" w:sz="4" w:space="0" w:color="000000"/>
            </w:tcBorders>
            <w:vAlign w:val="center"/>
            <w:hideMark/>
          </w:tcPr>
          <w:p w14:paraId="56C42784" w14:textId="77777777" w:rsidR="00F532CB" w:rsidRPr="00835288" w:rsidRDefault="00F532CB" w:rsidP="00A17273">
            <w:pPr>
              <w:spacing w:before="240"/>
              <w:rPr>
                <w:rFonts w:cs="Times New Roman"/>
                <w:b/>
                <w:sz w:val="24"/>
                <w:szCs w:val="24"/>
              </w:rPr>
            </w:pPr>
            <w:r w:rsidRPr="00835288">
              <w:rPr>
                <w:rFonts w:cs="Times New Roman"/>
                <w:b/>
                <w:sz w:val="24"/>
                <w:szCs w:val="24"/>
              </w:rPr>
              <w:t>Thêm</w:t>
            </w:r>
          </w:p>
        </w:tc>
        <w:tc>
          <w:tcPr>
            <w:tcW w:w="6225" w:type="dxa"/>
            <w:tcBorders>
              <w:top w:val="single" w:sz="4" w:space="0" w:color="000000"/>
              <w:left w:val="single" w:sz="4" w:space="0" w:color="000000"/>
              <w:bottom w:val="single" w:sz="4" w:space="0" w:color="000000"/>
              <w:right w:val="single" w:sz="4" w:space="0" w:color="000000"/>
            </w:tcBorders>
            <w:vAlign w:val="center"/>
            <w:hideMark/>
          </w:tcPr>
          <w:p w14:paraId="3E2CE239" w14:textId="77777777" w:rsidR="00F532CB" w:rsidRPr="00835288" w:rsidRDefault="00F532CB" w:rsidP="00A17273">
            <w:pPr>
              <w:spacing w:before="240"/>
              <w:rPr>
                <w:rFonts w:cs="Times New Roman"/>
                <w:sz w:val="24"/>
                <w:szCs w:val="24"/>
              </w:rPr>
            </w:pPr>
            <w:r w:rsidRPr="00835288">
              <w:rPr>
                <w:rFonts w:cs="Times New Roman"/>
                <w:sz w:val="24"/>
                <w:szCs w:val="24"/>
              </w:rPr>
              <w:t>Người dùng sử dụng chức năng này để “</w:t>
            </w:r>
            <w:r>
              <w:rPr>
                <w:rFonts w:cs="Times New Roman"/>
                <w:sz w:val="24"/>
                <w:szCs w:val="24"/>
              </w:rPr>
              <w:t>Thêm mới thông tin định biên”</w:t>
            </w:r>
          </w:p>
        </w:tc>
      </w:tr>
      <w:tr w:rsidR="00F532CB" w:rsidRPr="00835288" w14:paraId="6555A676" w14:textId="77777777" w:rsidTr="00A17273">
        <w:trPr>
          <w:trHeight w:val="286"/>
        </w:trPr>
        <w:tc>
          <w:tcPr>
            <w:tcW w:w="709" w:type="dxa"/>
            <w:tcBorders>
              <w:top w:val="single" w:sz="4" w:space="0" w:color="000000"/>
              <w:left w:val="single" w:sz="4" w:space="0" w:color="000000"/>
              <w:bottom w:val="single" w:sz="4" w:space="0" w:color="000000"/>
              <w:right w:val="single" w:sz="4" w:space="0" w:color="000000"/>
            </w:tcBorders>
            <w:vAlign w:val="center"/>
          </w:tcPr>
          <w:p w14:paraId="32C4FC4A" w14:textId="08AF5332" w:rsidR="00F532CB" w:rsidRPr="00835288" w:rsidRDefault="00F532CB" w:rsidP="00A17273">
            <w:pPr>
              <w:spacing w:after="0" w:line="26" w:lineRule="atLeast"/>
              <w:jc w:val="center"/>
              <w:rPr>
                <w:rFonts w:cs="Times New Roman"/>
                <w:color w:val="000000"/>
                <w:sz w:val="24"/>
                <w:szCs w:val="24"/>
              </w:rPr>
            </w:pPr>
            <w:r w:rsidRPr="00835288">
              <w:rPr>
                <w:rFonts w:cs="Times New Roman"/>
                <w:color w:val="000000"/>
                <w:sz w:val="24"/>
                <w:szCs w:val="24"/>
              </w:rPr>
              <w:t>2</w:t>
            </w:r>
          </w:p>
        </w:tc>
        <w:tc>
          <w:tcPr>
            <w:tcW w:w="2427" w:type="dxa"/>
            <w:tcBorders>
              <w:top w:val="single" w:sz="4" w:space="0" w:color="000000"/>
              <w:left w:val="single" w:sz="4" w:space="0" w:color="000000"/>
              <w:bottom w:val="single" w:sz="4" w:space="0" w:color="000000"/>
              <w:right w:val="single" w:sz="4" w:space="0" w:color="000000"/>
            </w:tcBorders>
            <w:vAlign w:val="center"/>
            <w:hideMark/>
          </w:tcPr>
          <w:p w14:paraId="4A0F69FD" w14:textId="615D92EA" w:rsidR="00F532CB" w:rsidRPr="00835288" w:rsidRDefault="00F532CB" w:rsidP="00A17273">
            <w:pPr>
              <w:spacing w:before="240"/>
              <w:rPr>
                <w:rFonts w:cs="Times New Roman"/>
                <w:b/>
                <w:sz w:val="24"/>
                <w:szCs w:val="24"/>
              </w:rPr>
            </w:pPr>
            <w:del w:id="5914" w:author="Admin" w:date="2017-09-29T15:09:00Z">
              <w:r w:rsidRPr="00835288" w:rsidDel="00E03140">
                <w:rPr>
                  <w:rFonts w:cs="Times New Roman"/>
                  <w:b/>
                  <w:sz w:val="24"/>
                  <w:szCs w:val="24"/>
                </w:rPr>
                <w:delText>Sửa</w:delText>
              </w:r>
            </w:del>
            <w:ins w:id="5915" w:author="Admin" w:date="2017-09-29T15:09:00Z">
              <w:r w:rsidR="00E03140">
                <w:rPr>
                  <w:rFonts w:cs="Times New Roman"/>
                  <w:b/>
                  <w:sz w:val="24"/>
                  <w:szCs w:val="24"/>
                </w:rPr>
                <w:t>Lưu</w:t>
              </w:r>
            </w:ins>
          </w:p>
        </w:tc>
        <w:tc>
          <w:tcPr>
            <w:tcW w:w="6225" w:type="dxa"/>
            <w:tcBorders>
              <w:top w:val="single" w:sz="4" w:space="0" w:color="000000"/>
              <w:left w:val="single" w:sz="4" w:space="0" w:color="000000"/>
              <w:bottom w:val="single" w:sz="4" w:space="0" w:color="000000"/>
              <w:right w:val="single" w:sz="4" w:space="0" w:color="000000"/>
            </w:tcBorders>
            <w:vAlign w:val="center"/>
            <w:hideMark/>
          </w:tcPr>
          <w:p w14:paraId="4C61F736" w14:textId="6FBFE44B" w:rsidR="00F532CB" w:rsidRPr="00835288" w:rsidRDefault="00F532CB" w:rsidP="00A17273">
            <w:pPr>
              <w:spacing w:before="240"/>
              <w:rPr>
                <w:rFonts w:cs="Times New Roman"/>
                <w:sz w:val="24"/>
                <w:szCs w:val="24"/>
              </w:rPr>
            </w:pPr>
            <w:r w:rsidRPr="00835288">
              <w:rPr>
                <w:rFonts w:cs="Times New Roman"/>
                <w:sz w:val="24"/>
                <w:szCs w:val="24"/>
              </w:rPr>
              <w:t xml:space="preserve">Người dùng sử dụng chức năng này để </w:t>
            </w:r>
            <w:ins w:id="5916" w:author="Admin" w:date="2017-09-29T15:10:00Z">
              <w:r w:rsidR="00E03140">
                <w:rPr>
                  <w:rFonts w:cs="Times New Roman"/>
                  <w:sz w:val="24"/>
                  <w:szCs w:val="24"/>
                </w:rPr>
                <w:t>Lưu t</w:t>
              </w:r>
            </w:ins>
            <w:del w:id="5917" w:author="Admin" w:date="2017-09-29T15:10:00Z">
              <w:r w:rsidDel="00E03140">
                <w:rPr>
                  <w:rFonts w:cs="Times New Roman"/>
                  <w:sz w:val="24"/>
                  <w:szCs w:val="24"/>
                </w:rPr>
                <w:delText>T</w:delText>
              </w:r>
            </w:del>
            <w:r>
              <w:rPr>
                <w:rFonts w:cs="Times New Roman"/>
                <w:sz w:val="24"/>
                <w:szCs w:val="24"/>
              </w:rPr>
              <w:t>hông tin định biên</w:t>
            </w:r>
            <w:ins w:id="5918" w:author="Admin" w:date="2017-09-29T15:10:00Z">
              <w:r w:rsidR="00E03140">
                <w:rPr>
                  <w:rFonts w:cs="Times New Roman"/>
                  <w:sz w:val="24"/>
                  <w:szCs w:val="24"/>
                </w:rPr>
                <w:t xml:space="preserve"> </w:t>
              </w:r>
            </w:ins>
            <w:ins w:id="5919" w:author="Admin" w:date="2017-09-29T15:11:00Z">
              <w:r w:rsidR="00E03140">
                <w:rPr>
                  <w:rFonts w:cs="Times New Roman"/>
                  <w:sz w:val="24"/>
                  <w:szCs w:val="24"/>
                </w:rPr>
                <w:t>“Thêm, Sửa”</w:t>
              </w:r>
            </w:ins>
          </w:p>
        </w:tc>
      </w:tr>
      <w:tr w:rsidR="00F532CB" w:rsidRPr="00835288" w:rsidDel="00E03140" w14:paraId="0285DFB4" w14:textId="2E7B6DDC" w:rsidTr="00A17273">
        <w:trPr>
          <w:trHeight w:val="286"/>
          <w:del w:id="5920" w:author="Admin" w:date="2017-09-29T15:09:00Z"/>
        </w:trPr>
        <w:tc>
          <w:tcPr>
            <w:tcW w:w="709" w:type="dxa"/>
            <w:tcBorders>
              <w:top w:val="single" w:sz="4" w:space="0" w:color="000000"/>
              <w:left w:val="single" w:sz="4" w:space="0" w:color="000000"/>
              <w:bottom w:val="single" w:sz="4" w:space="0" w:color="000000"/>
              <w:right w:val="single" w:sz="4" w:space="0" w:color="000000"/>
            </w:tcBorders>
            <w:vAlign w:val="center"/>
          </w:tcPr>
          <w:p w14:paraId="21DFE086" w14:textId="625574D2" w:rsidR="00F532CB" w:rsidRPr="00835288" w:rsidDel="00E03140" w:rsidRDefault="00F532CB" w:rsidP="00A17273">
            <w:pPr>
              <w:spacing w:after="0" w:line="26" w:lineRule="atLeast"/>
              <w:jc w:val="center"/>
              <w:rPr>
                <w:del w:id="5921" w:author="Admin" w:date="2017-09-29T15:09:00Z"/>
                <w:rFonts w:cs="Times New Roman"/>
                <w:color w:val="000000"/>
                <w:sz w:val="24"/>
                <w:szCs w:val="24"/>
              </w:rPr>
            </w:pPr>
            <w:del w:id="5922" w:author="Admin" w:date="2017-09-29T15:09:00Z">
              <w:r w:rsidRPr="00835288" w:rsidDel="00E03140">
                <w:rPr>
                  <w:rFonts w:cs="Times New Roman"/>
                  <w:color w:val="000000"/>
                  <w:sz w:val="24"/>
                  <w:szCs w:val="24"/>
                </w:rPr>
                <w:delText>3</w:delText>
              </w:r>
            </w:del>
          </w:p>
        </w:tc>
        <w:tc>
          <w:tcPr>
            <w:tcW w:w="2427" w:type="dxa"/>
            <w:tcBorders>
              <w:top w:val="single" w:sz="4" w:space="0" w:color="000000"/>
              <w:left w:val="single" w:sz="4" w:space="0" w:color="000000"/>
              <w:bottom w:val="single" w:sz="4" w:space="0" w:color="000000"/>
              <w:right w:val="single" w:sz="4" w:space="0" w:color="000000"/>
            </w:tcBorders>
            <w:vAlign w:val="center"/>
            <w:hideMark/>
          </w:tcPr>
          <w:p w14:paraId="24B53E7C" w14:textId="036F8C29" w:rsidR="00F532CB" w:rsidRPr="00835288" w:rsidDel="00E03140" w:rsidRDefault="00F532CB" w:rsidP="00A17273">
            <w:pPr>
              <w:spacing w:before="240"/>
              <w:rPr>
                <w:del w:id="5923" w:author="Admin" w:date="2017-09-29T15:09:00Z"/>
                <w:rFonts w:cs="Times New Roman"/>
                <w:b/>
                <w:sz w:val="24"/>
                <w:szCs w:val="24"/>
              </w:rPr>
            </w:pPr>
            <w:del w:id="5924" w:author="Admin" w:date="2017-09-29T15:09:00Z">
              <w:r w:rsidRPr="00835288" w:rsidDel="00E03140">
                <w:rPr>
                  <w:rFonts w:cs="Times New Roman"/>
                  <w:b/>
                  <w:sz w:val="24"/>
                  <w:szCs w:val="24"/>
                </w:rPr>
                <w:delText>Hủy</w:delText>
              </w:r>
            </w:del>
          </w:p>
        </w:tc>
        <w:tc>
          <w:tcPr>
            <w:tcW w:w="6225" w:type="dxa"/>
            <w:tcBorders>
              <w:top w:val="single" w:sz="4" w:space="0" w:color="000000"/>
              <w:left w:val="single" w:sz="4" w:space="0" w:color="000000"/>
              <w:bottom w:val="single" w:sz="4" w:space="0" w:color="000000"/>
              <w:right w:val="single" w:sz="4" w:space="0" w:color="000000"/>
            </w:tcBorders>
            <w:vAlign w:val="center"/>
            <w:hideMark/>
          </w:tcPr>
          <w:p w14:paraId="582AF1AA" w14:textId="3F0B45A4" w:rsidR="00F532CB" w:rsidRPr="00835288" w:rsidDel="00E03140" w:rsidRDefault="00F532CB" w:rsidP="00A17273">
            <w:pPr>
              <w:spacing w:before="240"/>
              <w:rPr>
                <w:del w:id="5925" w:author="Admin" w:date="2017-09-29T15:09:00Z"/>
                <w:rFonts w:cs="Times New Roman"/>
                <w:sz w:val="24"/>
                <w:szCs w:val="24"/>
              </w:rPr>
            </w:pPr>
            <w:del w:id="5926" w:author="Admin" w:date="2017-09-29T15:09:00Z">
              <w:r w:rsidRPr="00835288" w:rsidDel="00E03140">
                <w:rPr>
                  <w:rFonts w:cs="Times New Roman"/>
                  <w:sz w:val="24"/>
                  <w:szCs w:val="24"/>
                </w:rPr>
                <w:delText>Người dùng sử dụng chức năng này để "Hủy" quá trình "Thêm"/"Sửa" thông tin.</w:delText>
              </w:r>
            </w:del>
          </w:p>
        </w:tc>
      </w:tr>
      <w:tr w:rsidR="00F532CB" w:rsidRPr="00835288" w14:paraId="78869A79" w14:textId="77777777" w:rsidTr="00A17273">
        <w:trPr>
          <w:trHeight w:val="286"/>
        </w:trPr>
        <w:tc>
          <w:tcPr>
            <w:tcW w:w="709" w:type="dxa"/>
            <w:tcBorders>
              <w:top w:val="single" w:sz="4" w:space="0" w:color="000000"/>
              <w:left w:val="single" w:sz="4" w:space="0" w:color="000000"/>
              <w:bottom w:val="single" w:sz="4" w:space="0" w:color="000000"/>
              <w:right w:val="single" w:sz="4" w:space="0" w:color="000000"/>
            </w:tcBorders>
            <w:vAlign w:val="center"/>
          </w:tcPr>
          <w:p w14:paraId="64E3A0CE" w14:textId="683142D9" w:rsidR="00F532CB" w:rsidRPr="00835288" w:rsidRDefault="00F532CB" w:rsidP="00A17273">
            <w:pPr>
              <w:spacing w:after="0" w:line="26" w:lineRule="atLeast"/>
              <w:jc w:val="center"/>
              <w:rPr>
                <w:rFonts w:cs="Times New Roman"/>
                <w:color w:val="000000"/>
                <w:sz w:val="24"/>
                <w:szCs w:val="24"/>
              </w:rPr>
            </w:pPr>
            <w:del w:id="5927" w:author="Admin" w:date="2017-09-29T15:10:00Z">
              <w:r w:rsidRPr="00835288" w:rsidDel="00E03140">
                <w:rPr>
                  <w:rFonts w:cs="Times New Roman"/>
                  <w:color w:val="000000"/>
                  <w:sz w:val="24"/>
                  <w:szCs w:val="24"/>
                </w:rPr>
                <w:delText>4</w:delText>
              </w:r>
            </w:del>
            <w:ins w:id="5928" w:author="Admin" w:date="2017-09-29T15:10:00Z">
              <w:r w:rsidR="00E03140">
                <w:rPr>
                  <w:rFonts w:cs="Times New Roman"/>
                  <w:color w:val="000000"/>
                  <w:sz w:val="24"/>
                  <w:szCs w:val="24"/>
                </w:rPr>
                <w:t>3</w:t>
              </w:r>
            </w:ins>
          </w:p>
        </w:tc>
        <w:tc>
          <w:tcPr>
            <w:tcW w:w="2427" w:type="dxa"/>
            <w:tcBorders>
              <w:top w:val="single" w:sz="4" w:space="0" w:color="000000"/>
              <w:left w:val="single" w:sz="4" w:space="0" w:color="000000"/>
              <w:bottom w:val="single" w:sz="4" w:space="0" w:color="000000"/>
              <w:right w:val="single" w:sz="4" w:space="0" w:color="000000"/>
            </w:tcBorders>
            <w:vAlign w:val="center"/>
            <w:hideMark/>
          </w:tcPr>
          <w:p w14:paraId="0B9CE352" w14:textId="77777777" w:rsidR="00F532CB" w:rsidRPr="00835288" w:rsidRDefault="00F532CB" w:rsidP="00A17273">
            <w:pPr>
              <w:spacing w:before="240"/>
              <w:rPr>
                <w:rFonts w:cs="Times New Roman"/>
                <w:b/>
                <w:sz w:val="24"/>
                <w:szCs w:val="24"/>
              </w:rPr>
            </w:pPr>
            <w:r w:rsidRPr="00835288">
              <w:rPr>
                <w:rFonts w:cs="Times New Roman"/>
                <w:b/>
                <w:sz w:val="24"/>
                <w:szCs w:val="24"/>
              </w:rPr>
              <w:t>Xóa</w:t>
            </w:r>
          </w:p>
        </w:tc>
        <w:tc>
          <w:tcPr>
            <w:tcW w:w="6225" w:type="dxa"/>
            <w:tcBorders>
              <w:top w:val="single" w:sz="4" w:space="0" w:color="000000"/>
              <w:left w:val="single" w:sz="4" w:space="0" w:color="000000"/>
              <w:bottom w:val="single" w:sz="4" w:space="0" w:color="000000"/>
              <w:right w:val="single" w:sz="4" w:space="0" w:color="000000"/>
            </w:tcBorders>
            <w:vAlign w:val="center"/>
            <w:hideMark/>
          </w:tcPr>
          <w:p w14:paraId="1CC97B29" w14:textId="081F3CBE" w:rsidR="00F532CB" w:rsidRPr="00835288" w:rsidRDefault="00F532CB" w:rsidP="00E03140">
            <w:pPr>
              <w:spacing w:before="240"/>
              <w:rPr>
                <w:rFonts w:cs="Times New Roman"/>
                <w:sz w:val="24"/>
                <w:szCs w:val="24"/>
              </w:rPr>
              <w:pPrChange w:id="5929" w:author="Admin" w:date="2017-09-29T15:11:00Z">
                <w:pPr>
                  <w:spacing w:before="240"/>
                </w:pPr>
              </w:pPrChange>
            </w:pPr>
            <w:r w:rsidRPr="00835288">
              <w:rPr>
                <w:rFonts w:cs="Times New Roman"/>
                <w:sz w:val="24"/>
                <w:szCs w:val="24"/>
              </w:rPr>
              <w:t>Người dùng sử dụng chức năng này để xóa 1 bản ghi</w:t>
            </w:r>
            <w:del w:id="5930" w:author="Admin" w:date="2017-09-29T15:11:00Z">
              <w:r w:rsidRPr="00835288" w:rsidDel="00E03140">
                <w:rPr>
                  <w:rFonts w:cs="Times New Roman"/>
                  <w:sz w:val="24"/>
                  <w:szCs w:val="24"/>
                </w:rPr>
                <w:delText>, chỉ xóa được các bản ghi ở trạng thái “Chờ phê duyệt”</w:delText>
              </w:r>
            </w:del>
          </w:p>
        </w:tc>
      </w:tr>
      <w:tr w:rsidR="00F532CB" w:rsidRPr="00835288" w14:paraId="327CFD3E" w14:textId="77777777" w:rsidTr="00A17273">
        <w:trPr>
          <w:trHeight w:val="286"/>
        </w:trPr>
        <w:tc>
          <w:tcPr>
            <w:tcW w:w="709" w:type="dxa"/>
            <w:tcBorders>
              <w:top w:val="single" w:sz="4" w:space="0" w:color="000000"/>
              <w:left w:val="single" w:sz="4" w:space="0" w:color="000000"/>
              <w:bottom w:val="single" w:sz="4" w:space="0" w:color="000000"/>
              <w:right w:val="single" w:sz="4" w:space="0" w:color="000000"/>
            </w:tcBorders>
            <w:vAlign w:val="center"/>
          </w:tcPr>
          <w:p w14:paraId="5EE11834" w14:textId="2013C7D3" w:rsidR="00F532CB" w:rsidRPr="00835288" w:rsidRDefault="00F532CB" w:rsidP="00A17273">
            <w:pPr>
              <w:spacing w:after="0" w:line="26" w:lineRule="atLeast"/>
              <w:jc w:val="center"/>
              <w:rPr>
                <w:rFonts w:cs="Times New Roman"/>
                <w:color w:val="000000"/>
                <w:sz w:val="24"/>
                <w:szCs w:val="24"/>
              </w:rPr>
            </w:pPr>
            <w:del w:id="5931" w:author="Admin" w:date="2017-09-29T15:10:00Z">
              <w:r w:rsidRPr="00835288" w:rsidDel="00E03140">
                <w:rPr>
                  <w:rFonts w:cs="Times New Roman"/>
                  <w:color w:val="000000"/>
                  <w:sz w:val="24"/>
                  <w:szCs w:val="24"/>
                </w:rPr>
                <w:delText>5</w:delText>
              </w:r>
            </w:del>
            <w:ins w:id="5932" w:author="Admin" w:date="2017-09-29T15:10:00Z">
              <w:r w:rsidR="00E03140">
                <w:rPr>
                  <w:rFonts w:cs="Times New Roman"/>
                  <w:color w:val="000000"/>
                  <w:sz w:val="24"/>
                  <w:szCs w:val="24"/>
                </w:rPr>
                <w:t>4</w:t>
              </w:r>
            </w:ins>
          </w:p>
        </w:tc>
        <w:tc>
          <w:tcPr>
            <w:tcW w:w="2427" w:type="dxa"/>
            <w:tcBorders>
              <w:top w:val="single" w:sz="4" w:space="0" w:color="000000"/>
              <w:left w:val="single" w:sz="4" w:space="0" w:color="000000"/>
              <w:bottom w:val="single" w:sz="4" w:space="0" w:color="000000"/>
              <w:right w:val="single" w:sz="4" w:space="0" w:color="000000"/>
            </w:tcBorders>
            <w:vAlign w:val="center"/>
          </w:tcPr>
          <w:p w14:paraId="7C6A73A8" w14:textId="77777777" w:rsidR="00F532CB" w:rsidRPr="00835288" w:rsidRDefault="00F532CB" w:rsidP="00A17273">
            <w:pPr>
              <w:spacing w:before="240"/>
              <w:rPr>
                <w:rFonts w:cs="Times New Roman"/>
                <w:b/>
                <w:sz w:val="24"/>
                <w:szCs w:val="24"/>
              </w:rPr>
            </w:pPr>
            <w:r w:rsidRPr="00835288">
              <w:rPr>
                <w:rFonts w:cs="Times New Roman"/>
                <w:b/>
                <w:sz w:val="24"/>
                <w:szCs w:val="24"/>
              </w:rPr>
              <w:t>Xuất excel</w:t>
            </w:r>
          </w:p>
        </w:tc>
        <w:tc>
          <w:tcPr>
            <w:tcW w:w="6225" w:type="dxa"/>
            <w:tcBorders>
              <w:top w:val="single" w:sz="4" w:space="0" w:color="000000"/>
              <w:left w:val="single" w:sz="4" w:space="0" w:color="000000"/>
              <w:bottom w:val="single" w:sz="4" w:space="0" w:color="000000"/>
              <w:right w:val="single" w:sz="4" w:space="0" w:color="000000"/>
            </w:tcBorders>
            <w:vAlign w:val="center"/>
          </w:tcPr>
          <w:p w14:paraId="1AE3DC09" w14:textId="77777777" w:rsidR="00F532CB" w:rsidRPr="00835288" w:rsidRDefault="00F532CB" w:rsidP="00A17273">
            <w:pPr>
              <w:spacing w:before="240"/>
              <w:rPr>
                <w:rFonts w:cs="Times New Roman"/>
                <w:sz w:val="24"/>
                <w:szCs w:val="24"/>
              </w:rPr>
            </w:pPr>
            <w:r w:rsidRPr="00835288">
              <w:rPr>
                <w:rFonts w:cs="Times New Roman"/>
                <w:sz w:val="24"/>
                <w:szCs w:val="24"/>
              </w:rPr>
              <w:t>Người dùng sử dụng chức năng này để xuất danh sách CBNV ra file excel.</w:t>
            </w:r>
          </w:p>
        </w:tc>
      </w:tr>
    </w:tbl>
    <w:p w14:paraId="6E2D5AB0" w14:textId="1F393736" w:rsidR="00A12180" w:rsidRPr="00A12180" w:rsidRDefault="00A12180" w:rsidP="00A12180">
      <w:pPr>
        <w:rPr>
          <w:rFonts w:cs="Times New Roman"/>
          <w:sz w:val="24"/>
          <w:szCs w:val="24"/>
        </w:rPr>
      </w:pPr>
    </w:p>
    <w:p w14:paraId="6EE257F8" w14:textId="77777777" w:rsidR="00A12180" w:rsidRPr="00A12180" w:rsidRDefault="00A12180" w:rsidP="00A12180">
      <w:pPr>
        <w:rPr>
          <w:rFonts w:cs="Times New Roman"/>
          <w:sz w:val="24"/>
          <w:szCs w:val="24"/>
        </w:rPr>
      </w:pPr>
    </w:p>
    <w:p w14:paraId="00ACEFE0" w14:textId="77777777" w:rsidR="00A12180" w:rsidRPr="00A12180" w:rsidRDefault="00A12180" w:rsidP="00A12180">
      <w:pPr>
        <w:rPr>
          <w:rFonts w:cs="Times New Roman"/>
          <w:sz w:val="24"/>
          <w:szCs w:val="24"/>
        </w:rPr>
      </w:pPr>
    </w:p>
    <w:p w14:paraId="5F6E4AEF" w14:textId="77777777" w:rsidR="00A12180" w:rsidRPr="00A12180" w:rsidRDefault="00A12180" w:rsidP="00A12180">
      <w:pPr>
        <w:rPr>
          <w:rFonts w:cs="Times New Roman"/>
          <w:sz w:val="24"/>
          <w:szCs w:val="24"/>
        </w:rPr>
      </w:pPr>
    </w:p>
    <w:p w14:paraId="486D6550" w14:textId="77777777" w:rsidR="00A12180" w:rsidRPr="00A12180" w:rsidRDefault="00A12180" w:rsidP="00A12180">
      <w:pPr>
        <w:rPr>
          <w:rFonts w:cs="Times New Roman"/>
          <w:sz w:val="24"/>
          <w:szCs w:val="24"/>
        </w:rPr>
      </w:pPr>
    </w:p>
    <w:p w14:paraId="3908CABE" w14:textId="27D49C22" w:rsidR="00A12180" w:rsidRDefault="00A12180" w:rsidP="00A12180">
      <w:pPr>
        <w:rPr>
          <w:rFonts w:cs="Times New Roman"/>
          <w:sz w:val="24"/>
          <w:szCs w:val="24"/>
        </w:rPr>
      </w:pPr>
    </w:p>
    <w:p w14:paraId="227697AD" w14:textId="3AA57ABA" w:rsidR="00A12180" w:rsidRDefault="00A12180" w:rsidP="00A12180">
      <w:pPr>
        <w:rPr>
          <w:rFonts w:cs="Times New Roman"/>
          <w:sz w:val="24"/>
          <w:szCs w:val="24"/>
        </w:rPr>
      </w:pPr>
    </w:p>
    <w:p w14:paraId="7961F1DB" w14:textId="03053C2A" w:rsidR="001374EE" w:rsidRPr="00A12180" w:rsidRDefault="00A12180" w:rsidP="00A12180">
      <w:pPr>
        <w:tabs>
          <w:tab w:val="left" w:pos="8670"/>
        </w:tabs>
        <w:rPr>
          <w:rFonts w:cs="Times New Roman"/>
          <w:sz w:val="24"/>
          <w:szCs w:val="24"/>
        </w:rPr>
      </w:pPr>
      <w:del w:id="5933" w:author="Admin" w:date="2017-09-18T15:12:00Z">
        <w:r w:rsidDel="00DD549E">
          <w:rPr>
            <w:rFonts w:cs="Times New Roman"/>
            <w:sz w:val="24"/>
            <w:szCs w:val="24"/>
          </w:rPr>
          <w:tab/>
        </w:r>
      </w:del>
    </w:p>
    <w:sectPr w:rsidR="001374EE" w:rsidRPr="00A12180" w:rsidSect="00F73631">
      <w:headerReference w:type="first" r:id="rId67"/>
      <w:footerReference w:type="first" r:id="rId68"/>
      <w:pgSz w:w="12240" w:h="15840"/>
      <w:pgMar w:top="135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61" w:author="Admin" w:date="2017-09-29T09:15:00Z" w:initials="A">
    <w:p w14:paraId="7561A217" w14:textId="42C4EEBD" w:rsidR="008B01AE" w:rsidRDefault="008B01AE">
      <w:pPr>
        <w:pStyle w:val="CommentText"/>
      </w:pPr>
      <w:r>
        <w:rPr>
          <w:rStyle w:val="CommentReference"/>
        </w:rPr>
        <w:annotationRef/>
      </w:r>
      <w:r>
        <w:t>Hỏi lại Corp</w:t>
      </w:r>
    </w:p>
  </w:comment>
  <w:comment w:id="2793" w:author="Admin" w:date="2017-09-20T10:19:00Z" w:initials="A">
    <w:p w14:paraId="08E7447C" w14:textId="2B019724" w:rsidR="008B01AE" w:rsidRDefault="008B01AE">
      <w:pPr>
        <w:pStyle w:val="CommentText"/>
      </w:pPr>
      <w:r>
        <w:rPr>
          <w:rStyle w:val="CommentReference"/>
        </w:rPr>
        <w:annotationRef/>
      </w:r>
      <w:r>
        <w:t>Bổ sung thêm trường định biên theo từng tháng của năm (số người trong tháng), định biên trung bình (tổng cộng 12 tháng/12 từ theo năm tài chính), định biên cuối năm (tháng 3 của năm tài chính), định biên tháng cao nhất (hiển thị dữ liệu tháng cao nhất), số lần thay đổi</w:t>
      </w:r>
    </w:p>
    <w:p w14:paraId="48715BD7" w14:textId="556A140B" w:rsidR="008B01AE" w:rsidRDefault="008B01AE">
      <w:pPr>
        <w:pStyle w:val="CommentText"/>
      </w:pPr>
      <w:r>
        <w:t>Trường hợp Sửa số lượng định biên thì sửa trực tiếp ĐB tháng và hệ thống hiển thị lần cuối cùng (có phần lưu lại các lần sửa), sang các tháng sau thì không được sửa định biên của tháng trước.</w:t>
      </w:r>
    </w:p>
    <w:p w14:paraId="6374E483" w14:textId="45853811" w:rsidR="008B01AE" w:rsidRDefault="008B01AE">
      <w:pPr>
        <w:pStyle w:val="CommentText"/>
      </w:pPr>
      <w:r w:rsidRPr="006D4215">
        <w:rPr>
          <w:color w:val="FF0000"/>
        </w:rPr>
        <w:t>Bổ sung cho cấu hình định nghĩa năm tài chính</w:t>
      </w:r>
      <w:r>
        <w:rPr>
          <w:color w:val="FF0000"/>
        </w:rPr>
        <w:t xml:space="preserve"> (định biên, kế hoạch TD, KH đào tạo, nghỉ phép)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61A217" w15:done="0"/>
  <w15:commentEx w15:paraId="6374E48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80FA5" w14:textId="77777777" w:rsidR="00F540BB" w:rsidRDefault="00F540BB" w:rsidP="00EE1C6A">
      <w:pPr>
        <w:spacing w:after="0" w:line="240" w:lineRule="auto"/>
      </w:pPr>
      <w:r>
        <w:separator/>
      </w:r>
    </w:p>
  </w:endnote>
  <w:endnote w:type="continuationSeparator" w:id="0">
    <w:p w14:paraId="44C5A352" w14:textId="77777777" w:rsidR="00F540BB" w:rsidRDefault="00F540BB" w:rsidP="00EE1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5.3.2.5.">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nTimeH">
    <w:charset w:val="00"/>
    <w:family w:val="swiss"/>
    <w:pitch w:val="variable"/>
    <w:sig w:usb0="00000007" w:usb1="00000000" w:usb2="00000000" w:usb3="00000000" w:csb0="00000013" w:csb1="00000000"/>
  </w:font>
  <w:font w:name="MS Mincho">
    <w:altName w:val="Yu Gothic UI"/>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74101" w14:textId="5C08DAFE" w:rsidR="008B01AE" w:rsidRPr="008017F9" w:rsidRDefault="008B01AE" w:rsidP="001515E9">
    <w:pPr>
      <w:pStyle w:val="Footer"/>
      <w:pBdr>
        <w:top w:val="thickThinSmallGap" w:sz="24" w:space="1" w:color="auto"/>
      </w:pBdr>
      <w:tabs>
        <w:tab w:val="clear" w:pos="4680"/>
        <w:tab w:val="clear" w:pos="9360"/>
        <w:tab w:val="center" w:pos="4320"/>
        <w:tab w:val="right" w:pos="8640"/>
      </w:tabs>
    </w:pPr>
    <w:r>
      <w:rPr>
        <w:rStyle w:val="PageNumber"/>
        <w:szCs w:val="22"/>
      </w:rPr>
      <w:t>Tài liệu đặc tả yêu cầu – phân hệ Hoạch định nhân sự</w:t>
    </w:r>
    <w:r>
      <w:rPr>
        <w:rStyle w:val="PageNumber"/>
        <w:szCs w:val="22"/>
      </w:rPr>
      <w:tab/>
    </w:r>
    <w:r>
      <w:rPr>
        <w:rStyle w:val="PageNumber"/>
        <w:rFonts w:ascii="Verdana" w:hAnsi="Verdana"/>
        <w:b/>
        <w:sz w:val="16"/>
        <w:szCs w:val="16"/>
      </w:rPr>
      <w:t xml:space="preserve">          </w:t>
    </w:r>
    <w:r w:rsidRPr="004A6FE1">
      <w:rPr>
        <w:rStyle w:val="PageNumber"/>
        <w:rFonts w:ascii="Verdana" w:hAnsi="Verdana"/>
        <w:sz w:val="20"/>
        <w:szCs w:val="20"/>
      </w:rPr>
      <w:fldChar w:fldCharType="begin"/>
    </w:r>
    <w:r w:rsidRPr="004A6FE1">
      <w:rPr>
        <w:rStyle w:val="PageNumber"/>
        <w:rFonts w:ascii="Verdana" w:hAnsi="Verdana"/>
        <w:sz w:val="20"/>
        <w:szCs w:val="20"/>
      </w:rPr>
      <w:instrText xml:space="preserve"> PAGE </w:instrText>
    </w:r>
    <w:r w:rsidRPr="004A6FE1">
      <w:rPr>
        <w:rStyle w:val="PageNumber"/>
        <w:rFonts w:ascii="Verdana" w:hAnsi="Verdana"/>
        <w:sz w:val="20"/>
        <w:szCs w:val="20"/>
      </w:rPr>
      <w:fldChar w:fldCharType="separate"/>
    </w:r>
    <w:r w:rsidR="000434D1">
      <w:rPr>
        <w:rStyle w:val="PageNumber"/>
        <w:rFonts w:ascii="Verdana" w:hAnsi="Verdana"/>
        <w:noProof/>
        <w:sz w:val="20"/>
        <w:szCs w:val="20"/>
      </w:rPr>
      <w:t>52</w:t>
    </w:r>
    <w:r w:rsidRPr="004A6FE1">
      <w:rPr>
        <w:rStyle w:val="PageNumber"/>
        <w:rFonts w:ascii="Verdana" w:hAnsi="Verdana"/>
        <w:sz w:val="20"/>
        <w:szCs w:val="20"/>
      </w:rPr>
      <w:fldChar w:fldCharType="end"/>
    </w:r>
    <w:r w:rsidRPr="004A6FE1">
      <w:rPr>
        <w:rStyle w:val="PageNumber"/>
        <w:rFonts w:ascii="Verdana" w:hAnsi="Verdana"/>
        <w:sz w:val="20"/>
        <w:szCs w:val="20"/>
      </w:rPr>
      <w:t>/</w:t>
    </w:r>
    <w:del w:id="10" w:author="Admin" w:date="2017-09-18T15:12:00Z">
      <w:r w:rsidDel="00DD549E">
        <w:rPr>
          <w:rStyle w:val="PageNumber"/>
          <w:rFonts w:ascii="Verdana" w:hAnsi="Verdana"/>
          <w:sz w:val="20"/>
          <w:szCs w:val="20"/>
        </w:rPr>
        <w:delText>70</w:delText>
      </w:r>
    </w:del>
    <w:ins w:id="11" w:author="Admin" w:date="2017-09-18T15:12:00Z">
      <w:r>
        <w:rPr>
          <w:rStyle w:val="PageNumber"/>
          <w:rFonts w:ascii="Verdana" w:hAnsi="Verdana"/>
          <w:sz w:val="20"/>
          <w:szCs w:val="20"/>
        </w:rPr>
        <w:t>8</w:t>
      </w:r>
    </w:ins>
    <w:ins w:id="12" w:author="Admin" w:date="2017-09-19T23:26:00Z">
      <w:r w:rsidR="00A744B4">
        <w:rPr>
          <w:rStyle w:val="PageNumber"/>
          <w:rFonts w:ascii="Verdana" w:hAnsi="Verdana"/>
          <w:sz w:val="20"/>
          <w:szCs w:val="20"/>
        </w:rPr>
        <w:t>7</w:t>
      </w:r>
    </w:ins>
  </w:p>
  <w:p w14:paraId="76858812" w14:textId="77777777" w:rsidR="008B01AE" w:rsidRPr="001515E9" w:rsidRDefault="008B01AE" w:rsidP="001515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40B23" w14:textId="205D425C" w:rsidR="008B01AE" w:rsidRPr="00F73631" w:rsidRDefault="008B01AE" w:rsidP="00F73631">
    <w:pPr>
      <w:pStyle w:val="Footer"/>
      <w:pBdr>
        <w:top w:val="thickThinSmallGap" w:sz="24" w:space="1" w:color="auto"/>
      </w:pBdr>
      <w:tabs>
        <w:tab w:val="clear" w:pos="4680"/>
        <w:tab w:val="clear" w:pos="9360"/>
        <w:tab w:val="center" w:pos="4320"/>
        <w:tab w:val="right" w:pos="8640"/>
      </w:tabs>
      <w:rPr>
        <w:rFonts w:ascii="Verdana" w:hAnsi="Verdana"/>
        <w:sz w:val="20"/>
        <w:szCs w:val="20"/>
      </w:rPr>
    </w:pPr>
    <w:r w:rsidRPr="00D6587F">
      <w:rPr>
        <w:rStyle w:val="PageNumber"/>
        <w:szCs w:val="22"/>
      </w:rPr>
      <w:t xml:space="preserve">Tài liệu </w:t>
    </w:r>
    <w:r>
      <w:rPr>
        <w:rStyle w:val="PageNumber"/>
        <w:szCs w:val="22"/>
      </w:rPr>
      <w:t xml:space="preserve">giải pháp HRM – phân hệ Hồ sơ                                                                       </w:t>
    </w:r>
    <w:r>
      <w:rPr>
        <w:rStyle w:val="PageNumber"/>
        <w:rFonts w:ascii="Verdana" w:hAnsi="Verdana"/>
        <w:b/>
        <w:sz w:val="16"/>
        <w:szCs w:val="16"/>
      </w:rPr>
      <w:t xml:space="preserve">          </w:t>
    </w:r>
    <w:r w:rsidRPr="004A6FE1">
      <w:rPr>
        <w:rStyle w:val="PageNumber"/>
        <w:rFonts w:ascii="Verdana" w:hAnsi="Verdana"/>
        <w:sz w:val="20"/>
        <w:szCs w:val="20"/>
      </w:rPr>
      <w:fldChar w:fldCharType="begin"/>
    </w:r>
    <w:r w:rsidRPr="004A6FE1">
      <w:rPr>
        <w:rStyle w:val="PageNumber"/>
        <w:rFonts w:ascii="Verdana" w:hAnsi="Verdana"/>
        <w:sz w:val="20"/>
        <w:szCs w:val="20"/>
      </w:rPr>
      <w:instrText xml:space="preserve"> PAGE </w:instrText>
    </w:r>
    <w:r w:rsidRPr="004A6FE1">
      <w:rPr>
        <w:rStyle w:val="PageNumber"/>
        <w:rFonts w:ascii="Verdana" w:hAnsi="Verdana"/>
        <w:sz w:val="20"/>
        <w:szCs w:val="20"/>
      </w:rPr>
      <w:fldChar w:fldCharType="separate"/>
    </w:r>
    <w:r w:rsidR="000434D1">
      <w:rPr>
        <w:rStyle w:val="PageNumber"/>
        <w:rFonts w:ascii="Verdana" w:hAnsi="Verdana"/>
        <w:noProof/>
        <w:sz w:val="20"/>
        <w:szCs w:val="20"/>
      </w:rPr>
      <w:t>1</w:t>
    </w:r>
    <w:r w:rsidRPr="004A6FE1">
      <w:rPr>
        <w:rStyle w:val="PageNumber"/>
        <w:rFonts w:ascii="Verdana" w:hAnsi="Verdana"/>
        <w:sz w:val="20"/>
        <w:szCs w:val="20"/>
      </w:rPr>
      <w:fldChar w:fldCharType="end"/>
    </w:r>
    <w:r w:rsidRPr="004A6FE1">
      <w:rPr>
        <w:rStyle w:val="PageNumber"/>
        <w:rFonts w:ascii="Verdana" w:hAnsi="Verdana"/>
        <w:sz w:val="20"/>
        <w:szCs w:val="20"/>
      </w:rPr>
      <w:t>/</w:t>
    </w:r>
    <w:r>
      <w:rPr>
        <w:rStyle w:val="PageNumber"/>
        <w:rFonts w:ascii="Verdana" w:hAnsi="Verdana"/>
        <w:sz w:val="20"/>
        <w:szCs w:val="20"/>
      </w:rPr>
      <w:fldChar w:fldCharType="begin"/>
    </w:r>
    <w:r>
      <w:rPr>
        <w:rStyle w:val="PageNumber"/>
        <w:rFonts w:ascii="Verdana" w:hAnsi="Verdana"/>
        <w:sz w:val="20"/>
        <w:szCs w:val="20"/>
      </w:rPr>
      <w:instrText xml:space="preserve"> NUMPAGES </w:instrText>
    </w:r>
    <w:r>
      <w:rPr>
        <w:rStyle w:val="PageNumber"/>
        <w:rFonts w:ascii="Verdana" w:hAnsi="Verdana"/>
        <w:sz w:val="20"/>
        <w:szCs w:val="20"/>
      </w:rPr>
      <w:fldChar w:fldCharType="separate"/>
    </w:r>
    <w:r w:rsidR="000434D1">
      <w:rPr>
        <w:rStyle w:val="PageNumber"/>
        <w:rFonts w:ascii="Verdana" w:hAnsi="Verdana"/>
        <w:noProof/>
        <w:sz w:val="20"/>
        <w:szCs w:val="20"/>
      </w:rPr>
      <w:t>88</w:t>
    </w:r>
    <w:r>
      <w:rPr>
        <w:rStyle w:val="PageNumber"/>
        <w:rFonts w:ascii="Verdana" w:hAnsi="Verdana"/>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D262E" w14:textId="77777777" w:rsidR="00F540BB" w:rsidRDefault="00F540BB" w:rsidP="00EE1C6A">
      <w:pPr>
        <w:spacing w:after="0" w:line="240" w:lineRule="auto"/>
      </w:pPr>
      <w:r>
        <w:separator/>
      </w:r>
    </w:p>
  </w:footnote>
  <w:footnote w:type="continuationSeparator" w:id="0">
    <w:p w14:paraId="35D11972" w14:textId="77777777" w:rsidR="00F540BB" w:rsidRDefault="00F540BB" w:rsidP="00EE1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E7F" w14:textId="77777777" w:rsidR="008B01AE" w:rsidRDefault="008B01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FA1"/>
    <w:multiLevelType w:val="multilevel"/>
    <w:tmpl w:val="8C5E9EF8"/>
    <w:styleLink w:val="Style10"/>
    <w:lvl w:ilvl="0">
      <w:start w:val="1"/>
      <w:numFmt w:val="decimal"/>
      <w:lvlText w:val="5.3.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904512"/>
    <w:multiLevelType w:val="multilevel"/>
    <w:tmpl w:val="EBB07A74"/>
    <w:styleLink w:val="Style2"/>
    <w:lvl w:ilvl="0">
      <w:start w:val="5"/>
      <w:numFmt w:val="decimal"/>
      <w:lvlText w:val="%1"/>
      <w:lvlJc w:val="left"/>
      <w:pPr>
        <w:ind w:left="840" w:hanging="840"/>
      </w:pPr>
      <w:rPr>
        <w:rFonts w:hint="default"/>
      </w:rPr>
    </w:lvl>
    <w:lvl w:ilvl="1">
      <w:start w:val="3"/>
      <w:numFmt w:val="decimal"/>
      <w:lvlText w:val="%1.%2"/>
      <w:lvlJc w:val="left"/>
      <w:pPr>
        <w:ind w:left="1398" w:hanging="840"/>
      </w:pPr>
      <w:rPr>
        <w:rFonts w:hint="default"/>
      </w:rPr>
    </w:lvl>
    <w:lvl w:ilvl="2">
      <w:start w:val="1"/>
      <w:numFmt w:val="decimal"/>
      <w:lvlText w:val="%1.%2.%3"/>
      <w:lvlJc w:val="left"/>
      <w:pPr>
        <w:ind w:left="1956" w:hanging="840"/>
      </w:pPr>
      <w:rPr>
        <w:rFonts w:hint="default"/>
      </w:rPr>
    </w:lvl>
    <w:lvl w:ilvl="3">
      <w:start w:val="3"/>
      <w:numFmt w:val="decimal"/>
      <w:lvlText w:val="%1.%2.%3.%4"/>
      <w:lvlJc w:val="left"/>
      <w:pPr>
        <w:ind w:left="2514" w:hanging="84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2" w15:restartNumberingAfterBreak="0">
    <w:nsid w:val="03476DDE"/>
    <w:multiLevelType w:val="hybridMultilevel"/>
    <w:tmpl w:val="6EF069AE"/>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F7330"/>
    <w:multiLevelType w:val="multilevel"/>
    <w:tmpl w:val="60E25796"/>
    <w:styleLink w:val="Style3"/>
    <w:lvl w:ilvl="0">
      <w:start w:val="5"/>
      <w:numFmt w:val="decimal"/>
      <w:lvlText w:val="5.3.1.5.%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A866AD"/>
    <w:multiLevelType w:val="hybridMultilevel"/>
    <w:tmpl w:val="ADAADD28"/>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01BF9"/>
    <w:multiLevelType w:val="hybridMultilevel"/>
    <w:tmpl w:val="AA4EFC40"/>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680034"/>
    <w:multiLevelType w:val="hybridMultilevel"/>
    <w:tmpl w:val="FE640520"/>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7F7266"/>
    <w:multiLevelType w:val="hybridMultilevel"/>
    <w:tmpl w:val="F0A0BD3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9724DD"/>
    <w:multiLevelType w:val="multilevel"/>
    <w:tmpl w:val="94563EE0"/>
    <w:styleLink w:val="Style13"/>
    <w:lvl w:ilvl="0">
      <w:start w:val="1"/>
      <w:numFmt w:val="decimal"/>
      <w:lvlText w:val="5.3.1.6.%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E155D3E"/>
    <w:multiLevelType w:val="multilevel"/>
    <w:tmpl w:val="B1FE0D88"/>
    <w:styleLink w:val="Style8"/>
    <w:lvl w:ilvl="0">
      <w:start w:val="1"/>
      <w:numFmt w:val="decimal"/>
      <w:lvlText w:val="5.3.1.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E7C5A4F"/>
    <w:multiLevelType w:val="hybridMultilevel"/>
    <w:tmpl w:val="D4B81C7C"/>
    <w:lvl w:ilvl="0" w:tplc="17C89C2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4B4FA1"/>
    <w:multiLevelType w:val="hybridMultilevel"/>
    <w:tmpl w:val="293893AA"/>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95DF8"/>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4B5C6B"/>
    <w:multiLevelType w:val="hybridMultilevel"/>
    <w:tmpl w:val="8E80432A"/>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D95132"/>
    <w:multiLevelType w:val="hybridMultilevel"/>
    <w:tmpl w:val="7DBABC0C"/>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D6124"/>
    <w:multiLevelType w:val="hybridMultilevel"/>
    <w:tmpl w:val="DCD80344"/>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0475D6"/>
    <w:multiLevelType w:val="multilevel"/>
    <w:tmpl w:val="F7FE5F88"/>
    <w:styleLink w:val="Style7"/>
    <w:lvl w:ilvl="0">
      <w:start w:val="1"/>
      <w:numFmt w:val="decimal"/>
      <w:lvlText w:val="5.3.1.4.%1"/>
      <w:lvlJc w:val="left"/>
      <w:pPr>
        <w:ind w:left="180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17" w15:restartNumberingAfterBreak="0">
    <w:nsid w:val="1C49521B"/>
    <w:multiLevelType w:val="hybridMultilevel"/>
    <w:tmpl w:val="1B943C7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955ED"/>
    <w:multiLevelType w:val="multilevel"/>
    <w:tmpl w:val="95709162"/>
    <w:styleLink w:val="Style5"/>
    <w:lvl w:ilvl="0">
      <w:start w:val="1"/>
      <w:numFmt w:val="decimal"/>
      <w:lvlText w:val="5.3.1.4.%1"/>
      <w:lvlJc w:val="left"/>
      <w:pPr>
        <w:ind w:left="180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19" w15:restartNumberingAfterBreak="0">
    <w:nsid w:val="1E490ACC"/>
    <w:multiLevelType w:val="hybridMultilevel"/>
    <w:tmpl w:val="C1A69A3A"/>
    <w:lvl w:ilvl="0" w:tplc="0EEA9D26">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41FFE"/>
    <w:multiLevelType w:val="hybridMultilevel"/>
    <w:tmpl w:val="290AB974"/>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634879"/>
    <w:multiLevelType w:val="hybridMultilevel"/>
    <w:tmpl w:val="41F24726"/>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F662E3"/>
    <w:multiLevelType w:val="hybridMultilevel"/>
    <w:tmpl w:val="BFCC85AC"/>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5D3AC5"/>
    <w:multiLevelType w:val="hybridMultilevel"/>
    <w:tmpl w:val="C432231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AC2859"/>
    <w:multiLevelType w:val="hybridMultilevel"/>
    <w:tmpl w:val="15E44E28"/>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F500A7"/>
    <w:multiLevelType w:val="hybridMultilevel"/>
    <w:tmpl w:val="8220637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270078"/>
    <w:multiLevelType w:val="hybridMultilevel"/>
    <w:tmpl w:val="C9EA9938"/>
    <w:lvl w:ilvl="0" w:tplc="4A9816EC">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9972E46"/>
    <w:multiLevelType w:val="hybridMultilevel"/>
    <w:tmpl w:val="C13A55F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9B2821"/>
    <w:multiLevelType w:val="hybridMultilevel"/>
    <w:tmpl w:val="4C3C27DC"/>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FC4840"/>
    <w:multiLevelType w:val="hybridMultilevel"/>
    <w:tmpl w:val="2444A2E2"/>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B44351"/>
    <w:multiLevelType w:val="hybridMultilevel"/>
    <w:tmpl w:val="849CF63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206A47"/>
    <w:multiLevelType w:val="hybridMultilevel"/>
    <w:tmpl w:val="E9A88A1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6F0D2C"/>
    <w:multiLevelType w:val="multilevel"/>
    <w:tmpl w:val="6D7A4A2C"/>
    <w:styleLink w:val="Style6"/>
    <w:lvl w:ilvl="0">
      <w:start w:val="1"/>
      <w:numFmt w:val="decimal"/>
      <w:lvlText w:val="5.3.1.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EF5269A"/>
    <w:multiLevelType w:val="multilevel"/>
    <w:tmpl w:val="4258937A"/>
    <w:styleLink w:val="Style9"/>
    <w:lvl w:ilvl="0">
      <w:start w:val="1"/>
      <w:numFmt w:val="decimal"/>
      <w:lvlText w:val="5.3.1.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2F3D652D"/>
    <w:multiLevelType w:val="hybridMultilevel"/>
    <w:tmpl w:val="70B43C8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4B1E0F"/>
    <w:multiLevelType w:val="hybridMultilevel"/>
    <w:tmpl w:val="C172C6CA"/>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AC1550"/>
    <w:multiLevelType w:val="multilevel"/>
    <w:tmpl w:val="5F9A142A"/>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lowerLetter"/>
      <w:pStyle w:val="Heading5"/>
      <w:lvlText w:val="%5."/>
      <w:lvlJc w:val="left"/>
      <w:pPr>
        <w:ind w:left="1998" w:hanging="1008"/>
      </w:pPr>
      <w:rPr>
        <w:sz w:val="24"/>
        <w:szCs w:val="24"/>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2FAF0DBA"/>
    <w:multiLevelType w:val="hybridMultilevel"/>
    <w:tmpl w:val="7BEA45DA"/>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3034A4"/>
    <w:multiLevelType w:val="hybridMultilevel"/>
    <w:tmpl w:val="72E66248"/>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5066A3"/>
    <w:multiLevelType w:val="hybridMultilevel"/>
    <w:tmpl w:val="85381686"/>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876E43"/>
    <w:multiLevelType w:val="multilevel"/>
    <w:tmpl w:val="E7B49E12"/>
    <w:styleLink w:val="Style20"/>
    <w:lvl w:ilvl="0">
      <w:start w:val="1"/>
      <w:numFmt w:val="decimal"/>
      <w:lvlText w:val="5.3.2.5.%1"/>
      <w:lvlJc w:val="left"/>
      <w:pPr>
        <w:ind w:left="360" w:hanging="360"/>
      </w:pPr>
      <w:rPr>
        <w:rFonts w:ascii="5.3.2.5." w:hAnsi="5.3.2.5."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34960F8C"/>
    <w:multiLevelType w:val="hybridMultilevel"/>
    <w:tmpl w:val="5F56BFD0"/>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CD63E6"/>
    <w:multiLevelType w:val="hybridMultilevel"/>
    <w:tmpl w:val="905A3BA2"/>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EA2E35"/>
    <w:multiLevelType w:val="hybridMultilevel"/>
    <w:tmpl w:val="AAB6B31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AC1E61"/>
    <w:multiLevelType w:val="hybridMultilevel"/>
    <w:tmpl w:val="FEE43D28"/>
    <w:lvl w:ilvl="0" w:tplc="949CD3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D4C9FC8">
      <w:start w:val="3"/>
      <w:numFmt w:val="bullet"/>
      <w:lvlText w:val=""/>
      <w:lvlJc w:val="left"/>
      <w:pPr>
        <w:ind w:left="2160" w:hanging="360"/>
      </w:pPr>
      <w:rPr>
        <w:rFonts w:ascii="Wingdings" w:eastAsia="Times New Roman" w:hAnsi="Wingdings" w:cs="Times New Roman" w:hint="default"/>
        <w:color w:val="FF0000"/>
      </w:rPr>
    </w:lvl>
    <w:lvl w:ilvl="3" w:tplc="A2BCB100">
      <w:numFmt w:val="bullet"/>
      <w:lvlText w:val=""/>
      <w:lvlJc w:val="left"/>
      <w:pPr>
        <w:ind w:left="2880" w:hanging="360"/>
      </w:pPr>
      <w:rPr>
        <w:rFonts w:ascii="Wingdings" w:eastAsiaTheme="minorHAnsi" w:hAnsi="Wingdings" w:cs="Times New Roman" w:hint="default"/>
        <w:color w:val="FF000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8E60EE"/>
    <w:multiLevelType w:val="hybridMultilevel"/>
    <w:tmpl w:val="9D207AA2"/>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774A41"/>
    <w:multiLevelType w:val="hybridMultilevel"/>
    <w:tmpl w:val="BEDA4088"/>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EC5A5C"/>
    <w:multiLevelType w:val="hybridMultilevel"/>
    <w:tmpl w:val="7438058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CCD52EB"/>
    <w:multiLevelType w:val="hybridMultilevel"/>
    <w:tmpl w:val="83F4A11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5B186C"/>
    <w:multiLevelType w:val="hybridMultilevel"/>
    <w:tmpl w:val="4296F786"/>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8D049A"/>
    <w:multiLevelType w:val="multilevel"/>
    <w:tmpl w:val="35046CAA"/>
    <w:styleLink w:val="Style11"/>
    <w:lvl w:ilvl="0">
      <w:start w:val="1"/>
      <w:numFmt w:val="decimal"/>
      <w:lvlText w:val="5.3.1.6.%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3EE35039"/>
    <w:multiLevelType w:val="hybridMultilevel"/>
    <w:tmpl w:val="E66A09A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E73285"/>
    <w:multiLevelType w:val="hybridMultilevel"/>
    <w:tmpl w:val="9A8E9E5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DF4BCB"/>
    <w:multiLevelType w:val="multilevel"/>
    <w:tmpl w:val="8FF2C540"/>
    <w:styleLink w:val="Style15"/>
    <w:lvl w:ilvl="0">
      <w:start w:val="1"/>
      <w:numFmt w:val="decimal"/>
      <w:lvlText w:val="5.3.1.7.%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43F13AD0"/>
    <w:multiLevelType w:val="hybridMultilevel"/>
    <w:tmpl w:val="F83CDFF8"/>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4E710E7"/>
    <w:multiLevelType w:val="hybridMultilevel"/>
    <w:tmpl w:val="AB14C9C4"/>
    <w:lvl w:ilvl="0" w:tplc="0BDC5EDC">
      <w:numFmt w:val="bullet"/>
      <w:lvlText w:val="-"/>
      <w:lvlJc w:val="left"/>
      <w:pPr>
        <w:ind w:left="1440" w:hanging="360"/>
      </w:pPr>
      <w:rPr>
        <w:rFonts w:ascii="Arial" w:eastAsia="PMingLiU"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66E2950"/>
    <w:multiLevelType w:val="hybridMultilevel"/>
    <w:tmpl w:val="4526565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81D340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9B03914"/>
    <w:multiLevelType w:val="hybridMultilevel"/>
    <w:tmpl w:val="04C2BE0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9FF7D18"/>
    <w:multiLevelType w:val="hybridMultilevel"/>
    <w:tmpl w:val="A1885A82"/>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A3F1A9F"/>
    <w:multiLevelType w:val="hybridMultilevel"/>
    <w:tmpl w:val="00260832"/>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A597B47"/>
    <w:multiLevelType w:val="hybridMultilevel"/>
    <w:tmpl w:val="2F346BB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D91C3E"/>
    <w:multiLevelType w:val="multilevel"/>
    <w:tmpl w:val="0DC6C6A6"/>
    <w:styleLink w:val="Style30"/>
    <w:lvl w:ilvl="0">
      <w:start w:val="1"/>
      <w:numFmt w:val="none"/>
      <w:lvlText w:val="4.3.2.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4ED74AA6"/>
    <w:multiLevelType w:val="multilevel"/>
    <w:tmpl w:val="D7C4FA80"/>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998" w:hanging="1008"/>
      </w:pPr>
      <w:rPr>
        <w:sz w:val="24"/>
        <w:szCs w:val="24"/>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55FB49B3"/>
    <w:multiLevelType w:val="multilevel"/>
    <w:tmpl w:val="C7CA12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Heading6"/>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E094791"/>
    <w:multiLevelType w:val="hybridMultilevel"/>
    <w:tmpl w:val="B28E9062"/>
    <w:lvl w:ilvl="0" w:tplc="519C516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6" w15:restartNumberingAfterBreak="0">
    <w:nsid w:val="616E0A46"/>
    <w:multiLevelType w:val="hybridMultilevel"/>
    <w:tmpl w:val="A40C09BC"/>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02393D"/>
    <w:multiLevelType w:val="hybridMultilevel"/>
    <w:tmpl w:val="54E8A40A"/>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3032497"/>
    <w:multiLevelType w:val="hybridMultilevel"/>
    <w:tmpl w:val="D11A69A6"/>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C0DF0"/>
    <w:multiLevelType w:val="hybridMultilevel"/>
    <w:tmpl w:val="CF08E188"/>
    <w:lvl w:ilvl="0" w:tplc="C210990C">
      <w:numFmt w:val="bullet"/>
      <w:lvlText w:val="-"/>
      <w:lvlJc w:val="left"/>
      <w:pPr>
        <w:ind w:left="720" w:hanging="360"/>
      </w:pPr>
      <w:rPr>
        <w:rFonts w:ascii="Times New Roman" w:eastAsia="Times New Roman" w:hAnsi="Times New Roman"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6C376B"/>
    <w:multiLevelType w:val="multilevel"/>
    <w:tmpl w:val="7FD826D6"/>
    <w:styleLink w:val="Style12"/>
    <w:lvl w:ilvl="0">
      <w:start w:val="1"/>
      <w:numFmt w:val="decimal"/>
      <w:lvlText w:val="5.3.1.6.%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6DF93F12"/>
    <w:multiLevelType w:val="hybridMultilevel"/>
    <w:tmpl w:val="C8E2151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482E2E"/>
    <w:multiLevelType w:val="hybridMultilevel"/>
    <w:tmpl w:val="A794564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43A26C2"/>
    <w:multiLevelType w:val="hybridMultilevel"/>
    <w:tmpl w:val="56C66052"/>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5063EAB"/>
    <w:multiLevelType w:val="hybridMultilevel"/>
    <w:tmpl w:val="EE34EB52"/>
    <w:lvl w:ilvl="0" w:tplc="6302CBF8">
      <w:start w:val="2"/>
      <w:numFmt w:val="bullet"/>
      <w:lvlText w:val="-"/>
      <w:lvlJc w:val="left"/>
      <w:pPr>
        <w:ind w:left="1800" w:hanging="360"/>
      </w:pPr>
      <w:rPr>
        <w:rFonts w:ascii="Arial" w:eastAsia="Calibri" w:hAnsi="Arial" w:cs="Arial" w:hint="default"/>
        <w:b w:val="0"/>
        <w:sz w:val="22"/>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755A4DFA"/>
    <w:multiLevelType w:val="hybridMultilevel"/>
    <w:tmpl w:val="8C9243D4"/>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636467B"/>
    <w:multiLevelType w:val="hybridMultilevel"/>
    <w:tmpl w:val="4BF8E018"/>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F06B58"/>
    <w:multiLevelType w:val="hybridMultilevel"/>
    <w:tmpl w:val="CC14A78E"/>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F634D5"/>
    <w:multiLevelType w:val="hybridMultilevel"/>
    <w:tmpl w:val="2564B8F0"/>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2621E2"/>
    <w:multiLevelType w:val="hybridMultilevel"/>
    <w:tmpl w:val="481CC88A"/>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C023E26"/>
    <w:multiLevelType w:val="hybridMultilevel"/>
    <w:tmpl w:val="08A60146"/>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224637"/>
    <w:multiLevelType w:val="hybridMultilevel"/>
    <w:tmpl w:val="023E5334"/>
    <w:lvl w:ilvl="0" w:tplc="533EC6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B4250A"/>
    <w:multiLevelType w:val="hybridMultilevel"/>
    <w:tmpl w:val="6194EFD0"/>
    <w:lvl w:ilvl="0" w:tplc="4150F87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57"/>
  </w:num>
  <w:num w:numId="3">
    <w:abstractNumId w:val="44"/>
  </w:num>
  <w:num w:numId="4">
    <w:abstractNumId w:val="26"/>
  </w:num>
  <w:num w:numId="5">
    <w:abstractNumId w:val="55"/>
  </w:num>
  <w:num w:numId="6">
    <w:abstractNumId w:val="74"/>
  </w:num>
  <w:num w:numId="7">
    <w:abstractNumId w:val="10"/>
  </w:num>
  <w:num w:numId="8">
    <w:abstractNumId w:val="19"/>
  </w:num>
  <w:num w:numId="9">
    <w:abstractNumId w:val="77"/>
  </w:num>
  <w:num w:numId="10">
    <w:abstractNumId w:val="63"/>
  </w:num>
  <w:num w:numId="11">
    <w:abstractNumId w:val="64"/>
  </w:num>
  <w:num w:numId="12">
    <w:abstractNumId w:val="1"/>
  </w:num>
  <w:num w:numId="13">
    <w:abstractNumId w:val="12"/>
  </w:num>
  <w:num w:numId="14">
    <w:abstractNumId w:val="18"/>
  </w:num>
  <w:num w:numId="15">
    <w:abstractNumId w:val="3"/>
  </w:num>
  <w:num w:numId="16">
    <w:abstractNumId w:val="16"/>
  </w:num>
  <w:num w:numId="17">
    <w:abstractNumId w:val="9"/>
  </w:num>
  <w:num w:numId="18">
    <w:abstractNumId w:val="33"/>
  </w:num>
  <w:num w:numId="19">
    <w:abstractNumId w:val="32"/>
  </w:num>
  <w:num w:numId="20">
    <w:abstractNumId w:val="50"/>
  </w:num>
  <w:num w:numId="21">
    <w:abstractNumId w:val="70"/>
  </w:num>
  <w:num w:numId="22">
    <w:abstractNumId w:val="8"/>
  </w:num>
  <w:num w:numId="23">
    <w:abstractNumId w:val="53"/>
  </w:num>
  <w:num w:numId="24">
    <w:abstractNumId w:val="0"/>
  </w:num>
  <w:num w:numId="25">
    <w:abstractNumId w:val="40"/>
  </w:num>
  <w:num w:numId="26">
    <w:abstractNumId w:val="62"/>
  </w:num>
  <w:num w:numId="27">
    <w:abstractNumId w:val="58"/>
  </w:num>
  <w:num w:numId="28">
    <w:abstractNumId w:val="20"/>
  </w:num>
  <w:num w:numId="29">
    <w:abstractNumId w:val="23"/>
  </w:num>
  <w:num w:numId="30">
    <w:abstractNumId w:val="46"/>
  </w:num>
  <w:num w:numId="31">
    <w:abstractNumId w:val="5"/>
  </w:num>
  <w:num w:numId="32">
    <w:abstractNumId w:val="15"/>
  </w:num>
  <w:num w:numId="33">
    <w:abstractNumId w:val="61"/>
  </w:num>
  <w:num w:numId="34">
    <w:abstractNumId w:val="67"/>
  </w:num>
  <w:num w:numId="35">
    <w:abstractNumId w:val="51"/>
  </w:num>
  <w:num w:numId="36">
    <w:abstractNumId w:val="6"/>
  </w:num>
  <w:num w:numId="37">
    <w:abstractNumId w:val="28"/>
  </w:num>
  <w:num w:numId="38">
    <w:abstractNumId w:val="72"/>
  </w:num>
  <w:num w:numId="39">
    <w:abstractNumId w:val="79"/>
  </w:num>
  <w:num w:numId="40">
    <w:abstractNumId w:val="14"/>
  </w:num>
  <w:num w:numId="41">
    <w:abstractNumId w:val="47"/>
  </w:num>
  <w:num w:numId="42">
    <w:abstractNumId w:val="45"/>
  </w:num>
  <w:num w:numId="43">
    <w:abstractNumId w:val="41"/>
  </w:num>
  <w:num w:numId="44">
    <w:abstractNumId w:val="11"/>
  </w:num>
  <w:num w:numId="45">
    <w:abstractNumId w:val="81"/>
  </w:num>
  <w:num w:numId="46">
    <w:abstractNumId w:val="80"/>
  </w:num>
  <w:num w:numId="47">
    <w:abstractNumId w:val="35"/>
  </w:num>
  <w:num w:numId="48">
    <w:abstractNumId w:val="68"/>
  </w:num>
  <w:num w:numId="49">
    <w:abstractNumId w:val="75"/>
  </w:num>
  <w:num w:numId="50">
    <w:abstractNumId w:val="30"/>
  </w:num>
  <w:num w:numId="51">
    <w:abstractNumId w:val="2"/>
  </w:num>
  <w:num w:numId="52">
    <w:abstractNumId w:val="76"/>
  </w:num>
  <w:num w:numId="53">
    <w:abstractNumId w:val="37"/>
  </w:num>
  <w:num w:numId="54">
    <w:abstractNumId w:val="48"/>
  </w:num>
  <w:num w:numId="55">
    <w:abstractNumId w:val="49"/>
  </w:num>
  <w:num w:numId="56">
    <w:abstractNumId w:val="56"/>
  </w:num>
  <w:num w:numId="57">
    <w:abstractNumId w:val="71"/>
  </w:num>
  <w:num w:numId="58">
    <w:abstractNumId w:val="27"/>
  </w:num>
  <w:num w:numId="59">
    <w:abstractNumId w:val="52"/>
  </w:num>
  <w:num w:numId="60">
    <w:abstractNumId w:val="42"/>
  </w:num>
  <w:num w:numId="61">
    <w:abstractNumId w:val="22"/>
  </w:num>
  <w:num w:numId="62">
    <w:abstractNumId w:val="7"/>
  </w:num>
  <w:num w:numId="63">
    <w:abstractNumId w:val="66"/>
  </w:num>
  <w:num w:numId="64">
    <w:abstractNumId w:val="43"/>
  </w:num>
  <w:num w:numId="65">
    <w:abstractNumId w:val="31"/>
  </w:num>
  <w:num w:numId="66">
    <w:abstractNumId w:val="69"/>
  </w:num>
  <w:num w:numId="67">
    <w:abstractNumId w:val="65"/>
  </w:num>
  <w:num w:numId="68">
    <w:abstractNumId w:val="54"/>
  </w:num>
  <w:num w:numId="69">
    <w:abstractNumId w:val="29"/>
  </w:num>
  <w:num w:numId="70">
    <w:abstractNumId w:val="82"/>
  </w:num>
  <w:num w:numId="71">
    <w:abstractNumId w:val="24"/>
  </w:num>
  <w:num w:numId="72">
    <w:abstractNumId w:val="60"/>
  </w:num>
  <w:num w:numId="73">
    <w:abstractNumId w:val="4"/>
  </w:num>
  <w:num w:numId="74">
    <w:abstractNumId w:val="34"/>
  </w:num>
  <w:num w:numId="75">
    <w:abstractNumId w:val="17"/>
  </w:num>
  <w:num w:numId="76">
    <w:abstractNumId w:val="73"/>
  </w:num>
  <w:num w:numId="77">
    <w:abstractNumId w:val="59"/>
  </w:num>
  <w:num w:numId="78">
    <w:abstractNumId w:val="78"/>
  </w:num>
  <w:num w:numId="79">
    <w:abstractNumId w:val="36"/>
  </w:num>
  <w:num w:numId="80">
    <w:abstractNumId w:val="21"/>
  </w:num>
  <w:num w:numId="81">
    <w:abstractNumId w:val="39"/>
  </w:num>
  <w:num w:numId="82">
    <w:abstractNumId w:val="25"/>
  </w:num>
  <w:num w:numId="83">
    <w:abstractNumId w:val="13"/>
  </w:num>
  <w:num w:numId="84">
    <w:abstractNumId w:val="38"/>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C6A"/>
    <w:rsid w:val="000021CC"/>
    <w:rsid w:val="000033BF"/>
    <w:rsid w:val="00003403"/>
    <w:rsid w:val="00004DBC"/>
    <w:rsid w:val="00004E48"/>
    <w:rsid w:val="000053B3"/>
    <w:rsid w:val="000056E6"/>
    <w:rsid w:val="000061ED"/>
    <w:rsid w:val="0001250D"/>
    <w:rsid w:val="00015302"/>
    <w:rsid w:val="000155E6"/>
    <w:rsid w:val="000157BA"/>
    <w:rsid w:val="000160CD"/>
    <w:rsid w:val="0001755B"/>
    <w:rsid w:val="00017962"/>
    <w:rsid w:val="0002030E"/>
    <w:rsid w:val="00020D2A"/>
    <w:rsid w:val="00021227"/>
    <w:rsid w:val="000230FB"/>
    <w:rsid w:val="00024847"/>
    <w:rsid w:val="00025282"/>
    <w:rsid w:val="00025314"/>
    <w:rsid w:val="00025B8B"/>
    <w:rsid w:val="00026823"/>
    <w:rsid w:val="000272BB"/>
    <w:rsid w:val="00027CCB"/>
    <w:rsid w:val="000302FC"/>
    <w:rsid w:val="00031988"/>
    <w:rsid w:val="0003354A"/>
    <w:rsid w:val="00034ED8"/>
    <w:rsid w:val="000361B1"/>
    <w:rsid w:val="000361DB"/>
    <w:rsid w:val="00036B0C"/>
    <w:rsid w:val="000402A3"/>
    <w:rsid w:val="000404F1"/>
    <w:rsid w:val="00042A4A"/>
    <w:rsid w:val="000434D1"/>
    <w:rsid w:val="00043C26"/>
    <w:rsid w:val="00045964"/>
    <w:rsid w:val="00046281"/>
    <w:rsid w:val="000504B5"/>
    <w:rsid w:val="00050BC1"/>
    <w:rsid w:val="000514A1"/>
    <w:rsid w:val="00052977"/>
    <w:rsid w:val="000542F0"/>
    <w:rsid w:val="00055798"/>
    <w:rsid w:val="00055C8B"/>
    <w:rsid w:val="000562F9"/>
    <w:rsid w:val="00056F83"/>
    <w:rsid w:val="00057036"/>
    <w:rsid w:val="000575CE"/>
    <w:rsid w:val="00061BD8"/>
    <w:rsid w:val="00064E3D"/>
    <w:rsid w:val="00064FE7"/>
    <w:rsid w:val="00065E2C"/>
    <w:rsid w:val="00065E9D"/>
    <w:rsid w:val="00067723"/>
    <w:rsid w:val="000679E8"/>
    <w:rsid w:val="00072B99"/>
    <w:rsid w:val="00073862"/>
    <w:rsid w:val="00075A06"/>
    <w:rsid w:val="0007608E"/>
    <w:rsid w:val="00076B90"/>
    <w:rsid w:val="00077E59"/>
    <w:rsid w:val="00080293"/>
    <w:rsid w:val="00081437"/>
    <w:rsid w:val="00081530"/>
    <w:rsid w:val="000817C4"/>
    <w:rsid w:val="00085AA2"/>
    <w:rsid w:val="00092AC8"/>
    <w:rsid w:val="00092E81"/>
    <w:rsid w:val="000930ED"/>
    <w:rsid w:val="00093306"/>
    <w:rsid w:val="00093E87"/>
    <w:rsid w:val="000954B4"/>
    <w:rsid w:val="000956E7"/>
    <w:rsid w:val="00096C35"/>
    <w:rsid w:val="00097044"/>
    <w:rsid w:val="00097A2F"/>
    <w:rsid w:val="000A3CDD"/>
    <w:rsid w:val="000A48AC"/>
    <w:rsid w:val="000A4AD1"/>
    <w:rsid w:val="000A5301"/>
    <w:rsid w:val="000A5586"/>
    <w:rsid w:val="000A5713"/>
    <w:rsid w:val="000A5858"/>
    <w:rsid w:val="000A5CAE"/>
    <w:rsid w:val="000A711A"/>
    <w:rsid w:val="000A79A5"/>
    <w:rsid w:val="000A7FE2"/>
    <w:rsid w:val="000B00F2"/>
    <w:rsid w:val="000B1C18"/>
    <w:rsid w:val="000B2132"/>
    <w:rsid w:val="000B2341"/>
    <w:rsid w:val="000B2808"/>
    <w:rsid w:val="000B2C14"/>
    <w:rsid w:val="000B33F9"/>
    <w:rsid w:val="000B3FBC"/>
    <w:rsid w:val="000B5D46"/>
    <w:rsid w:val="000B71DF"/>
    <w:rsid w:val="000C1B6D"/>
    <w:rsid w:val="000C471F"/>
    <w:rsid w:val="000C5C00"/>
    <w:rsid w:val="000C5D18"/>
    <w:rsid w:val="000C6A1D"/>
    <w:rsid w:val="000C6BB5"/>
    <w:rsid w:val="000D06C6"/>
    <w:rsid w:val="000D3CEC"/>
    <w:rsid w:val="000D449A"/>
    <w:rsid w:val="000D53D2"/>
    <w:rsid w:val="000D669C"/>
    <w:rsid w:val="000D7BE3"/>
    <w:rsid w:val="000E01E9"/>
    <w:rsid w:val="000E10DF"/>
    <w:rsid w:val="000E118F"/>
    <w:rsid w:val="000E2BD1"/>
    <w:rsid w:val="000E33EA"/>
    <w:rsid w:val="000E3927"/>
    <w:rsid w:val="000E43C8"/>
    <w:rsid w:val="000E5EE5"/>
    <w:rsid w:val="000E7CBA"/>
    <w:rsid w:val="000F265F"/>
    <w:rsid w:val="000F29D7"/>
    <w:rsid w:val="000F2E67"/>
    <w:rsid w:val="000F2E87"/>
    <w:rsid w:val="000F5827"/>
    <w:rsid w:val="000F5F17"/>
    <w:rsid w:val="000F739B"/>
    <w:rsid w:val="00100AE2"/>
    <w:rsid w:val="00102804"/>
    <w:rsid w:val="00102C22"/>
    <w:rsid w:val="0010314D"/>
    <w:rsid w:val="00103D1D"/>
    <w:rsid w:val="00106C38"/>
    <w:rsid w:val="001113AE"/>
    <w:rsid w:val="00111638"/>
    <w:rsid w:val="0011252A"/>
    <w:rsid w:val="001125D5"/>
    <w:rsid w:val="00112613"/>
    <w:rsid w:val="001132B6"/>
    <w:rsid w:val="00114122"/>
    <w:rsid w:val="0011509C"/>
    <w:rsid w:val="001169A4"/>
    <w:rsid w:val="001169AF"/>
    <w:rsid w:val="001170B1"/>
    <w:rsid w:val="00117403"/>
    <w:rsid w:val="001176B3"/>
    <w:rsid w:val="001214F9"/>
    <w:rsid w:val="00121FCF"/>
    <w:rsid w:val="0012246E"/>
    <w:rsid w:val="0012481F"/>
    <w:rsid w:val="00126354"/>
    <w:rsid w:val="00131C7F"/>
    <w:rsid w:val="00132110"/>
    <w:rsid w:val="00135B96"/>
    <w:rsid w:val="0013651D"/>
    <w:rsid w:val="00136FED"/>
    <w:rsid w:val="001374EE"/>
    <w:rsid w:val="00137AD5"/>
    <w:rsid w:val="00137C4F"/>
    <w:rsid w:val="00141549"/>
    <w:rsid w:val="001466B4"/>
    <w:rsid w:val="00146F7A"/>
    <w:rsid w:val="001471B6"/>
    <w:rsid w:val="00147AB3"/>
    <w:rsid w:val="001515E9"/>
    <w:rsid w:val="0015223B"/>
    <w:rsid w:val="0015229E"/>
    <w:rsid w:val="001539C2"/>
    <w:rsid w:val="00153BDE"/>
    <w:rsid w:val="001543A2"/>
    <w:rsid w:val="00157589"/>
    <w:rsid w:val="001575AC"/>
    <w:rsid w:val="001576DD"/>
    <w:rsid w:val="00157D61"/>
    <w:rsid w:val="00157F9B"/>
    <w:rsid w:val="0016060C"/>
    <w:rsid w:val="00165A08"/>
    <w:rsid w:val="00166529"/>
    <w:rsid w:val="00167F2A"/>
    <w:rsid w:val="00171978"/>
    <w:rsid w:val="00174249"/>
    <w:rsid w:val="00175D11"/>
    <w:rsid w:val="0017652D"/>
    <w:rsid w:val="001813E9"/>
    <w:rsid w:val="00182392"/>
    <w:rsid w:val="001825C8"/>
    <w:rsid w:val="00183B1E"/>
    <w:rsid w:val="001850B0"/>
    <w:rsid w:val="00186309"/>
    <w:rsid w:val="0018748B"/>
    <w:rsid w:val="00187F77"/>
    <w:rsid w:val="001901BA"/>
    <w:rsid w:val="00190A66"/>
    <w:rsid w:val="0019226D"/>
    <w:rsid w:val="001925A6"/>
    <w:rsid w:val="00192713"/>
    <w:rsid w:val="001937B4"/>
    <w:rsid w:val="00193AF6"/>
    <w:rsid w:val="00194213"/>
    <w:rsid w:val="00194DF6"/>
    <w:rsid w:val="00195C8B"/>
    <w:rsid w:val="00196F5F"/>
    <w:rsid w:val="001A005A"/>
    <w:rsid w:val="001A0907"/>
    <w:rsid w:val="001A0F9D"/>
    <w:rsid w:val="001A47F5"/>
    <w:rsid w:val="001A4C5E"/>
    <w:rsid w:val="001A563E"/>
    <w:rsid w:val="001A6BA1"/>
    <w:rsid w:val="001B0076"/>
    <w:rsid w:val="001B0181"/>
    <w:rsid w:val="001B10D6"/>
    <w:rsid w:val="001B1FB8"/>
    <w:rsid w:val="001B2E6E"/>
    <w:rsid w:val="001B30BC"/>
    <w:rsid w:val="001B4488"/>
    <w:rsid w:val="001B5ABE"/>
    <w:rsid w:val="001B5F24"/>
    <w:rsid w:val="001B78F1"/>
    <w:rsid w:val="001C0171"/>
    <w:rsid w:val="001C2640"/>
    <w:rsid w:val="001C2D73"/>
    <w:rsid w:val="001C2EF8"/>
    <w:rsid w:val="001C3408"/>
    <w:rsid w:val="001C3F6C"/>
    <w:rsid w:val="001C466E"/>
    <w:rsid w:val="001C520A"/>
    <w:rsid w:val="001C56F0"/>
    <w:rsid w:val="001C5779"/>
    <w:rsid w:val="001C5F66"/>
    <w:rsid w:val="001C692A"/>
    <w:rsid w:val="001C7EE2"/>
    <w:rsid w:val="001D0F1E"/>
    <w:rsid w:val="001D2940"/>
    <w:rsid w:val="001D2A0C"/>
    <w:rsid w:val="001D34AC"/>
    <w:rsid w:val="001D484D"/>
    <w:rsid w:val="001D5572"/>
    <w:rsid w:val="001D6630"/>
    <w:rsid w:val="001D7FC2"/>
    <w:rsid w:val="001E02DA"/>
    <w:rsid w:val="001E0648"/>
    <w:rsid w:val="001E1C03"/>
    <w:rsid w:val="001E2A73"/>
    <w:rsid w:val="001E39C9"/>
    <w:rsid w:val="001E540E"/>
    <w:rsid w:val="001E5C60"/>
    <w:rsid w:val="001E6135"/>
    <w:rsid w:val="001E7028"/>
    <w:rsid w:val="001F03A3"/>
    <w:rsid w:val="001F0B31"/>
    <w:rsid w:val="001F13E4"/>
    <w:rsid w:val="001F1D90"/>
    <w:rsid w:val="001F2869"/>
    <w:rsid w:val="001F2C8C"/>
    <w:rsid w:val="001F37AB"/>
    <w:rsid w:val="001F3C8C"/>
    <w:rsid w:val="001F3F09"/>
    <w:rsid w:val="001F6F16"/>
    <w:rsid w:val="001F79E8"/>
    <w:rsid w:val="0020045C"/>
    <w:rsid w:val="002022FC"/>
    <w:rsid w:val="00202A50"/>
    <w:rsid w:val="0020543D"/>
    <w:rsid w:val="00205726"/>
    <w:rsid w:val="00205D51"/>
    <w:rsid w:val="002064B1"/>
    <w:rsid w:val="002118D0"/>
    <w:rsid w:val="00214031"/>
    <w:rsid w:val="00214A6B"/>
    <w:rsid w:val="00214C4F"/>
    <w:rsid w:val="00216BC2"/>
    <w:rsid w:val="0022060F"/>
    <w:rsid w:val="00220635"/>
    <w:rsid w:val="00221156"/>
    <w:rsid w:val="0022172F"/>
    <w:rsid w:val="00221B67"/>
    <w:rsid w:val="00221BC1"/>
    <w:rsid w:val="00221C49"/>
    <w:rsid w:val="00221FC5"/>
    <w:rsid w:val="002235B7"/>
    <w:rsid w:val="0022466E"/>
    <w:rsid w:val="00231C30"/>
    <w:rsid w:val="0023657B"/>
    <w:rsid w:val="00236B36"/>
    <w:rsid w:val="002371A7"/>
    <w:rsid w:val="00240635"/>
    <w:rsid w:val="00240804"/>
    <w:rsid w:val="00240DCC"/>
    <w:rsid w:val="0024161C"/>
    <w:rsid w:val="00242069"/>
    <w:rsid w:val="002422FE"/>
    <w:rsid w:val="002438B1"/>
    <w:rsid w:val="00244C1B"/>
    <w:rsid w:val="002450DE"/>
    <w:rsid w:val="00246138"/>
    <w:rsid w:val="0024667F"/>
    <w:rsid w:val="00246CE8"/>
    <w:rsid w:val="00247509"/>
    <w:rsid w:val="00247A96"/>
    <w:rsid w:val="00247CBD"/>
    <w:rsid w:val="00250A5B"/>
    <w:rsid w:val="00251C56"/>
    <w:rsid w:val="00252886"/>
    <w:rsid w:val="00252C56"/>
    <w:rsid w:val="002531FD"/>
    <w:rsid w:val="002536AA"/>
    <w:rsid w:val="002541ED"/>
    <w:rsid w:val="002545BC"/>
    <w:rsid w:val="00255A4D"/>
    <w:rsid w:val="00256B5C"/>
    <w:rsid w:val="0025721E"/>
    <w:rsid w:val="00261502"/>
    <w:rsid w:val="002634A1"/>
    <w:rsid w:val="00263ABE"/>
    <w:rsid w:val="00263C50"/>
    <w:rsid w:val="00263E4D"/>
    <w:rsid w:val="002643F4"/>
    <w:rsid w:val="00264B18"/>
    <w:rsid w:val="00264F0B"/>
    <w:rsid w:val="0026545E"/>
    <w:rsid w:val="00265E71"/>
    <w:rsid w:val="00266C58"/>
    <w:rsid w:val="00267723"/>
    <w:rsid w:val="0027128A"/>
    <w:rsid w:val="002731A8"/>
    <w:rsid w:val="00273328"/>
    <w:rsid w:val="0027475E"/>
    <w:rsid w:val="002748DB"/>
    <w:rsid w:val="0027583E"/>
    <w:rsid w:val="00277A1C"/>
    <w:rsid w:val="00280BC0"/>
    <w:rsid w:val="00280DCB"/>
    <w:rsid w:val="00280E53"/>
    <w:rsid w:val="002825C8"/>
    <w:rsid w:val="00284122"/>
    <w:rsid w:val="0028496E"/>
    <w:rsid w:val="00286FAB"/>
    <w:rsid w:val="00292327"/>
    <w:rsid w:val="00293DF8"/>
    <w:rsid w:val="00294FEE"/>
    <w:rsid w:val="002952DF"/>
    <w:rsid w:val="00297A30"/>
    <w:rsid w:val="002A0B5F"/>
    <w:rsid w:val="002A12AA"/>
    <w:rsid w:val="002A171B"/>
    <w:rsid w:val="002A66D9"/>
    <w:rsid w:val="002A6901"/>
    <w:rsid w:val="002A6938"/>
    <w:rsid w:val="002A7E54"/>
    <w:rsid w:val="002A7F3F"/>
    <w:rsid w:val="002B32D4"/>
    <w:rsid w:val="002B3EA4"/>
    <w:rsid w:val="002B47A2"/>
    <w:rsid w:val="002B5C73"/>
    <w:rsid w:val="002B644B"/>
    <w:rsid w:val="002C0AD9"/>
    <w:rsid w:val="002C68E4"/>
    <w:rsid w:val="002C701A"/>
    <w:rsid w:val="002D17B9"/>
    <w:rsid w:val="002D1CBA"/>
    <w:rsid w:val="002D2C7C"/>
    <w:rsid w:val="002D55F1"/>
    <w:rsid w:val="002D5AA5"/>
    <w:rsid w:val="002D74DA"/>
    <w:rsid w:val="002E0441"/>
    <w:rsid w:val="002E1061"/>
    <w:rsid w:val="002E2AB9"/>
    <w:rsid w:val="002E345B"/>
    <w:rsid w:val="002E3A7D"/>
    <w:rsid w:val="002E6463"/>
    <w:rsid w:val="002F1127"/>
    <w:rsid w:val="002F254D"/>
    <w:rsid w:val="002F34AB"/>
    <w:rsid w:val="002F440C"/>
    <w:rsid w:val="002F6F6B"/>
    <w:rsid w:val="002F7BAC"/>
    <w:rsid w:val="00302C65"/>
    <w:rsid w:val="00302CD4"/>
    <w:rsid w:val="003037F2"/>
    <w:rsid w:val="00303C6A"/>
    <w:rsid w:val="00305D86"/>
    <w:rsid w:val="003068A1"/>
    <w:rsid w:val="00311299"/>
    <w:rsid w:val="003202CD"/>
    <w:rsid w:val="00320302"/>
    <w:rsid w:val="0032084B"/>
    <w:rsid w:val="00320E4D"/>
    <w:rsid w:val="00322A14"/>
    <w:rsid w:val="003235A5"/>
    <w:rsid w:val="00324F2E"/>
    <w:rsid w:val="003258A7"/>
    <w:rsid w:val="0032734B"/>
    <w:rsid w:val="00327656"/>
    <w:rsid w:val="00327986"/>
    <w:rsid w:val="00327D8B"/>
    <w:rsid w:val="00330141"/>
    <w:rsid w:val="003303D4"/>
    <w:rsid w:val="00330B0C"/>
    <w:rsid w:val="0033211F"/>
    <w:rsid w:val="00335238"/>
    <w:rsid w:val="0033689E"/>
    <w:rsid w:val="003369BE"/>
    <w:rsid w:val="0034166F"/>
    <w:rsid w:val="003417EF"/>
    <w:rsid w:val="00341D4D"/>
    <w:rsid w:val="00342221"/>
    <w:rsid w:val="003455C1"/>
    <w:rsid w:val="0034734C"/>
    <w:rsid w:val="00347A1C"/>
    <w:rsid w:val="0035030B"/>
    <w:rsid w:val="003506CE"/>
    <w:rsid w:val="00352065"/>
    <w:rsid w:val="003523DB"/>
    <w:rsid w:val="003547A0"/>
    <w:rsid w:val="00355986"/>
    <w:rsid w:val="00356A33"/>
    <w:rsid w:val="00356CE0"/>
    <w:rsid w:val="00356EFC"/>
    <w:rsid w:val="003575F7"/>
    <w:rsid w:val="00363628"/>
    <w:rsid w:val="00363634"/>
    <w:rsid w:val="003641C5"/>
    <w:rsid w:val="00364B5C"/>
    <w:rsid w:val="00365CA4"/>
    <w:rsid w:val="00366858"/>
    <w:rsid w:val="00366B8B"/>
    <w:rsid w:val="00367B3A"/>
    <w:rsid w:val="003715B2"/>
    <w:rsid w:val="003720D8"/>
    <w:rsid w:val="0037277F"/>
    <w:rsid w:val="00372DA1"/>
    <w:rsid w:val="00373EA2"/>
    <w:rsid w:val="003747DA"/>
    <w:rsid w:val="00374DA7"/>
    <w:rsid w:val="00374FAA"/>
    <w:rsid w:val="0037537D"/>
    <w:rsid w:val="00375F4D"/>
    <w:rsid w:val="003761C6"/>
    <w:rsid w:val="0038198E"/>
    <w:rsid w:val="0038288A"/>
    <w:rsid w:val="00383A61"/>
    <w:rsid w:val="00385907"/>
    <w:rsid w:val="00386261"/>
    <w:rsid w:val="00386605"/>
    <w:rsid w:val="003871CD"/>
    <w:rsid w:val="003873CD"/>
    <w:rsid w:val="00390377"/>
    <w:rsid w:val="00391998"/>
    <w:rsid w:val="00393781"/>
    <w:rsid w:val="00394191"/>
    <w:rsid w:val="003944B3"/>
    <w:rsid w:val="003A08C8"/>
    <w:rsid w:val="003A15AA"/>
    <w:rsid w:val="003A40EB"/>
    <w:rsid w:val="003A44F6"/>
    <w:rsid w:val="003A540E"/>
    <w:rsid w:val="003A597B"/>
    <w:rsid w:val="003A6E13"/>
    <w:rsid w:val="003B1625"/>
    <w:rsid w:val="003B2F3C"/>
    <w:rsid w:val="003B3F72"/>
    <w:rsid w:val="003B62CC"/>
    <w:rsid w:val="003B784F"/>
    <w:rsid w:val="003B7E60"/>
    <w:rsid w:val="003C002D"/>
    <w:rsid w:val="003C28D2"/>
    <w:rsid w:val="003C34BD"/>
    <w:rsid w:val="003C44F8"/>
    <w:rsid w:val="003C7F2D"/>
    <w:rsid w:val="003D07BF"/>
    <w:rsid w:val="003D199C"/>
    <w:rsid w:val="003D355F"/>
    <w:rsid w:val="003D6B27"/>
    <w:rsid w:val="003D7081"/>
    <w:rsid w:val="003D72C3"/>
    <w:rsid w:val="003D737B"/>
    <w:rsid w:val="003D7B90"/>
    <w:rsid w:val="003E0D8F"/>
    <w:rsid w:val="003E10D9"/>
    <w:rsid w:val="003E170B"/>
    <w:rsid w:val="003E2373"/>
    <w:rsid w:val="003E29BA"/>
    <w:rsid w:val="003E2F59"/>
    <w:rsid w:val="003E32DA"/>
    <w:rsid w:val="003E473A"/>
    <w:rsid w:val="003E47E9"/>
    <w:rsid w:val="003E5067"/>
    <w:rsid w:val="003E68CE"/>
    <w:rsid w:val="003E6FD9"/>
    <w:rsid w:val="003E7B47"/>
    <w:rsid w:val="003F1537"/>
    <w:rsid w:val="003F1635"/>
    <w:rsid w:val="003F23F9"/>
    <w:rsid w:val="003F27FE"/>
    <w:rsid w:val="003F2973"/>
    <w:rsid w:val="003F5239"/>
    <w:rsid w:val="003F5811"/>
    <w:rsid w:val="003F6119"/>
    <w:rsid w:val="00400B46"/>
    <w:rsid w:val="00400F36"/>
    <w:rsid w:val="004011E2"/>
    <w:rsid w:val="00401EAD"/>
    <w:rsid w:val="004021E8"/>
    <w:rsid w:val="004027B2"/>
    <w:rsid w:val="004052DC"/>
    <w:rsid w:val="004059BE"/>
    <w:rsid w:val="00405CE5"/>
    <w:rsid w:val="00406BD3"/>
    <w:rsid w:val="00407032"/>
    <w:rsid w:val="004079FE"/>
    <w:rsid w:val="00410135"/>
    <w:rsid w:val="0041043E"/>
    <w:rsid w:val="004107D6"/>
    <w:rsid w:val="00411AA4"/>
    <w:rsid w:val="00411EFA"/>
    <w:rsid w:val="00412413"/>
    <w:rsid w:val="00412725"/>
    <w:rsid w:val="004151DF"/>
    <w:rsid w:val="0041566B"/>
    <w:rsid w:val="00420B9F"/>
    <w:rsid w:val="004217E8"/>
    <w:rsid w:val="00422D3B"/>
    <w:rsid w:val="004241F7"/>
    <w:rsid w:val="00425143"/>
    <w:rsid w:val="00425A4F"/>
    <w:rsid w:val="00425C8E"/>
    <w:rsid w:val="004264F0"/>
    <w:rsid w:val="00426522"/>
    <w:rsid w:val="00426AA2"/>
    <w:rsid w:val="00426E18"/>
    <w:rsid w:val="00427583"/>
    <w:rsid w:val="0043022C"/>
    <w:rsid w:val="00432D86"/>
    <w:rsid w:val="00433E80"/>
    <w:rsid w:val="00433EC2"/>
    <w:rsid w:val="0043498C"/>
    <w:rsid w:val="00434B6B"/>
    <w:rsid w:val="00434EB7"/>
    <w:rsid w:val="00435B57"/>
    <w:rsid w:val="00437D63"/>
    <w:rsid w:val="00437EB1"/>
    <w:rsid w:val="00441A67"/>
    <w:rsid w:val="00441B4F"/>
    <w:rsid w:val="00445E96"/>
    <w:rsid w:val="00446080"/>
    <w:rsid w:val="00446710"/>
    <w:rsid w:val="004472E7"/>
    <w:rsid w:val="00450036"/>
    <w:rsid w:val="00450374"/>
    <w:rsid w:val="00453BE8"/>
    <w:rsid w:val="00453E2E"/>
    <w:rsid w:val="00454336"/>
    <w:rsid w:val="0045668F"/>
    <w:rsid w:val="00456C72"/>
    <w:rsid w:val="0046062D"/>
    <w:rsid w:val="00460B4F"/>
    <w:rsid w:val="00463CC5"/>
    <w:rsid w:val="00465AF3"/>
    <w:rsid w:val="004705D4"/>
    <w:rsid w:val="004715F3"/>
    <w:rsid w:val="004718D6"/>
    <w:rsid w:val="00472222"/>
    <w:rsid w:val="004726A6"/>
    <w:rsid w:val="00473AEB"/>
    <w:rsid w:val="00474118"/>
    <w:rsid w:val="00474872"/>
    <w:rsid w:val="00476EE8"/>
    <w:rsid w:val="004801AF"/>
    <w:rsid w:val="00480B45"/>
    <w:rsid w:val="00481FAE"/>
    <w:rsid w:val="0048353F"/>
    <w:rsid w:val="0048433A"/>
    <w:rsid w:val="00484C7A"/>
    <w:rsid w:val="00484F4C"/>
    <w:rsid w:val="0048577E"/>
    <w:rsid w:val="0048695E"/>
    <w:rsid w:val="00486BF5"/>
    <w:rsid w:val="004908C7"/>
    <w:rsid w:val="00491194"/>
    <w:rsid w:val="004913DB"/>
    <w:rsid w:val="0049148B"/>
    <w:rsid w:val="00492CE8"/>
    <w:rsid w:val="00494FD8"/>
    <w:rsid w:val="00495D63"/>
    <w:rsid w:val="00496D53"/>
    <w:rsid w:val="004972D2"/>
    <w:rsid w:val="004A000A"/>
    <w:rsid w:val="004A011B"/>
    <w:rsid w:val="004A0E3C"/>
    <w:rsid w:val="004A2638"/>
    <w:rsid w:val="004A3479"/>
    <w:rsid w:val="004A380E"/>
    <w:rsid w:val="004A6278"/>
    <w:rsid w:val="004A6378"/>
    <w:rsid w:val="004A67B0"/>
    <w:rsid w:val="004A6946"/>
    <w:rsid w:val="004A7D62"/>
    <w:rsid w:val="004B24F6"/>
    <w:rsid w:val="004B2A63"/>
    <w:rsid w:val="004B2F15"/>
    <w:rsid w:val="004B3329"/>
    <w:rsid w:val="004B4129"/>
    <w:rsid w:val="004B4D87"/>
    <w:rsid w:val="004B5B9B"/>
    <w:rsid w:val="004B63E7"/>
    <w:rsid w:val="004B6BE2"/>
    <w:rsid w:val="004B78A6"/>
    <w:rsid w:val="004C1C35"/>
    <w:rsid w:val="004C4644"/>
    <w:rsid w:val="004C5E55"/>
    <w:rsid w:val="004C7C71"/>
    <w:rsid w:val="004D20EA"/>
    <w:rsid w:val="004D2483"/>
    <w:rsid w:val="004D4956"/>
    <w:rsid w:val="004D49FF"/>
    <w:rsid w:val="004D551C"/>
    <w:rsid w:val="004D5A94"/>
    <w:rsid w:val="004D5EA8"/>
    <w:rsid w:val="004E1A5A"/>
    <w:rsid w:val="004E1B68"/>
    <w:rsid w:val="004E215B"/>
    <w:rsid w:val="004E245F"/>
    <w:rsid w:val="004E30A2"/>
    <w:rsid w:val="004E7676"/>
    <w:rsid w:val="004F06B8"/>
    <w:rsid w:val="004F0E1E"/>
    <w:rsid w:val="004F10CF"/>
    <w:rsid w:val="004F1131"/>
    <w:rsid w:val="004F19A9"/>
    <w:rsid w:val="004F523C"/>
    <w:rsid w:val="004F56FD"/>
    <w:rsid w:val="004F5A6F"/>
    <w:rsid w:val="004F6CDB"/>
    <w:rsid w:val="004F777E"/>
    <w:rsid w:val="004F7882"/>
    <w:rsid w:val="004F7AA6"/>
    <w:rsid w:val="00500202"/>
    <w:rsid w:val="00503872"/>
    <w:rsid w:val="00503A79"/>
    <w:rsid w:val="00504399"/>
    <w:rsid w:val="005059A2"/>
    <w:rsid w:val="00506FB0"/>
    <w:rsid w:val="005100C8"/>
    <w:rsid w:val="00510759"/>
    <w:rsid w:val="00510A22"/>
    <w:rsid w:val="0051196D"/>
    <w:rsid w:val="00512368"/>
    <w:rsid w:val="005123E7"/>
    <w:rsid w:val="0051272D"/>
    <w:rsid w:val="00513E6E"/>
    <w:rsid w:val="00513FFF"/>
    <w:rsid w:val="00514CBF"/>
    <w:rsid w:val="00516FBC"/>
    <w:rsid w:val="00517B45"/>
    <w:rsid w:val="00520A3B"/>
    <w:rsid w:val="00521E49"/>
    <w:rsid w:val="005234C6"/>
    <w:rsid w:val="0052369D"/>
    <w:rsid w:val="0052390F"/>
    <w:rsid w:val="00525A4B"/>
    <w:rsid w:val="0052614C"/>
    <w:rsid w:val="00527DEB"/>
    <w:rsid w:val="005302B0"/>
    <w:rsid w:val="00530AD0"/>
    <w:rsid w:val="005320F7"/>
    <w:rsid w:val="005329C7"/>
    <w:rsid w:val="00533C68"/>
    <w:rsid w:val="00535405"/>
    <w:rsid w:val="0053639A"/>
    <w:rsid w:val="00537A75"/>
    <w:rsid w:val="00540359"/>
    <w:rsid w:val="005415F3"/>
    <w:rsid w:val="00543E4E"/>
    <w:rsid w:val="00544EDC"/>
    <w:rsid w:val="005450E2"/>
    <w:rsid w:val="005450F7"/>
    <w:rsid w:val="0054587B"/>
    <w:rsid w:val="005458D3"/>
    <w:rsid w:val="005458F7"/>
    <w:rsid w:val="005467E1"/>
    <w:rsid w:val="00550CF2"/>
    <w:rsid w:val="005522C9"/>
    <w:rsid w:val="00553F18"/>
    <w:rsid w:val="005548C9"/>
    <w:rsid w:val="0055490D"/>
    <w:rsid w:val="005565BB"/>
    <w:rsid w:val="00556B42"/>
    <w:rsid w:val="0056094A"/>
    <w:rsid w:val="005633F1"/>
    <w:rsid w:val="00563F62"/>
    <w:rsid w:val="00565708"/>
    <w:rsid w:val="005659C6"/>
    <w:rsid w:val="005661D7"/>
    <w:rsid w:val="00566627"/>
    <w:rsid w:val="0056675A"/>
    <w:rsid w:val="00567DC3"/>
    <w:rsid w:val="005714CC"/>
    <w:rsid w:val="005729B7"/>
    <w:rsid w:val="005753DE"/>
    <w:rsid w:val="005753F4"/>
    <w:rsid w:val="00576DCB"/>
    <w:rsid w:val="005776BF"/>
    <w:rsid w:val="0058150C"/>
    <w:rsid w:val="0058154F"/>
    <w:rsid w:val="005829E4"/>
    <w:rsid w:val="005834FF"/>
    <w:rsid w:val="00583F4D"/>
    <w:rsid w:val="005845B4"/>
    <w:rsid w:val="005856AC"/>
    <w:rsid w:val="00586FE3"/>
    <w:rsid w:val="005907EC"/>
    <w:rsid w:val="00590F6B"/>
    <w:rsid w:val="0059362D"/>
    <w:rsid w:val="0059399D"/>
    <w:rsid w:val="00595409"/>
    <w:rsid w:val="005976BE"/>
    <w:rsid w:val="005A1ACD"/>
    <w:rsid w:val="005A2F0C"/>
    <w:rsid w:val="005A4421"/>
    <w:rsid w:val="005B2209"/>
    <w:rsid w:val="005B2EC3"/>
    <w:rsid w:val="005B2F86"/>
    <w:rsid w:val="005B6666"/>
    <w:rsid w:val="005B79AC"/>
    <w:rsid w:val="005B7E8F"/>
    <w:rsid w:val="005B7EB1"/>
    <w:rsid w:val="005C1533"/>
    <w:rsid w:val="005C4428"/>
    <w:rsid w:val="005C4B0B"/>
    <w:rsid w:val="005C4ECC"/>
    <w:rsid w:val="005C5FC0"/>
    <w:rsid w:val="005C7BC7"/>
    <w:rsid w:val="005D1667"/>
    <w:rsid w:val="005D1BC3"/>
    <w:rsid w:val="005D29E2"/>
    <w:rsid w:val="005D3061"/>
    <w:rsid w:val="005D519F"/>
    <w:rsid w:val="005D545B"/>
    <w:rsid w:val="005D6D50"/>
    <w:rsid w:val="005D7AA9"/>
    <w:rsid w:val="005D7D25"/>
    <w:rsid w:val="005E04B0"/>
    <w:rsid w:val="005E36CE"/>
    <w:rsid w:val="005E3721"/>
    <w:rsid w:val="005E64BB"/>
    <w:rsid w:val="005F01C6"/>
    <w:rsid w:val="005F0409"/>
    <w:rsid w:val="005F09B5"/>
    <w:rsid w:val="005F1C2A"/>
    <w:rsid w:val="005F2062"/>
    <w:rsid w:val="005F3346"/>
    <w:rsid w:val="005F3CF1"/>
    <w:rsid w:val="005F4CD6"/>
    <w:rsid w:val="005F4CD9"/>
    <w:rsid w:val="005F53CA"/>
    <w:rsid w:val="005F5764"/>
    <w:rsid w:val="006018C7"/>
    <w:rsid w:val="00601C95"/>
    <w:rsid w:val="00601D08"/>
    <w:rsid w:val="00602709"/>
    <w:rsid w:val="00603BC7"/>
    <w:rsid w:val="00604324"/>
    <w:rsid w:val="006046A9"/>
    <w:rsid w:val="006048D9"/>
    <w:rsid w:val="006049C5"/>
    <w:rsid w:val="00605DBA"/>
    <w:rsid w:val="0060676F"/>
    <w:rsid w:val="0060707D"/>
    <w:rsid w:val="0060718E"/>
    <w:rsid w:val="00607F2A"/>
    <w:rsid w:val="00611DF7"/>
    <w:rsid w:val="0061294F"/>
    <w:rsid w:val="00612D16"/>
    <w:rsid w:val="00612E0E"/>
    <w:rsid w:val="006135C3"/>
    <w:rsid w:val="00617E75"/>
    <w:rsid w:val="0062062E"/>
    <w:rsid w:val="00621134"/>
    <w:rsid w:val="00624094"/>
    <w:rsid w:val="00624AD4"/>
    <w:rsid w:val="00625C3E"/>
    <w:rsid w:val="00625CA9"/>
    <w:rsid w:val="00626A97"/>
    <w:rsid w:val="00627A79"/>
    <w:rsid w:val="00630035"/>
    <w:rsid w:val="0063017F"/>
    <w:rsid w:val="006327F9"/>
    <w:rsid w:val="00632B09"/>
    <w:rsid w:val="00632E29"/>
    <w:rsid w:val="006339AC"/>
    <w:rsid w:val="00633D3B"/>
    <w:rsid w:val="00633E85"/>
    <w:rsid w:val="00634954"/>
    <w:rsid w:val="006357E3"/>
    <w:rsid w:val="00635D6D"/>
    <w:rsid w:val="00636AE8"/>
    <w:rsid w:val="006414BD"/>
    <w:rsid w:val="00641CC9"/>
    <w:rsid w:val="00642048"/>
    <w:rsid w:val="0064265F"/>
    <w:rsid w:val="00642BE4"/>
    <w:rsid w:val="00644350"/>
    <w:rsid w:val="006462D3"/>
    <w:rsid w:val="0065291C"/>
    <w:rsid w:val="00652B03"/>
    <w:rsid w:val="006542D2"/>
    <w:rsid w:val="00656B4F"/>
    <w:rsid w:val="00656D6F"/>
    <w:rsid w:val="006576C8"/>
    <w:rsid w:val="006601E2"/>
    <w:rsid w:val="00660A1A"/>
    <w:rsid w:val="00661FA6"/>
    <w:rsid w:val="006625A3"/>
    <w:rsid w:val="00662B26"/>
    <w:rsid w:val="00662BC2"/>
    <w:rsid w:val="00664926"/>
    <w:rsid w:val="00664C6C"/>
    <w:rsid w:val="00664DE4"/>
    <w:rsid w:val="0066576C"/>
    <w:rsid w:val="00666096"/>
    <w:rsid w:val="00666235"/>
    <w:rsid w:val="00667D77"/>
    <w:rsid w:val="00672C48"/>
    <w:rsid w:val="00673A1C"/>
    <w:rsid w:val="006755D1"/>
    <w:rsid w:val="00675D92"/>
    <w:rsid w:val="0067618D"/>
    <w:rsid w:val="00676669"/>
    <w:rsid w:val="006766AF"/>
    <w:rsid w:val="00676898"/>
    <w:rsid w:val="00681749"/>
    <w:rsid w:val="00682996"/>
    <w:rsid w:val="00682DE6"/>
    <w:rsid w:val="00683753"/>
    <w:rsid w:val="006855F3"/>
    <w:rsid w:val="006862E1"/>
    <w:rsid w:val="0068653B"/>
    <w:rsid w:val="00686C43"/>
    <w:rsid w:val="00687187"/>
    <w:rsid w:val="0069032D"/>
    <w:rsid w:val="00694792"/>
    <w:rsid w:val="006951DA"/>
    <w:rsid w:val="0069596B"/>
    <w:rsid w:val="006A0ADF"/>
    <w:rsid w:val="006A2DB6"/>
    <w:rsid w:val="006A4E62"/>
    <w:rsid w:val="006A634C"/>
    <w:rsid w:val="006B0F80"/>
    <w:rsid w:val="006B1CE7"/>
    <w:rsid w:val="006B3654"/>
    <w:rsid w:val="006B4530"/>
    <w:rsid w:val="006B66F2"/>
    <w:rsid w:val="006B6FD7"/>
    <w:rsid w:val="006B7692"/>
    <w:rsid w:val="006B7858"/>
    <w:rsid w:val="006B7ABB"/>
    <w:rsid w:val="006C0CD3"/>
    <w:rsid w:val="006D00CD"/>
    <w:rsid w:val="006D1104"/>
    <w:rsid w:val="006D1927"/>
    <w:rsid w:val="006D1B0A"/>
    <w:rsid w:val="006D2E6C"/>
    <w:rsid w:val="006D323B"/>
    <w:rsid w:val="006D343D"/>
    <w:rsid w:val="006D4215"/>
    <w:rsid w:val="006D444A"/>
    <w:rsid w:val="006D46AD"/>
    <w:rsid w:val="006D527D"/>
    <w:rsid w:val="006D5DB7"/>
    <w:rsid w:val="006D6C0F"/>
    <w:rsid w:val="006D7A33"/>
    <w:rsid w:val="006E0474"/>
    <w:rsid w:val="006E0A0C"/>
    <w:rsid w:val="006E0DCD"/>
    <w:rsid w:val="006E16E0"/>
    <w:rsid w:val="006E23B2"/>
    <w:rsid w:val="006E293F"/>
    <w:rsid w:val="006E48E2"/>
    <w:rsid w:val="006E5ED3"/>
    <w:rsid w:val="006E61AD"/>
    <w:rsid w:val="006F08CC"/>
    <w:rsid w:val="006F08E0"/>
    <w:rsid w:val="006F1153"/>
    <w:rsid w:val="006F232C"/>
    <w:rsid w:val="006F25C6"/>
    <w:rsid w:val="006F32A4"/>
    <w:rsid w:val="006F4050"/>
    <w:rsid w:val="006F5213"/>
    <w:rsid w:val="006F77BD"/>
    <w:rsid w:val="006F7E30"/>
    <w:rsid w:val="00700BD1"/>
    <w:rsid w:val="00700CF5"/>
    <w:rsid w:val="00701194"/>
    <w:rsid w:val="0070179E"/>
    <w:rsid w:val="007021EA"/>
    <w:rsid w:val="00703D36"/>
    <w:rsid w:val="00704306"/>
    <w:rsid w:val="007050F5"/>
    <w:rsid w:val="0070526D"/>
    <w:rsid w:val="007062BD"/>
    <w:rsid w:val="00706923"/>
    <w:rsid w:val="0070747D"/>
    <w:rsid w:val="00707841"/>
    <w:rsid w:val="00707C26"/>
    <w:rsid w:val="00710E37"/>
    <w:rsid w:val="0071175D"/>
    <w:rsid w:val="007117F6"/>
    <w:rsid w:val="00711ABD"/>
    <w:rsid w:val="007126BF"/>
    <w:rsid w:val="00713FD0"/>
    <w:rsid w:val="00714AB0"/>
    <w:rsid w:val="00714D4C"/>
    <w:rsid w:val="00715F38"/>
    <w:rsid w:val="00716A66"/>
    <w:rsid w:val="00716DE7"/>
    <w:rsid w:val="00717734"/>
    <w:rsid w:val="007177AB"/>
    <w:rsid w:val="00717FA1"/>
    <w:rsid w:val="0072125E"/>
    <w:rsid w:val="00721A39"/>
    <w:rsid w:val="00722114"/>
    <w:rsid w:val="00722228"/>
    <w:rsid w:val="00725D03"/>
    <w:rsid w:val="00726DD2"/>
    <w:rsid w:val="007271EC"/>
    <w:rsid w:val="007313DB"/>
    <w:rsid w:val="007315B6"/>
    <w:rsid w:val="00734FEA"/>
    <w:rsid w:val="00735FB3"/>
    <w:rsid w:val="007375D9"/>
    <w:rsid w:val="0074167E"/>
    <w:rsid w:val="00742467"/>
    <w:rsid w:val="00743AF2"/>
    <w:rsid w:val="00743BDB"/>
    <w:rsid w:val="007444CF"/>
    <w:rsid w:val="00744F74"/>
    <w:rsid w:val="00745A0F"/>
    <w:rsid w:val="00747B21"/>
    <w:rsid w:val="00751D1A"/>
    <w:rsid w:val="00751E29"/>
    <w:rsid w:val="0075315F"/>
    <w:rsid w:val="007532B0"/>
    <w:rsid w:val="00756324"/>
    <w:rsid w:val="00756B79"/>
    <w:rsid w:val="007605A9"/>
    <w:rsid w:val="00760D70"/>
    <w:rsid w:val="00761945"/>
    <w:rsid w:val="00762AE1"/>
    <w:rsid w:val="00763056"/>
    <w:rsid w:val="00763B56"/>
    <w:rsid w:val="0076474B"/>
    <w:rsid w:val="00765682"/>
    <w:rsid w:val="00765F1F"/>
    <w:rsid w:val="0076759E"/>
    <w:rsid w:val="00767E05"/>
    <w:rsid w:val="00770996"/>
    <w:rsid w:val="0077124E"/>
    <w:rsid w:val="00772992"/>
    <w:rsid w:val="00774204"/>
    <w:rsid w:val="00774417"/>
    <w:rsid w:val="0077556E"/>
    <w:rsid w:val="00775C0C"/>
    <w:rsid w:val="007779B0"/>
    <w:rsid w:val="007802F6"/>
    <w:rsid w:val="00781E2A"/>
    <w:rsid w:val="00782372"/>
    <w:rsid w:val="00783D09"/>
    <w:rsid w:val="00783DFB"/>
    <w:rsid w:val="007852D8"/>
    <w:rsid w:val="0078593A"/>
    <w:rsid w:val="00785965"/>
    <w:rsid w:val="0078597D"/>
    <w:rsid w:val="00786306"/>
    <w:rsid w:val="00786AE7"/>
    <w:rsid w:val="00787C08"/>
    <w:rsid w:val="0079180E"/>
    <w:rsid w:val="00792E04"/>
    <w:rsid w:val="007942CE"/>
    <w:rsid w:val="00795688"/>
    <w:rsid w:val="00795820"/>
    <w:rsid w:val="0079719B"/>
    <w:rsid w:val="007A02E8"/>
    <w:rsid w:val="007A1C96"/>
    <w:rsid w:val="007A1FEC"/>
    <w:rsid w:val="007A2A3C"/>
    <w:rsid w:val="007A2C5A"/>
    <w:rsid w:val="007A3373"/>
    <w:rsid w:val="007A4392"/>
    <w:rsid w:val="007A4C63"/>
    <w:rsid w:val="007A5560"/>
    <w:rsid w:val="007A5BD6"/>
    <w:rsid w:val="007B25ED"/>
    <w:rsid w:val="007B3035"/>
    <w:rsid w:val="007B33E7"/>
    <w:rsid w:val="007B394F"/>
    <w:rsid w:val="007B5A62"/>
    <w:rsid w:val="007B6BC6"/>
    <w:rsid w:val="007B7165"/>
    <w:rsid w:val="007B7F26"/>
    <w:rsid w:val="007C0DC1"/>
    <w:rsid w:val="007C1425"/>
    <w:rsid w:val="007C185D"/>
    <w:rsid w:val="007C199D"/>
    <w:rsid w:val="007C27A4"/>
    <w:rsid w:val="007C2EBB"/>
    <w:rsid w:val="007C52DF"/>
    <w:rsid w:val="007C66EE"/>
    <w:rsid w:val="007C6A3E"/>
    <w:rsid w:val="007D1E51"/>
    <w:rsid w:val="007D4443"/>
    <w:rsid w:val="007D48B1"/>
    <w:rsid w:val="007D5D63"/>
    <w:rsid w:val="007D5DD4"/>
    <w:rsid w:val="007D6A16"/>
    <w:rsid w:val="007D7103"/>
    <w:rsid w:val="007D7C8D"/>
    <w:rsid w:val="007D7EAB"/>
    <w:rsid w:val="007E04E0"/>
    <w:rsid w:val="007E1FCD"/>
    <w:rsid w:val="007E2BF3"/>
    <w:rsid w:val="007E2F95"/>
    <w:rsid w:val="007E3A20"/>
    <w:rsid w:val="007E3C02"/>
    <w:rsid w:val="007E48A1"/>
    <w:rsid w:val="007E5A2D"/>
    <w:rsid w:val="007E636D"/>
    <w:rsid w:val="007F05EE"/>
    <w:rsid w:val="007F0673"/>
    <w:rsid w:val="007F2C77"/>
    <w:rsid w:val="007F41A7"/>
    <w:rsid w:val="007F573A"/>
    <w:rsid w:val="007F5F77"/>
    <w:rsid w:val="007F6444"/>
    <w:rsid w:val="007F7A08"/>
    <w:rsid w:val="008010A4"/>
    <w:rsid w:val="008022BA"/>
    <w:rsid w:val="008028AF"/>
    <w:rsid w:val="00802969"/>
    <w:rsid w:val="00802E13"/>
    <w:rsid w:val="00802E90"/>
    <w:rsid w:val="00803C5C"/>
    <w:rsid w:val="008042B9"/>
    <w:rsid w:val="0080471D"/>
    <w:rsid w:val="008049A3"/>
    <w:rsid w:val="00804A61"/>
    <w:rsid w:val="00806700"/>
    <w:rsid w:val="00806CAD"/>
    <w:rsid w:val="00807073"/>
    <w:rsid w:val="00810765"/>
    <w:rsid w:val="00810EF4"/>
    <w:rsid w:val="00812085"/>
    <w:rsid w:val="00812396"/>
    <w:rsid w:val="00813CB0"/>
    <w:rsid w:val="00814B3C"/>
    <w:rsid w:val="00815673"/>
    <w:rsid w:val="008160AE"/>
    <w:rsid w:val="008167C1"/>
    <w:rsid w:val="0081719C"/>
    <w:rsid w:val="00817B25"/>
    <w:rsid w:val="00817CDB"/>
    <w:rsid w:val="0082016D"/>
    <w:rsid w:val="008217C6"/>
    <w:rsid w:val="0082182B"/>
    <w:rsid w:val="00823053"/>
    <w:rsid w:val="00823198"/>
    <w:rsid w:val="00823383"/>
    <w:rsid w:val="00824483"/>
    <w:rsid w:val="0082569E"/>
    <w:rsid w:val="00825C33"/>
    <w:rsid w:val="00825EC5"/>
    <w:rsid w:val="00826018"/>
    <w:rsid w:val="00826C64"/>
    <w:rsid w:val="00827A32"/>
    <w:rsid w:val="008300A4"/>
    <w:rsid w:val="00830D0F"/>
    <w:rsid w:val="00832744"/>
    <w:rsid w:val="00832934"/>
    <w:rsid w:val="00832F4E"/>
    <w:rsid w:val="0083440E"/>
    <w:rsid w:val="00834769"/>
    <w:rsid w:val="00834C61"/>
    <w:rsid w:val="00834D87"/>
    <w:rsid w:val="00835288"/>
    <w:rsid w:val="0083610B"/>
    <w:rsid w:val="008434AC"/>
    <w:rsid w:val="00843674"/>
    <w:rsid w:val="008442C2"/>
    <w:rsid w:val="00844544"/>
    <w:rsid w:val="00844744"/>
    <w:rsid w:val="00845A9E"/>
    <w:rsid w:val="00846348"/>
    <w:rsid w:val="0084753A"/>
    <w:rsid w:val="00847ECC"/>
    <w:rsid w:val="008516FA"/>
    <w:rsid w:val="0085246C"/>
    <w:rsid w:val="00852651"/>
    <w:rsid w:val="00853C7A"/>
    <w:rsid w:val="008548DD"/>
    <w:rsid w:val="00854964"/>
    <w:rsid w:val="00854B51"/>
    <w:rsid w:val="00855287"/>
    <w:rsid w:val="008553FC"/>
    <w:rsid w:val="00855A05"/>
    <w:rsid w:val="00855FFD"/>
    <w:rsid w:val="00856C32"/>
    <w:rsid w:val="00860F5B"/>
    <w:rsid w:val="00861861"/>
    <w:rsid w:val="00865452"/>
    <w:rsid w:val="0087219F"/>
    <w:rsid w:val="00873D9A"/>
    <w:rsid w:val="00873E92"/>
    <w:rsid w:val="00874841"/>
    <w:rsid w:val="00875B52"/>
    <w:rsid w:val="00876CEC"/>
    <w:rsid w:val="008772C7"/>
    <w:rsid w:val="008800CA"/>
    <w:rsid w:val="00880530"/>
    <w:rsid w:val="00880C9D"/>
    <w:rsid w:val="00883F02"/>
    <w:rsid w:val="008861D9"/>
    <w:rsid w:val="008869A9"/>
    <w:rsid w:val="00886FB5"/>
    <w:rsid w:val="00887E2E"/>
    <w:rsid w:val="00887F47"/>
    <w:rsid w:val="00890DC1"/>
    <w:rsid w:val="00891AA9"/>
    <w:rsid w:val="008922BB"/>
    <w:rsid w:val="00893E68"/>
    <w:rsid w:val="0089691B"/>
    <w:rsid w:val="00896AF1"/>
    <w:rsid w:val="00896B3B"/>
    <w:rsid w:val="0089716A"/>
    <w:rsid w:val="00897766"/>
    <w:rsid w:val="008A0888"/>
    <w:rsid w:val="008A1CE3"/>
    <w:rsid w:val="008A1F16"/>
    <w:rsid w:val="008A2DCE"/>
    <w:rsid w:val="008A4514"/>
    <w:rsid w:val="008A756C"/>
    <w:rsid w:val="008B017C"/>
    <w:rsid w:val="008B01AE"/>
    <w:rsid w:val="008B092C"/>
    <w:rsid w:val="008B1AC3"/>
    <w:rsid w:val="008B469B"/>
    <w:rsid w:val="008B5BFC"/>
    <w:rsid w:val="008B679C"/>
    <w:rsid w:val="008B6933"/>
    <w:rsid w:val="008B74D9"/>
    <w:rsid w:val="008B7D33"/>
    <w:rsid w:val="008C1099"/>
    <w:rsid w:val="008C1CD2"/>
    <w:rsid w:val="008C3BB5"/>
    <w:rsid w:val="008C45F0"/>
    <w:rsid w:val="008C48BA"/>
    <w:rsid w:val="008C5B92"/>
    <w:rsid w:val="008C5F06"/>
    <w:rsid w:val="008C62FE"/>
    <w:rsid w:val="008C6990"/>
    <w:rsid w:val="008C72DC"/>
    <w:rsid w:val="008C7417"/>
    <w:rsid w:val="008D05AB"/>
    <w:rsid w:val="008D0E2C"/>
    <w:rsid w:val="008D2400"/>
    <w:rsid w:val="008D3565"/>
    <w:rsid w:val="008D531C"/>
    <w:rsid w:val="008D5DCB"/>
    <w:rsid w:val="008D6CD5"/>
    <w:rsid w:val="008D77A3"/>
    <w:rsid w:val="008E06D2"/>
    <w:rsid w:val="008E0B13"/>
    <w:rsid w:val="008E124E"/>
    <w:rsid w:val="008E2DBD"/>
    <w:rsid w:val="008E40D2"/>
    <w:rsid w:val="008E4E0E"/>
    <w:rsid w:val="008E59C1"/>
    <w:rsid w:val="008E64D1"/>
    <w:rsid w:val="008E686D"/>
    <w:rsid w:val="008E6E82"/>
    <w:rsid w:val="008F027A"/>
    <w:rsid w:val="008F02F4"/>
    <w:rsid w:val="008F0AD9"/>
    <w:rsid w:val="008F25F2"/>
    <w:rsid w:val="008F39C0"/>
    <w:rsid w:val="008F3D52"/>
    <w:rsid w:val="008F704D"/>
    <w:rsid w:val="00900163"/>
    <w:rsid w:val="00901369"/>
    <w:rsid w:val="00903BFE"/>
    <w:rsid w:val="009043AA"/>
    <w:rsid w:val="00905C6F"/>
    <w:rsid w:val="00906CF3"/>
    <w:rsid w:val="00907BFD"/>
    <w:rsid w:val="00907CA1"/>
    <w:rsid w:val="0091037D"/>
    <w:rsid w:val="0091123A"/>
    <w:rsid w:val="00912C60"/>
    <w:rsid w:val="00914172"/>
    <w:rsid w:val="0091424B"/>
    <w:rsid w:val="00914E92"/>
    <w:rsid w:val="0091508C"/>
    <w:rsid w:val="00916A6E"/>
    <w:rsid w:val="009172FC"/>
    <w:rsid w:val="00920173"/>
    <w:rsid w:val="00920289"/>
    <w:rsid w:val="00920D49"/>
    <w:rsid w:val="009223CF"/>
    <w:rsid w:val="00922DDA"/>
    <w:rsid w:val="00922F21"/>
    <w:rsid w:val="00923FDB"/>
    <w:rsid w:val="00925618"/>
    <w:rsid w:val="00933A27"/>
    <w:rsid w:val="00934210"/>
    <w:rsid w:val="009356B0"/>
    <w:rsid w:val="00936E69"/>
    <w:rsid w:val="00940205"/>
    <w:rsid w:val="00940734"/>
    <w:rsid w:val="00942D8B"/>
    <w:rsid w:val="00944B0D"/>
    <w:rsid w:val="009455EF"/>
    <w:rsid w:val="00947944"/>
    <w:rsid w:val="0095012D"/>
    <w:rsid w:val="009519D9"/>
    <w:rsid w:val="00951EDD"/>
    <w:rsid w:val="00952DB8"/>
    <w:rsid w:val="0095406F"/>
    <w:rsid w:val="00955B86"/>
    <w:rsid w:val="009563E5"/>
    <w:rsid w:val="00957DD2"/>
    <w:rsid w:val="00961063"/>
    <w:rsid w:val="00961935"/>
    <w:rsid w:val="00961EC3"/>
    <w:rsid w:val="0096241E"/>
    <w:rsid w:val="009636DD"/>
    <w:rsid w:val="00964392"/>
    <w:rsid w:val="00964F45"/>
    <w:rsid w:val="009701BA"/>
    <w:rsid w:val="009702B5"/>
    <w:rsid w:val="009704AA"/>
    <w:rsid w:val="00970734"/>
    <w:rsid w:val="00971FED"/>
    <w:rsid w:val="009723EA"/>
    <w:rsid w:val="00972C6A"/>
    <w:rsid w:val="009731A8"/>
    <w:rsid w:val="00974A0B"/>
    <w:rsid w:val="00974CFB"/>
    <w:rsid w:val="00975802"/>
    <w:rsid w:val="00975C53"/>
    <w:rsid w:val="00980B63"/>
    <w:rsid w:val="00980E4F"/>
    <w:rsid w:val="00982019"/>
    <w:rsid w:val="00982CDA"/>
    <w:rsid w:val="00985077"/>
    <w:rsid w:val="009853BC"/>
    <w:rsid w:val="00985E18"/>
    <w:rsid w:val="009862EC"/>
    <w:rsid w:val="00986A64"/>
    <w:rsid w:val="00986E4B"/>
    <w:rsid w:val="00986E55"/>
    <w:rsid w:val="0098744B"/>
    <w:rsid w:val="00987A69"/>
    <w:rsid w:val="0099041C"/>
    <w:rsid w:val="00990673"/>
    <w:rsid w:val="00991AFE"/>
    <w:rsid w:val="00991DE2"/>
    <w:rsid w:val="0099247D"/>
    <w:rsid w:val="00992A5E"/>
    <w:rsid w:val="00993515"/>
    <w:rsid w:val="009949F2"/>
    <w:rsid w:val="00994A57"/>
    <w:rsid w:val="009961F0"/>
    <w:rsid w:val="00996C6B"/>
    <w:rsid w:val="009A1059"/>
    <w:rsid w:val="009A2872"/>
    <w:rsid w:val="009A3830"/>
    <w:rsid w:val="009A707D"/>
    <w:rsid w:val="009A7286"/>
    <w:rsid w:val="009A7FCA"/>
    <w:rsid w:val="009B1B4B"/>
    <w:rsid w:val="009B2458"/>
    <w:rsid w:val="009B2730"/>
    <w:rsid w:val="009B444D"/>
    <w:rsid w:val="009B542A"/>
    <w:rsid w:val="009B5746"/>
    <w:rsid w:val="009B6938"/>
    <w:rsid w:val="009B7C3E"/>
    <w:rsid w:val="009B7E91"/>
    <w:rsid w:val="009C03CB"/>
    <w:rsid w:val="009C2BE7"/>
    <w:rsid w:val="009C3D7C"/>
    <w:rsid w:val="009C4A76"/>
    <w:rsid w:val="009C50F3"/>
    <w:rsid w:val="009C53FC"/>
    <w:rsid w:val="009C63A9"/>
    <w:rsid w:val="009C6B7F"/>
    <w:rsid w:val="009D051A"/>
    <w:rsid w:val="009D0C56"/>
    <w:rsid w:val="009D1082"/>
    <w:rsid w:val="009D171E"/>
    <w:rsid w:val="009D2FC3"/>
    <w:rsid w:val="009D3692"/>
    <w:rsid w:val="009D3A70"/>
    <w:rsid w:val="009D5316"/>
    <w:rsid w:val="009D56BB"/>
    <w:rsid w:val="009D58A5"/>
    <w:rsid w:val="009D7003"/>
    <w:rsid w:val="009E0476"/>
    <w:rsid w:val="009E140D"/>
    <w:rsid w:val="009E2D4F"/>
    <w:rsid w:val="009E42D2"/>
    <w:rsid w:val="009E48F5"/>
    <w:rsid w:val="009E5855"/>
    <w:rsid w:val="009E58E4"/>
    <w:rsid w:val="009E6724"/>
    <w:rsid w:val="009E731E"/>
    <w:rsid w:val="009E756C"/>
    <w:rsid w:val="009F0432"/>
    <w:rsid w:val="009F0BF3"/>
    <w:rsid w:val="009F29CC"/>
    <w:rsid w:val="009F3289"/>
    <w:rsid w:val="009F37DA"/>
    <w:rsid w:val="009F4BF3"/>
    <w:rsid w:val="009F6605"/>
    <w:rsid w:val="009F7D85"/>
    <w:rsid w:val="00A01092"/>
    <w:rsid w:val="00A01823"/>
    <w:rsid w:val="00A02613"/>
    <w:rsid w:val="00A0357D"/>
    <w:rsid w:val="00A07040"/>
    <w:rsid w:val="00A0769C"/>
    <w:rsid w:val="00A10D25"/>
    <w:rsid w:val="00A116A9"/>
    <w:rsid w:val="00A12180"/>
    <w:rsid w:val="00A12383"/>
    <w:rsid w:val="00A12A91"/>
    <w:rsid w:val="00A1344D"/>
    <w:rsid w:val="00A1398C"/>
    <w:rsid w:val="00A158C2"/>
    <w:rsid w:val="00A15EEF"/>
    <w:rsid w:val="00A1609C"/>
    <w:rsid w:val="00A17273"/>
    <w:rsid w:val="00A17A7A"/>
    <w:rsid w:val="00A17B9D"/>
    <w:rsid w:val="00A22839"/>
    <w:rsid w:val="00A2486D"/>
    <w:rsid w:val="00A25B33"/>
    <w:rsid w:val="00A265DB"/>
    <w:rsid w:val="00A26F4F"/>
    <w:rsid w:val="00A275BC"/>
    <w:rsid w:val="00A3024C"/>
    <w:rsid w:val="00A309B8"/>
    <w:rsid w:val="00A31C95"/>
    <w:rsid w:val="00A33976"/>
    <w:rsid w:val="00A339EB"/>
    <w:rsid w:val="00A35F12"/>
    <w:rsid w:val="00A3775C"/>
    <w:rsid w:val="00A37ABF"/>
    <w:rsid w:val="00A40169"/>
    <w:rsid w:val="00A40218"/>
    <w:rsid w:val="00A40E87"/>
    <w:rsid w:val="00A41368"/>
    <w:rsid w:val="00A4335D"/>
    <w:rsid w:val="00A44A2A"/>
    <w:rsid w:val="00A45974"/>
    <w:rsid w:val="00A461D4"/>
    <w:rsid w:val="00A4622B"/>
    <w:rsid w:val="00A470BC"/>
    <w:rsid w:val="00A47D63"/>
    <w:rsid w:val="00A5050C"/>
    <w:rsid w:val="00A51373"/>
    <w:rsid w:val="00A513DD"/>
    <w:rsid w:val="00A52282"/>
    <w:rsid w:val="00A52898"/>
    <w:rsid w:val="00A53800"/>
    <w:rsid w:val="00A54803"/>
    <w:rsid w:val="00A54E4D"/>
    <w:rsid w:val="00A55C7E"/>
    <w:rsid w:val="00A55D2C"/>
    <w:rsid w:val="00A563F1"/>
    <w:rsid w:val="00A574FA"/>
    <w:rsid w:val="00A57755"/>
    <w:rsid w:val="00A57FC2"/>
    <w:rsid w:val="00A61103"/>
    <w:rsid w:val="00A62516"/>
    <w:rsid w:val="00A62E24"/>
    <w:rsid w:val="00A63335"/>
    <w:rsid w:val="00A64491"/>
    <w:rsid w:val="00A645C0"/>
    <w:rsid w:val="00A66838"/>
    <w:rsid w:val="00A708E9"/>
    <w:rsid w:val="00A71D7A"/>
    <w:rsid w:val="00A72BC2"/>
    <w:rsid w:val="00A744B4"/>
    <w:rsid w:val="00A74A66"/>
    <w:rsid w:val="00A778E9"/>
    <w:rsid w:val="00A77C8E"/>
    <w:rsid w:val="00A829FA"/>
    <w:rsid w:val="00A82DAB"/>
    <w:rsid w:val="00A82DF7"/>
    <w:rsid w:val="00A84A23"/>
    <w:rsid w:val="00A86E22"/>
    <w:rsid w:val="00A917DE"/>
    <w:rsid w:val="00A92BA0"/>
    <w:rsid w:val="00A93685"/>
    <w:rsid w:val="00A93C54"/>
    <w:rsid w:val="00A942FD"/>
    <w:rsid w:val="00A96255"/>
    <w:rsid w:val="00A97264"/>
    <w:rsid w:val="00AA1D0E"/>
    <w:rsid w:val="00AA3140"/>
    <w:rsid w:val="00AA4B2B"/>
    <w:rsid w:val="00AA4F36"/>
    <w:rsid w:val="00AA54C1"/>
    <w:rsid w:val="00AA600C"/>
    <w:rsid w:val="00AA7529"/>
    <w:rsid w:val="00AA778D"/>
    <w:rsid w:val="00AB0221"/>
    <w:rsid w:val="00AB1745"/>
    <w:rsid w:val="00AB22F3"/>
    <w:rsid w:val="00AB37AA"/>
    <w:rsid w:val="00AB3944"/>
    <w:rsid w:val="00AB5212"/>
    <w:rsid w:val="00AB5B1F"/>
    <w:rsid w:val="00AB6E88"/>
    <w:rsid w:val="00AB7389"/>
    <w:rsid w:val="00AB74B5"/>
    <w:rsid w:val="00AC0911"/>
    <w:rsid w:val="00AC0A92"/>
    <w:rsid w:val="00AC1397"/>
    <w:rsid w:val="00AC279C"/>
    <w:rsid w:val="00AC27CC"/>
    <w:rsid w:val="00AC3B81"/>
    <w:rsid w:val="00AC3DF4"/>
    <w:rsid w:val="00AC47B3"/>
    <w:rsid w:val="00AC58D5"/>
    <w:rsid w:val="00AC6371"/>
    <w:rsid w:val="00AC63A4"/>
    <w:rsid w:val="00AC73F2"/>
    <w:rsid w:val="00AD0427"/>
    <w:rsid w:val="00AD08D5"/>
    <w:rsid w:val="00AD3C61"/>
    <w:rsid w:val="00AD3E56"/>
    <w:rsid w:val="00AD4318"/>
    <w:rsid w:val="00AD5B77"/>
    <w:rsid w:val="00AD5F94"/>
    <w:rsid w:val="00AD6BDE"/>
    <w:rsid w:val="00AD7064"/>
    <w:rsid w:val="00AE0416"/>
    <w:rsid w:val="00AE1300"/>
    <w:rsid w:val="00AE35B4"/>
    <w:rsid w:val="00AE3675"/>
    <w:rsid w:val="00AE3695"/>
    <w:rsid w:val="00AE37B9"/>
    <w:rsid w:val="00AE46EA"/>
    <w:rsid w:val="00AE4F45"/>
    <w:rsid w:val="00AE519A"/>
    <w:rsid w:val="00AE631A"/>
    <w:rsid w:val="00AE724D"/>
    <w:rsid w:val="00AE7A81"/>
    <w:rsid w:val="00AF23B2"/>
    <w:rsid w:val="00AF285D"/>
    <w:rsid w:val="00AF35A5"/>
    <w:rsid w:val="00AF4D33"/>
    <w:rsid w:val="00AF6181"/>
    <w:rsid w:val="00AF629E"/>
    <w:rsid w:val="00AF6DB6"/>
    <w:rsid w:val="00AF77EA"/>
    <w:rsid w:val="00B01B9E"/>
    <w:rsid w:val="00B020C1"/>
    <w:rsid w:val="00B0273D"/>
    <w:rsid w:val="00B03B09"/>
    <w:rsid w:val="00B04F99"/>
    <w:rsid w:val="00B057A5"/>
    <w:rsid w:val="00B05CD1"/>
    <w:rsid w:val="00B062FF"/>
    <w:rsid w:val="00B10356"/>
    <w:rsid w:val="00B12C59"/>
    <w:rsid w:val="00B1306A"/>
    <w:rsid w:val="00B13B11"/>
    <w:rsid w:val="00B1404F"/>
    <w:rsid w:val="00B16922"/>
    <w:rsid w:val="00B17860"/>
    <w:rsid w:val="00B22D02"/>
    <w:rsid w:val="00B246C0"/>
    <w:rsid w:val="00B25174"/>
    <w:rsid w:val="00B25BFF"/>
    <w:rsid w:val="00B26261"/>
    <w:rsid w:val="00B27E1B"/>
    <w:rsid w:val="00B3029B"/>
    <w:rsid w:val="00B3046B"/>
    <w:rsid w:val="00B31F8E"/>
    <w:rsid w:val="00B32FEB"/>
    <w:rsid w:val="00B33781"/>
    <w:rsid w:val="00B34964"/>
    <w:rsid w:val="00B34AF2"/>
    <w:rsid w:val="00B356F6"/>
    <w:rsid w:val="00B3581D"/>
    <w:rsid w:val="00B361C6"/>
    <w:rsid w:val="00B3643F"/>
    <w:rsid w:val="00B36C52"/>
    <w:rsid w:val="00B4020F"/>
    <w:rsid w:val="00B4109A"/>
    <w:rsid w:val="00B41F9B"/>
    <w:rsid w:val="00B423C0"/>
    <w:rsid w:val="00B47286"/>
    <w:rsid w:val="00B47357"/>
    <w:rsid w:val="00B476A1"/>
    <w:rsid w:val="00B47BC1"/>
    <w:rsid w:val="00B47D64"/>
    <w:rsid w:val="00B47F84"/>
    <w:rsid w:val="00B50A88"/>
    <w:rsid w:val="00B50CBD"/>
    <w:rsid w:val="00B51709"/>
    <w:rsid w:val="00B51C4F"/>
    <w:rsid w:val="00B52189"/>
    <w:rsid w:val="00B52DB9"/>
    <w:rsid w:val="00B53BBE"/>
    <w:rsid w:val="00B544AE"/>
    <w:rsid w:val="00B55988"/>
    <w:rsid w:val="00B56A8C"/>
    <w:rsid w:val="00B60C08"/>
    <w:rsid w:val="00B616E6"/>
    <w:rsid w:val="00B626FC"/>
    <w:rsid w:val="00B62A6A"/>
    <w:rsid w:val="00B63130"/>
    <w:rsid w:val="00B631B5"/>
    <w:rsid w:val="00B652A2"/>
    <w:rsid w:val="00B654FC"/>
    <w:rsid w:val="00B71FBD"/>
    <w:rsid w:val="00B74851"/>
    <w:rsid w:val="00B76813"/>
    <w:rsid w:val="00B806BA"/>
    <w:rsid w:val="00B85021"/>
    <w:rsid w:val="00B8557E"/>
    <w:rsid w:val="00B8633F"/>
    <w:rsid w:val="00B86786"/>
    <w:rsid w:val="00B86A90"/>
    <w:rsid w:val="00B8713C"/>
    <w:rsid w:val="00B874CA"/>
    <w:rsid w:val="00B90C04"/>
    <w:rsid w:val="00B926D9"/>
    <w:rsid w:val="00B929B9"/>
    <w:rsid w:val="00B9487C"/>
    <w:rsid w:val="00B96500"/>
    <w:rsid w:val="00B96987"/>
    <w:rsid w:val="00B96B69"/>
    <w:rsid w:val="00B97A87"/>
    <w:rsid w:val="00BA02ED"/>
    <w:rsid w:val="00BA0BB1"/>
    <w:rsid w:val="00BA0DC6"/>
    <w:rsid w:val="00BA2788"/>
    <w:rsid w:val="00BA2C80"/>
    <w:rsid w:val="00BA3652"/>
    <w:rsid w:val="00BA3AC9"/>
    <w:rsid w:val="00BA4521"/>
    <w:rsid w:val="00BA456B"/>
    <w:rsid w:val="00BA5978"/>
    <w:rsid w:val="00BA5AF4"/>
    <w:rsid w:val="00BA6AD4"/>
    <w:rsid w:val="00BA70A4"/>
    <w:rsid w:val="00BA7CFC"/>
    <w:rsid w:val="00BB41B8"/>
    <w:rsid w:val="00BB4706"/>
    <w:rsid w:val="00BB48BF"/>
    <w:rsid w:val="00BB5DC3"/>
    <w:rsid w:val="00BB63F7"/>
    <w:rsid w:val="00BB6825"/>
    <w:rsid w:val="00BB6E62"/>
    <w:rsid w:val="00BB7A12"/>
    <w:rsid w:val="00BC0373"/>
    <w:rsid w:val="00BC06A2"/>
    <w:rsid w:val="00BC1472"/>
    <w:rsid w:val="00BC4465"/>
    <w:rsid w:val="00BC4846"/>
    <w:rsid w:val="00BC4B4C"/>
    <w:rsid w:val="00BC5065"/>
    <w:rsid w:val="00BC6111"/>
    <w:rsid w:val="00BC626E"/>
    <w:rsid w:val="00BC6778"/>
    <w:rsid w:val="00BC6867"/>
    <w:rsid w:val="00BC6CAA"/>
    <w:rsid w:val="00BC7649"/>
    <w:rsid w:val="00BD0382"/>
    <w:rsid w:val="00BD07C2"/>
    <w:rsid w:val="00BD34EF"/>
    <w:rsid w:val="00BD454C"/>
    <w:rsid w:val="00BD61A3"/>
    <w:rsid w:val="00BD7E1F"/>
    <w:rsid w:val="00BE22C6"/>
    <w:rsid w:val="00BE3EC8"/>
    <w:rsid w:val="00BE4331"/>
    <w:rsid w:val="00BE6881"/>
    <w:rsid w:val="00BE7169"/>
    <w:rsid w:val="00BE746E"/>
    <w:rsid w:val="00BE769D"/>
    <w:rsid w:val="00BF0D4C"/>
    <w:rsid w:val="00BF254D"/>
    <w:rsid w:val="00BF26CD"/>
    <w:rsid w:val="00BF3925"/>
    <w:rsid w:val="00BF45BA"/>
    <w:rsid w:val="00BF4BAE"/>
    <w:rsid w:val="00BF5571"/>
    <w:rsid w:val="00BF5D45"/>
    <w:rsid w:val="00C02C4C"/>
    <w:rsid w:val="00C03041"/>
    <w:rsid w:val="00C0410B"/>
    <w:rsid w:val="00C05EF0"/>
    <w:rsid w:val="00C069E7"/>
    <w:rsid w:val="00C10619"/>
    <w:rsid w:val="00C111A7"/>
    <w:rsid w:val="00C117D8"/>
    <w:rsid w:val="00C12152"/>
    <w:rsid w:val="00C12EB0"/>
    <w:rsid w:val="00C13EF9"/>
    <w:rsid w:val="00C1681B"/>
    <w:rsid w:val="00C1765E"/>
    <w:rsid w:val="00C17C1A"/>
    <w:rsid w:val="00C17C9E"/>
    <w:rsid w:val="00C20447"/>
    <w:rsid w:val="00C21013"/>
    <w:rsid w:val="00C21406"/>
    <w:rsid w:val="00C218A0"/>
    <w:rsid w:val="00C2240E"/>
    <w:rsid w:val="00C22553"/>
    <w:rsid w:val="00C2257E"/>
    <w:rsid w:val="00C22DE2"/>
    <w:rsid w:val="00C23DF8"/>
    <w:rsid w:val="00C24B66"/>
    <w:rsid w:val="00C265E7"/>
    <w:rsid w:val="00C27244"/>
    <w:rsid w:val="00C274E3"/>
    <w:rsid w:val="00C318DE"/>
    <w:rsid w:val="00C3218A"/>
    <w:rsid w:val="00C3270E"/>
    <w:rsid w:val="00C329DC"/>
    <w:rsid w:val="00C333DB"/>
    <w:rsid w:val="00C346D1"/>
    <w:rsid w:val="00C34F02"/>
    <w:rsid w:val="00C3609C"/>
    <w:rsid w:val="00C407C1"/>
    <w:rsid w:val="00C40902"/>
    <w:rsid w:val="00C41456"/>
    <w:rsid w:val="00C4196F"/>
    <w:rsid w:val="00C42FF6"/>
    <w:rsid w:val="00C430CD"/>
    <w:rsid w:val="00C43469"/>
    <w:rsid w:val="00C43D68"/>
    <w:rsid w:val="00C460C3"/>
    <w:rsid w:val="00C46ADA"/>
    <w:rsid w:val="00C46B21"/>
    <w:rsid w:val="00C5153D"/>
    <w:rsid w:val="00C53630"/>
    <w:rsid w:val="00C53715"/>
    <w:rsid w:val="00C53EDB"/>
    <w:rsid w:val="00C54A87"/>
    <w:rsid w:val="00C56710"/>
    <w:rsid w:val="00C5736D"/>
    <w:rsid w:val="00C57810"/>
    <w:rsid w:val="00C6111B"/>
    <w:rsid w:val="00C61E80"/>
    <w:rsid w:val="00C643A8"/>
    <w:rsid w:val="00C704F0"/>
    <w:rsid w:val="00C71B11"/>
    <w:rsid w:val="00C71D86"/>
    <w:rsid w:val="00C723BE"/>
    <w:rsid w:val="00C73ADA"/>
    <w:rsid w:val="00C761C4"/>
    <w:rsid w:val="00C80251"/>
    <w:rsid w:val="00C804D9"/>
    <w:rsid w:val="00C823BB"/>
    <w:rsid w:val="00C82E45"/>
    <w:rsid w:val="00C83371"/>
    <w:rsid w:val="00C8399A"/>
    <w:rsid w:val="00C85820"/>
    <w:rsid w:val="00C869CC"/>
    <w:rsid w:val="00C9029A"/>
    <w:rsid w:val="00C92A11"/>
    <w:rsid w:val="00C93EA1"/>
    <w:rsid w:val="00C94239"/>
    <w:rsid w:val="00C960B5"/>
    <w:rsid w:val="00C9618D"/>
    <w:rsid w:val="00C97D33"/>
    <w:rsid w:val="00CA24C8"/>
    <w:rsid w:val="00CA3D51"/>
    <w:rsid w:val="00CA49CA"/>
    <w:rsid w:val="00CA5738"/>
    <w:rsid w:val="00CA687D"/>
    <w:rsid w:val="00CA7384"/>
    <w:rsid w:val="00CA7523"/>
    <w:rsid w:val="00CB25DA"/>
    <w:rsid w:val="00CB3446"/>
    <w:rsid w:val="00CB48E1"/>
    <w:rsid w:val="00CB4B0E"/>
    <w:rsid w:val="00CB560F"/>
    <w:rsid w:val="00CB7451"/>
    <w:rsid w:val="00CB7959"/>
    <w:rsid w:val="00CB7FAC"/>
    <w:rsid w:val="00CC0CCA"/>
    <w:rsid w:val="00CC1AB9"/>
    <w:rsid w:val="00CC1F2A"/>
    <w:rsid w:val="00CC2394"/>
    <w:rsid w:val="00CC3300"/>
    <w:rsid w:val="00CC62BF"/>
    <w:rsid w:val="00CD15B0"/>
    <w:rsid w:val="00CD190F"/>
    <w:rsid w:val="00CD216B"/>
    <w:rsid w:val="00CD2A1F"/>
    <w:rsid w:val="00CD34FE"/>
    <w:rsid w:val="00CD38AE"/>
    <w:rsid w:val="00CD68A7"/>
    <w:rsid w:val="00CD7069"/>
    <w:rsid w:val="00CE27CA"/>
    <w:rsid w:val="00CE29AF"/>
    <w:rsid w:val="00CE2F54"/>
    <w:rsid w:val="00CE41D1"/>
    <w:rsid w:val="00CF12B1"/>
    <w:rsid w:val="00CF1A03"/>
    <w:rsid w:val="00CF1EC4"/>
    <w:rsid w:val="00CF388F"/>
    <w:rsid w:val="00CF5C10"/>
    <w:rsid w:val="00CF6821"/>
    <w:rsid w:val="00D003FB"/>
    <w:rsid w:val="00D02ADF"/>
    <w:rsid w:val="00D037CB"/>
    <w:rsid w:val="00D03CE6"/>
    <w:rsid w:val="00D05E0A"/>
    <w:rsid w:val="00D07459"/>
    <w:rsid w:val="00D1096D"/>
    <w:rsid w:val="00D10C38"/>
    <w:rsid w:val="00D10C46"/>
    <w:rsid w:val="00D1211C"/>
    <w:rsid w:val="00D12A17"/>
    <w:rsid w:val="00D12FE8"/>
    <w:rsid w:val="00D133E1"/>
    <w:rsid w:val="00D13A42"/>
    <w:rsid w:val="00D145F6"/>
    <w:rsid w:val="00D16FEE"/>
    <w:rsid w:val="00D200D0"/>
    <w:rsid w:val="00D2053B"/>
    <w:rsid w:val="00D22C6C"/>
    <w:rsid w:val="00D242BE"/>
    <w:rsid w:val="00D27320"/>
    <w:rsid w:val="00D27973"/>
    <w:rsid w:val="00D30284"/>
    <w:rsid w:val="00D302BA"/>
    <w:rsid w:val="00D31037"/>
    <w:rsid w:val="00D320C9"/>
    <w:rsid w:val="00D3326F"/>
    <w:rsid w:val="00D3427A"/>
    <w:rsid w:val="00D361AC"/>
    <w:rsid w:val="00D368B3"/>
    <w:rsid w:val="00D40575"/>
    <w:rsid w:val="00D42498"/>
    <w:rsid w:val="00D42AA2"/>
    <w:rsid w:val="00D42DE6"/>
    <w:rsid w:val="00D43456"/>
    <w:rsid w:val="00D4479A"/>
    <w:rsid w:val="00D46997"/>
    <w:rsid w:val="00D475A8"/>
    <w:rsid w:val="00D50E6C"/>
    <w:rsid w:val="00D51123"/>
    <w:rsid w:val="00D52A42"/>
    <w:rsid w:val="00D5369E"/>
    <w:rsid w:val="00D53FCE"/>
    <w:rsid w:val="00D545A7"/>
    <w:rsid w:val="00D5499E"/>
    <w:rsid w:val="00D54A65"/>
    <w:rsid w:val="00D554CA"/>
    <w:rsid w:val="00D5628C"/>
    <w:rsid w:val="00D56299"/>
    <w:rsid w:val="00D564CE"/>
    <w:rsid w:val="00D60B83"/>
    <w:rsid w:val="00D6120E"/>
    <w:rsid w:val="00D61388"/>
    <w:rsid w:val="00D6138A"/>
    <w:rsid w:val="00D61658"/>
    <w:rsid w:val="00D61D67"/>
    <w:rsid w:val="00D62D5B"/>
    <w:rsid w:val="00D6340E"/>
    <w:rsid w:val="00D64630"/>
    <w:rsid w:val="00D646FC"/>
    <w:rsid w:val="00D64718"/>
    <w:rsid w:val="00D64ECB"/>
    <w:rsid w:val="00D6518F"/>
    <w:rsid w:val="00D659B2"/>
    <w:rsid w:val="00D65D7F"/>
    <w:rsid w:val="00D65DC4"/>
    <w:rsid w:val="00D67736"/>
    <w:rsid w:val="00D67A26"/>
    <w:rsid w:val="00D71FEB"/>
    <w:rsid w:val="00D72526"/>
    <w:rsid w:val="00D72ACD"/>
    <w:rsid w:val="00D730A3"/>
    <w:rsid w:val="00D7332C"/>
    <w:rsid w:val="00D740B5"/>
    <w:rsid w:val="00D74695"/>
    <w:rsid w:val="00D75166"/>
    <w:rsid w:val="00D76499"/>
    <w:rsid w:val="00D81528"/>
    <w:rsid w:val="00D82651"/>
    <w:rsid w:val="00D82D08"/>
    <w:rsid w:val="00D83803"/>
    <w:rsid w:val="00D838ED"/>
    <w:rsid w:val="00D83954"/>
    <w:rsid w:val="00D83CC7"/>
    <w:rsid w:val="00D844A0"/>
    <w:rsid w:val="00D87638"/>
    <w:rsid w:val="00D87C3F"/>
    <w:rsid w:val="00D9041E"/>
    <w:rsid w:val="00D92A02"/>
    <w:rsid w:val="00D938A3"/>
    <w:rsid w:val="00D94849"/>
    <w:rsid w:val="00D953F9"/>
    <w:rsid w:val="00D95497"/>
    <w:rsid w:val="00D96BFD"/>
    <w:rsid w:val="00DA0489"/>
    <w:rsid w:val="00DA0CDB"/>
    <w:rsid w:val="00DA0D25"/>
    <w:rsid w:val="00DA198C"/>
    <w:rsid w:val="00DA29CF"/>
    <w:rsid w:val="00DA2F98"/>
    <w:rsid w:val="00DA35DD"/>
    <w:rsid w:val="00DA4489"/>
    <w:rsid w:val="00DA48EF"/>
    <w:rsid w:val="00DA580B"/>
    <w:rsid w:val="00DA5DFF"/>
    <w:rsid w:val="00DA6D90"/>
    <w:rsid w:val="00DA7FDD"/>
    <w:rsid w:val="00DB190E"/>
    <w:rsid w:val="00DB198C"/>
    <w:rsid w:val="00DB2182"/>
    <w:rsid w:val="00DB29D4"/>
    <w:rsid w:val="00DB4E1A"/>
    <w:rsid w:val="00DB50B4"/>
    <w:rsid w:val="00DB70B8"/>
    <w:rsid w:val="00DB75EE"/>
    <w:rsid w:val="00DC0247"/>
    <w:rsid w:val="00DC087B"/>
    <w:rsid w:val="00DC160E"/>
    <w:rsid w:val="00DC33B8"/>
    <w:rsid w:val="00DC4908"/>
    <w:rsid w:val="00DC584D"/>
    <w:rsid w:val="00DC5CBB"/>
    <w:rsid w:val="00DC7D77"/>
    <w:rsid w:val="00DD056D"/>
    <w:rsid w:val="00DD200E"/>
    <w:rsid w:val="00DD23C5"/>
    <w:rsid w:val="00DD549E"/>
    <w:rsid w:val="00DD5D70"/>
    <w:rsid w:val="00DD5F28"/>
    <w:rsid w:val="00DD659B"/>
    <w:rsid w:val="00DD6F66"/>
    <w:rsid w:val="00DD72B6"/>
    <w:rsid w:val="00DE0243"/>
    <w:rsid w:val="00DE1058"/>
    <w:rsid w:val="00DE194A"/>
    <w:rsid w:val="00DE2ADC"/>
    <w:rsid w:val="00DE3538"/>
    <w:rsid w:val="00DE3B8F"/>
    <w:rsid w:val="00DE3C14"/>
    <w:rsid w:val="00DE4A85"/>
    <w:rsid w:val="00DE5A59"/>
    <w:rsid w:val="00DE5CA1"/>
    <w:rsid w:val="00DE7273"/>
    <w:rsid w:val="00DE7AAC"/>
    <w:rsid w:val="00DF17EB"/>
    <w:rsid w:val="00DF2AEF"/>
    <w:rsid w:val="00DF36B8"/>
    <w:rsid w:val="00DF447A"/>
    <w:rsid w:val="00DF4DB3"/>
    <w:rsid w:val="00DF52C5"/>
    <w:rsid w:val="00E001DB"/>
    <w:rsid w:val="00E003A9"/>
    <w:rsid w:val="00E01978"/>
    <w:rsid w:val="00E01F3E"/>
    <w:rsid w:val="00E03140"/>
    <w:rsid w:val="00E05E96"/>
    <w:rsid w:val="00E06CDF"/>
    <w:rsid w:val="00E077E2"/>
    <w:rsid w:val="00E07DF3"/>
    <w:rsid w:val="00E10EA5"/>
    <w:rsid w:val="00E11E37"/>
    <w:rsid w:val="00E127BC"/>
    <w:rsid w:val="00E13440"/>
    <w:rsid w:val="00E13A7E"/>
    <w:rsid w:val="00E13E7B"/>
    <w:rsid w:val="00E1422B"/>
    <w:rsid w:val="00E14A3A"/>
    <w:rsid w:val="00E16FEC"/>
    <w:rsid w:val="00E17151"/>
    <w:rsid w:val="00E203C3"/>
    <w:rsid w:val="00E224CC"/>
    <w:rsid w:val="00E24E10"/>
    <w:rsid w:val="00E24EE6"/>
    <w:rsid w:val="00E25CE1"/>
    <w:rsid w:val="00E25F0A"/>
    <w:rsid w:val="00E26707"/>
    <w:rsid w:val="00E30080"/>
    <w:rsid w:val="00E307B5"/>
    <w:rsid w:val="00E31CA8"/>
    <w:rsid w:val="00E32B18"/>
    <w:rsid w:val="00E37AEB"/>
    <w:rsid w:val="00E40379"/>
    <w:rsid w:val="00E41D94"/>
    <w:rsid w:val="00E42370"/>
    <w:rsid w:val="00E42893"/>
    <w:rsid w:val="00E42EE1"/>
    <w:rsid w:val="00E43212"/>
    <w:rsid w:val="00E43EAD"/>
    <w:rsid w:val="00E4472F"/>
    <w:rsid w:val="00E453BD"/>
    <w:rsid w:val="00E45426"/>
    <w:rsid w:val="00E45878"/>
    <w:rsid w:val="00E458B3"/>
    <w:rsid w:val="00E47301"/>
    <w:rsid w:val="00E501F8"/>
    <w:rsid w:val="00E5084F"/>
    <w:rsid w:val="00E50D8B"/>
    <w:rsid w:val="00E5166A"/>
    <w:rsid w:val="00E52086"/>
    <w:rsid w:val="00E524B0"/>
    <w:rsid w:val="00E528BB"/>
    <w:rsid w:val="00E5369F"/>
    <w:rsid w:val="00E547AE"/>
    <w:rsid w:val="00E54F37"/>
    <w:rsid w:val="00E54FAC"/>
    <w:rsid w:val="00E5544C"/>
    <w:rsid w:val="00E555CA"/>
    <w:rsid w:val="00E56B50"/>
    <w:rsid w:val="00E60342"/>
    <w:rsid w:val="00E60569"/>
    <w:rsid w:val="00E60A16"/>
    <w:rsid w:val="00E62DB0"/>
    <w:rsid w:val="00E63FEE"/>
    <w:rsid w:val="00E65071"/>
    <w:rsid w:val="00E652AA"/>
    <w:rsid w:val="00E66151"/>
    <w:rsid w:val="00E66BC6"/>
    <w:rsid w:val="00E66EC5"/>
    <w:rsid w:val="00E6724D"/>
    <w:rsid w:val="00E71EC6"/>
    <w:rsid w:val="00E71F0B"/>
    <w:rsid w:val="00E729B5"/>
    <w:rsid w:val="00E72B2D"/>
    <w:rsid w:val="00E736E1"/>
    <w:rsid w:val="00E7381C"/>
    <w:rsid w:val="00E743A0"/>
    <w:rsid w:val="00E74972"/>
    <w:rsid w:val="00E74F4F"/>
    <w:rsid w:val="00E768C5"/>
    <w:rsid w:val="00E7709F"/>
    <w:rsid w:val="00E77A6A"/>
    <w:rsid w:val="00E77CEE"/>
    <w:rsid w:val="00E80473"/>
    <w:rsid w:val="00E808D5"/>
    <w:rsid w:val="00E80A7C"/>
    <w:rsid w:val="00E80C08"/>
    <w:rsid w:val="00E81224"/>
    <w:rsid w:val="00E81367"/>
    <w:rsid w:val="00E8136D"/>
    <w:rsid w:val="00E8334F"/>
    <w:rsid w:val="00E86240"/>
    <w:rsid w:val="00E86323"/>
    <w:rsid w:val="00E870BD"/>
    <w:rsid w:val="00E90953"/>
    <w:rsid w:val="00E917E1"/>
    <w:rsid w:val="00E91897"/>
    <w:rsid w:val="00E94237"/>
    <w:rsid w:val="00E95BF5"/>
    <w:rsid w:val="00E966F7"/>
    <w:rsid w:val="00E969BD"/>
    <w:rsid w:val="00EA0D5C"/>
    <w:rsid w:val="00EA1D14"/>
    <w:rsid w:val="00EA2124"/>
    <w:rsid w:val="00EA2523"/>
    <w:rsid w:val="00EA3FA1"/>
    <w:rsid w:val="00EA531B"/>
    <w:rsid w:val="00EA6E8D"/>
    <w:rsid w:val="00EB07C5"/>
    <w:rsid w:val="00EB1BEB"/>
    <w:rsid w:val="00EB23D1"/>
    <w:rsid w:val="00EB30E4"/>
    <w:rsid w:val="00EB43F3"/>
    <w:rsid w:val="00EB5502"/>
    <w:rsid w:val="00EB5B4C"/>
    <w:rsid w:val="00EB5D58"/>
    <w:rsid w:val="00EC1810"/>
    <w:rsid w:val="00EC23F7"/>
    <w:rsid w:val="00EC4977"/>
    <w:rsid w:val="00EC4ADE"/>
    <w:rsid w:val="00EC62D3"/>
    <w:rsid w:val="00EC6366"/>
    <w:rsid w:val="00EC6E18"/>
    <w:rsid w:val="00EC7F89"/>
    <w:rsid w:val="00ED06FD"/>
    <w:rsid w:val="00ED30C2"/>
    <w:rsid w:val="00ED4CD2"/>
    <w:rsid w:val="00ED52B2"/>
    <w:rsid w:val="00ED560C"/>
    <w:rsid w:val="00ED631F"/>
    <w:rsid w:val="00ED7517"/>
    <w:rsid w:val="00ED7951"/>
    <w:rsid w:val="00ED7A4D"/>
    <w:rsid w:val="00ED7BFF"/>
    <w:rsid w:val="00EE0323"/>
    <w:rsid w:val="00EE1C6A"/>
    <w:rsid w:val="00EE2600"/>
    <w:rsid w:val="00EE27A5"/>
    <w:rsid w:val="00EE2D49"/>
    <w:rsid w:val="00EE2F5E"/>
    <w:rsid w:val="00EE4110"/>
    <w:rsid w:val="00EE5C2E"/>
    <w:rsid w:val="00EE65C2"/>
    <w:rsid w:val="00EF13AA"/>
    <w:rsid w:val="00EF1E55"/>
    <w:rsid w:val="00EF2E12"/>
    <w:rsid w:val="00EF4722"/>
    <w:rsid w:val="00EF5E6F"/>
    <w:rsid w:val="00EF60F5"/>
    <w:rsid w:val="00EF638C"/>
    <w:rsid w:val="00EF6811"/>
    <w:rsid w:val="00EF72BD"/>
    <w:rsid w:val="00F0013F"/>
    <w:rsid w:val="00F00DA4"/>
    <w:rsid w:val="00F0142C"/>
    <w:rsid w:val="00F01D1E"/>
    <w:rsid w:val="00F03637"/>
    <w:rsid w:val="00F04FD7"/>
    <w:rsid w:val="00F077F4"/>
    <w:rsid w:val="00F10336"/>
    <w:rsid w:val="00F11EF5"/>
    <w:rsid w:val="00F12924"/>
    <w:rsid w:val="00F12D58"/>
    <w:rsid w:val="00F1352D"/>
    <w:rsid w:val="00F161E0"/>
    <w:rsid w:val="00F17D0B"/>
    <w:rsid w:val="00F2135C"/>
    <w:rsid w:val="00F21EA8"/>
    <w:rsid w:val="00F227E9"/>
    <w:rsid w:val="00F257CD"/>
    <w:rsid w:val="00F301BD"/>
    <w:rsid w:val="00F30854"/>
    <w:rsid w:val="00F31392"/>
    <w:rsid w:val="00F31E0D"/>
    <w:rsid w:val="00F32398"/>
    <w:rsid w:val="00F33658"/>
    <w:rsid w:val="00F341B7"/>
    <w:rsid w:val="00F344EE"/>
    <w:rsid w:val="00F36148"/>
    <w:rsid w:val="00F37FF7"/>
    <w:rsid w:val="00F40370"/>
    <w:rsid w:val="00F40B85"/>
    <w:rsid w:val="00F4180E"/>
    <w:rsid w:val="00F42AFE"/>
    <w:rsid w:val="00F438BD"/>
    <w:rsid w:val="00F4486D"/>
    <w:rsid w:val="00F460B5"/>
    <w:rsid w:val="00F47284"/>
    <w:rsid w:val="00F514CF"/>
    <w:rsid w:val="00F52BCB"/>
    <w:rsid w:val="00F532CB"/>
    <w:rsid w:val="00F53499"/>
    <w:rsid w:val="00F53B27"/>
    <w:rsid w:val="00F540BB"/>
    <w:rsid w:val="00F555BE"/>
    <w:rsid w:val="00F569BD"/>
    <w:rsid w:val="00F575E2"/>
    <w:rsid w:val="00F57BC1"/>
    <w:rsid w:val="00F601B4"/>
    <w:rsid w:val="00F60720"/>
    <w:rsid w:val="00F61DF7"/>
    <w:rsid w:val="00F61FDA"/>
    <w:rsid w:val="00F63EF2"/>
    <w:rsid w:val="00F64771"/>
    <w:rsid w:val="00F66A22"/>
    <w:rsid w:val="00F678C4"/>
    <w:rsid w:val="00F67E8C"/>
    <w:rsid w:val="00F71CB8"/>
    <w:rsid w:val="00F7247D"/>
    <w:rsid w:val="00F73631"/>
    <w:rsid w:val="00F749F7"/>
    <w:rsid w:val="00F754D4"/>
    <w:rsid w:val="00F754F0"/>
    <w:rsid w:val="00F757A8"/>
    <w:rsid w:val="00F7588C"/>
    <w:rsid w:val="00F761B2"/>
    <w:rsid w:val="00F768DF"/>
    <w:rsid w:val="00F76ECC"/>
    <w:rsid w:val="00F76FAE"/>
    <w:rsid w:val="00F77390"/>
    <w:rsid w:val="00F8050B"/>
    <w:rsid w:val="00F81665"/>
    <w:rsid w:val="00F86A67"/>
    <w:rsid w:val="00F86D7E"/>
    <w:rsid w:val="00F87717"/>
    <w:rsid w:val="00F8771D"/>
    <w:rsid w:val="00F87A46"/>
    <w:rsid w:val="00F87D0F"/>
    <w:rsid w:val="00F90684"/>
    <w:rsid w:val="00F92495"/>
    <w:rsid w:val="00F93B94"/>
    <w:rsid w:val="00F962C5"/>
    <w:rsid w:val="00F96BF7"/>
    <w:rsid w:val="00F97A90"/>
    <w:rsid w:val="00FA0049"/>
    <w:rsid w:val="00FA0D50"/>
    <w:rsid w:val="00FA2E8F"/>
    <w:rsid w:val="00FA451C"/>
    <w:rsid w:val="00FA4D84"/>
    <w:rsid w:val="00FA5F42"/>
    <w:rsid w:val="00FA689B"/>
    <w:rsid w:val="00FA7E4F"/>
    <w:rsid w:val="00FB3237"/>
    <w:rsid w:val="00FB4456"/>
    <w:rsid w:val="00FB5402"/>
    <w:rsid w:val="00FB54CB"/>
    <w:rsid w:val="00FB5784"/>
    <w:rsid w:val="00FB5940"/>
    <w:rsid w:val="00FB62AC"/>
    <w:rsid w:val="00FB654C"/>
    <w:rsid w:val="00FB6746"/>
    <w:rsid w:val="00FB6799"/>
    <w:rsid w:val="00FB71E1"/>
    <w:rsid w:val="00FC0C27"/>
    <w:rsid w:val="00FC1AD9"/>
    <w:rsid w:val="00FC1D0D"/>
    <w:rsid w:val="00FC27B3"/>
    <w:rsid w:val="00FC47C9"/>
    <w:rsid w:val="00FC4CB7"/>
    <w:rsid w:val="00FC54B4"/>
    <w:rsid w:val="00FC582E"/>
    <w:rsid w:val="00FC6D6B"/>
    <w:rsid w:val="00FC6DAD"/>
    <w:rsid w:val="00FC7524"/>
    <w:rsid w:val="00FC7D4B"/>
    <w:rsid w:val="00FC7DC9"/>
    <w:rsid w:val="00FD0855"/>
    <w:rsid w:val="00FD0C3B"/>
    <w:rsid w:val="00FD1D2E"/>
    <w:rsid w:val="00FD1EE0"/>
    <w:rsid w:val="00FD24CC"/>
    <w:rsid w:val="00FD270D"/>
    <w:rsid w:val="00FD4A87"/>
    <w:rsid w:val="00FD4E85"/>
    <w:rsid w:val="00FD7D54"/>
    <w:rsid w:val="00FE079A"/>
    <w:rsid w:val="00FE142E"/>
    <w:rsid w:val="00FE18E9"/>
    <w:rsid w:val="00FE3E00"/>
    <w:rsid w:val="00FE4267"/>
    <w:rsid w:val="00FE45EA"/>
    <w:rsid w:val="00FE5162"/>
    <w:rsid w:val="00FE5CCF"/>
    <w:rsid w:val="00FE694D"/>
    <w:rsid w:val="00FE7F21"/>
    <w:rsid w:val="00FF044D"/>
    <w:rsid w:val="00FF04A3"/>
    <w:rsid w:val="00FF09BA"/>
    <w:rsid w:val="00FF0EEE"/>
    <w:rsid w:val="00FF2177"/>
    <w:rsid w:val="00FF2ECE"/>
    <w:rsid w:val="00FF4214"/>
    <w:rsid w:val="00FF512C"/>
    <w:rsid w:val="00FF51DB"/>
    <w:rsid w:val="00FF6ADC"/>
    <w:rsid w:val="00FF7174"/>
    <w:rsid w:val="00FF71D2"/>
    <w:rsid w:val="00FF7252"/>
    <w:rsid w:val="00FF7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3669E"/>
  <w15:docId w15:val="{0BB09062-6F2D-4CEC-964C-81C3260A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C6A"/>
    <w:pPr>
      <w:keepLines/>
      <w:spacing w:after="160" w:line="259" w:lineRule="auto"/>
      <w:jc w:val="both"/>
    </w:pPr>
    <w:rPr>
      <w:rFonts w:eastAsia="Times New Roman" w:cs="Tahoma"/>
      <w:sz w:val="22"/>
      <w:szCs w:val="18"/>
    </w:rPr>
  </w:style>
  <w:style w:type="paragraph" w:styleId="Heading1">
    <w:name w:val="heading 1"/>
    <w:basedOn w:val="Normal"/>
    <w:next w:val="Normal"/>
    <w:link w:val="Heading1Char"/>
    <w:autoRedefine/>
    <w:qFormat/>
    <w:rsid w:val="001176B3"/>
    <w:pPr>
      <w:keepNext/>
      <w:keepLines w:val="0"/>
      <w:numPr>
        <w:numId w:val="1"/>
      </w:numPr>
      <w:spacing w:before="240" w:after="60" w:line="312" w:lineRule="auto"/>
      <w:jc w:val="left"/>
      <w:outlineLvl w:val="0"/>
    </w:pPr>
    <w:rPr>
      <w:rFonts w:eastAsiaTheme="majorEastAsia" w:cs="Times New Roman"/>
      <w:b/>
      <w:bCs/>
      <w:color w:val="000000" w:themeColor="text1"/>
      <w:sz w:val="24"/>
      <w:szCs w:val="24"/>
    </w:rPr>
  </w:style>
  <w:style w:type="paragraph" w:styleId="Heading2">
    <w:name w:val="heading 2"/>
    <w:basedOn w:val="Normal"/>
    <w:next w:val="Normal"/>
    <w:link w:val="Heading2Char"/>
    <w:autoRedefine/>
    <w:unhideWhenUsed/>
    <w:qFormat/>
    <w:rsid w:val="00785965"/>
    <w:pPr>
      <w:keepNext/>
      <w:keepLines w:val="0"/>
      <w:numPr>
        <w:ilvl w:val="1"/>
        <w:numId w:val="1"/>
      </w:numPr>
      <w:tabs>
        <w:tab w:val="left" w:pos="1530"/>
      </w:tabs>
      <w:spacing w:after="0" w:line="312" w:lineRule="auto"/>
      <w:jc w:val="left"/>
      <w:outlineLvl w:val="1"/>
    </w:pPr>
    <w:rPr>
      <w:rFonts w:eastAsiaTheme="majorEastAsia" w:cs="Times New Roman"/>
      <w:b/>
      <w:bCs/>
      <w:sz w:val="24"/>
      <w:szCs w:val="24"/>
    </w:rPr>
  </w:style>
  <w:style w:type="paragraph" w:styleId="Heading3">
    <w:name w:val="heading 3"/>
    <w:basedOn w:val="Normal"/>
    <w:next w:val="Normal"/>
    <w:link w:val="Heading3Char"/>
    <w:autoRedefine/>
    <w:unhideWhenUsed/>
    <w:qFormat/>
    <w:rsid w:val="00714D4C"/>
    <w:pPr>
      <w:keepNext/>
      <w:numPr>
        <w:ilvl w:val="2"/>
        <w:numId w:val="1"/>
      </w:numPr>
      <w:spacing w:before="120"/>
      <w:outlineLvl w:val="2"/>
    </w:pPr>
    <w:rPr>
      <w:rFonts w:eastAsiaTheme="majorEastAsia" w:cs="Arial"/>
      <w:b/>
      <w:bCs/>
      <w:color w:val="000000" w:themeColor="text1"/>
      <w:sz w:val="24"/>
      <w:szCs w:val="24"/>
    </w:rPr>
  </w:style>
  <w:style w:type="paragraph" w:styleId="Heading4">
    <w:name w:val="heading 4"/>
    <w:basedOn w:val="Normal"/>
    <w:next w:val="Normal"/>
    <w:link w:val="Heading4Char"/>
    <w:autoRedefine/>
    <w:unhideWhenUsed/>
    <w:qFormat/>
    <w:rsid w:val="00896B3B"/>
    <w:pPr>
      <w:keepNext/>
      <w:numPr>
        <w:ilvl w:val="3"/>
        <w:numId w:val="1"/>
      </w:numPr>
      <w:spacing w:before="120" w:after="0" w:line="276" w:lineRule="auto"/>
      <w:jc w:val="left"/>
      <w:outlineLvl w:val="3"/>
    </w:pPr>
    <w:rPr>
      <w:rFonts w:eastAsiaTheme="majorEastAsia" w:cs="Times New Roman"/>
      <w:b/>
      <w:bCs/>
      <w:i/>
      <w:iCs/>
      <w:color w:val="000000" w:themeColor="text1"/>
      <w:sz w:val="24"/>
      <w:szCs w:val="24"/>
    </w:rPr>
  </w:style>
  <w:style w:type="paragraph" w:styleId="Heading5">
    <w:name w:val="heading 5"/>
    <w:basedOn w:val="Normal"/>
    <w:next w:val="Normal"/>
    <w:link w:val="Heading5Char"/>
    <w:autoRedefine/>
    <w:unhideWhenUsed/>
    <w:qFormat/>
    <w:rsid w:val="00D96BFD"/>
    <w:pPr>
      <w:keepNext/>
      <w:numPr>
        <w:ilvl w:val="4"/>
        <w:numId w:val="1"/>
      </w:numPr>
      <w:spacing w:before="200" w:after="0" w:line="480" w:lineRule="auto"/>
      <w:outlineLvl w:val="4"/>
    </w:pPr>
    <w:rPr>
      <w:rFonts w:eastAsiaTheme="majorEastAsia" w:cstheme="majorBidi"/>
      <w:b/>
      <w:color w:val="000000" w:themeColor="text1"/>
      <w:sz w:val="24"/>
      <w:szCs w:val="24"/>
    </w:rPr>
  </w:style>
  <w:style w:type="paragraph" w:styleId="Heading6">
    <w:name w:val="heading 6"/>
    <w:basedOn w:val="Heading5"/>
    <w:next w:val="Heading5"/>
    <w:link w:val="Heading6Char"/>
    <w:unhideWhenUsed/>
    <w:qFormat/>
    <w:rsid w:val="00EE1C6A"/>
    <w:pPr>
      <w:numPr>
        <w:ilvl w:val="5"/>
        <w:numId w:val="11"/>
      </w:numPr>
      <w:outlineLvl w:val="5"/>
    </w:pPr>
    <w:rPr>
      <w:iCs/>
      <w:color w:val="auto"/>
    </w:rPr>
  </w:style>
  <w:style w:type="paragraph" w:styleId="Heading7">
    <w:name w:val="heading 7"/>
    <w:basedOn w:val="Normal"/>
    <w:next w:val="Normal"/>
    <w:link w:val="Heading7Char"/>
    <w:unhideWhenUsed/>
    <w:qFormat/>
    <w:rsid w:val="00EE1C6A"/>
    <w:pPr>
      <w:keepNext/>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EE1C6A"/>
    <w:pPr>
      <w:keepNext/>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EE1C6A"/>
    <w:pPr>
      <w:keepNext/>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76B3"/>
    <w:rPr>
      <w:rFonts w:eastAsiaTheme="majorEastAsia" w:cs="Times New Roman"/>
      <w:b/>
      <w:bCs/>
      <w:color w:val="000000" w:themeColor="text1"/>
      <w:szCs w:val="24"/>
    </w:rPr>
  </w:style>
  <w:style w:type="character" w:customStyle="1" w:styleId="Heading2Char">
    <w:name w:val="Heading 2 Char"/>
    <w:basedOn w:val="DefaultParagraphFont"/>
    <w:link w:val="Heading2"/>
    <w:rsid w:val="00785965"/>
    <w:rPr>
      <w:rFonts w:eastAsiaTheme="majorEastAsia" w:cs="Times New Roman"/>
      <w:b/>
      <w:bCs/>
      <w:szCs w:val="24"/>
    </w:rPr>
  </w:style>
  <w:style w:type="character" w:customStyle="1" w:styleId="Heading3Char">
    <w:name w:val="Heading 3 Char"/>
    <w:basedOn w:val="DefaultParagraphFont"/>
    <w:link w:val="Heading3"/>
    <w:rsid w:val="00714D4C"/>
    <w:rPr>
      <w:rFonts w:eastAsiaTheme="majorEastAsia" w:cs="Arial"/>
      <w:b/>
      <w:bCs/>
      <w:color w:val="000000" w:themeColor="text1"/>
      <w:szCs w:val="24"/>
    </w:rPr>
  </w:style>
  <w:style w:type="character" w:customStyle="1" w:styleId="Heading4Char">
    <w:name w:val="Heading 4 Char"/>
    <w:basedOn w:val="DefaultParagraphFont"/>
    <w:link w:val="Heading4"/>
    <w:rsid w:val="00896B3B"/>
    <w:rPr>
      <w:rFonts w:eastAsiaTheme="majorEastAsia" w:cs="Times New Roman"/>
      <w:b/>
      <w:bCs/>
      <w:i/>
      <w:iCs/>
      <w:color w:val="000000" w:themeColor="text1"/>
      <w:szCs w:val="24"/>
    </w:rPr>
  </w:style>
  <w:style w:type="character" w:customStyle="1" w:styleId="Heading5Char">
    <w:name w:val="Heading 5 Char"/>
    <w:basedOn w:val="DefaultParagraphFont"/>
    <w:link w:val="Heading5"/>
    <w:rsid w:val="00D96BFD"/>
    <w:rPr>
      <w:rFonts w:eastAsiaTheme="majorEastAsia" w:cstheme="majorBidi"/>
      <w:b/>
      <w:color w:val="000000" w:themeColor="text1"/>
      <w:szCs w:val="24"/>
    </w:rPr>
  </w:style>
  <w:style w:type="character" w:customStyle="1" w:styleId="Heading6Char">
    <w:name w:val="Heading 6 Char"/>
    <w:basedOn w:val="DefaultParagraphFont"/>
    <w:link w:val="Heading6"/>
    <w:rsid w:val="00EE1C6A"/>
    <w:rPr>
      <w:rFonts w:eastAsiaTheme="majorEastAsia" w:cstheme="majorBidi"/>
      <w:b/>
      <w:iCs/>
      <w:szCs w:val="24"/>
    </w:rPr>
  </w:style>
  <w:style w:type="character" w:customStyle="1" w:styleId="Heading7Char">
    <w:name w:val="Heading 7 Char"/>
    <w:basedOn w:val="DefaultParagraphFont"/>
    <w:link w:val="Heading7"/>
    <w:rsid w:val="00EE1C6A"/>
    <w:rPr>
      <w:rFonts w:asciiTheme="majorHAnsi" w:eastAsiaTheme="majorEastAsia" w:hAnsiTheme="majorHAnsi" w:cstheme="majorBidi"/>
      <w:i/>
      <w:iCs/>
      <w:color w:val="404040" w:themeColor="text1" w:themeTint="BF"/>
      <w:sz w:val="22"/>
      <w:szCs w:val="18"/>
    </w:rPr>
  </w:style>
  <w:style w:type="character" w:customStyle="1" w:styleId="Heading8Char">
    <w:name w:val="Heading 8 Char"/>
    <w:basedOn w:val="DefaultParagraphFont"/>
    <w:link w:val="Heading8"/>
    <w:rsid w:val="00EE1C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EE1C6A"/>
    <w:rPr>
      <w:rFonts w:asciiTheme="majorHAnsi" w:eastAsiaTheme="majorEastAsia" w:hAnsiTheme="majorHAnsi" w:cstheme="majorBidi"/>
      <w:i/>
      <w:iCs/>
      <w:color w:val="404040" w:themeColor="text1" w:themeTint="BF"/>
      <w:sz w:val="20"/>
      <w:szCs w:val="20"/>
    </w:rPr>
  </w:style>
  <w:style w:type="paragraph" w:customStyle="1" w:styleId="Default">
    <w:name w:val="Default"/>
    <w:rsid w:val="00EE1C6A"/>
    <w:pPr>
      <w:autoSpaceDE w:val="0"/>
      <w:autoSpaceDN w:val="0"/>
      <w:adjustRightInd w:val="0"/>
      <w:spacing w:after="0" w:line="240" w:lineRule="auto"/>
    </w:pPr>
    <w:rPr>
      <w:rFonts w:eastAsia="Calibri" w:cs="Times New Roman"/>
      <w:color w:val="000000"/>
      <w:szCs w:val="24"/>
    </w:rPr>
  </w:style>
  <w:style w:type="paragraph" w:styleId="ListParagraph">
    <w:name w:val="List Paragraph"/>
    <w:aliases w:val="1.,VNA - List Paragraph,Table Sequence,List Paragraph1,level 1"/>
    <w:basedOn w:val="Normal"/>
    <w:link w:val="ListParagraphChar"/>
    <w:uiPriority w:val="34"/>
    <w:qFormat/>
    <w:rsid w:val="00EE1C6A"/>
    <w:pPr>
      <w:ind w:left="720"/>
      <w:contextualSpacing/>
    </w:pPr>
  </w:style>
  <w:style w:type="paragraph" w:styleId="NoSpacing">
    <w:name w:val="No Spacing"/>
    <w:uiPriority w:val="1"/>
    <w:qFormat/>
    <w:rsid w:val="00EE1C6A"/>
    <w:pPr>
      <w:spacing w:after="0" w:line="360" w:lineRule="auto"/>
    </w:pPr>
    <w:rPr>
      <w:rFonts w:eastAsia="PMingLiU" w:cs="Times New Roman"/>
      <w:szCs w:val="24"/>
      <w:lang w:eastAsia="zh-TW"/>
    </w:rPr>
  </w:style>
  <w:style w:type="paragraph" w:styleId="BalloonText">
    <w:name w:val="Balloon Text"/>
    <w:basedOn w:val="Normal"/>
    <w:link w:val="BalloonTextChar"/>
    <w:uiPriority w:val="99"/>
    <w:semiHidden/>
    <w:unhideWhenUsed/>
    <w:rsid w:val="00EE1C6A"/>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E1C6A"/>
    <w:rPr>
      <w:rFonts w:ascii="Tahoma" w:eastAsia="Times New Roman" w:hAnsi="Tahoma" w:cs="Tahoma"/>
      <w:sz w:val="16"/>
      <w:szCs w:val="16"/>
    </w:rPr>
  </w:style>
  <w:style w:type="paragraph" w:styleId="TOC1">
    <w:name w:val="toc 1"/>
    <w:basedOn w:val="Normal"/>
    <w:next w:val="Normal"/>
    <w:autoRedefine/>
    <w:uiPriority w:val="39"/>
    <w:unhideWhenUsed/>
    <w:rsid w:val="00EE1C6A"/>
    <w:pPr>
      <w:spacing w:after="100"/>
    </w:pPr>
  </w:style>
  <w:style w:type="paragraph" w:styleId="TOC2">
    <w:name w:val="toc 2"/>
    <w:basedOn w:val="Normal"/>
    <w:next w:val="Normal"/>
    <w:autoRedefine/>
    <w:uiPriority w:val="39"/>
    <w:unhideWhenUsed/>
    <w:rsid w:val="00EE1C6A"/>
    <w:pPr>
      <w:spacing w:after="100"/>
      <w:ind w:left="220"/>
    </w:pPr>
  </w:style>
  <w:style w:type="paragraph" w:styleId="TOC3">
    <w:name w:val="toc 3"/>
    <w:basedOn w:val="Normal"/>
    <w:next w:val="Normal"/>
    <w:autoRedefine/>
    <w:uiPriority w:val="39"/>
    <w:unhideWhenUsed/>
    <w:rsid w:val="00EE1C6A"/>
    <w:pPr>
      <w:spacing w:after="100"/>
      <w:ind w:left="440"/>
    </w:pPr>
  </w:style>
  <w:style w:type="character" w:styleId="Hyperlink">
    <w:name w:val="Hyperlink"/>
    <w:basedOn w:val="DefaultParagraphFont"/>
    <w:uiPriority w:val="99"/>
    <w:unhideWhenUsed/>
    <w:rsid w:val="00EE1C6A"/>
    <w:rPr>
      <w:color w:val="0000FF" w:themeColor="hyperlink"/>
      <w:u w:val="single"/>
    </w:rPr>
  </w:style>
  <w:style w:type="paragraph" w:styleId="TOC4">
    <w:name w:val="toc 4"/>
    <w:basedOn w:val="Normal"/>
    <w:next w:val="Normal"/>
    <w:autoRedefine/>
    <w:uiPriority w:val="39"/>
    <w:unhideWhenUsed/>
    <w:rsid w:val="00EE1C6A"/>
    <w:pPr>
      <w:spacing w:after="100"/>
      <w:ind w:left="660"/>
    </w:pPr>
  </w:style>
  <w:style w:type="paragraph" w:styleId="Header">
    <w:name w:val="header"/>
    <w:basedOn w:val="Normal"/>
    <w:link w:val="HeaderChar"/>
    <w:uiPriority w:val="99"/>
    <w:unhideWhenUsed/>
    <w:rsid w:val="00EE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C6A"/>
    <w:rPr>
      <w:rFonts w:eastAsia="Times New Roman" w:cs="Tahoma"/>
      <w:sz w:val="22"/>
      <w:szCs w:val="18"/>
    </w:rPr>
  </w:style>
  <w:style w:type="paragraph" w:styleId="Footer">
    <w:name w:val="footer"/>
    <w:basedOn w:val="Normal"/>
    <w:link w:val="FooterChar"/>
    <w:unhideWhenUsed/>
    <w:rsid w:val="00EE1C6A"/>
    <w:pPr>
      <w:tabs>
        <w:tab w:val="center" w:pos="4680"/>
        <w:tab w:val="right" w:pos="9360"/>
      </w:tabs>
      <w:spacing w:after="0" w:line="240" w:lineRule="auto"/>
    </w:pPr>
  </w:style>
  <w:style w:type="character" w:customStyle="1" w:styleId="FooterChar">
    <w:name w:val="Footer Char"/>
    <w:basedOn w:val="DefaultParagraphFont"/>
    <w:link w:val="Footer"/>
    <w:rsid w:val="00EE1C6A"/>
    <w:rPr>
      <w:rFonts w:eastAsia="Times New Roman" w:cs="Tahoma"/>
      <w:sz w:val="22"/>
      <w:szCs w:val="18"/>
    </w:rPr>
  </w:style>
  <w:style w:type="character" w:customStyle="1" w:styleId="ListParagraphChar">
    <w:name w:val="List Paragraph Char"/>
    <w:aliases w:val="1. Char,VNA - List Paragraph Char,Table Sequence Char,List Paragraph1 Char,level 1 Char"/>
    <w:link w:val="ListParagraph"/>
    <w:uiPriority w:val="34"/>
    <w:rsid w:val="001176B3"/>
    <w:rPr>
      <w:rFonts w:eastAsia="Times New Roman" w:cs="Tahoma"/>
      <w:sz w:val="22"/>
      <w:szCs w:val="18"/>
    </w:rPr>
  </w:style>
  <w:style w:type="paragraph" w:styleId="BodyText">
    <w:name w:val="Body Text"/>
    <w:aliases w:val="Body Text Char1,Body Text trung Char Char Char Char Char Char Char Char Char Char Char Char Char Char Char Char Char Char Char Char Char Char Char Char Char"/>
    <w:basedOn w:val="Normal"/>
    <w:link w:val="BodyTextChar"/>
    <w:rsid w:val="00700CF5"/>
    <w:pPr>
      <w:keepNext/>
      <w:keepLines w:val="0"/>
      <w:spacing w:before="60" w:after="60" w:line="360" w:lineRule="atLeast"/>
      <w:jc w:val="center"/>
    </w:pPr>
    <w:rPr>
      <w:rFonts w:ascii=".VnTimeH" w:hAnsi=".VnTimeH" w:cs="Times New Roman"/>
      <w:sz w:val="72"/>
      <w:szCs w:val="72"/>
      <w:lang w:val="en-AU" w:eastAsia="x-none"/>
    </w:rPr>
  </w:style>
  <w:style w:type="character" w:customStyle="1" w:styleId="BodyTextChar">
    <w:name w:val="Body Text Char"/>
    <w:aliases w:val="Body Text Char1 Char,Body Text trung Char Char Char Char Char Char Char Char Char Char Char Char Char Char Char Char Char Char Char Char Char Char Char Char Char Char"/>
    <w:basedOn w:val="DefaultParagraphFont"/>
    <w:link w:val="BodyText"/>
    <w:rsid w:val="00700CF5"/>
    <w:rPr>
      <w:rFonts w:ascii=".VnTimeH" w:eastAsia="Times New Roman" w:hAnsi=".VnTimeH" w:cs="Times New Roman"/>
      <w:sz w:val="72"/>
      <w:szCs w:val="72"/>
      <w:lang w:val="en-AU" w:eastAsia="x-none"/>
    </w:rPr>
  </w:style>
  <w:style w:type="table" w:styleId="TableGrid">
    <w:name w:val="Table Grid"/>
    <w:basedOn w:val="TableNormal"/>
    <w:uiPriority w:val="59"/>
    <w:rsid w:val="00E45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link w:val="Normal1Char"/>
    <w:autoRedefine/>
    <w:rsid w:val="007177AB"/>
    <w:pPr>
      <w:keepNext/>
      <w:keepLines w:val="0"/>
      <w:suppressLineNumbers/>
      <w:tabs>
        <w:tab w:val="left" w:pos="0"/>
      </w:tabs>
      <w:suppressAutoHyphens/>
      <w:spacing w:before="120" w:after="0" w:line="312" w:lineRule="auto"/>
      <w:jc w:val="left"/>
    </w:pPr>
    <w:rPr>
      <w:rFonts w:cs="Times New Roman"/>
      <w:iCs/>
      <w:snapToGrid w:val="0"/>
      <w:sz w:val="24"/>
      <w:szCs w:val="24"/>
      <w:lang w:val="nl-NL" w:eastAsia="x-none"/>
    </w:rPr>
  </w:style>
  <w:style w:type="character" w:customStyle="1" w:styleId="Normal1Char">
    <w:name w:val="Normal1 Char"/>
    <w:link w:val="Normal1"/>
    <w:rsid w:val="007177AB"/>
    <w:rPr>
      <w:rFonts w:eastAsia="Times New Roman" w:cs="Times New Roman"/>
      <w:iCs/>
      <w:snapToGrid w:val="0"/>
      <w:szCs w:val="24"/>
      <w:lang w:val="nl-NL" w:eastAsia="x-none"/>
    </w:rPr>
  </w:style>
  <w:style w:type="paragraph" w:styleId="TOCHeading">
    <w:name w:val="TOC Heading"/>
    <w:basedOn w:val="Heading1"/>
    <w:next w:val="Normal"/>
    <w:uiPriority w:val="39"/>
    <w:semiHidden/>
    <w:unhideWhenUsed/>
    <w:qFormat/>
    <w:rsid w:val="00873D9A"/>
    <w:pPr>
      <w:keepLines/>
      <w:numPr>
        <w:numId w:val="0"/>
      </w:numPr>
      <w:spacing w:before="480" w:after="0" w:line="276" w:lineRule="auto"/>
      <w:outlineLvl w:val="9"/>
    </w:pPr>
    <w:rPr>
      <w:rFonts w:asciiTheme="majorHAnsi" w:hAnsiTheme="majorHAnsi" w:cstheme="majorBidi"/>
      <w:color w:val="365F91" w:themeColor="accent1" w:themeShade="BF"/>
      <w:sz w:val="28"/>
      <w:szCs w:val="28"/>
      <w:lang w:eastAsia="ja-JP"/>
    </w:rPr>
  </w:style>
  <w:style w:type="paragraph" w:customStyle="1" w:styleId="TableHeading">
    <w:name w:val="Table Heading"/>
    <w:basedOn w:val="TableText"/>
    <w:rsid w:val="00F749F7"/>
    <w:pPr>
      <w:spacing w:before="120" w:after="120"/>
      <w:jc w:val="center"/>
    </w:pPr>
    <w:rPr>
      <w:b/>
    </w:rPr>
  </w:style>
  <w:style w:type="paragraph" w:customStyle="1" w:styleId="TableText">
    <w:name w:val="Table Text"/>
    <w:basedOn w:val="Normal"/>
    <w:link w:val="TableTextChar1"/>
    <w:rsid w:val="00F749F7"/>
    <w:pPr>
      <w:spacing w:after="0" w:line="240" w:lineRule="auto"/>
      <w:jc w:val="left"/>
    </w:pPr>
    <w:rPr>
      <w:rFonts w:cs="Times New Roman"/>
      <w:sz w:val="24"/>
      <w:szCs w:val="20"/>
      <w:lang w:val="x-none" w:eastAsia="x-none"/>
    </w:rPr>
  </w:style>
  <w:style w:type="character" w:customStyle="1" w:styleId="TableTextChar1">
    <w:name w:val="Table Text Char1"/>
    <w:link w:val="TableText"/>
    <w:rsid w:val="00F749F7"/>
    <w:rPr>
      <w:rFonts w:eastAsia="Times New Roman" w:cs="Times New Roman"/>
      <w:szCs w:val="20"/>
      <w:lang w:val="x-none" w:eastAsia="x-none"/>
    </w:rPr>
  </w:style>
  <w:style w:type="character" w:styleId="PageNumber">
    <w:name w:val="page number"/>
    <w:basedOn w:val="DefaultParagraphFont"/>
    <w:rsid w:val="001515E9"/>
  </w:style>
  <w:style w:type="character" w:customStyle="1" w:styleId="SRSNORMALChar">
    <w:name w:val="SRS_NORMAL Char"/>
    <w:basedOn w:val="DefaultParagraphFont"/>
    <w:link w:val="SRSNORMAL"/>
    <w:locked/>
    <w:rsid w:val="005E04B0"/>
    <w:rPr>
      <w:sz w:val="26"/>
      <w:szCs w:val="26"/>
    </w:rPr>
  </w:style>
  <w:style w:type="paragraph" w:customStyle="1" w:styleId="SRSNORMAL">
    <w:name w:val="SRS_NORMAL"/>
    <w:basedOn w:val="ListParagraph"/>
    <w:link w:val="SRSNORMALChar"/>
    <w:autoRedefine/>
    <w:qFormat/>
    <w:rsid w:val="005E04B0"/>
    <w:pPr>
      <w:keepLines w:val="0"/>
      <w:spacing w:before="120" w:after="120" w:line="340" w:lineRule="atLeast"/>
      <w:ind w:left="0"/>
      <w:contextualSpacing w:val="0"/>
    </w:pPr>
    <w:rPr>
      <w:rFonts w:eastAsiaTheme="minorHAnsi" w:cstheme="minorBidi"/>
      <w:sz w:val="26"/>
      <w:szCs w:val="26"/>
    </w:rPr>
  </w:style>
  <w:style w:type="character" w:customStyle="1" w:styleId="AutoNumDescriptionChar">
    <w:name w:val="AutoNum_Description Char"/>
    <w:basedOn w:val="DefaultParagraphFont"/>
    <w:link w:val="AutoNumDescription"/>
    <w:locked/>
    <w:rsid w:val="00E42893"/>
    <w:rPr>
      <w:rFonts w:cs="Times New Roman"/>
      <w:sz w:val="26"/>
      <w:szCs w:val="26"/>
    </w:rPr>
  </w:style>
  <w:style w:type="paragraph" w:customStyle="1" w:styleId="AutoNumDescription">
    <w:name w:val="AutoNum_Description"/>
    <w:basedOn w:val="ListParagraph"/>
    <w:link w:val="AutoNumDescriptionChar"/>
    <w:qFormat/>
    <w:rsid w:val="00E42893"/>
    <w:pPr>
      <w:keepLines w:val="0"/>
      <w:spacing w:before="120" w:after="120" w:line="340" w:lineRule="atLeast"/>
      <w:ind w:left="0"/>
      <w:contextualSpacing w:val="0"/>
    </w:pPr>
    <w:rPr>
      <w:rFonts w:eastAsiaTheme="minorHAnsi" w:cs="Times New Roman"/>
      <w:sz w:val="26"/>
      <w:szCs w:val="26"/>
    </w:rPr>
  </w:style>
  <w:style w:type="paragraph" w:styleId="TOC5">
    <w:name w:val="toc 5"/>
    <w:basedOn w:val="Normal"/>
    <w:next w:val="Normal"/>
    <w:autoRedefine/>
    <w:uiPriority w:val="39"/>
    <w:unhideWhenUsed/>
    <w:rsid w:val="007532B0"/>
    <w:pPr>
      <w:keepLines w:val="0"/>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7532B0"/>
    <w:pPr>
      <w:keepLines w:val="0"/>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532B0"/>
    <w:pPr>
      <w:keepLines w:val="0"/>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532B0"/>
    <w:pPr>
      <w:keepLines w:val="0"/>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532B0"/>
    <w:pPr>
      <w:keepLines w:val="0"/>
      <w:spacing w:after="100" w:line="276" w:lineRule="auto"/>
      <w:ind w:left="1760"/>
      <w:jc w:val="left"/>
    </w:pPr>
    <w:rPr>
      <w:rFonts w:asciiTheme="minorHAnsi" w:eastAsiaTheme="minorEastAsia" w:hAnsiTheme="minorHAnsi" w:cstheme="minorBidi"/>
      <w:szCs w:val="22"/>
    </w:rPr>
  </w:style>
  <w:style w:type="numbering" w:customStyle="1" w:styleId="Style1">
    <w:name w:val="Style1"/>
    <w:uiPriority w:val="99"/>
    <w:rsid w:val="000C5D18"/>
    <w:pPr>
      <w:numPr>
        <w:numId w:val="10"/>
      </w:numPr>
    </w:pPr>
  </w:style>
  <w:style w:type="character" w:styleId="CommentReference">
    <w:name w:val="annotation reference"/>
    <w:basedOn w:val="DefaultParagraphFont"/>
    <w:uiPriority w:val="99"/>
    <w:semiHidden/>
    <w:unhideWhenUsed/>
    <w:rsid w:val="00706923"/>
    <w:rPr>
      <w:sz w:val="16"/>
      <w:szCs w:val="16"/>
    </w:rPr>
  </w:style>
  <w:style w:type="paragraph" w:styleId="CommentText">
    <w:name w:val="annotation text"/>
    <w:basedOn w:val="Normal"/>
    <w:link w:val="CommentTextChar"/>
    <w:uiPriority w:val="99"/>
    <w:unhideWhenUsed/>
    <w:rsid w:val="00706923"/>
    <w:pPr>
      <w:spacing w:line="240" w:lineRule="auto"/>
    </w:pPr>
    <w:rPr>
      <w:sz w:val="20"/>
      <w:szCs w:val="20"/>
    </w:rPr>
  </w:style>
  <w:style w:type="character" w:customStyle="1" w:styleId="CommentTextChar">
    <w:name w:val="Comment Text Char"/>
    <w:basedOn w:val="DefaultParagraphFont"/>
    <w:link w:val="CommentText"/>
    <w:uiPriority w:val="99"/>
    <w:rsid w:val="00706923"/>
    <w:rPr>
      <w:rFonts w:eastAsia="Times New Roman" w:cs="Tahoma"/>
      <w:sz w:val="20"/>
      <w:szCs w:val="20"/>
    </w:rPr>
  </w:style>
  <w:style w:type="paragraph" w:styleId="CommentSubject">
    <w:name w:val="annotation subject"/>
    <w:basedOn w:val="CommentText"/>
    <w:next w:val="CommentText"/>
    <w:link w:val="CommentSubjectChar"/>
    <w:uiPriority w:val="99"/>
    <w:semiHidden/>
    <w:unhideWhenUsed/>
    <w:rsid w:val="00706923"/>
    <w:rPr>
      <w:b/>
      <w:bCs/>
    </w:rPr>
  </w:style>
  <w:style w:type="character" w:customStyle="1" w:styleId="CommentSubjectChar">
    <w:name w:val="Comment Subject Char"/>
    <w:basedOn w:val="CommentTextChar"/>
    <w:link w:val="CommentSubject"/>
    <w:uiPriority w:val="99"/>
    <w:semiHidden/>
    <w:rsid w:val="00706923"/>
    <w:rPr>
      <w:rFonts w:eastAsia="Times New Roman" w:cs="Tahoma"/>
      <w:b/>
      <w:bCs/>
      <w:sz w:val="20"/>
      <w:szCs w:val="20"/>
    </w:rPr>
  </w:style>
  <w:style w:type="numbering" w:customStyle="1" w:styleId="Style2">
    <w:name w:val="Style2"/>
    <w:uiPriority w:val="99"/>
    <w:rsid w:val="007C6A3E"/>
    <w:pPr>
      <w:numPr>
        <w:numId w:val="12"/>
      </w:numPr>
    </w:pPr>
  </w:style>
  <w:style w:type="numbering" w:customStyle="1" w:styleId="Style4">
    <w:name w:val="Style4"/>
    <w:uiPriority w:val="99"/>
    <w:rsid w:val="007C6A3E"/>
    <w:pPr>
      <w:numPr>
        <w:numId w:val="13"/>
      </w:numPr>
    </w:pPr>
  </w:style>
  <w:style w:type="numbering" w:customStyle="1" w:styleId="Style5">
    <w:name w:val="Style5"/>
    <w:uiPriority w:val="99"/>
    <w:rsid w:val="007C6A3E"/>
    <w:pPr>
      <w:numPr>
        <w:numId w:val="14"/>
      </w:numPr>
    </w:pPr>
  </w:style>
  <w:style w:type="numbering" w:customStyle="1" w:styleId="Style3">
    <w:name w:val="Style3"/>
    <w:uiPriority w:val="99"/>
    <w:rsid w:val="00AD08D5"/>
    <w:pPr>
      <w:numPr>
        <w:numId w:val="15"/>
      </w:numPr>
    </w:pPr>
  </w:style>
  <w:style w:type="numbering" w:customStyle="1" w:styleId="Style7">
    <w:name w:val="Style7"/>
    <w:uiPriority w:val="99"/>
    <w:rsid w:val="00AF6DB6"/>
    <w:pPr>
      <w:numPr>
        <w:numId w:val="16"/>
      </w:numPr>
    </w:pPr>
  </w:style>
  <w:style w:type="numbering" w:customStyle="1" w:styleId="Style8">
    <w:name w:val="Style8"/>
    <w:uiPriority w:val="99"/>
    <w:rsid w:val="00826018"/>
    <w:pPr>
      <w:numPr>
        <w:numId w:val="17"/>
      </w:numPr>
    </w:pPr>
  </w:style>
  <w:style w:type="numbering" w:customStyle="1" w:styleId="Style9">
    <w:name w:val="Style9"/>
    <w:uiPriority w:val="99"/>
    <w:rsid w:val="00826018"/>
    <w:pPr>
      <w:numPr>
        <w:numId w:val="18"/>
      </w:numPr>
    </w:pPr>
  </w:style>
  <w:style w:type="numbering" w:customStyle="1" w:styleId="Style6">
    <w:name w:val="Style6"/>
    <w:uiPriority w:val="99"/>
    <w:rsid w:val="00AF285D"/>
    <w:pPr>
      <w:numPr>
        <w:numId w:val="19"/>
      </w:numPr>
    </w:pPr>
  </w:style>
  <w:style w:type="numbering" w:customStyle="1" w:styleId="Style11">
    <w:name w:val="Style11"/>
    <w:uiPriority w:val="99"/>
    <w:rsid w:val="00C869CC"/>
    <w:pPr>
      <w:numPr>
        <w:numId w:val="20"/>
      </w:numPr>
    </w:pPr>
  </w:style>
  <w:style w:type="numbering" w:customStyle="1" w:styleId="Style12">
    <w:name w:val="Style12"/>
    <w:uiPriority w:val="99"/>
    <w:rsid w:val="00C869CC"/>
    <w:pPr>
      <w:numPr>
        <w:numId w:val="21"/>
      </w:numPr>
    </w:pPr>
  </w:style>
  <w:style w:type="numbering" w:customStyle="1" w:styleId="Style13">
    <w:name w:val="Style13"/>
    <w:uiPriority w:val="99"/>
    <w:rsid w:val="00C869CC"/>
    <w:pPr>
      <w:numPr>
        <w:numId w:val="22"/>
      </w:numPr>
    </w:pPr>
  </w:style>
  <w:style w:type="numbering" w:customStyle="1" w:styleId="Style15">
    <w:name w:val="Style15"/>
    <w:uiPriority w:val="99"/>
    <w:rsid w:val="00E06CDF"/>
    <w:pPr>
      <w:numPr>
        <w:numId w:val="23"/>
      </w:numPr>
    </w:pPr>
  </w:style>
  <w:style w:type="numbering" w:customStyle="1" w:styleId="Style10">
    <w:name w:val="Style10"/>
    <w:uiPriority w:val="99"/>
    <w:rsid w:val="007021EA"/>
    <w:pPr>
      <w:numPr>
        <w:numId w:val="24"/>
      </w:numPr>
    </w:pPr>
  </w:style>
  <w:style w:type="numbering" w:customStyle="1" w:styleId="Style20">
    <w:name w:val="Style20"/>
    <w:uiPriority w:val="99"/>
    <w:rsid w:val="00FB4456"/>
    <w:pPr>
      <w:numPr>
        <w:numId w:val="25"/>
      </w:numPr>
    </w:pPr>
  </w:style>
  <w:style w:type="numbering" w:customStyle="1" w:styleId="Style30">
    <w:name w:val="Style30"/>
    <w:uiPriority w:val="99"/>
    <w:rsid w:val="00B62A6A"/>
    <w:pPr>
      <w:numPr>
        <w:numId w:val="26"/>
      </w:numPr>
    </w:pPr>
  </w:style>
  <w:style w:type="paragraph" w:customStyle="1" w:styleId="NormalH">
    <w:name w:val="NormalH"/>
    <w:basedOn w:val="Normal"/>
    <w:autoRedefine/>
    <w:rsid w:val="00EE2D49"/>
    <w:pPr>
      <w:keepLines w:val="0"/>
      <w:pageBreakBefore/>
      <w:tabs>
        <w:tab w:val="left" w:pos="2160"/>
        <w:tab w:val="right" w:pos="5040"/>
        <w:tab w:val="left" w:pos="5760"/>
        <w:tab w:val="right" w:pos="8640"/>
      </w:tabs>
      <w:spacing w:before="360" w:after="240" w:line="240" w:lineRule="auto"/>
      <w:jc w:val="left"/>
    </w:pPr>
    <w:rPr>
      <w:rFonts w:eastAsia="MS Mincho" w:cs="Times New Roman"/>
      <w:b/>
      <w:bCs/>
      <w:caps/>
      <w:snapToGrid w:val="0"/>
      <w:color w:val="0033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3045">
      <w:bodyDiv w:val="1"/>
      <w:marLeft w:val="0"/>
      <w:marRight w:val="0"/>
      <w:marTop w:val="0"/>
      <w:marBottom w:val="0"/>
      <w:divBdr>
        <w:top w:val="none" w:sz="0" w:space="0" w:color="auto"/>
        <w:left w:val="none" w:sz="0" w:space="0" w:color="auto"/>
        <w:bottom w:val="none" w:sz="0" w:space="0" w:color="auto"/>
        <w:right w:val="none" w:sz="0" w:space="0" w:color="auto"/>
      </w:divBdr>
    </w:div>
    <w:div w:id="197662929">
      <w:bodyDiv w:val="1"/>
      <w:marLeft w:val="0"/>
      <w:marRight w:val="0"/>
      <w:marTop w:val="0"/>
      <w:marBottom w:val="0"/>
      <w:divBdr>
        <w:top w:val="none" w:sz="0" w:space="0" w:color="auto"/>
        <w:left w:val="none" w:sz="0" w:space="0" w:color="auto"/>
        <w:bottom w:val="none" w:sz="0" w:space="0" w:color="auto"/>
        <w:right w:val="none" w:sz="0" w:space="0" w:color="auto"/>
      </w:divBdr>
    </w:div>
    <w:div w:id="199186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Excel_Worksheet.xlsx"/><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emf"/><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1.emf"/><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4FE2B-C9CD-4AF2-8889-E8EF38777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5766</TotalTime>
  <Pages>88</Pages>
  <Words>15424</Words>
  <Characters>87918</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HuongHT</dc:creator>
  <cp:lastModifiedBy>Admin</cp:lastModifiedBy>
  <cp:revision>793</cp:revision>
  <dcterms:created xsi:type="dcterms:W3CDTF">2017-04-05T02:07:00Z</dcterms:created>
  <dcterms:modified xsi:type="dcterms:W3CDTF">2017-09-29T08:13:00Z</dcterms:modified>
</cp:coreProperties>
</file>